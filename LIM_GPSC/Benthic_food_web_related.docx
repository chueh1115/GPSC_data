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13C7" w:rsidRPr="00FE13C7" w:rsidRDefault="00FE13C7" w:rsidP="00FE13C7">
      <w:pPr>
        <w:spacing w:before="120" w:after="120" w:line="276" w:lineRule="auto"/>
        <w:jc w:val="both"/>
      </w:pPr>
      <w:r>
        <w:t xml:space="preserve">      </w:t>
      </w:r>
      <w:r>
        <w:rPr>
          <w:rFonts w:eastAsia="標楷體"/>
          <w:szCs w:val="22"/>
        </w:rPr>
        <w:t>B</w:t>
      </w:r>
      <w:r w:rsidRPr="00640D9A">
        <w:rPr>
          <w:rFonts w:eastAsia="標楷體"/>
          <w:szCs w:val="22"/>
        </w:rPr>
        <w:t>etween the GPSC and adjacent slope</w:t>
      </w:r>
      <w:r>
        <w:rPr>
          <w:rFonts w:eastAsia="標楷體"/>
          <w:szCs w:val="22"/>
        </w:rPr>
        <w:t>,</w:t>
      </w:r>
      <w:r w:rsidRPr="00640D9A" w:rsidDel="00640D9A">
        <w:rPr>
          <w:rFonts w:eastAsia="標楷體"/>
          <w:szCs w:val="22"/>
        </w:rPr>
        <w:t xml:space="preserve"> </w:t>
      </w:r>
      <w:r>
        <w:rPr>
          <w:rFonts w:eastAsia="標楷體"/>
          <w:szCs w:val="22"/>
        </w:rPr>
        <w:t xml:space="preserve">the </w:t>
      </w:r>
      <w:r>
        <w:t xml:space="preserve">internal tide flushing and </w:t>
      </w:r>
      <w:r w:rsidRPr="00716129">
        <w:t>episodic submarine geohazards (</w:t>
      </w:r>
      <w:r w:rsidRPr="00640D9A">
        <w:rPr>
          <w:noProof/>
        </w:rPr>
        <w:t>e.g.</w:t>
      </w:r>
      <w:r>
        <w:rPr>
          <w:noProof/>
        </w:rPr>
        <w:t>,</w:t>
      </w:r>
      <w:r w:rsidRPr="00716129">
        <w:t xml:space="preserve"> turbidity currents and debris flows)</w:t>
      </w:r>
      <w:r>
        <w:t xml:space="preserve"> are the main drivers for</w:t>
      </w:r>
      <w:r>
        <w:rPr>
          <w:rFonts w:eastAsia="標楷體"/>
          <w:szCs w:val="22"/>
        </w:rPr>
        <w:t xml:space="preserve"> variation in benthic community structure </w:t>
      </w:r>
      <w:r>
        <w:rPr>
          <w:rFonts w:eastAsia="標楷體"/>
          <w:szCs w:val="22"/>
        </w:rPr>
        <w:fldChar w:fldCharType="begin"/>
      </w:r>
      <w:r>
        <w:rPr>
          <w:rFonts w:eastAsia="標楷體"/>
          <w:szCs w:val="22"/>
        </w:rPr>
        <w:instrText xml:space="preserve"> ADDIN ZOTERO_ITEM CSL_CITATION {"citationID":"YmbECTB5","properties":{"formattedCitation":"(Liao et al., 2020, 2017)","plainCitation":"(Liao et al., 2020, 2017)","noteIndex":0},"citationItems":[{"id":7318,"uris":["http://zotero.org/users/1268121/items/LUY22CRF"],"uri":["http://zotero.org/users/1268121/items/LUY22CRF"],"itemData":{"id":7318,"type":"article-journal","abstract":"Gaoping Submarine Canyon (GPSC) off southwestern Taiwan is a high energy canyon connected to a small mountain river with extremely high sediment load (~10 kt km-2 y-1). Due to heavy seasonal precipitation (&gt;3000 mm y-1) and high tectonic activity in the region, the GPSC is known for active sediment transport processes and associated submarine geohazards (e.g., submarine cable breaks). More importantly, strong internal tides have been recorded in the GPSC to drive head-ward, bottom-intensified currents, which result in sediment erosion and resuspension in response to the tidal cycles. To understand the effects of extreme physical conditions on marine nematodes, we sampled the surface sediments along the thalweg of upper GPSC and adjacent slope (200-1100 m) using a multicorer in the summer and fall of 2015. We found that the nematode species, functional, trophic diversity and maturity dropped significantly in the GPSC as compared with slope communities, but the nematode abundances were not affected by the adverse conditions in the canyon. The non-selective deposit-feeding, fast colonizing nematodes (e.g., Sabatieria, Daptonema, Axonolaimus, and Metadesmolaimus) dominated the canyon seafloor. In contrast, other species of non-selective deposit feeders (Setosabatieria and Elzalia), epigrowth feeders (Craspodema), omnivores/predators (Paramesacanthion), and other species constituted the diverse nematode assemblages on the slope. We found that the strong bottom currents in the GPSC may depress the local nematode diversity by removing the organic-rich, fine-grained sediments; therefore, only the resilient or fast recovering nematode species could survive and prevail. The high species turnover with depth and between the canyon and slope habitats demonstrates that strong environmental filtering processes were the primary mechanism shaping the nematode community assembly off SW Taiwan. Between the canyon and slope, a considerable contribution of nestedness pattern also indicates some degree of local extinction and dispersal limitation in the dynamic GPSC.","container-title":"Frontiers in Marine Science","DOI":"10.3389/fmars.2020.00591","ISSN":"2296-7745","journalAbbreviation":"Front. Mar. Sci.","language":"English","note":"publisher: Frontiers","source":"Frontiers","title":"Species and Functional Diversity of Deep-Sea Nematodes in a High Energy Submarine Canyon","URL":"https://www.frontiersin.org/articles/10.3389/fmars.2020.00591/full?&amp;utm_source=Email_to_authors_&amp;utm_medium=Email&amp;utm_content=T1_11.5e1_author&amp;utm_campaign=Email_publication&amp;field=&amp;journalName=Frontiers_in_Marine_Science&amp;id=520186","volume":"7","author":[{"family":"Liao","given":"Jian-Xiang"},{"family":"Wei","given":"Chih-Lin"},{"family":"Yasuhara","given":"Moriaki"}],"accessed":{"date-parts":[["2020",7,21]]},"issued":{"date-parts":[["2020"]]}}},{"id":"OpXZYPnK/uqWmUwQX","uris":["http://zotero.org/users/1268121/items/N7D76IJD"],"uri":["http://zotero.org/users/1268121/items/N7D76IJD"],"itemData":{"id":"y94OHPGW/WTXDMQA0","type":"article-journal","title":"Internal tides affect benthic community structure in an energetic submarine canyon off SW Taiwan","container-title":"Deep Sea Research Part I: Oceanographic Research Papers","source":"ScienceDirect","abstract":"Submarine canyons are major conduits of terrestrial and shelf organic matter, potentially benefiting the seafloor communities in the food-deprived deep sea; however, strong bottom currents driven by internal tides and the potentially frequent turbidity currents triggered by storm surges, river flooding, and earthquakes may negatively impact the benthos. In this study, we investigated the upper Gaoping Submarine Canyon (GPSC), a high-sediment-yield canyon connected to a small mountain river (SMR) off southwest (SW) Taiwan. By contrasting the benthic meiofaunal and macrofaunal communities within and outside the GPSC, we examined how food supplies and disturbance influenced the benthic community assemblages.\nThe benthic communities in the upper GPSC were mainly a nested subset of the adjacent slope assemblages. Several meiofaunal (e.g. ostracods) and macrofaunal taxa (e.g. peracarid crustaceans and mollusks) that typically occurred on the slope were lost from the canyon. The polychaete families switched from diverse feeding guilds on the slope to motile subsurface deposit feeders dominant in the canyon. The diminishing of epibenthic peracarids and proliferation of deep burrowing polychaetes in the GPSC resulted in macrofauna occurring largely within deeper sediment horizons in the canyon than on the slope. The densities and numbers of taxa were depressed with distinct and more variable composition in the canyon than on the adjacent slope. Both the densities and numbers of taxa were negatively influenced by internal tide flushing and positively influenced by food availability; however, the internal tides also negatively influenced the food supplies. While the meiofauna and macrofauna densities were both depressed by the extreme physical conditions in the GPSC, only the macrofaunal densities increased with depth in the canyon, presumably related to increased frequency and intensity of disturbance toward the canyon head. The population densities of meiofauna, on the other hand, rebounded more rapidly due to their fast growth rate and short generation time and thus did not display bathymetric pattern in the canyon.\nTo our knowledge, this is the first benthic ecological study in a submarine canyon connected to a high-sediment-yield SMR. The biological responses to extreme physical conditions in the GPSC could have broad implications on understanding the anthropogenic and climate change impacts in the deep-sea ecosystems.","URL":"http://www.sciencedirect.com/science/article/pii/S0967063717300353","DOI":"10.1016/j.dsr.2017.05.014","ISSN":"0967-0637","journalAbbreviation":"Deep Sea Research Part I: Oceanographic Research Papers","author":[{"family":"Liao","given":"Jian-Xiang"},{"family":"Chen","given":"Guan-Ming"},{"family":"Chiou","given":"Ming-Da"},{"family":"Jan","given":"Sen"},{"family":"Wei","given":"Chih-Lin"}],"issued":{"date-parts":[["2017"]]}}}],"schema":"https://github.com/citation-style-language/schema/raw/master/csl-citation.json"} </w:instrText>
      </w:r>
      <w:r>
        <w:rPr>
          <w:rFonts w:eastAsia="標楷體"/>
          <w:szCs w:val="22"/>
        </w:rPr>
        <w:fldChar w:fldCharType="separate"/>
      </w:r>
      <w:r w:rsidRPr="00EC019A">
        <w:t>(Liao et al., 2020, 2017)</w:t>
      </w:r>
      <w:r>
        <w:rPr>
          <w:rFonts w:eastAsia="標楷體"/>
          <w:szCs w:val="22"/>
        </w:rPr>
        <w:fldChar w:fldCharType="end"/>
      </w:r>
      <w:r>
        <w:rPr>
          <w:rFonts w:eastAsia="標楷體"/>
          <w:szCs w:val="22"/>
        </w:rPr>
        <w:t xml:space="preserve">.  The sediment erosions by bottom currents sync with the tidal cycles and likely have </w:t>
      </w:r>
      <w:r w:rsidRPr="00716129">
        <w:t>long-term, recurrence</w:t>
      </w:r>
      <w:r>
        <w:t>,</w:t>
      </w:r>
      <w:r w:rsidRPr="00716129">
        <w:t xml:space="preserve"> and pressing effects</w:t>
      </w:r>
      <w:r>
        <w:t xml:space="preserve"> on seafloor communities</w:t>
      </w:r>
      <w:r w:rsidRPr="00716129">
        <w:t xml:space="preserve"> </w:t>
      </w:r>
      <w:r w:rsidRPr="00716129">
        <w:fldChar w:fldCharType="begin"/>
      </w:r>
      <w:r>
        <w:instrText xml:space="preserve"> ADDIN ZOTERO_ITEM CSL_CITATION {"citationID":"2jvq4itc0j","properties":{"formattedCitation":"(Harris, 2014; Okey, 1997)","plainCitation":"(Harris, 2014; Okey, 1997)","noteIndex":0},"citationItems":[{"id":4310,"uris":["http://zotero.org/users/1268121/items/H7B57M5G"],"uri":["http://zotero.org/users/1268121/items/H7B57M5G"],"itemData":{"id":4310,"type":"article-journal","abstract":"Physical disturbances of the seafloor play a key role in ecosystem function and are postulated to exert control over spatial patterns of biodiversity. This review investigates the role of natural physical sedimentological processes that occur in shelf, slope and abyssal environments that also act as disturbances to benthic ecosystems and which, under certain circumstances, give rise to benthic disturbance regimes. Physical sedimentological processes can cause both press (process that causes a disturbance by acting over a timespan that is intolerable to benthos) and pulse (process that causes a disturbance by exceeding a threshold above which benthos are unable to remain attached to the seabed or are buried under rapidly deposited sediment) types of disturbance. On the continental shelf, pulse-type disturbances are due to temperate and tropical storm events, and press-type of disturbances identified here are due to the migration of bedforms and other sand bodies, and sustained periods of elevated turbidity caused by seasonally reversing wind patterns. On the continental slope and at abyssal depths, pulse-type disturbances are due to slumps, turbidity currents; benthic storms may cause either press or pulse type disturbances. A possible press-type of disturbance identified here is inter-annual changes in abyssal bottom current speed and/or direction. It is concluded that: 1) physical sedimentary disturbance regimes may characterize as much as 10% of the global ocean floor; 2) multidisciplinary research programs that integrate oceanography, sedimentology and benthic ecology to collect time series observational data sets are needed to study disturbance regimes; and 3) predictive habitat suitability modeling must include disturbance regime concepts, along with other biophysical variables that define the fundamental niches of marine species, in order to advance.","container-title":"Marine Geology","DOI":"10.1016/j.margeo.2014.03.023","ISSN":"0025-3227","journalAbbreviation":"Marine Geology","page":"169-184","source":"ScienceDirect","title":"Shelf and deep-sea sedimentary environments and physical benthic disturbance regimes: A review and synthesis","title-short":"Shelf and deep-sea sedimentary environments and physical benthic disturbance regimes","volume":"353","author":[{"family":"Harris","given":"Peter T."}],"issued":{"date-parts":[["2014",7,1]]}}},{"id":577,"uris":["http://zotero.org/users/1268121/items/QHTS4T8I"],"uri":["http://zotero.org/users/1268121/items/QHTS4T8I"],"itemData":{"id":577,"type":"article-journal","abstract":"A large area of axis sediment (&gt;500 m2) may be annually removed from the head of Monterey Submarine Canyon with the first onshore storm of the fall/winter storm season. In this scenario, flushing events are followed by accumulation of sediment and organic debris--especially macro-algae--in the shallow axis. Net accumulation of this fill material increases during the calmer spring and summer until the next fall-flushing. The benthic community at a canyon axis station was characterized by highly fluctuating populations of opportunistic polychaete worms and gammarid amphipods, primarily Capitella spp., Armandia brevis, and Orchomene pacifica. The canyon axis community was very different from communities living at two other stations where sudden flushing does not occur--an adjacent sloping-wall station and a sandflat station. Sloping-wall and sandflat stations harbored more and longer-lived species, larger individuals, and a less-variable population structure during a year of sampling. The Loma Prieta earthquake in the fall of 1989 triggered small sediment slumps on the canyon walls, but it did not trigger axis-flushing. The usual seasonal flushing of the axis occurred 2 weeks after the earthquake with the arrival of the first storm. Benthic communities were reduced in abundance inside earthquake-induced slumps; however, the slumped areas were rapidly colonized by Prionospio pygmaea, a polychaete opportunist common to the sandflat. Surprisingly, the physical and biological impacts of the earthquake were much less severe than the seasonal axis-flushing associated with storms. Observations of sediment-flushing combined with measurements of benthic community changes in Monterey Canyon head represent a step towards an ecological model of mass wasting with implications for the continental shelf and slope and possibly the deep sea. (c) 1997 Elsevier Science Ltd","container-title":"Continental Shelf Research","issue":"8","page":"877-897","title":"Sediment flushing observations, earthquake slumping, and benthic community changes in Monterey Canyon head","title-short":"Sediment flushing observations, earthquake slumping, and benthic community changes in Monterey Canyon head","volume":"17","author":[{"family":"Okey","given":"Thomas A."}],"issued":{"date-parts":[["1997"]]}}}],"schema":"https://github.com/citation-style-language/schema/raw/master/csl-citation.json"} </w:instrText>
      </w:r>
      <w:r w:rsidRPr="00716129">
        <w:fldChar w:fldCharType="separate"/>
      </w:r>
      <w:r w:rsidRPr="001D75BD">
        <w:t>(Harris, 2014; Okey, 1997)</w:t>
      </w:r>
      <w:r w:rsidRPr="00716129">
        <w:fldChar w:fldCharType="end"/>
      </w:r>
      <w:r>
        <w:t xml:space="preserve">.  In contrast, the mass wasting events are unpreditable and </w:t>
      </w:r>
      <w:r w:rsidRPr="00716129">
        <w:t xml:space="preserve">occur on </w:t>
      </w:r>
      <w:r>
        <w:t xml:space="preserve">longer </w:t>
      </w:r>
      <w:r w:rsidRPr="00640D9A">
        <w:rPr>
          <w:noProof/>
        </w:rPr>
        <w:t>timescales</w:t>
      </w:r>
      <w:r>
        <w:t xml:space="preserve"> (e.g., </w:t>
      </w:r>
      <w:r w:rsidRPr="00716129">
        <w:t>seasona</w:t>
      </w:r>
      <w:r>
        <w:t>l, annual, or decadal) but likely have devastating effects</w:t>
      </w:r>
      <w:r w:rsidRPr="00716129">
        <w:t xml:space="preserve"> </w:t>
      </w:r>
      <w:r w:rsidRPr="00716129">
        <w:fldChar w:fldCharType="begin"/>
      </w:r>
      <w:r>
        <w:instrText xml:space="preserve"> ADDIN ZOTERO_ITEM CSL_CITATION {"citationID":"1mmkmlpb5e","properties":{"formattedCitation":"(Hsu et al., 2008; Huh et al., 2009; Liu et al., 2013, 2012; Su et al., 2012)","plainCitation":"(Hsu et al., 2008; Huh et al., 2009; Liu et al., 2013, 2012; Su et al., 2012)","noteIndex":0},"citationItems":[{"id":2160,"uris":["http://zotero.org/users/1268121/items/8AMAFZIX"],"uri":["http://zotero.org/users/1268121/items/8AMAFZIX"],"itemData":{"id":2160,"type":"article-journal","container-title":"Terrestrial, Atmospheric and Oceanic Sciences","DOI":"10.3319/TAO.2008.19.6.767(PT)","ISSN":"1017-0839","issue":"6","language":"en","page":"767","source":"CrossRef","title":"Turbidity Currents, Submarine Landslides and the 2006 Pingtung Earthquake off SW Taiwan","volume":"19","author":[{"family":"Hsu","given":"Shu-Kun"},{"family":"Kuo","given":"Jackie"},{"family":"Lo","given":"Chung-Liang"},{"family":"Tsai","given":"Ching-Hui"},{"family":"Doo","given":"Wen-Bin"},{"family":"Ku","given":"Chia-Yen"},{"family":"Sibuet","given":"Jean-Claude"}],"issued":{"date-parts":[["2008"]]}}},{"id":4605,"uris":["http://zotero.org/users/1268121/items/62FRUPW5"],"uri":["http://zotero.org/users/1268121/items/62FRUPW5"],"itemData":{"id":4605,"type":"article-journal","abstract":"Ninety-two box cores collected during 2004–2006 from an area of ~ 3000 km2 off the Gaoping (formerly spelled Kaoping) River, SW Taiwan, were analyzed for fallout radionuclides (210Pb, 137Cs and 7Be) to elucidate sedimentation rates and processes, and for the calculation of a sediment budget. The study area is located at an active collision margin with a narrow shelf and a submarine canyon extending essentially into the river's mouth. The results indicate fairly constant hemipelagic sedimentation in much of the open margin and for most of the time except in the inner shelf and along the axis of the canyon where sediment transport is more dynamic and is controlled by tidal current and wave activities constantly, and by fluvial floods or gravity-driven flows episodically. Sedimentation rates in the study area derived from 210Pb and constrained by 137Cs vary from 0.04 to 1.5 cm/yr, with the highest rates (&amp;gt; 1 cm/yr) flanking the Gaoping canyon over the upper slope (200–600 m) and the lowest rates (&amp;lt; 0.1 cm/yr) in the distal basin beyond the continental slope. The depocenter delineated from 210Pb-based sedimentation rates overlaps with the area covered by a flood layer resulting from super-typhoon Haitang in July 2005. Such correspondence supports the notion that the processes operating on event timescale have bearing on the formation of the sediment strata over centennial or longer timescales.\n\nFrom the distribution of sedimentation rates, sediment deposited in the study area annually is estimated to be 6.6 Mton/yr, accounting for less than 20% of Gaoping River's sediment load. The calculated budget, coupled with the presence of the short-lived 7Be and non-steady-state distribution of low levels of 210Pb in sediments along the canyon floor, suggests rapid transport of sediment from Gaoping River's mountainous watershed (the source) via the Gaoping (Kaoping) Submarine Canyon and adjacent channels (as the conduit and temporary sink) to the abyssal plain and the Manila Trench in the South China Sea (the ultimate sink).","collection-title":"Fate of Terrestrial Substances on the Gaoping (Kaoping) Shelf/Slope and in the Gaoping Submarine Canyon off SW Taiwan","container-title":"Journal of Marine Systems","DOI":"10.1016/j.jmarsys.2007.07.009","ISSN":"0924-7963","issue":"4","journalAbbreviation":"Journal of Marine Systems","page":"405-416","source":"ScienceDirect","title":"Modern accumulation rates and a budget of sediment off the Gaoping (Kaoping) River, SW Taiwan: A tidal and flood dominated depositional environment around a submarine canyon","title-short":"Modern accumulation rates and a budget of sediment off the Gaoping (Kaoping) River, SW Taiwan","volume":"76","author":[{"family":"Huh","given":"Chih-An"},{"family":"Lin","given":"Hui-Ling"},{"family":"Lin","given":"Saulwood"},{"family":"Huang","given":"Ya-Wen"}],"issued":{"date-parts":[["2009",3,20]]}}},{"id":171,"uris":["http://zotero.org/users/1268121/items/95XMVM6M"],"uri":["http://zotero.org/users/1268121/items/95XMVM6M"],"itemData":{"id":171,"type":"article-journal","container-title":"Annual review of marine science","ISSN":"1941-1405","journalAbbreviation":"Annual review of marine science","page":"47-68","title":"Gravity flows associated with flood events and carbon burial: Taiwan as instructional source area","volume":"5","author":[{"family":"Liu","given":"James T"},{"family":"Kao","given":"Shuh-Ji"},{"family":"Huh","given":"Chih-An"},{"family":"Hung","given":"Chin-Chang"}],"issued":{"date-parts":[["2013"]]}}},{"id":2151,"uris":["http://zotero.org/users/1268121/items/PR93U6VB"],"uri":["http://zotero.org/users/1268121/items/PR93U6VB"],"itemData":{"id":2151,"type":"article-journal","abstract":"Density currents such as turbidity currents are major transport agents in various terrestrial, lacustrine, and marine environments worldwide. However, a gap exists between those who study the deposits by turbidity currents (turbidite) on a field scale, and those who study turbidity currents using small-scale laboratory experiments and theoretical/numerical models. We report two typhoon-triggered hyperpycnal turbidity current events observed in a submarine canyon. Our findings verify turbidite sequences with the characteristics of suspended sediment carried by passing turbidity currents that displayed distinct waxing and waning phases. Our study also confirms the direct link between typhoon-triggered hyperpycnal flows in a small mountainous river and turbidity currents in a nearby submarine canyon that transport sediment to the deep-sea efficiently.","container-title":"Journal of Geophysical Research: Oceans","DOI":"10.1029/2011JC007630","ISSN":"2156-2202","issue":"C4","journalAbbreviation":"J. Geophys. Res.","language":"en","page":"C04033","source":"Wiley Online Library","title":"Cyclone-induced hyperpycnal turbidity currents in a submarine canyon","volume":"117","author":[{"family":"Liu","given":"James T."},{"family":"Wang","given":"Yu-Huai"},{"family":"Yang","given":"Rick J."},{"family":"Hsu","given":"Ray T."},{"family":"Kao","given":"Shuh-Ji"},{"family":"Lin","given":"Hui-Ling"},{"family":"Kuo","given":"Fang Hsu"}],"issued":{"date-parts":[["2012",4,1]]}}},{"id":462,"uris":["http://zotero.org/users/1268121/items/KAQJQIQS"],"uri":["http://zotero.org/users/1268121/items/KAQJQIQS"],"itemData":{"id":462,"type":"article-journal","abstract":"In the past few years, large earthquakes and torrential rain hit southern Taiwan and induced severe submarine hazards off the SW coast. Marine sediments (turbidites) provide valuable records with which to study and understand the formation of these submarine geo-hazards. The Pingtung Earthquake (two major events (ML=7.0) plus many aftershocks), on 26 December 2006, triggered turbidity currents that severed submarine cables in the Fangliao and Gaoping submarine canyons. This caused significant economic loss. In addition to earthquake activity, typhoons and torrential rains that induced flooding are also important mechanisms responsible for the formation of turbidites. On 8–9 August 2009 Typhoon Morakot brought heavy rains to southern Taiwan, causing serious landslides and flooding on land. The typhoon also caused submarine cable breaks in the Gaoping Canyon. All such events are likely to be recorded in the marine sediments of the canyon system, and by analysing these records we may be able to reconstruct the history of past earthquakes and floods in the region. Chirp sonar profiles, in conjunction with core analysis, including X-ray radiographs, grain size and 210Pb analysis, are used to identify the sources, transport and deposition of the turbidites (or hyperpycnite) and to reconstruct the history of earthquakes and flooding in the study area. Results indicate that these submarine hazards are not only related to earthquake and floods but that the unique geological and hydrological setting also plays an important role in the initiation of these submarine geo-hazards.","container-title":"Geological Society, London, Special Publications","DOI":"10.1144/SP361.5","ISSN":"0305-8719, 2041-4927","issue":"1","journalAbbreviation":"Geological Society, London, Special Publications","language":"en","page":"41-60","source":"sp.lyellcollection.org.qe2a-proxy.mun.ca","title":"Records of submarine natural hazards off SW Taiwan","volume":"361","author":[{"family":"Su","given":"Chih-Chieh"},{"family":"Tseng","given":"Jing-Yi"},{"family":"Hsu","given":"Ho-Han"},{"family":"Chiang","given":"Cheng-Shing"},{"family":"Yu","given":"Ho-Shing"},{"family":"Lin","given":"Saulwood"},{"family":"Liu","given":"James T."}],"issued":{"date-parts":[["2012",1,1]]}}}],"schema":"https://github.com/citation-style-language/schema/raw/master/csl-citation.json"} </w:instrText>
      </w:r>
      <w:r w:rsidRPr="00716129">
        <w:fldChar w:fldCharType="separate"/>
      </w:r>
      <w:r w:rsidRPr="001D75BD">
        <w:t>(Hsu et al., 2008; Huh et al., 2009; Liu et al., 2013, 2012; Su et al., 2012)</w:t>
      </w:r>
      <w:r w:rsidRPr="00716129">
        <w:fldChar w:fldCharType="end"/>
      </w:r>
      <w:r w:rsidRPr="00716129">
        <w:t>.</w:t>
      </w:r>
      <w:r>
        <w:t xml:space="preserve"> </w:t>
      </w:r>
      <w:r>
        <w:rPr>
          <w:rFonts w:eastAsia="標楷體" w:hint="eastAsia"/>
          <w:szCs w:val="22"/>
        </w:rPr>
        <w:t xml:space="preserve"> </w:t>
      </w:r>
      <w:r>
        <w:rPr>
          <w:rFonts w:eastAsia="標楷體"/>
          <w:szCs w:val="22"/>
        </w:rPr>
        <w:t xml:space="preserve">Such </w:t>
      </w:r>
      <w:r w:rsidRPr="00640D9A">
        <w:rPr>
          <w:rFonts w:eastAsia="標楷體"/>
          <w:noProof/>
          <w:szCs w:val="22"/>
        </w:rPr>
        <w:t>contrast</w:t>
      </w:r>
      <w:r>
        <w:rPr>
          <w:rFonts w:eastAsia="標楷體"/>
          <w:noProof/>
          <w:szCs w:val="22"/>
        </w:rPr>
        <w:t>ing</w:t>
      </w:r>
      <w:r>
        <w:rPr>
          <w:rFonts w:eastAsia="標楷體"/>
          <w:szCs w:val="22"/>
        </w:rPr>
        <w:t xml:space="preserve"> environmental and biological properties provide </w:t>
      </w:r>
      <w:r w:rsidRPr="00640D9A">
        <w:rPr>
          <w:rFonts w:eastAsia="標楷體"/>
          <w:noProof/>
          <w:szCs w:val="22"/>
        </w:rPr>
        <w:t>a unique</w:t>
      </w:r>
      <w:r>
        <w:rPr>
          <w:rFonts w:eastAsia="標楷體"/>
          <w:szCs w:val="22"/>
        </w:rPr>
        <w:t xml:space="preserve"> opportunity</w:t>
      </w:r>
      <w:r w:rsidRPr="001578CC">
        <w:rPr>
          <w:rFonts w:eastAsia="標楷體"/>
          <w:szCs w:val="22"/>
        </w:rPr>
        <w:t xml:space="preserve"> to </w:t>
      </w:r>
      <w:r>
        <w:rPr>
          <w:rFonts w:eastAsia="標楷體"/>
          <w:szCs w:val="22"/>
        </w:rPr>
        <w:t xml:space="preserve">study the </w:t>
      </w:r>
      <w:r w:rsidRPr="001578CC">
        <w:rPr>
          <w:rFonts w:eastAsia="標楷體"/>
          <w:szCs w:val="22"/>
        </w:rPr>
        <w:t>cumulative</w:t>
      </w:r>
      <w:r>
        <w:rPr>
          <w:rFonts w:eastAsia="標楷體"/>
          <w:szCs w:val="22"/>
        </w:rPr>
        <w:t xml:space="preserve"> impacts and recovery </w:t>
      </w:r>
      <w:r w:rsidRPr="001578CC">
        <w:rPr>
          <w:rFonts w:eastAsia="標楷體"/>
          <w:szCs w:val="22"/>
        </w:rPr>
        <w:t>of benthic communities</w:t>
      </w:r>
      <w:r>
        <w:rPr>
          <w:rFonts w:eastAsia="標楷體"/>
          <w:szCs w:val="22"/>
        </w:rPr>
        <w:t xml:space="preserve">, and more importantly, the </w:t>
      </w:r>
      <w:r>
        <w:rPr>
          <w:rFonts w:eastAsia="標楷體" w:hint="eastAsia"/>
          <w:szCs w:val="22"/>
        </w:rPr>
        <w:t>e</w:t>
      </w:r>
      <w:r>
        <w:rPr>
          <w:rFonts w:eastAsia="標楷體"/>
          <w:szCs w:val="22"/>
        </w:rPr>
        <w:t xml:space="preserve">ffect on their ecosystem functioning </w:t>
      </w:r>
      <w:r>
        <w:rPr>
          <w:rFonts w:eastAsia="標楷體"/>
          <w:szCs w:val="22"/>
        </w:rPr>
        <w:fldChar w:fldCharType="begin"/>
      </w:r>
      <w:r>
        <w:rPr>
          <w:rFonts w:eastAsia="標楷體"/>
          <w:szCs w:val="22"/>
        </w:rPr>
        <w:instrText xml:space="preserve"> ADDIN ZOTERO_ITEM CSL_CITATION {"citationID":"12lxZR74","properties":{"formattedCitation":"(Snelgrove et al., 2014; Thrush and Lohrer, 2012)","plainCitation":"(Snelgrove et al., 2014; Thrush and Lohrer, 2012)","noteIndex":0},"citationItems":[{"id":678,"uris":["http://zotero.org/users/1268121/items/TXCTFSQ8"],"uri":["http://zotero.org/users/1268121/items/TXCTFSQ8"],"itemData":{"id":678,"type":"article-journal","abstract":"The effective application of biodiversity–ecosystem function (BEF) research to societal needs amid the Anthropocene represents the next grand challenge for ecology. Biodiversity knowledge that is most meaningful to society must reconcile insights derived from theory with detailed experiments and broad-scale trends. This perspective requires science that addresses high species richness, redundancy, and natural variability, which simplified ‘model systems’ cannot mimic. Here, we illustrate solutions of biodiversity knowledge to management and societal problems that combine BEF with scaling experiments, analysis of BEF along environmental gradients, and mapping technologies. We primarily draw examples from biophysical interactions in seafloor environments, which cover 70% of the Earth and add significantly to global ecosystem functions and services.","container-title":"Trends in Ecology &amp; Evolution","DOI":"10.1016/j.tree.2014.05.002","ISSN":"0169-5347","issue":"7","language":"English","note":"PMID: 24932849","page":"398-405","source":"www.cell.com","title":"Real world biodiversity–ecosystem functioning: a seafloor perspective","title-short":"Real world biodiversity–ecosystem functioning","volume":"29","author":[{"family":"Snelgrove","given":"Paul V. R."},{"family":"Thrush","given":"Simon F."},{"family":"Wall","given":"Diana H."},{"family":"Norkko","given":"Alf"}],"issued":{"date-parts":[["2014",7,1]]}}},{"id":2768,"uris":["http://zotero.org/users/1268121/items/52R53W64"],"uri":["http://zotero.org/users/1268121/items/52R53W64"],"itemData":{"id":2768,"type":"chapter","container-title":"Marine Biodiversity and Ecosystem Functioning","ISBN":"978-0-19-964225-0","page":"200-214","publisher":"Oxford University Press","source":"CrossRef","title":"Why bother going outside: the role of observational studies in understanding biodiversity–ecosystem function relationships","title-short":"Why bother going outside","URL":"http://www.oxfordscholarship.com/view/10.1093/acprof:oso/9780199642250.001.0001/acprof-9780199642250-chapter-14","editor":[{"family":"Solan","given":"Martin"},{"family":"Aspden","given":"Rebecca J."},{"family":"Paterson","given":"David M."}],"author":[{"family":"Thrush","given":"Simon F."},{"family":"Lohrer","given":"Andrew M."}],"accessed":{"date-parts":[["2014",12,5]]},"issued":{"date-parts":[["2012",7,19]]}}}],"schema":"https://github.com/citation-style-language/schema/raw/master/csl-citation.json"} </w:instrText>
      </w:r>
      <w:r>
        <w:rPr>
          <w:rFonts w:eastAsia="標楷體"/>
          <w:szCs w:val="22"/>
        </w:rPr>
        <w:fldChar w:fldCharType="separate"/>
      </w:r>
      <w:r w:rsidRPr="001D75BD">
        <w:t>(Snelgrove et al., 2014; Thrush and Lohrer, 2012)</w:t>
      </w:r>
      <w:r>
        <w:rPr>
          <w:rFonts w:eastAsia="標楷體"/>
          <w:szCs w:val="22"/>
        </w:rPr>
        <w:fldChar w:fldCharType="end"/>
      </w:r>
      <w:r w:rsidRPr="001578CC">
        <w:rPr>
          <w:rFonts w:eastAsia="標楷體"/>
          <w:szCs w:val="22"/>
        </w:rPr>
        <w:t>.</w:t>
      </w:r>
      <w:r>
        <w:rPr>
          <w:rFonts w:eastAsia="標楷體"/>
          <w:szCs w:val="22"/>
        </w:rPr>
        <w:t xml:space="preserve">  </w:t>
      </w:r>
      <w:r>
        <w:rPr>
          <w:rFonts w:eastAsia="標楷體" w:hint="eastAsia"/>
          <w:szCs w:val="22"/>
        </w:rPr>
        <w:t xml:space="preserve">By </w:t>
      </w:r>
      <w:r w:rsidRPr="00640D9A">
        <w:rPr>
          <w:rFonts w:eastAsia="標楷體" w:hint="eastAsia"/>
          <w:noProof/>
          <w:szCs w:val="22"/>
        </w:rPr>
        <w:t>te</w:t>
      </w:r>
      <w:r w:rsidRPr="00640D9A">
        <w:rPr>
          <w:rFonts w:eastAsia="標楷體"/>
          <w:noProof/>
          <w:szCs w:val="22"/>
        </w:rPr>
        <w:t>x</w:t>
      </w:r>
      <w:r w:rsidRPr="00640D9A">
        <w:rPr>
          <w:rFonts w:eastAsia="標楷體" w:hint="eastAsia"/>
          <w:noProof/>
          <w:szCs w:val="22"/>
        </w:rPr>
        <w:t>tbook</w:t>
      </w:r>
      <w:r>
        <w:rPr>
          <w:rFonts w:eastAsia="標楷體"/>
          <w:szCs w:val="22"/>
        </w:rPr>
        <w:t xml:space="preserve"> definition</w:t>
      </w:r>
      <w:r>
        <w:rPr>
          <w:rFonts w:eastAsia="標楷體" w:hint="eastAsia"/>
          <w:szCs w:val="22"/>
        </w:rPr>
        <w:t xml:space="preserve">, the </w:t>
      </w:r>
      <w:r>
        <w:rPr>
          <w:rFonts w:eastAsia="標楷體"/>
          <w:szCs w:val="22"/>
        </w:rPr>
        <w:t>e</w:t>
      </w:r>
      <w:r w:rsidRPr="001578CC">
        <w:rPr>
          <w:rFonts w:eastAsia="標楷體"/>
          <w:szCs w:val="22"/>
        </w:rPr>
        <w:t xml:space="preserve">cosystem functioning </w:t>
      </w:r>
      <w:r>
        <w:rPr>
          <w:rFonts w:eastAsia="標楷體"/>
          <w:szCs w:val="22"/>
        </w:rPr>
        <w:t>is</w:t>
      </w:r>
      <w:r w:rsidRPr="001578CC">
        <w:rPr>
          <w:rFonts w:eastAsia="標楷體"/>
          <w:szCs w:val="22"/>
        </w:rPr>
        <w:t xml:space="preserve"> the fl</w:t>
      </w:r>
      <w:r>
        <w:rPr>
          <w:rFonts w:eastAsia="標楷體"/>
          <w:szCs w:val="22"/>
        </w:rPr>
        <w:t xml:space="preserve">ow of matter and </w:t>
      </w:r>
      <w:r w:rsidRPr="001578CC">
        <w:rPr>
          <w:rFonts w:eastAsia="標楷體"/>
          <w:szCs w:val="22"/>
        </w:rPr>
        <w:t xml:space="preserve">energy transferring within or between trophic levels or ecosystems </w:t>
      </w:r>
      <w:r w:rsidRPr="001578CC">
        <w:rPr>
          <w:rFonts w:eastAsia="標楷體"/>
          <w:szCs w:val="22"/>
        </w:rPr>
        <w:fldChar w:fldCharType="begin"/>
      </w:r>
      <w:r>
        <w:rPr>
          <w:rFonts w:eastAsia="標楷體"/>
          <w:szCs w:val="22"/>
        </w:rPr>
        <w:instrText xml:space="preserve"> ADDIN ZOTERO_ITEM CSL_CITATION {"citationID":"BrD5W739","properties":{"formattedCitation":"(Danovaro et al., 2008; Loreau, 2008)","plainCitation":"(Danovaro et al., 2008; Loreau, 2008)","noteIndex":0},"citationItems":[{"id":122,"uris":["http://zotero.org/users/1268121/items/6V7Q5SWD"],"uri":["http://zotero.org/users/1268121/items/6V7Q5SWD"],"itemData":{"id":122,"type":"article-journal","abstract":"SummaryBackground\nRecent investigations suggest that biodiversity loss might impair the functioning and sustainability of ecosystems. Although deep-sea ecosystems are the most extensive on Earth, represent the largest reservoir of biomass, and host a large proportion of undiscovered biodiversity, the data needed to evaluate the consequences of biodiversity loss on the ocean floor are completely lacking.\nResults\nHere, we present a global-scale study based on 116 deep-sea sites that relates benthic biodiversity to several independent indicators of ecosystem functioning and efficiency. We show that deep-sea ecosystem functioning is exponentially related to deep-sea biodiversity and that ecosystem efficiency is also exponentially linked to functional biodiversity. These results suggest that a higher biodiversity supports higher rates of ecosystem processes and an increased efficiency with which these processes are performed. The exponential relationships presented here, being consistent across a wide range of deep-sea ecosystems, suggest that mutually positive functional interactions (ecological facilitation) can be common in the largest biome of our biosphere.\nConclusions\nOur results suggest that a biodiversity loss in deep-sea ecosystems might be associated with exponential reductions of their functions. Because the deep sea plays a key role in ecological and biogeochemical processes at a global scale, this study provides scientific evidence that the conservation of deep-sea biodiversity is a priority for a sustainable functioning of the worlds' oceans.","container-title":"Current Biology","DOI":"10.1016/j.cub.2007.11.056","ISSN":"0960-9822","issue":"1","journalAbbreviation":"Current Biology","page":"1-8","source":"ScienceDirect","title":"Exponential Decline of Deep-Sea Ecosystem Functioning Linked to Benthic Biodiversity Loss","volume":"18","author":[{"family":"Danovaro","given":"Roberto"},{"family":"Gambi","given":"Cristina"},{"family":"Dell'Anno","given":"Antonio"},{"family":"Corinaldesi","given":"Cinzia"},{"family":"Fraschetti","given":"Simonetta"},{"family":"Vanreusel","given":"Ann"},{"family":"Vincx","given":"Magda"},{"family":"Gooday","given":"Andrew J."}],"issued":{"date-parts":[["2008",1,8]]}}},{"id":114,"uris":["http://zotero.org/users/1268121/items/6MDMSEQP"],"uri":["http://zotero.org/users/1268121/items/6MDMSEQP"],"itemData":{"id":114,"type":"article-journal","abstract":"Summary\nExperiments performed in various ecosystems have shown a near-universal, saturating relationship between biodiversity and ecosystem processes. Analyses of deep-sea ecosystems challenge this generalisation and suggest that positive species interactions might be more widespread than previously believed.","container-title":"Current Biology","DOI":"10.1016/j.cub.2007.11.060","ISSN":"0960-9822","issue":"3","journalAbbreviation":"Current Biology","page":"R126-R128","source":"ScienceDirect","title":"Biodiversity and Ecosystem Functioning: The Mystery of the Deep Sea","title-short":"Biodiversity and Ecosystem Functioning","volume":"18","author":[{"family":"Loreau","given":"Michel"}],"issued":{"date-parts":[["2008",2,12]]}}}],"schema":"https://github.com/citation-style-language/schema/raw/master/csl-citation.json"} </w:instrText>
      </w:r>
      <w:r w:rsidRPr="001578CC">
        <w:rPr>
          <w:rFonts w:eastAsia="標楷體"/>
          <w:szCs w:val="22"/>
        </w:rPr>
        <w:fldChar w:fldCharType="separate"/>
      </w:r>
      <w:r w:rsidRPr="001D75BD">
        <w:t>(Danovaro et al., 2008; Loreau, 2008)</w:t>
      </w:r>
      <w:r w:rsidRPr="001578CC">
        <w:rPr>
          <w:rFonts w:eastAsia="標楷體"/>
          <w:szCs w:val="22"/>
        </w:rPr>
        <w:fldChar w:fldCharType="end"/>
      </w:r>
      <w:r w:rsidRPr="001578CC">
        <w:rPr>
          <w:rFonts w:eastAsia="標楷體"/>
          <w:szCs w:val="22"/>
        </w:rPr>
        <w:t>.</w:t>
      </w:r>
      <w:r>
        <w:rPr>
          <w:rFonts w:eastAsia="標楷體"/>
          <w:szCs w:val="22"/>
        </w:rPr>
        <w:t xml:space="preserve">  For example, the </w:t>
      </w:r>
      <w:r w:rsidRPr="001578CC">
        <w:rPr>
          <w:rFonts w:eastAsia="標楷體"/>
          <w:szCs w:val="22"/>
        </w:rPr>
        <w:t xml:space="preserve">sediment reworking and </w:t>
      </w:r>
      <w:r>
        <w:rPr>
          <w:rFonts w:eastAsia="標楷體"/>
          <w:szCs w:val="22"/>
        </w:rPr>
        <w:t>irrigation by burrowing infauna and epifauna may</w:t>
      </w:r>
      <w:r w:rsidRPr="001578CC">
        <w:rPr>
          <w:rFonts w:eastAsia="標楷體"/>
          <w:szCs w:val="22"/>
        </w:rPr>
        <w:t xml:space="preserve"> </w:t>
      </w:r>
      <w:r>
        <w:rPr>
          <w:rFonts w:eastAsia="標楷體"/>
          <w:szCs w:val="22"/>
        </w:rPr>
        <w:t>affect</w:t>
      </w:r>
      <w:r w:rsidRPr="001578CC">
        <w:rPr>
          <w:rFonts w:eastAsia="標楷體"/>
          <w:szCs w:val="22"/>
        </w:rPr>
        <w:t xml:space="preserve"> </w:t>
      </w:r>
      <w:r>
        <w:rPr>
          <w:rFonts w:eastAsia="標楷體"/>
          <w:szCs w:val="22"/>
        </w:rPr>
        <w:t>microbial carbon</w:t>
      </w:r>
      <w:r w:rsidRPr="001578CC">
        <w:rPr>
          <w:rFonts w:eastAsia="標楷體"/>
          <w:szCs w:val="22"/>
        </w:rPr>
        <w:t xml:space="preserve"> remineralization, </w:t>
      </w:r>
      <w:r>
        <w:rPr>
          <w:rFonts w:eastAsia="標楷體"/>
          <w:szCs w:val="22"/>
        </w:rPr>
        <w:t xml:space="preserve">sediment </w:t>
      </w:r>
      <w:r w:rsidRPr="001578CC">
        <w:rPr>
          <w:rFonts w:eastAsia="標楷體"/>
          <w:szCs w:val="22"/>
        </w:rPr>
        <w:t>oxygen penetration, carbon storage</w:t>
      </w:r>
      <w:r>
        <w:rPr>
          <w:rFonts w:eastAsia="標楷體"/>
          <w:szCs w:val="22"/>
        </w:rPr>
        <w:t>,</w:t>
      </w:r>
      <w:r w:rsidRPr="001578CC">
        <w:rPr>
          <w:rFonts w:eastAsia="標楷體"/>
          <w:szCs w:val="22"/>
        </w:rPr>
        <w:t xml:space="preserve"> and nutrient regenerations </w:t>
      </w:r>
      <w:r w:rsidRPr="001578CC">
        <w:rPr>
          <w:rFonts w:eastAsia="標楷體"/>
          <w:szCs w:val="22"/>
        </w:rPr>
        <w:fldChar w:fldCharType="begin"/>
      </w:r>
      <w:r>
        <w:rPr>
          <w:rFonts w:eastAsia="標楷體"/>
          <w:szCs w:val="22"/>
        </w:rPr>
        <w:instrText xml:space="preserve"> ADDIN ZOTERO_ITEM CSL_CITATION {"citationID":"riiypYMb","properties":{"formattedCitation":"(Lohrer et al., 2004)","plainCitation":"(Lohrer et al., 2004)","noteIndex":0},"citationItems":[{"id":2113,"uris":["http://zotero.org/users/1268121/items/AD6JW3PC"],"uri":["http://zotero.org/users/1268121/items/AD6JW3PC"],"itemData":{"id":2113,"type":"article-journal","abstract":"Predicting the consequences of species loss is critically important, given present threats to biological diversity such as habitat destruction, overharvesting and climate change. Several empirical studies have reported decreased ecosystem performance (for example, primary productivity) coincident with decreased biodiversity, although the relative influence of biotic effects and confounding abiotic factors has been vigorously debated. Whereas several investigations focused on single trophic levels (for example, grassland plants), studies of whole systems have revealed multiple layers of feedbacks, hidden drivers and emergent properties, making the consequences of species loss more difficult to predict. Here we report functionally important organisms and considerable biocomplexity in a sedimentary seafloor habitat, one of Earth's most widespread ecosystems. Experimental field measurements demonstrate how the abundance of spatangoid urchins—infaunal (in seafloor sediment) grazers / deposit feeders—is positively related to primary production, as their activities change nutrient fluxes and improve conditions for production by microphytobenthos (sedimentatry microbes and unicellular algae). Declines of spatangoid urchins after trawling are well documented, and our research linking these bioturbators to important benthic–pelagic fluxes highlights potential ramifications for productivity in coastal oceans.","container-title":"Nature","DOI":"10.1038/nature03042","ISSN":"0028-0836","issue":"7012","journalAbbreviation":"Nature","language":"en","page":"1092-1095","source":"www.nature.com","title":"Bioturbators enhance ecosystem function through complex biogeochemical interactions","volume":"431","author":[{"family":"Lohrer","given":"Andrew M."},{"family":"Thrush","given":"Simon F."},{"family":"Gibbs","given":"Max M."}],"issued":{"date-parts":[["2004",10,28]]}}}],"schema":"https://github.com/citation-style-language/schema/raw/master/csl-citation.json"} </w:instrText>
      </w:r>
      <w:r w:rsidRPr="001578CC">
        <w:rPr>
          <w:rFonts w:eastAsia="標楷體"/>
          <w:szCs w:val="22"/>
        </w:rPr>
        <w:fldChar w:fldCharType="separate"/>
      </w:r>
      <w:r w:rsidRPr="001D75BD">
        <w:t>(Lohrer et al., 2004)</w:t>
      </w:r>
      <w:r w:rsidRPr="001578CC">
        <w:rPr>
          <w:rFonts w:eastAsia="標楷體"/>
          <w:szCs w:val="22"/>
        </w:rPr>
        <w:fldChar w:fldCharType="end"/>
      </w:r>
      <w:r w:rsidRPr="001578CC">
        <w:rPr>
          <w:rFonts w:eastAsia="標楷體"/>
          <w:szCs w:val="22"/>
        </w:rPr>
        <w:t xml:space="preserve">. </w:t>
      </w:r>
      <w:r>
        <w:rPr>
          <w:rFonts w:eastAsia="標楷體"/>
          <w:szCs w:val="22"/>
        </w:rPr>
        <w:t xml:space="preserve"> </w:t>
      </w:r>
      <w:r w:rsidRPr="001578CC">
        <w:rPr>
          <w:rFonts w:eastAsia="標楷體"/>
          <w:szCs w:val="22"/>
        </w:rPr>
        <w:t>The feeding, predation, growth</w:t>
      </w:r>
      <w:r>
        <w:rPr>
          <w:rFonts w:eastAsia="標楷體"/>
          <w:szCs w:val="22"/>
        </w:rPr>
        <w:t>,</w:t>
      </w:r>
      <w:r w:rsidRPr="001578CC">
        <w:rPr>
          <w:rFonts w:eastAsia="標楷體"/>
          <w:szCs w:val="22"/>
        </w:rPr>
        <w:t xml:space="preserve"> </w:t>
      </w:r>
      <w:r w:rsidRPr="00640D9A">
        <w:rPr>
          <w:rFonts w:eastAsia="標楷體"/>
          <w:noProof/>
          <w:szCs w:val="22"/>
        </w:rPr>
        <w:t>and</w:t>
      </w:r>
      <w:r>
        <w:rPr>
          <w:rFonts w:eastAsia="標楷體"/>
          <w:szCs w:val="22"/>
        </w:rPr>
        <w:t xml:space="preserve"> mortality of the benthos also </w:t>
      </w:r>
      <w:r w:rsidRPr="001578CC">
        <w:rPr>
          <w:rFonts w:eastAsia="標楷體"/>
          <w:szCs w:val="22"/>
        </w:rPr>
        <w:t>directly affect the productivity, carbon sequestration, nutrient cycling</w:t>
      </w:r>
      <w:r>
        <w:rPr>
          <w:rFonts w:eastAsia="標楷體"/>
          <w:szCs w:val="22"/>
        </w:rPr>
        <w:t>,</w:t>
      </w:r>
      <w:r w:rsidRPr="001578CC">
        <w:rPr>
          <w:rFonts w:eastAsia="標楷體"/>
          <w:szCs w:val="22"/>
        </w:rPr>
        <w:t xml:space="preserve"> and organic matter decomposition on the seafloor </w:t>
      </w:r>
      <w:r w:rsidRPr="001578CC">
        <w:rPr>
          <w:rFonts w:eastAsia="標楷體"/>
          <w:szCs w:val="22"/>
        </w:rPr>
        <w:fldChar w:fldCharType="begin"/>
      </w:r>
      <w:r>
        <w:rPr>
          <w:rFonts w:eastAsia="標楷體"/>
          <w:szCs w:val="22"/>
        </w:rPr>
        <w:instrText xml:space="preserve"> ADDIN ZOTERO_ITEM CSL_CITATION {"citationID":"2dj09ibboa","properties":{"formattedCitation":"(Snelgrove et al., 2014)","plainCitation":"(Snelgrove et al., 2014)","noteIndex":0},"citationItems":[{"id":678,"uris":["http://zotero.org/users/1268121/items/TXCTFSQ8"],"uri":["http://zotero.org/users/1268121/items/TXCTFSQ8"],"itemData":{"id":678,"type":"article-journal","abstract":"The effective application of biodiversity–ecosystem function (BEF) research to societal needs amid the Anthropocene represents the next grand challenge for ecology. Biodiversity knowledge that is most meaningful to society must reconcile insights derived from theory with detailed experiments and broad-scale trends. This perspective requires science that addresses high species richness, redundancy, and natural variability, which simplified ‘model systems’ cannot mimic. Here, we illustrate solutions of biodiversity knowledge to management and societal problems that combine BEF with scaling experiments, analysis of BEF along environmental gradients, and mapping technologies. We primarily draw examples from biophysical interactions in seafloor environments, which cover 70% of the Earth and add significantly to global ecosystem functions and services.","container-title":"Trends in Ecology &amp; Evolution","DOI":"10.1016/j.tree.2014.05.002","ISSN":"0169-5347","issue":"7","language":"English","note":"PMID: 24932849","page":"398-405","source":"www.cell.com","title":"Real world biodiversity–ecosystem functioning: a seafloor perspective","title-short":"Real world biodiversity–ecosystem functioning","volume":"29","author":[{"family":"Snelgrove","given":"Paul V. R."},{"family":"Thrush","given":"Simon F."},{"family":"Wall","given":"Diana H."},{"family":"Norkko","given":"Alf"}],"issued":{"date-parts":[["2014",7,1]]}}}],"schema":"https://github.com/citation-style-language/schema/raw/master/csl-citation.json"} </w:instrText>
      </w:r>
      <w:r w:rsidRPr="001578CC">
        <w:rPr>
          <w:rFonts w:eastAsia="標楷體"/>
          <w:szCs w:val="22"/>
        </w:rPr>
        <w:fldChar w:fldCharType="separate"/>
      </w:r>
      <w:r w:rsidRPr="001D75BD">
        <w:t>(Snelgrove et al., 2014)</w:t>
      </w:r>
      <w:r w:rsidRPr="001578CC">
        <w:rPr>
          <w:rFonts w:eastAsia="標楷體"/>
          <w:szCs w:val="22"/>
        </w:rPr>
        <w:fldChar w:fldCharType="end"/>
      </w:r>
      <w:r w:rsidRPr="001578CC">
        <w:rPr>
          <w:rFonts w:eastAsia="標楷體"/>
          <w:szCs w:val="22"/>
        </w:rPr>
        <w:t xml:space="preserve">. </w:t>
      </w:r>
      <w:r>
        <w:rPr>
          <w:rFonts w:eastAsia="標楷體"/>
          <w:szCs w:val="22"/>
        </w:rPr>
        <w:t xml:space="preserve"> Off the SW Taiwan, the GPSC received 14-49</w:t>
      </w:r>
      <w:r w:rsidRPr="007D1AB4">
        <w:rPr>
          <w:rFonts w:eastAsia="標楷體"/>
          <w:szCs w:val="22"/>
        </w:rPr>
        <w:t xml:space="preserve"> MT</w:t>
      </w:r>
      <w:r>
        <w:rPr>
          <w:rFonts w:eastAsia="標楷體"/>
          <w:szCs w:val="22"/>
        </w:rPr>
        <w:t xml:space="preserve"> of sediments from the Gaoping Rivers each year </w:t>
      </w:r>
      <w:r>
        <w:rPr>
          <w:rFonts w:eastAsia="標楷體"/>
          <w:szCs w:val="22"/>
        </w:rPr>
        <w:fldChar w:fldCharType="begin"/>
      </w:r>
      <w:r>
        <w:rPr>
          <w:rFonts w:eastAsia="標楷體"/>
          <w:szCs w:val="22"/>
        </w:rPr>
        <w:instrText xml:space="preserve"> ADDIN ZOTERO_ITEM CSL_CITATION {"citationID":"a1ah689f9i7","properties":{"formattedCitation":"(Hsu et al., 2014)","plainCitation":"(Hsu et al., 2014)","noteIndex":0},"citationItems":[{"id":2128,"uris":["http://zotero.org/users/1268121/items/SWM5QTGS"],"uri":["http://zotero.org/users/1268121/items/SWM5QTGS"],"itemData":{"id":2128,"type":"article-journal","abstract":"Sediment samples (213 sites) collected from the tectonic-active continental margin, offshore southwestern Taiwan were analyzed for grain sizes, organic carbon, nitrogen and carbon isotopic composition to obtain mass accumulation rate of terrestrial organic carbon and carbon budget to evaluate fate of terrestrial organic carbon from small mountainous rivers on the continental margin offshore southwestern Taiwan. Terrestrial organic carbon accumulation rates range from 0.29 to 45.6 g C m−2 yr−1 with a total accumulation budget of 0.063 Mt yr−1, which accounts for less than 13% of total river particulate organic carbon loads exported from the adjacent rivers, the Gaoping (a.k.a., Kaoping), Erhjen and Tsengwen rivers. This low burial efficiency of terrestrial organic carbon demonstrated that a majority of river-borne particles together with organic materials was moved away from the study area.\n\nFor the river-borne particles from the Gaoping river, a pair of depocenters in the upper slope flanking the Gaoping submarine canyon are the locations where the maximum TCorg accumulation rate were observed which hold up to 45% (0.016 Mt yr−1) of the calculated accumulation found in the study region. On the other hand, the occurrence of higher-fraction terrestrial organic carbon in the upper and middle Gaoping submarine canyon suggests that a majority of particulate organic carbon of the Gaoping river was transported directly into the deep-sea basin through the Gaoping submarine canyon. Our results demonstrated that active margin with narrow shelf and slope is not an efficient sink for the large amount of terrigenous organic carbon supplied by the small rivers, but, a transient environment for these river derived particles.","container-title":"Journal of Asian Earth Sciences","DOI":"10.1016/j.jseaes.2014.05.006","ISSN":"1367-9120","journalAbbreviation":"Journal of Asian Earth Sciences","page":"163-173","source":"ScienceDirect","title":"Accumulation of terrestrial organic carbon on an active continental margin offshore southwestern Taiwan: Source-to-sink pathways of river-borne organic particles","title-short":"Accumulation of terrestrial organic carbon on an active continental margin offshore southwestern Taiwan","volume":"91","author":[{"family":"Hsu","given":"Feng-Hsin"},{"family":"Su","given":"Chih-Chieh"},{"family":"Wang","given":"Chung-Ho"},{"family":"Lin","given":"Saulwood"},{"family":"Liu","given":"James"},{"family":"Huh","given":"Chih-An"}],"issued":{"date-parts":[["2014",9]]}}}],"schema":"https://github.com/citation-style-language/schema/raw/master/csl-citation.json"} </w:instrText>
      </w:r>
      <w:r>
        <w:rPr>
          <w:rFonts w:eastAsia="標楷體"/>
          <w:szCs w:val="22"/>
        </w:rPr>
        <w:fldChar w:fldCharType="separate"/>
      </w:r>
      <w:r w:rsidRPr="001D75BD">
        <w:t>(Hsu et al., 2014)</w:t>
      </w:r>
      <w:r>
        <w:rPr>
          <w:rFonts w:eastAsia="標楷體"/>
          <w:szCs w:val="22"/>
        </w:rPr>
        <w:fldChar w:fldCharType="end"/>
      </w:r>
      <w:r>
        <w:rPr>
          <w:rFonts w:eastAsia="標楷體"/>
          <w:szCs w:val="22"/>
        </w:rPr>
        <w:t xml:space="preserve">.  On average, more than 27 </w:t>
      </w:r>
      <w:r w:rsidRPr="003B7442">
        <w:rPr>
          <w:rFonts w:eastAsia="標楷體"/>
          <w:noProof/>
          <w:szCs w:val="22"/>
        </w:rPr>
        <w:t>g m</w:t>
      </w:r>
      <w:r w:rsidRPr="005B796E">
        <w:rPr>
          <w:rFonts w:eastAsia="標楷體"/>
          <w:szCs w:val="22"/>
          <w:vertAlign w:val="superscript"/>
        </w:rPr>
        <w:t>-2</w:t>
      </w:r>
      <w:r>
        <w:rPr>
          <w:rFonts w:eastAsia="標楷體"/>
          <w:szCs w:val="22"/>
        </w:rPr>
        <w:t xml:space="preserve"> d</w:t>
      </w:r>
      <w:r w:rsidRPr="005B796E">
        <w:rPr>
          <w:rFonts w:eastAsia="標楷體"/>
          <w:szCs w:val="22"/>
          <w:vertAlign w:val="superscript"/>
        </w:rPr>
        <w:t>-1</w:t>
      </w:r>
      <w:r>
        <w:rPr>
          <w:rFonts w:eastAsia="標楷體"/>
          <w:szCs w:val="22"/>
        </w:rPr>
        <w:t xml:space="preserve"> of sediments may be accumulated on the upper GPSC seafloor, which is approximately 4 to 270 times less than the mass flux measured from the sediment traps </w:t>
      </w:r>
      <w:r>
        <w:rPr>
          <w:rFonts w:eastAsia="標楷體"/>
          <w:szCs w:val="22"/>
        </w:rPr>
        <w:fldChar w:fldCharType="begin"/>
      </w:r>
      <w:r>
        <w:rPr>
          <w:rFonts w:eastAsia="標楷體"/>
          <w:szCs w:val="22"/>
        </w:rPr>
        <w:instrText xml:space="preserve"> ADDIN ZOTERO_ITEM CSL_CITATION {"citationID":"a113gtk14c3","properties":{"formattedCitation":"(Hsu et al., 2014; Huh et al., 2009)","plainCitation":"(Hsu et al., 2014; Huh et al., 2009)","noteIndex":0},"citationItems":[{"id":2128,"uris":["http://zotero.org/users/1268121/items/SWM5QTGS"],"uri":["http://zotero.org/users/1268121/items/SWM5QTGS"],"itemData":{"id":2128,"type":"article-journal","abstract":"Sediment samples (213 sites) collected from the tectonic-active continental margin, offshore southwestern Taiwan were analyzed for grain sizes, organic carbon, nitrogen and carbon isotopic composition to obtain mass accumulation rate of terrestrial organic carbon and carbon budget to evaluate fate of terrestrial organic carbon from small mountainous rivers on the continental margin offshore southwestern Taiwan. Terrestrial organic carbon accumulation rates range from 0.29 to 45.6 g C m−2 yr−1 with a total accumulation budget of 0.063 Mt yr−1, which accounts for less than 13% of total river particulate organic carbon loads exported from the adjacent rivers, the Gaoping (a.k.a., Kaoping), Erhjen and Tsengwen rivers. This low burial efficiency of terrestrial organic carbon demonstrated that a majority of river-borne particles together with organic materials was moved away from the study area.\n\nFor the river-borne particles from the Gaoping river, a pair of depocenters in the upper slope flanking the Gaoping submarine canyon are the locations where the maximum TCorg accumulation rate were observed which hold up to 45% (0.016 Mt yr−1) of the calculated accumulation found in the study region. On the other hand, the occurrence of higher-fraction terrestrial organic carbon in the upper and middle Gaoping submarine canyon suggests that a majority of particulate organic carbon of the Gaoping river was transported directly into the deep-sea basin through the Gaoping submarine canyon. Our results demonstrated that active margin with narrow shelf and slope is not an efficient sink for the large amount of terrigenous organic carbon supplied by the small rivers, but, a transient environment for these river derived particles.","container-title":"Journal of Asian Earth Sciences","DOI":"10.1016/j.jseaes.2014.05.006","ISSN":"1367-9120","journalAbbreviation":"Journal of Asian Earth Sciences","page":"163-173","source":"ScienceDirect","title":"Accumulation of terrestrial organic carbon on an active continental margin offshore southwestern Taiwan: Source-to-sink pathways of river-borne organic particles","title-short":"Accumulation of terrestrial organic carbon on an active continental margin offshore southwestern Taiwan","volume":"91","author":[{"family":"Hsu","given":"Feng-Hsin"},{"family":"Su","given":"Chih-Chieh"},{"family":"Wang","given":"Chung-Ho"},{"family":"Lin","given":"Saulwood"},{"family":"Liu","given":"James"},{"family":"Huh","given":"Chih-An"}],"issued":{"date-parts":[["2014",9]]}}},{"id":4605,"uris":["http://zotero.org/users/1268121/items/62FRUPW5"],"uri":["http://zotero.org/users/1268121/items/62FRUPW5"],"itemData":{"id":4605,"type":"article-journal","abstract":"Ninety-two box cores collected during 2004–2006 from an area of ~ 3000 km2 off the Gaoping (formerly spelled Kaoping) River, SW Taiwan, were analyzed for fallout radionuclides (210Pb, 137Cs and 7Be) to elucidate sedimentation rates and processes, and for the calculation of a sediment budget. The study area is located at an active collision margin with a narrow shelf and a submarine canyon extending essentially into the river's mouth. The results indicate fairly constant hemipelagic sedimentation in much of the open margin and for most of the time except in the inner shelf and along the axis of the canyon where sediment transport is more dynamic and is controlled by tidal current and wave activities constantly, and by fluvial floods or gravity-driven flows episodically. Sedimentation rates in the study area derived from 210Pb and constrained by 137Cs vary from 0.04 to 1.5 cm/yr, with the highest rates (&amp;gt; 1 cm/yr) flanking the Gaoping canyon over the upper slope (200–600 m) and the lowest rates (&amp;lt; 0.1 cm/yr) in the distal basin beyond the continental slope. The depocenter delineated from 210Pb-based sedimentation rates overlaps with the area covered by a flood layer resulting from super-typhoon Haitang in July 2005. Such correspondence supports the notion that the processes operating on event timescale have bearing on the formation of the sediment strata over centennial or longer timescales.\n\nFrom the distribution of sedimentation rates, sediment deposited in the study area annually is estimated to be 6.6 Mton/yr, accounting for less than 20% of Gaoping River's sediment load. The calculated budget, coupled with the presence of the short-lived 7Be and non-steady-state distribution of low levels of 210Pb in sediments along the canyon floor, suggests rapid transport of sediment from Gaoping River's mountainous watershed (the source) via the Gaoping (Kaoping) Submarine Canyon and adjacent channels (as the conduit and temporary sink) to the abyssal plain and the Manila Trench in the South China Sea (the ultimate sink).","collection-title":"Fate of Terrestrial Substances on the Gaoping (Kaoping) Shelf/Slope and in the Gaoping Submarine Canyon off SW Taiwan","container-title":"Journal of Marine Systems","DOI":"10.1016/j.jmarsys.2007.07.009","ISSN":"0924-7963","issue":"4","journalAbbreviation":"Journal of Marine Systems","page":"405-416","source":"ScienceDirect","title":"Modern accumulation rates and a budget of sediment off the Gaoping (Kaoping) River, SW Taiwan: A tidal and flood dominated depositional environment around a submarine canyon","title-short":"Modern accumulation rates and a budget of sediment off the Gaoping (Kaoping) River, SW Taiwan","volume":"76","author":[{"family":"Huh","given":"Chih-An"},{"family":"Lin","given":"Hui-Ling"},{"family":"Lin","given":"Saulwood"},{"family":"Huang","given":"Ya-Wen"}],"issued":{"date-parts":[["2009",3,20]]}}}],"schema":"https://github.com/citation-style-language/schema/raw/master/csl-citation.json"} </w:instrText>
      </w:r>
      <w:r>
        <w:rPr>
          <w:rFonts w:eastAsia="標楷體"/>
          <w:szCs w:val="22"/>
        </w:rPr>
        <w:fldChar w:fldCharType="separate"/>
      </w:r>
      <w:r w:rsidRPr="001D75BD">
        <w:t>(Hsu et al., 2014; Huh et al., 2009)</w:t>
      </w:r>
      <w:r>
        <w:rPr>
          <w:rFonts w:eastAsia="標楷體"/>
          <w:szCs w:val="22"/>
        </w:rPr>
        <w:fldChar w:fldCharType="end"/>
      </w:r>
      <w:r>
        <w:rPr>
          <w:rFonts w:eastAsia="標楷體"/>
          <w:szCs w:val="22"/>
        </w:rPr>
        <w:t xml:space="preserve">.  Assuming the equal amount of organic carbon (OC) in both estimates, most of the OC is likely exported down the GPSC and buried in the deep South China Sea </w:t>
      </w:r>
      <w:r>
        <w:rPr>
          <w:rFonts w:eastAsia="標楷體"/>
          <w:szCs w:val="22"/>
        </w:rPr>
        <w:fldChar w:fldCharType="begin"/>
      </w:r>
      <w:r>
        <w:rPr>
          <w:rFonts w:eastAsia="標楷體"/>
          <w:szCs w:val="22"/>
        </w:rPr>
        <w:instrText xml:space="preserve"> ADDIN ZOTERO_ITEM CSL_CITATION {"citationID":"GpzdBwAB","properties":{"formattedCitation":"(Hsu et al., 2014; Kao et al., 2014; Liu et al., 2016, 2013)","plainCitation":"(Hsu et al., 2014; Kao et al., 2014; Liu et al., 2016, 2013)","noteIndex":0},"citationItems":[{"id":2128,"uris":["http://zotero.org/users/1268121/items/SWM5QTGS"],"uri":["http://zotero.org/users/1268121/items/SWM5QTGS"],"itemData":{"id":2128,"type":"article-journal","abstract":"Sediment samples (213 sites) collected from the tectonic-active continental margin, offshore southwestern Taiwan were analyzed for grain sizes, organic carbon, nitrogen and carbon isotopic composition to obtain mass accumulation rate of terrestrial organic carbon and carbon budget to evaluate fate of terrestrial organic carbon from small mountainous rivers on the continental margin offshore southwestern Taiwan. Terrestrial organic carbon accumulation rates range from 0.29 to 45.6 g C m−2 yr−1 with a total accumulation budget of 0.063 Mt yr−1, which accounts for less than 13% of total river particulate organic carbon loads exported from the adjacent rivers, the Gaoping (a.k.a., Kaoping), Erhjen and Tsengwen rivers. This low burial efficiency of terrestrial organic carbon demonstrated that a majority of river-borne particles together with organic materials was moved away from the study area.\n\nFor the river-borne particles from the Gaoping river, a pair of depocenters in the upper slope flanking the Gaoping submarine canyon are the locations where the maximum TCorg accumulation rate were observed which hold up to 45% (0.016 Mt yr−1) of the calculated accumulation found in the study region. On the other hand, the occurrence of higher-fraction terrestrial organic carbon in the upper and middle Gaoping submarine canyon suggests that a majority of particulate organic carbon of the Gaoping river was transported directly into the deep-sea basin through the Gaoping submarine canyon. Our results demonstrated that active margin with narrow shelf and slope is not an efficient sink for the large amount of terrigenous organic carbon supplied by the small rivers, but, a transient environment for these river derived particles.","container-title":"Journal of Asian Earth Sciences","DOI":"10.1016/j.jseaes.2014.05.006","ISSN":"1367-9120","journalAbbreviation":"Journal of Asian Earth Sciences","page":"163-173","source":"ScienceDirect","title":"Accumulation of terrestrial organic carbon on an active continental margin offshore southwestern Taiwan: Source-to-sink pathways of river-borne organic particles","title-short":"Accumulation of terrestrial organic carbon on an active continental margin offshore southwestern Taiwan","volume":"91","author":[{"family":"Hsu","given":"Feng-Hsin"},{"family":"Su","given":"Chih-Chieh"},{"family":"Wang","given":"Chung-Ho"},{"family":"Lin","given":"Saulwood"},{"family":"Liu","given":"James"},{"family":"Huh","given":"Chih-An"}],"issued":{"date-parts":[["2014",9]]}}},{"id":5672,"uris":["http://zotero.org/users/1268121/items/IHEBJYFD"],"uri":["http://zotero.org/users/1268121/items/IHEBJYFD"],"itemData":{"id":5672,"type":"article-journal","abstract":"Geological sequestration of atmospheric carbon dioxide (CO&lt;sub&gt;2&lt;/sub&gt;) can be achieved by the erosion of organic carbon (OC) from the terrestrial biosphere and its burial in long-lived marine sediments. Rivers on mountain islands of Oceania in the western Pacific have very high rates of OC export to the ocean, yet its preservation offshore remains poorly constrained. Here we use the OC content (C&lt;sub&gt;org&lt;/sub&gt;, %), radiocarbon (&amp;Delta; &lt;sup&gt;14&lt;/sup&gt;C&lt;sub&gt;org&lt;/sub&gt;) and stable isotope (δ&lt;sup&gt;13&lt;/sup&gt;C&lt;sub&gt;org&lt;/sub&gt;) composition of sediments offshore Taiwan to assess the fate of terrestrial OC, using surface, sub-surface and Holocene sediments. We account for rock-derived OC to assess the preservation of OC eroded from the terrestrial biosphere and the associated CO&lt;sub&gt;2&lt;/sub&gt; sink during flood discharges (hyperpycnal river plumes) and when river inputs are dispersed more widely (hypopycnal). The C&lt;sub&gt;org&lt;/sub&gt;, Δ&lt;sup&gt;14&lt;/sup&gt;C&lt;sub&gt;org&lt;/sub&gt; and &amp;delta; &lt;sup&gt;13&lt;/sup&gt;C&lt;sub&gt;org&lt;/sub&gt; of marine sediment traps and cores indicate that during flood discharges, terrestrial OC can be transferred efficiently down submarine canyons to the deep ocean and accumulates offshore with little evidence for terrestrial OC loss. In marine sediments fed by dispersive river inputs, the C&lt;sub&gt;org&lt;/sub&gt;, Δ&lt;sup&gt;14&lt;/sup&gt;C&lt;sub&gt;org&lt;/sub&gt; and &amp;delta; &lt;sup&gt;13&lt;/sup&gt;C&lt;sub&gt;org&lt;/sub&gt; are consistent with mixing of terrestrial OC with marine OC and suggest that efficient preservation of terrestrial OC (&gt;70%) is also associated with hypopycnal delivery. Sub-surface and Holocene sediments indicate that this preservation is long-lived on millennial timescales. Re-burial of rock-derived OC is pervasive. Our findings from Taiwan suggest that erosion and offshore burial of OC from the terrestrial biosphere may sequester &gt;8 TgC yr&lt;sup&gt;−1&lt;/sup&gt; across Oceania, a significant geological CO&lt;sub&gt;2&lt;/sub&gt; sink which requires better constraint. We postulate that mountain islands of Oceania provide a strong link between tectonic uplift and the carbon cycle, one moderated by the climatic variability which controls terrestrial OC delivery to the ocean.","container-title":"Earth Surface Dynamics","DOI":"https://doi.org/10.5194/esurf-2-127-2014","ISSN":"2196-6311","issue":"1","language":"English","page":"127-139","source":"www.earth-surf-dynam.net","title":"Preservation of terrestrial organic carbon in marine sediments offshore Taiwan: mountain building and atmospheric carbon dioxide sequestration","title-short":"Preservation of terrestrial organic carbon in marine sediments offshore Taiwan","volume":"2","author":[{"family":"Kao","given":"S.-J."},{"family":"Hilton","given":"R. G."},{"family":"Selvaraj","given":"K."},{"family":"Dai","given":"M."},{"family":"Zehetner","given":"F."},{"family":"Huang","given":"J.-C."},{"family":"Hsu","given":"S.-C."},{"family":"Sparkes","given":"R."},{"family":"Liu","given":"J. T."},{"family":"Lee","given":"T.-Y."},{"family":"Yang","given":"J.-Y. T."},{"family":"Galy","given":"A."},{"family":"Xu","given":"X."},{"family":"Hovius","given":"N."}],"issued":{"date-parts":[["2014",3,4]]}}},{"id":4184,"uris":["http://zotero.org/users/1268121/items/G2MQ49HT"],"uri":["http://zotero.org/users/1268121/items/G2MQ49HT"],"itemData":{"id":4184,"type":"article-journal","container-title":"Earth-Science Reviews","issue":"153","page":"274-300","title":"From the highest to the deepest: The Gaoping-River-Gaoping Submarine Canyon dispersal system","author":[{"family":"Liu","given":"James T."},{"family":"Hsu","given":"Ray T."},{"family":"Hung","given":"Jia-Jang"},{"family":"Chang","given":"Yuan-Pin"},{"family":"Wang","given":"Yu-Huai"},{"family":"Rendle-Buhring","given":"Rebecca"},{"family":"Lee","given":"Chon-Lin"},{"family":"Huh","given":"Chih-An"},{"family":"Yang","given":"Rick J."}],"issued":{"date-parts":[["2016"]]}}},{"id":171,"uris":["http://zotero.org/users/1268121/items/95XMVM6M"],"uri":["http://zotero.org/users/1268121/items/95XMVM6M"],"itemData":{"id":171,"type":"article-journal","container-title":"Annual review of marine science","ISSN":"1941-1405","journalAbbreviation":"Annual review of marine science","page":"47-68","title":"Gravity flows associated with flood events and carbon burial: Taiwan as instructional source area","volume":"5","author":[{"family":"Liu","given":"James T"},{"family":"Kao","given":"Shuh-Ji"},{"family":"Huh","given":"Chih-An"},{"family":"Hung","given":"Chin-Chang"}],"issued":{"date-parts":[["2013"]]}}}],"schema":"https://github.com/citation-style-language/schema/raw/master/csl-citation.json"} </w:instrText>
      </w:r>
      <w:r>
        <w:rPr>
          <w:rFonts w:eastAsia="標楷體"/>
          <w:szCs w:val="22"/>
        </w:rPr>
        <w:fldChar w:fldCharType="separate"/>
      </w:r>
      <w:r w:rsidRPr="001D75BD">
        <w:t>(Hsu et al., 2014; Kao et al., 2014; Liu et al., 2016, 2013)</w:t>
      </w:r>
      <w:r>
        <w:rPr>
          <w:rFonts w:eastAsia="標楷體"/>
          <w:szCs w:val="22"/>
        </w:rPr>
        <w:fldChar w:fldCharType="end"/>
      </w:r>
      <w:r>
        <w:rPr>
          <w:rFonts w:eastAsia="標楷體"/>
          <w:szCs w:val="22"/>
        </w:rPr>
        <w:t>.  However, this view completely ignores the sediment benthos' role, which likely remineralizes the OC through their feeding, burrowing, respiration, and predation activates</w:t>
      </w:r>
      <w:r>
        <w:rPr>
          <w:rFonts w:eastAsia="標楷體" w:hint="eastAsia"/>
          <w:szCs w:val="22"/>
        </w:rPr>
        <w:t xml:space="preserve"> </w:t>
      </w:r>
      <w:r>
        <w:rPr>
          <w:rFonts w:eastAsia="標楷體"/>
          <w:szCs w:val="22"/>
        </w:rPr>
        <w:t xml:space="preserve">and may lead to erroneous estimates of the OC cycling on the seafloor </w:t>
      </w:r>
      <w:r>
        <w:rPr>
          <w:rFonts w:eastAsia="標楷體"/>
          <w:szCs w:val="22"/>
        </w:rPr>
        <w:fldChar w:fldCharType="begin"/>
      </w:r>
      <w:r>
        <w:rPr>
          <w:rFonts w:eastAsia="標楷體"/>
          <w:szCs w:val="22"/>
        </w:rPr>
        <w:instrText xml:space="preserve"> ADDIN ZOTERO_ITEM CSL_CITATION {"citationID":"s3Xkxl2L","properties":{"formattedCitation":"(Snelgrove et al., 2017)","plainCitation":"(Snelgrove et al., 2017)","noteIndex":0},"citationItems":[{"id":"OpXZYPnK/lfi9a6aI","uris":["http://zotero.org/users/1268121/items/Y9VE3BA7"],"uri":["http://zotero.org/users/1268121/items/Y9VE3BA7"],"itemData":{"id":5543,"type":"article-journal","abstract":"Diverse biological communities mediate the transformation, transport, and storage of elements fundamental to life on Earth, including carbon, nitrogen, and oxygen. However, global biogeochemical model outcomes can vary by orders of magnitude, compromising capacity to project realistic ecosystem responses to planetary changes, including ocean productivity and climate. Here, we compare global carbon turnover rates estimated using models grounded in biological versus geochemical theory and argue that the turnover estimates based on each perspective yield divergent outcomes. Importantly, empirical studies that include sedimentary biological activity vary less than those that ignore it. Improving the relevance of model projections and reducing uncertainty associated with the anticipated consequences of global change requires reconciliation of these perspectives, enabling better societal decisions on mitigation and adaptation.","container-title":"Trends in Ecology &amp; Evolution","DOI":"10.1016/j.tree.2017.11.004","ISSN":"0169-5347","journalAbbreviation":"Trends in Ecology &amp; Evolution","source":"ScienceDirect","title":"Global Carbon Cycling on a Heterogeneous Seafloor","URL":"https://www.sciencedirect.com/science/article/pii/S0169534717302860","author":[{"family":"Snelgrove","given":"Paul V. R."},{"family":"Soetaert","given":"Karline"},{"family":"Solan","given":"Martin"},{"family":"Thrush","given":"Simon"},{"family":"Wei","given":"Chih-Lin"},{"family":"Danovaro","given":"Roberto"},{"family":"Fulweiler","given":"Robinson W."},{"family":"Kitazato","given":"Hiroshi"},{"family":"Ingole","given":"Baban"},{"family":"Norkko","given":"Alf"},{"family":"Parkes","given":"R. John"},{"family":"Volkenborn","given":"Nils"}],"accessed":{"date-parts":[["2017",12,15]]},"issued":{"date-parts":[["2017"]]}}}],"schema":"https://github.com/citation-style-language/schema/raw/master/csl-citation.json"} </w:instrText>
      </w:r>
      <w:r>
        <w:rPr>
          <w:rFonts w:eastAsia="標楷體"/>
          <w:szCs w:val="22"/>
        </w:rPr>
        <w:fldChar w:fldCharType="separate"/>
      </w:r>
      <w:r w:rsidRPr="001D75BD">
        <w:t>(Snelgrove et al., 2017)</w:t>
      </w:r>
      <w:r>
        <w:rPr>
          <w:rFonts w:eastAsia="標楷體"/>
          <w:szCs w:val="22"/>
        </w:rPr>
        <w:fldChar w:fldCharType="end"/>
      </w:r>
      <w:r>
        <w:rPr>
          <w:rFonts w:eastAsia="標楷體"/>
          <w:szCs w:val="22"/>
        </w:rPr>
        <w:t xml:space="preserve">.   </w:t>
      </w:r>
    </w:p>
    <w:p w:rsidR="00FE13C7" w:rsidRDefault="00FE13C7" w:rsidP="00FE13C7">
      <w:pPr>
        <w:spacing w:before="120" w:after="120" w:line="276" w:lineRule="auto"/>
        <w:ind w:firstLineChars="236" w:firstLine="566"/>
        <w:jc w:val="both"/>
        <w:rPr>
          <w:rFonts w:eastAsia="標楷體"/>
          <w:szCs w:val="22"/>
        </w:rPr>
      </w:pPr>
      <w:r>
        <w:rPr>
          <w:rFonts w:eastAsia="標楷體"/>
          <w:szCs w:val="22"/>
        </w:rPr>
        <w:t>This project will measure and contrast benthic carbon stocks and carbon cycling o</w:t>
      </w:r>
      <w:r>
        <w:rPr>
          <w:rFonts w:eastAsia="標楷體" w:hint="eastAsia"/>
          <w:szCs w:val="22"/>
        </w:rPr>
        <w:t>f</w:t>
      </w:r>
      <w:r>
        <w:rPr>
          <w:rFonts w:eastAsia="標楷體"/>
          <w:szCs w:val="22"/>
        </w:rPr>
        <w:t xml:space="preserve"> the heterogeneous seafloor off SW Taiwan.  The carbon flows entering the system, between the stocks, and leaving the system will be measured by shipboard experiment or derived from </w:t>
      </w:r>
      <w:r w:rsidRPr="0097320E">
        <w:rPr>
          <w:rFonts w:eastAsia="標楷體"/>
          <w:noProof/>
          <w:szCs w:val="22"/>
        </w:rPr>
        <w:t>literature</w:t>
      </w:r>
      <w:r>
        <w:rPr>
          <w:rFonts w:eastAsia="標楷體"/>
          <w:szCs w:val="22"/>
        </w:rPr>
        <w:t xml:space="preserve"> to evaluate the carbon cycle (i.e., one of the most crucial </w:t>
      </w:r>
      <w:r>
        <w:rPr>
          <w:rFonts w:eastAsia="標楷體"/>
          <w:szCs w:val="22"/>
        </w:rPr>
        <w:lastRenderedPageBreak/>
        <w:t xml:space="preserve">seafloor ecosystem functions) on the heterogeneous seafloor habitats. The studies of carbon cycling in the deep sea have spurred recent interests </w:t>
      </w:r>
      <w:r>
        <w:rPr>
          <w:rFonts w:eastAsia="標楷體"/>
          <w:szCs w:val="22"/>
        </w:rPr>
        <w:fldChar w:fldCharType="begin"/>
      </w:r>
      <w:r>
        <w:rPr>
          <w:rFonts w:eastAsia="標楷體"/>
          <w:szCs w:val="22"/>
        </w:rPr>
        <w:instrText xml:space="preserve"> ADDIN ZOTERO_ITEM CSL_CITATION {"citationID":"6pEP5AhW","properties":{"formattedCitation":"(Bell et al., 2017; Dunlop et al., 2016; Snelgrove et al., 2018; Stratmann et al., 2018; van Oevelen et al., 2012, 2011)","plainCitation":"(Bell et al., 2017; Dunlop et al., 2016; Snelgrove et al., 2018; Stratmann et al., 2018; van Oevelen et al., 2012, 2011)","noteIndex":0},"citationItems":[{"id":7855,"uris":["http://zotero.org/users/1268121/items/NE6KD2LQ"],"uri":["http://zotero.org/users/1268121/items/NE6KD2LQ"],"itemData":{"id":7855,"type":"article-journal","abstract":"Hydrothermal vents are highly dynamic ecosystems and are unusually energy rich in the deep-sea. In situ hydrothermal-based productivity combined with sinking photosynthetic organic matter in a soft-sediment setting creates geochemically diverse environments, which remain poorly studied. Here, we use comprehensive set of new and existing field observations to develop a quantitative ecosystem model of a deep-sea chemosynthetic ecosystem from the most southerly hydrothermal vent system known. We find evidence of chemosynthetic production supplementing the metazoan food web both at vent sites and elsewhere in the Bransfield Strait. Endosymbiont-bearing fauna were very important in supporting the transfer of chemosynthetic carbon into the food web, particularly to higher trophic levels. Chemosynthetic production occurred at all sites to varying degrees but was generally only a small component of the total organic matter inputs to the food web, even in the most hydrothermally active areas, owing in part to a low and patchy density of vent-endemic fauna. Differences between relative abundance of faunal functional groups, resulting from environmental variability, were clear drivers of differences in biogeochemical cycling and resulted in substantially different carbon processing patterns between habitats.","container-title":"Scientific Reports","DOI":"10.1038/s41598-017-12291-w","ISSN":"2045-2322","issue":"1","language":"en","note":"number: 1\npublisher: Nature Publishing Group","page":"12025","source":"www.nature.com","title":"Hydrothermal activity, functional diversity and chemoautotrophy are major drivers of seafloor carbon cycling","volume":"7","author":[{"family":"Bell","given":"James B."},{"family":"Woulds","given":"Clare"},{"family":"Oevelen","given":"Dick","dropping-particle":"van"}],"issued":{"date-parts":[["2017",9,20]]}}},{"id":5585,"uris":["http://zotero.org/users/1268121/items/JRNWWY2D"],"uri":["http://zotero.org/users/1268121/items/JRNWWY2D"],"itemData":{"id":5585,"type":"article-journal","abstract":"The deep ocean benthic environment plays a role in long-term carbon sequestration. Understanding carbon cycling in the deep ocean floor is critical to evaluate the impact of changing climate on the oceanic systems. Linear inverse modeling was used to quantify carbon transfer between compartments in the benthic food web at a long time-series study site in the abyssal northeastern Pacific (Station M). Linear inverse food web models were constructed for three separate years in the time-series when particulate organic carbon (POC) flux was relatively high (1990: 0.63 mean mmol C m−2 d−1), intermediate (1995: 0.24) and low (1996: 0.12). Carbon cycling in all years was dominated by the flows involved in the microbial loop; dissolved organic carbon uptake by microbes (0.80–0.95 mean mmol C m−2 d−1), microbial respiration (0.52–0.61), microbial biomass dissolution (0.09–0.18) and the dissolution of refractory detritus (0.46–0.65). Moreover, the magnitude of carbon flows involved in the microbial loop changed in relation to POC input, with a decline in contribution during the high POC influxes, such as those recently experienced at Station M. Results indicate that during high POC episodic pulses the role of faunal mediated carbon cycling would increase. Semi-labile detritus dominates benthic faunal diets and the role of labile detritus declined with increased total POC input. Linear inverse modeling represents an effective framework to analyze high-resolution time-series data and demonstrate the impact of climate change on the deep ocean carbon cycle in a coastal upwelling system.","container-title":"Limnology and Oceanography","DOI":"10.1002/lno.10345","ISSN":"1939-5590","issue":"6","journalAbbreviation":"Limnol. Oceanogr.","language":"en","page":"1956-1968","source":"Wiley Online Library","title":"Carbon cycling in the deep eastern North Pacific benthic food web: Investigating the effect of organic carbon input","title-short":"Carbon cycling in the deep eastern North Pacific benthic food web","volume":"61","author":[{"family":"Dunlop","given":"Katherine M."},{"family":"Oevelen","given":"Dick","non-dropping-particle":"van"},{"family":"Ruhl","given":"Henry A."},{"family":"Huffard","given":"Christine L."},{"family":"Kuhnz","given":"Linda A."},{"family":"Smith","given":"Kenneth L."}],"issued":{"date-parts":[["2016",11,1]]}}},{"id":6063,"uris":["http://zotero.org/users/1268121/items/L6VHFFHW"],"uri":["http://zotero.org/users/1268121/items/L6VHFFHW"],"itemData":{"id":6063,"type":"article-journal","abstract":"Diverse biological communities mediate the transformation, transport, and storage of elements fundamental to life on Earth, including carbon, nitrogen, and oxygen. However, global biogeochemical model outcomes can vary by orders of magnitude, compromising capacity to project realistic ecosystem responses to planetary changes, including ocean productivity and climate. Here, we compare global carbon turnover rates estimated using models grounded in biological versus geochemical theory and argue that the turnover estimates based on each perspective yield divergent outcomes. Importantly, empirical studies that include sedimentary biological activity vary less than those that ignore it. Improving the relevance of model projections and reducing uncertainty associated with the anticipated consequences of global change requires reconciliation of these perspectives, enabling better societal decisions on mitigation and adaptation.","container-title":"Trends in Ecology &amp; Evolution","DOI":"10.1016/j.tree.2017.11.004","ISSN":"0169-5347","issue":"2","journalAbbreviation":"Trends in Ecology &amp; Evolution","page":"96-105","source":"ScienceDirect","title":"Global Carbon Cycling on a Heterogeneous Seafloor","volume":"33","author":[{"family":"Snelgrove","given":"Paul V. R."},{"family":"Soetaert","given":"Karline"},{"family":"Solan","given":"Martin"},{"family":"Thrush","given":"Simon"},{"family":"Wei","given":"Chih-Lin"},{"family":"Danovaro","given":"Roberto"},{"family":"Fulweiler","given":"Robinson W."},{"family":"Kitazato","given":"Hiroshi"},{"family":"Ingole","given":"Baban"},{"family":"Norkko","given":"Alf"},{"family":"Parkes","given":"R. John"},{"family":"Volkenborn","given":"Nils"}],"issued":{"date-parts":[["2018",2,1]]}}},{"id":7826,"uris":["http://zotero.org/users/1268121/items/P9C7UAUX"],"uri":["http://zotero.org/users/1268121/items/P9C7UAUX"],"itemData":{"id":7826,"type":"article-journal","abstract":"&lt;p&gt;&lt;strong&gt;Abstract.&lt;/strong&gt; Future deep-sea mining for polymetallic nodules in abyssal plains will negatively impact the benthic ecosystem, but it is largely unclear whether this ecosystem will be able to recover from mining disturbance and if so, to what extent and at what timescale. During the “DISturbance and reCOLonization” (DISCOL) experiment, a total of 22&amp;thinsp;% of the seafloor within a 10.8&amp;thinsp;km&lt;span class=\"inline-formula\"&gt;&lt;sup&gt;2&lt;/sup&gt;&lt;/span&gt; circular area of the nodule-rich seafloor in the Peru Basin (SE Pacific) was ploughed in 1989 to bury nodules and mix the surface sediment. This area was revisited 0.1, 0.5, 3, 7, and 26 years after the disturbance to assess macrofauna, invertebrate megafauna and fish density and diversity. We used this unique abyssal faunal time series to develop carbon-based food web models for each point in the time series using the linear inverse modeling approach for sediments subjected to two disturbance levels: (1) outside the plough tracks; not directly disturbed by plough, but probably suffered from additional sedimentation; and (2) inside the plough tracks. Total faunal carbon stock was always higher outside plough tracks compared with inside plough tracks. After 26 years, the carbon stock inside the plough tracks was 54&amp;thinsp;% of the carbon stock outside plough tracks. Deposit feeders were least affected by the disturbance, with modeled respiration, external predation, and excretion rates being reduced by only 2.6&amp;thinsp;% inside plough tracks compared with outside plough tracks after 26 years. In contrast, the respiration rate of filter and suspension feeders was 79.5&amp;thinsp;% lower in the plough tracks after 26 years. The “total system throughput” (&lt;span class=\"inline-formula\"&gt;&lt;i&gt;T&lt;/i&gt;&lt;/span&gt;..), i.e., the total sum of modeled carbon flows in the food web, was higher throughout the time series outside plough tracks compared with the corresponding inside plough tracks area and was lowest inside plough tracks directly after the disturbance (8.63&amp;thinsp;&lt;span class=\"inline-formula\"&gt;×&lt;/span&gt;&amp;thinsp;10&lt;span class=\"inline-formula\"&gt;&lt;sup&gt;−3&lt;/sup&gt;&lt;/span&gt;&amp;thinsp;&lt;span class=\"inline-formula\"&gt;±&lt;/span&gt;&amp;thinsp;1.58&amp;thinsp;&lt;span class=\"inline-formula\"&gt;×&lt;/span&gt;&amp;thinsp;10&lt;span class=\"inline-formula\"&gt;&lt;sup&gt;−5&lt;/sup&gt;&lt;/span&gt;&amp;thinsp;mmol&amp;thinsp;C&amp;thinsp;m&lt;span class=\"inline-formula\"&gt;&lt;sup&gt;−2&lt;/sup&gt;&lt;/span&gt;&amp;thinsp;d&lt;span class=\"inline-formula\"&gt;&lt;sup&gt;−1&lt;/sup&gt;&lt;/span&gt;). Even 26 years after the DISCOL disturbance, the discrepancy of &lt;span class=\"inline-formula\"&gt;&lt;i&gt;T&lt;/i&gt;&lt;/span&gt;.. between outside and inside plough tracks was still 56&amp;thinsp;%. Hence, C cycling within the faunal compartments of an&lt;span id=\"page4132\"/&gt; abyssal plain ecosystem remains reduced 26 years after physical disturbance, and a longer period is required for the system to recover from such a small-scale sediment disturbance experiment.&lt;/p&gt;","container-title":"Biogeosciences","DOI":"https://doi.org/10.5194/bg-15-4131-2018","ISSN":"1726-4170","issue":"13","language":"English","note":"publisher: Copernicus GmbH","page":"4131-4145","source":"bg.copernicus.org","title":"Abyssal plain faunal carbon flows remain depressed 26 years after a simulated deep-sea mining disturbance","volume":"15","author":[{"family":"Stratmann","given":"Tanja"},{"family":"Lins","given":"Lidia"},{"family":"Purser","given":"Autun"},{"family":"Marcon","given":"Yann"},{"family":"Rodrigues","given":"Clara F."},{"family":"Ravara","given":"Ascensão"},{"family":"Cunha","given":"Marina R."},{"family":"Simon-Lledó","given":"Erik"},{"family":"Jones","given":"Daniel O. B."},{"family":"Sweetman","given":"Andrew K."},{"family":"Köser","given":"Kevin"},{"family":"Oevelen","given":"Dick","non-dropping-particle":"van"}],"issued":{"date-parts":[["2018",7,6]]}}},{"id":5766,"uris":["http://zotero.org/users/1268121/items/MXT98RVC"],"uri":["http://zotero.org/users/1268121/items/MXT98RVC"],"itemData":{"id":5766,"type":"article-journal","abstract":"Carbon flows in the benthic food web of the Porcupine Abyssal Plain (4850 m, northeast Atlantic) were reconstructed using linear inverse modeling based on mass balances of the various compartments, biomass data, carbon flux measurements, physiological constraints, and data from a previously published 13C-phytodetritus pulse-chase experiment. Food web compartments consisted of bacteria, Foraminifera, three feeding types of nematodes and of macrofauna, and four feeding types of megafauna. Three lability classes of detritus were defined to clarify especially the possible role of labile detritus in this abyssal plain food web. Total detritus inputs to the food web were 0.56 mmol C m−2 d−1, with only a minor (3.8%) contribution of labile detritus. The dominant pathway in the food web was dissolution of more refractory detritus, uptake by bacteria, and subsequent respiration (0.36 mmol C m−2 d−1, 80% of the community respiration). Lower contributions to community respiration were found for surface-deposit-feeding macrobenthos (5.6%), Foraminifera (4.9%), predatory macrobenthos (3.8%), and other deposit-feeding macrobenthos (3.1%). Contributions by other benthic compartments were &lt; 1%. 13C-phytodetritus transfer data strongly constrained the carbon source for bacteria, Foraminifera, and the nematode and macrobenthic compartments. Surprisingly, labile detritus contributed &lt; 5% of the total carbon requirements for all these compartments. Carbon sources were much less constrained for the megabenthic compartments because for these compartments no 13C pulse-chase data were available. The carbon flow model evidently shows a limited role of labile detritus in the food web.","container-title":"Limnology and Oceanography","DOI":"10.4319/lo.2012.57.2.0645","ISSN":"1939-5590","issue":"2","journalAbbreviation":"Limnol. Oceanogr.","language":"en","page":"645-664","source":"Wiley Online Library","title":"Carbon flows in the benthic food web of the Porcupine Abyssal Plain: The (un)importance of labile detritus in supporting microbial and faunal carbon demands","title-short":"Carbon flows in the benthic food web of the Porcupine Abyssal Plain","volume":"57","author":[{"family":"Oevelen","given":"Dick","non-dropping-particle":"van"},{"family":"Soetaert","given":"Karline"},{"family":"Heip","given":"Carlo"}],"issued":{"date-parts":[["2012",3,1]]}}},{"id":3361,"uris":["http://zotero.org/users/1268121/items/JQ8ZAGT9"],"uri":["http://zotero.org/users/1268121/items/JQ8ZAGT9"],"itemData":{"id":3361,"type":"article-journal","abstract":"Submarine canyons transport large amounts of sediment and organic matter (OM) from the continental shelf to the abyssal plain. Three carbon-based food web models were constructed for the upper (300–750 m water depth), middle (2700–3500 m) and lower section (4000–5000 m) of the Nazaré canyon (eastern Atlantic Ocean) using linear inverse modeling to examine how the food web is influenced by the characteristics of the respective canyon section. The models were based on an empirical dataset consisting of biomass and carbon processing data, and general physiological data constraints from the literature. Environmental conditions, most notably organic matter (OM) input and hydrodynamic activity, differed between the canyon sections and strongly affected the benthic food web structure. Despite the large difference in depth, the OM inputs into the food webs of the upper and middle sections were of similar magnitude (7.98±0.84 and 9.30±0.71 mmol C m−2 d−1, respectively). OM input to the lower section was however almost 6–7 times lower (1.26±0.03 mmol C m−2 d−1). Carbon processing in the upper section was dominated by prokaryotes (70% of total respiration), though there was a significant meiofaunal (21%) and smaller macrofaunal (9%) contribution. The high total faunal contribution to carbon processing resembles that found in shallower continental shelves and upper slopes, although the meiofaunal contribution is surprisingly high and suggest that high current speeds and sediment resuspension in the upper canyon favor the role of the meiofauna. The high OM input and conditions in the accreting sediments of the middle canyon section were more beneficial for megafauna (holothurians), than for the other food web compartments. The high megafaunal biomass (516 mmol C m−2), their large contribution to respiration (56% of total respiration) and secondary production (0.08 mmol C m−2 d−1) shows that these accreting sediments in canyons are megafaunal hotspots in the deep-sea. Conversely, carbon cycling in the lower canyon section was strongly dominated by prokaryotes (86% of respiration) and the food web structure therefore resembled that of lower slope and abyssal plain sediments. This study shows that elevated OM input in canyons may favor the faunal contribution to carbon processing and create hotspots of faunal biomass and carbon processing along the continental shelf.","collection-title":"The Geology, Geochemistry, and Biology of Submarine Canyons West of Portugal","container-title":"Deep Sea Research Part II: Topical Studies in Oceanography","DOI":"10.1016/j.dsr2.2011.04.009","ISSN":"0967-0645","issue":"23–24","journalAbbreviation":"Deep Sea Research Part II: Topical Studies in Oceanography","page":"2461-2476","source":"ScienceDirect","title":"Canyon conditions impact carbon flows in food webs of three sections of the Nazaré canyon","volume":"58","author":[{"family":"Oevelen","given":"Dick","non-dropping-particle":"van"},{"family":"Soetaert","given":"Karline"},{"family":"Garcia","given":"R."},{"family":"Stigter","given":"Henko C.","non-dropping-particle":"de"},{"family":"Cunha","given":"Marina R."},{"family":"Pusceddu","given":"Antonio"},{"family":"Danovaro","given":"Roberto"}],"issued":{"date-parts":[["2011",12,1]]}}}],"schema":"https://github.com/citation-style-language/schema/raw/master/csl-citation.json"} </w:instrText>
      </w:r>
      <w:r>
        <w:rPr>
          <w:rFonts w:eastAsia="標楷體"/>
          <w:szCs w:val="22"/>
        </w:rPr>
        <w:fldChar w:fldCharType="separate"/>
      </w:r>
      <w:r w:rsidRPr="000433C2">
        <w:t>(Bell et al., 2017; Dunlop et al., 2016; Snelgrove et al., 2018; Stratmann et al., 2018; van Oevelen et al., 2012, 2011)</w:t>
      </w:r>
      <w:r>
        <w:rPr>
          <w:rFonts w:eastAsia="標楷體"/>
          <w:szCs w:val="22"/>
        </w:rPr>
        <w:fldChar w:fldCharType="end"/>
      </w:r>
      <w:r>
        <w:rPr>
          <w:rFonts w:eastAsia="標楷體"/>
          <w:szCs w:val="22"/>
        </w:rPr>
        <w:t xml:space="preserve">; however, to the best of our knowledge, only two studies so far attempt to construct </w:t>
      </w:r>
      <w:r w:rsidRPr="003B7442">
        <w:rPr>
          <w:rFonts w:eastAsia="標楷體"/>
          <w:noProof/>
          <w:szCs w:val="22"/>
        </w:rPr>
        <w:t>comprehensive</w:t>
      </w:r>
      <w:r>
        <w:rPr>
          <w:rFonts w:eastAsia="標楷體"/>
          <w:szCs w:val="22"/>
        </w:rPr>
        <w:t xml:space="preserve"> benthic carbon food web in the submarine canyons</w:t>
      </w:r>
      <w:r>
        <w:rPr>
          <w:rFonts w:eastAsia="標楷體" w:hint="eastAsia"/>
          <w:szCs w:val="22"/>
        </w:rPr>
        <w:t>.</w:t>
      </w:r>
      <w:r>
        <w:rPr>
          <w:rFonts w:eastAsia="標楷體"/>
          <w:szCs w:val="22"/>
        </w:rPr>
        <w:t xml:space="preserve"> In the northern Gulf of Mexico, the carbon food webs were contrasted between the head of the Mississippi Canyon and the adjacent mid-slope </w:t>
      </w:r>
      <w:r>
        <w:rPr>
          <w:rFonts w:eastAsia="標楷體"/>
          <w:szCs w:val="22"/>
        </w:rPr>
        <w:fldChar w:fldCharType="begin"/>
      </w:r>
      <w:r>
        <w:rPr>
          <w:rFonts w:eastAsia="標楷體"/>
          <w:szCs w:val="22"/>
        </w:rPr>
        <w:instrText xml:space="preserve"> ADDIN ZOTERO_ITEM CSL_CITATION {"citationID":"aihkicfdr8","properties":{"formattedCitation":"(Rowe et al., 2008)","plainCitation":"(Rowe et al., 2008)","noteIndex":0},"citationItems":[{"id":587,"uris":["http://zotero.org/users/1268121/items/QTHIBR4J"],"uri":["http://zotero.org/users/1268121/items/QTHIBR4J"],"itemData":{"id":587,"type":"article-journal","abstract":"A budget of the standing stocks and cycling of organic carbon associated with the sea floor has been generated for seven sites across a 3-km depth gradient in the NE Gulf of Mexico, based on a series of reports by co-authors on specific biotic groups or processes. The standing stocks measured at each site were bacteria, Foraminifera, metazoan meiofauna, macrofauna, invertebrate megafauna, and demersal fishes. Sediment community oxygen consumption (SCOC) by the sediment-dwelling organisms was measured at each site using a remotely deployed benthic lander, profiles of oxygen concentration in the sediment pore water of recovered cores and ship-board core incubations. The long-term incorporation and burial of organic carbon into the sediments has been estimated using profiles of a combination of stable and radiocarbon isotopes. The total stock estimates, carbon burial, and the SCOC allowed estimate</w:instrText>
      </w:r>
      <w:r>
        <w:rPr>
          <w:rFonts w:eastAsia="標楷體" w:hint="eastAsia"/>
          <w:szCs w:val="22"/>
        </w:rPr>
        <w:instrText>s of living and detrital carbon residence time within the sediments, illustrating that the total biota turns over on time scales of months on the upper continental slope but this is extended to years on the abyssal plain at 3.6</w:instrText>
      </w:r>
      <w:r>
        <w:rPr>
          <w:rFonts w:eastAsia="標楷體" w:hint="eastAsia"/>
          <w:szCs w:val="22"/>
        </w:rPr>
        <w:instrText></w:instrText>
      </w:r>
      <w:r>
        <w:rPr>
          <w:rFonts w:eastAsia="標楷體" w:hint="eastAsia"/>
          <w:szCs w:val="22"/>
        </w:rPr>
        <w:instrText>m depth. The detrital carbo</w:instrText>
      </w:r>
      <w:r>
        <w:rPr>
          <w:rFonts w:eastAsia="標楷體"/>
          <w:szCs w:val="22"/>
        </w:rPr>
        <w:instrText xml:space="preserve">n turnover is many times longer, however, over the same depths. A composite carbon budget illustrates that total carbon biomass and associated fluxes declined precipitously with increasing depth. Imbalances in the carbon budgets suggest that organic detritus is exported from the upper continental slope to greater depths offshore. The respiration of each individual \"size\" or functional group within the community has been estimated from allometric models, supplemented by direct measurements in the laboratory. The respiration and standing stocks were incorporated into budgets of carbon flow through and between the different size groups in hypothetical food webs. The decline in stocks and respiration with depth were more abrupt in the larger forms (fishes and megafauna), resulting in an increase in the relative predominance of smaller sizes (bacteria and meiofauna) at depth. Rates and stocks in the deep northern GoM appeared to be comparable to other continental margins where similar comparisons have been made.","container-title":"Deep Sea Research Part II: Topical Studies in Oceanography","issue":"24-26","note":"DOI: DOI: 10.1016/j.dsr2.2008.07.020","page":"2699-2711","title":"Comparative biomass structure and estimated carbon flow in food webs in the deep Gulf of Mexico","volume":"55","author":[{"family":"Rowe","given":"Gilbert T."},{"family":"Wei","given":"Chih-Lin"},{"family":"Nunnally","given":"Clifton"},{"family":"Haedrich","given":"Richard"},{"family":"Montagna","given":"Paul"},{"family":"Baguley","given":"Jeffrey G."},{"family":"Bernhard","given":"Joan M."},{"family":"Wicksten","given":"Mary"},{"family":"Ammons","given":"Archie"},{"family":"Briones","given":"Elva Escobar"},{"family":"Soliman","given":"Yousra"},{"family":"Deming","given":"Jody W."}],"issued":{"date-parts":[["2008"]]}}}],"schema":"https://github.com/citation-style-language/schema/raw/master/csl-citation.json"} </w:instrText>
      </w:r>
      <w:r>
        <w:rPr>
          <w:rFonts w:eastAsia="標楷體"/>
          <w:szCs w:val="22"/>
        </w:rPr>
        <w:fldChar w:fldCharType="separate"/>
      </w:r>
      <w:r w:rsidRPr="001D75BD">
        <w:t>(Rowe et al., 2008)</w:t>
      </w:r>
      <w:r>
        <w:rPr>
          <w:rFonts w:eastAsia="標楷體"/>
          <w:szCs w:val="22"/>
        </w:rPr>
        <w:fldChar w:fldCharType="end"/>
      </w:r>
      <w:r>
        <w:rPr>
          <w:rFonts w:eastAsia="標楷體"/>
          <w:szCs w:val="22"/>
        </w:rPr>
        <w:t>.  In another study</w:t>
      </w:r>
      <w:r>
        <w:rPr>
          <w:rFonts w:eastAsia="標楷體" w:hint="eastAsia"/>
          <w:szCs w:val="22"/>
        </w:rPr>
        <w:t xml:space="preserve">, </w:t>
      </w:r>
      <w:r>
        <w:rPr>
          <w:rFonts w:eastAsia="標楷體"/>
          <w:szCs w:val="22"/>
        </w:rPr>
        <w:t xml:space="preserve">the </w:t>
      </w:r>
      <w:r>
        <w:rPr>
          <w:rFonts w:eastAsia="標楷體" w:hint="eastAsia"/>
          <w:szCs w:val="22"/>
        </w:rPr>
        <w:t xml:space="preserve">carbon food web </w:t>
      </w:r>
      <w:r w:rsidRPr="0097320E">
        <w:rPr>
          <w:rFonts w:eastAsia="標楷體" w:hint="eastAsia"/>
          <w:noProof/>
          <w:szCs w:val="22"/>
        </w:rPr>
        <w:t>w</w:t>
      </w:r>
      <w:r>
        <w:rPr>
          <w:rFonts w:eastAsia="標楷體"/>
          <w:noProof/>
          <w:szCs w:val="22"/>
        </w:rPr>
        <w:t>as</w:t>
      </w:r>
      <w:r>
        <w:rPr>
          <w:rFonts w:eastAsia="標楷體" w:hint="eastAsia"/>
          <w:szCs w:val="22"/>
        </w:rPr>
        <w:t xml:space="preserve"> contrasted</w:t>
      </w:r>
      <w:r w:rsidRPr="0031650B">
        <w:rPr>
          <w:rFonts w:eastAsia="標楷體"/>
          <w:szCs w:val="22"/>
        </w:rPr>
        <w:t xml:space="preserve"> </w:t>
      </w:r>
      <w:r>
        <w:rPr>
          <w:rFonts w:eastAsia="標楷體"/>
          <w:szCs w:val="22"/>
        </w:rPr>
        <w:t xml:space="preserve">within </w:t>
      </w:r>
      <w:r>
        <w:rPr>
          <w:rFonts w:eastAsia="標楷體"/>
          <w:noProof/>
          <w:szCs w:val="22"/>
        </w:rPr>
        <w:t>three</w:t>
      </w:r>
      <w:r>
        <w:rPr>
          <w:rFonts w:eastAsia="標楷體"/>
          <w:szCs w:val="22"/>
        </w:rPr>
        <w:t xml:space="preserve"> sections of the Nazaré </w:t>
      </w:r>
      <w:r w:rsidRPr="0031650B">
        <w:rPr>
          <w:rFonts w:eastAsia="標楷體"/>
          <w:szCs w:val="22"/>
        </w:rPr>
        <w:t>Canyon</w:t>
      </w:r>
      <w:r>
        <w:rPr>
          <w:rFonts w:eastAsia="標楷體"/>
          <w:szCs w:val="22"/>
        </w:rPr>
        <w:t xml:space="preserve"> off Portugal's coast</w:t>
      </w:r>
      <w:r w:rsidRPr="00C80B38">
        <w:rPr>
          <w:rFonts w:eastAsia="標楷體"/>
          <w:szCs w:val="22"/>
        </w:rPr>
        <w:t xml:space="preserve"> </w:t>
      </w:r>
      <w:r>
        <w:rPr>
          <w:rFonts w:eastAsia="標楷體"/>
          <w:szCs w:val="22"/>
        </w:rPr>
        <w:fldChar w:fldCharType="begin"/>
      </w:r>
      <w:r>
        <w:rPr>
          <w:rFonts w:eastAsia="標楷體"/>
          <w:szCs w:val="22"/>
        </w:rPr>
        <w:instrText xml:space="preserve"> ADDIN ZOTERO_ITEM CSL_CITATION {"citationID":"a1lt1b3c2f1","properties":{"formattedCitation":"(van Oevelen et al., 2011)","plainCitation":"(van Oevelen et al., 2011)","noteIndex":0},"citationItems":[{"id":3361,"uris":["http://zotero.org/users/1268121/items/JQ8ZAGT9"],"uri":["http://zotero.org/users/1268121/items/JQ8ZAGT9"],"itemData":{"id":3361,"type":"article-journal","abstract":"Submarine canyons transport large amounts of sediment and organic matter (OM) from the continental shelf to the abyssal plain. Three carbon-based food web models were constructed for the upper (300–750 m water depth), middle (2700–3500 m) and lower section (4000–5000 m) of the Nazaré canyon (eastern Atlantic Ocean) using linear inverse modeling to examine how the food web is influenced by the characteristics of the respective canyon section. The models were based on an empirical dataset consisting of biomass and carbon processing data, and general physiological data constraints from the literature. Environmental conditions, most notably organic matter (OM) input and hydrodynamic activity, differed between the canyon sections and strongly affected the benthic food web structure. Despite the large difference in depth, the OM inputs into the food webs of the upper and middle sections were of similar magnitude (7.98±0.84 and 9.30±0.71 mmol C m−2 d−1, respectively). OM input to the lower section was however almost 6–7 times lower (1.26±0.03 mmol C m−2 d−1). Carbon processing in the upper section was dominated by prokaryotes (70% of total respiration), though there was a significant meiofaunal (21%) and smaller macrofaunal (9%) contribution. The high total faunal contribution to carbon processing resembles that found in shallower continental shelves and upper slopes, although the meiofaunal contribution is surprisingly high and suggest that high current speeds and sediment resuspension in the upper canyon favor the role of the meiofauna. The high OM input and conditions in the accreting sediments of the middle canyon section were more beneficial for megafauna (holothurians), than for the other food web compartments. The high megafaunal biomass (516 mmol C m−2), their large contribution to respiration (56% of total respiration) and secondary production (0.08 mmol C m−2 d−1) shows that these accreting sediments in canyons are megafaunal hotspots in the deep-sea. Conversely, carbon cycling in the lower canyon section was strongly dominated by prokaryotes (86% of respiration) and the food web structure therefore resembled that of lower slope and abyssal plain sediments. This study shows that elevated OM input in canyons may favor the faunal contribution to carbon processing and create hotspots of faunal biomass and carbon processing along the continental shelf.","collection-title":"The Geology, Geochemistry, and Biology of Submarine Canyons West of Portugal","container-title":"Deep Sea Research Part II: Topical Studies in Oceanography","DOI":"10.1016/j.dsr2.2011.04.009","ISSN":"0967-0645","issue":"23–24","journalAbbreviation":"Deep Sea Research Part II: Topical Studies in Oceanography","page":"2461-2476","source":"ScienceDirect","title":"Canyon conditions impact carbon flows in food webs of three sections of the Nazaré canyon","volume":"58","author":[{"family":"Oevelen","given":"Dick","non-dropping-particle":"van"},{"family":"Soetaert","given":"Karline"},{"family":"Garcia","given":"R."},{"family":"Stigter","given":"Henko C.","non-dropping-particle":"de"},{"family":"Cunha","given":"Marina R."},{"family":"Pusceddu","given":"Antonio"},{"family":"Danovaro","given":"Roberto"}],"issued":{"date-parts":[["2011",12,1]]}}}],"schema":"https://github.com/citation-style-language/schema/raw/master/csl-citation.json"} </w:instrText>
      </w:r>
      <w:r>
        <w:rPr>
          <w:rFonts w:eastAsia="標楷體"/>
          <w:szCs w:val="22"/>
        </w:rPr>
        <w:fldChar w:fldCharType="separate"/>
      </w:r>
      <w:r w:rsidRPr="001D75BD">
        <w:t>(van Oevelen et al., 2011)</w:t>
      </w:r>
      <w:r>
        <w:rPr>
          <w:rFonts w:eastAsia="標楷體"/>
          <w:szCs w:val="22"/>
        </w:rPr>
        <w:fldChar w:fldCharType="end"/>
      </w:r>
      <w:r>
        <w:rPr>
          <w:rFonts w:eastAsia="標楷體"/>
          <w:szCs w:val="22"/>
        </w:rPr>
        <w:t>.  In the Gulf of Mexico, extremely high abundance (&gt; 20,000 individual m</w:t>
      </w:r>
      <w:r w:rsidRPr="007C1A23">
        <w:rPr>
          <w:rFonts w:eastAsia="標楷體"/>
          <w:szCs w:val="22"/>
          <w:vertAlign w:val="superscript"/>
        </w:rPr>
        <w:t>-1</w:t>
      </w:r>
      <w:r>
        <w:rPr>
          <w:rFonts w:eastAsia="標楷體"/>
          <w:szCs w:val="22"/>
        </w:rPr>
        <w:t xml:space="preserve">) and biomass (&gt; 10 </w:t>
      </w:r>
      <w:r w:rsidRPr="003B7442">
        <w:rPr>
          <w:rFonts w:eastAsia="標楷體"/>
          <w:noProof/>
          <w:szCs w:val="22"/>
        </w:rPr>
        <w:t>g m</w:t>
      </w:r>
      <w:r w:rsidRPr="007C1A23">
        <w:rPr>
          <w:rFonts w:eastAsia="標楷體"/>
          <w:szCs w:val="22"/>
          <w:vertAlign w:val="superscript"/>
        </w:rPr>
        <w:t>-1</w:t>
      </w:r>
      <w:r>
        <w:rPr>
          <w:rFonts w:eastAsia="標楷體"/>
          <w:szCs w:val="22"/>
        </w:rPr>
        <w:t xml:space="preserve">) of macrofauna </w:t>
      </w:r>
      <w:r w:rsidRPr="0097320E">
        <w:rPr>
          <w:rFonts w:eastAsia="標楷體"/>
          <w:noProof/>
          <w:szCs w:val="22"/>
        </w:rPr>
        <w:t>w</w:t>
      </w:r>
      <w:r>
        <w:rPr>
          <w:rFonts w:eastAsia="標楷體"/>
          <w:noProof/>
          <w:szCs w:val="22"/>
        </w:rPr>
        <w:t>ere</w:t>
      </w:r>
      <w:r>
        <w:rPr>
          <w:rFonts w:eastAsia="標楷體"/>
          <w:szCs w:val="22"/>
        </w:rPr>
        <w:t xml:space="preserve"> found at the head of the Mississippi Canyon </w:t>
      </w:r>
      <w:r>
        <w:rPr>
          <w:rFonts w:eastAsia="標楷體"/>
          <w:szCs w:val="22"/>
        </w:rPr>
        <w:fldChar w:fldCharType="begin"/>
      </w:r>
      <w:r>
        <w:rPr>
          <w:rFonts w:eastAsia="標楷體"/>
          <w:szCs w:val="22"/>
        </w:rPr>
        <w:instrText xml:space="preserve"> ADDIN ZOTERO_ITEM CSL_CITATION {"citationID":"a29g0e55tvq","properties":{"formattedCitation":"(Wei et al., 2012)","plainCitation":"(Wei et al., 2012)","noteIndex":0},"citationItems":[{"id":610,"uris":["http://zotero.org/users/1268121/items/RSWTRHQ3"],"uri":["http://zotero.org/users/1268121/items/RSWTRHQ3"],"itemData":{"id":610,"type":"article-journal","container-title":"Deep Sea Research Part I: Oceanographic Research Papers","page":"82-99","title":"Standing Stocks and Body Size of Deep-Sea Macrofauna: Predicting the Baseline of 2010 Deepwater Horizon Oil Spill in the Northern Gulf of Mexico","volume":"69","author":[{"family":"Wei","given":"Chih-Lin"},{"family":"Rowe","given":"Gilbert T."},{"family":"Escobar-Briones","given":"Elva"},{"family":"Nunnally","given":"Clifton"},{"family":"Soliman","given":"Yousria"},{"family":"Ellis","given":"Nick"}],"issued":{"date-parts":[["2012"]]}}}],"schema":"https://github.com/citation-style-language/schema/raw/master/csl-citation.json"} </w:instrText>
      </w:r>
      <w:r>
        <w:rPr>
          <w:rFonts w:eastAsia="標楷體"/>
          <w:szCs w:val="22"/>
        </w:rPr>
        <w:fldChar w:fldCharType="separate"/>
      </w:r>
      <w:r w:rsidRPr="001D75BD">
        <w:t>(Wei et al., 2012)</w:t>
      </w:r>
      <w:r>
        <w:rPr>
          <w:rFonts w:eastAsia="標楷體"/>
          <w:szCs w:val="22"/>
        </w:rPr>
        <w:fldChar w:fldCharType="end"/>
      </w:r>
      <w:r>
        <w:rPr>
          <w:rFonts w:eastAsia="標楷體"/>
          <w:szCs w:val="22"/>
        </w:rPr>
        <w:t>.  As a result, t</w:t>
      </w:r>
      <w:r w:rsidRPr="005F48E1">
        <w:rPr>
          <w:rFonts w:eastAsia="標楷體"/>
          <w:szCs w:val="22"/>
        </w:rPr>
        <w:t xml:space="preserve">he relative role of bacteria and meiofauna in the total </w:t>
      </w:r>
      <w:r>
        <w:rPr>
          <w:rFonts w:eastAsia="標楷體"/>
          <w:szCs w:val="22"/>
        </w:rPr>
        <w:t xml:space="preserve">OC </w:t>
      </w:r>
      <w:r w:rsidRPr="005F48E1">
        <w:rPr>
          <w:rFonts w:eastAsia="標楷體"/>
          <w:szCs w:val="22"/>
        </w:rPr>
        <w:t>remin</w:t>
      </w:r>
      <w:r>
        <w:rPr>
          <w:rFonts w:eastAsia="標楷體"/>
          <w:szCs w:val="22"/>
        </w:rPr>
        <w:t xml:space="preserve">eralization </w:t>
      </w:r>
      <w:r w:rsidRPr="002D2DD0">
        <w:rPr>
          <w:rFonts w:eastAsia="標楷體"/>
          <w:noProof/>
          <w:szCs w:val="22"/>
        </w:rPr>
        <w:t>was reduced</w:t>
      </w:r>
      <w:r>
        <w:rPr>
          <w:rFonts w:eastAsia="標楷體"/>
          <w:szCs w:val="22"/>
        </w:rPr>
        <w:t xml:space="preserve"> in the canyon. Almost 40% of POC rain </w:t>
      </w:r>
      <w:r w:rsidRPr="002D2DD0">
        <w:rPr>
          <w:rFonts w:eastAsia="標楷體"/>
          <w:noProof/>
          <w:szCs w:val="22"/>
        </w:rPr>
        <w:t>was exported</w:t>
      </w:r>
      <w:r>
        <w:rPr>
          <w:rFonts w:eastAsia="標楷體"/>
          <w:szCs w:val="22"/>
        </w:rPr>
        <w:t xml:space="preserve"> down the canyon </w:t>
      </w:r>
      <w:r>
        <w:rPr>
          <w:rFonts w:eastAsia="標楷體"/>
          <w:szCs w:val="22"/>
        </w:rPr>
        <w:fldChar w:fldCharType="begin"/>
      </w:r>
      <w:r>
        <w:rPr>
          <w:rFonts w:eastAsia="標楷體"/>
          <w:szCs w:val="22"/>
        </w:rPr>
        <w:instrText xml:space="preserve"> ADDIN ZOTERO_ITEM CSL_CITATION {"citationID":"qyCua0aQ","properties":{"formattedCitation":"(Rowe et al., 2008)","plainCitation":"(Rowe et al., 2008)","noteIndex":0},"citationItems":[{"id":587,"uris":["http://zotero.org/users/1268121/items/QTHIBR4J"],"uri":["http://zotero.org/users/1268121/items/QTHIBR4J"],"itemData":{"id":587,"type":"article-journal","abstract":"A budget of the standing stocks and cycling of organic carbon associated with the sea floor has been generated for seven sites across a 3-km depth gradient in the NE Gulf of Mexico, based on a series of reports by co-authors on specific biotic groups or processes. The standing stocks measured at each site were bacteria, Foraminifera, metazoan meiofauna, macrofauna, invertebrate megafauna, and demersal fishes. Sediment community oxygen consumption (SCOC) by the sediment-dwelling organisms was measured at each site using a remotely deployed benthic lander, profiles of oxygen concentration in the sediment pore water of recovered cores and ship-board core incubations. The long-term incorporation and burial of organic carbon into the sediments has been estimated using profiles of a combination of stable and radiocarbon isotopes. The total stock estimates, carbon burial, and the SCOC allowed estimates </w:instrText>
      </w:r>
      <w:r>
        <w:rPr>
          <w:rFonts w:eastAsia="標楷體" w:hint="eastAsia"/>
          <w:szCs w:val="22"/>
        </w:rPr>
        <w:instrText>of living and detrital carbon residence time within the sediments, illustrating that the total biota turns over on time scales of months on the upper continental slope but this is extended to years on the abyssal plain at 3.6</w:instrText>
      </w:r>
      <w:r>
        <w:rPr>
          <w:rFonts w:eastAsia="標楷體" w:hint="eastAsia"/>
          <w:szCs w:val="22"/>
        </w:rPr>
        <w:instrText></w:instrText>
      </w:r>
      <w:r>
        <w:rPr>
          <w:rFonts w:eastAsia="標楷體" w:hint="eastAsia"/>
          <w:szCs w:val="22"/>
        </w:rPr>
        <w:instrText xml:space="preserve">m depth. The detrital carbon </w:instrText>
      </w:r>
      <w:r>
        <w:rPr>
          <w:rFonts w:eastAsia="標楷體"/>
          <w:szCs w:val="22"/>
        </w:rPr>
        <w:instrText xml:space="preserve">turnover is many times longer, however, over the same depths. A composite carbon budget illustrates that total carbon biomass and associated fluxes declined precipitously with increasing depth. Imbalances in the carbon budgets suggest that organic detritus is exported from the upper continental slope to greater depths offshore. The respiration of each individual \"size\" or functional group within the community has been estimated from allometric models, supplemented by direct measurements in the laboratory. The respiration and standing stocks were incorporated into budgets of carbon flow through and between the different size groups in hypothetical food webs. The decline in stocks and respiration with depth were more abrupt in the larger forms (fishes and megafauna), resulting in an increase in the relative predominance of smaller sizes (bacteria and meiofauna) at depth. Rates and stocks in the deep northern GoM appeared to be comparable to other continental margins where similar comparisons have been made.","container-title":"Deep Sea Research Part II: Topical Studies in Oceanography","issue":"24-26","note":"DOI: DOI: 10.1016/j.dsr2.2008.07.020","page":"2699-2711","title":"Comparative biomass structure and estimated carbon flow in food webs in the deep Gulf of Mexico","volume":"55","author":[{"family":"Rowe","given":"Gilbert T."},{"family":"Wei","given":"Chih-Lin"},{"family":"Nunnally","given":"Clifton"},{"family":"Haedrich","given":"Richard"},{"family":"Montagna","given":"Paul"},{"family":"Baguley","given":"Jeffrey G."},{"family":"Bernhard","given":"Joan M."},{"family":"Wicksten","given":"Mary"},{"family":"Ammons","given":"Archie"},{"family":"Briones","given":"Elva Escobar"},{"family":"Soliman","given":"Yousra"},{"family":"Deming","given":"Jody W."}],"issued":{"date-parts":[["2008"]]}}}],"schema":"https://github.com/citation-style-language/schema/raw/master/csl-citation.json"} </w:instrText>
      </w:r>
      <w:r>
        <w:rPr>
          <w:rFonts w:eastAsia="標楷體"/>
          <w:szCs w:val="22"/>
        </w:rPr>
        <w:fldChar w:fldCharType="separate"/>
      </w:r>
      <w:r w:rsidRPr="001D75BD">
        <w:t>(Rowe et al., 2008)</w:t>
      </w:r>
      <w:r>
        <w:rPr>
          <w:rFonts w:eastAsia="標楷體"/>
          <w:szCs w:val="22"/>
        </w:rPr>
        <w:fldChar w:fldCharType="end"/>
      </w:r>
      <w:r>
        <w:rPr>
          <w:rFonts w:eastAsia="標楷體"/>
          <w:szCs w:val="22"/>
        </w:rPr>
        <w:t xml:space="preserve">.  In the Nazaré </w:t>
      </w:r>
      <w:r w:rsidRPr="0031650B">
        <w:rPr>
          <w:rFonts w:eastAsia="標楷體"/>
          <w:szCs w:val="22"/>
        </w:rPr>
        <w:t>Canyon</w:t>
      </w:r>
      <w:r>
        <w:rPr>
          <w:rFonts w:eastAsia="標楷體"/>
          <w:szCs w:val="22"/>
        </w:rPr>
        <w:t xml:space="preserve">, the prokaryotic uptake of DOC and its respiration to DIC, </w:t>
      </w:r>
      <w:r w:rsidRPr="001210BE">
        <w:rPr>
          <w:rFonts w:eastAsia="標楷體"/>
          <w:szCs w:val="22"/>
        </w:rPr>
        <w:t xml:space="preserve">nonselective feeding </w:t>
      </w:r>
      <w:r>
        <w:rPr>
          <w:rFonts w:eastAsia="標楷體"/>
          <w:szCs w:val="22"/>
        </w:rPr>
        <w:t>by meiofauna, and predation</w:t>
      </w:r>
      <w:r w:rsidRPr="001210BE">
        <w:rPr>
          <w:rFonts w:eastAsia="標楷體"/>
          <w:szCs w:val="22"/>
        </w:rPr>
        <w:t xml:space="preserve"> and scavenging </w:t>
      </w:r>
      <w:r>
        <w:rPr>
          <w:rFonts w:eastAsia="標楷體"/>
          <w:szCs w:val="22"/>
        </w:rPr>
        <w:t xml:space="preserve">by </w:t>
      </w:r>
      <w:r w:rsidRPr="001210BE">
        <w:rPr>
          <w:rFonts w:eastAsia="標楷體"/>
          <w:szCs w:val="22"/>
        </w:rPr>
        <w:t xml:space="preserve">macrofauna </w:t>
      </w:r>
      <w:r>
        <w:rPr>
          <w:rFonts w:eastAsia="標楷體"/>
          <w:szCs w:val="22"/>
        </w:rPr>
        <w:t>dominated the</w:t>
      </w:r>
      <w:r w:rsidRPr="001210BE">
        <w:rPr>
          <w:rFonts w:eastAsia="標楷體"/>
          <w:szCs w:val="22"/>
        </w:rPr>
        <w:t xml:space="preserve"> carbon cycling in the upper canyon</w:t>
      </w:r>
      <w:r>
        <w:rPr>
          <w:rFonts w:eastAsia="標楷體"/>
          <w:szCs w:val="22"/>
        </w:rPr>
        <w:t>. In contrast, the megafauna deposit-feeders dominate</w:t>
      </w:r>
      <w:r>
        <w:rPr>
          <w:rFonts w:eastAsia="標楷體" w:hint="eastAsia"/>
          <w:szCs w:val="22"/>
        </w:rPr>
        <w:t>d</w:t>
      </w:r>
      <w:r>
        <w:rPr>
          <w:rFonts w:eastAsia="標楷體"/>
          <w:szCs w:val="22"/>
        </w:rPr>
        <w:t xml:space="preserve"> the carbon cycling in the </w:t>
      </w:r>
      <w:r w:rsidRPr="0097320E">
        <w:rPr>
          <w:rFonts w:eastAsia="標楷體"/>
          <w:noProof/>
          <w:szCs w:val="22"/>
        </w:rPr>
        <w:t>mid</w:t>
      </w:r>
      <w:r>
        <w:rPr>
          <w:rFonts w:eastAsia="標楷體"/>
          <w:noProof/>
          <w:szCs w:val="22"/>
        </w:rPr>
        <w:t>-</w:t>
      </w:r>
      <w:r w:rsidRPr="0097320E">
        <w:rPr>
          <w:rFonts w:eastAsia="標楷體"/>
          <w:noProof/>
          <w:szCs w:val="22"/>
        </w:rPr>
        <w:t>canyon</w:t>
      </w:r>
      <w:r>
        <w:rPr>
          <w:rFonts w:eastAsia="標楷體"/>
          <w:noProof/>
          <w:szCs w:val="22"/>
        </w:rPr>
        <w:t>,</w:t>
      </w:r>
      <w:r>
        <w:rPr>
          <w:rFonts w:eastAsia="標楷體"/>
          <w:szCs w:val="22"/>
        </w:rPr>
        <w:t xml:space="preserve"> </w:t>
      </w:r>
      <w:r w:rsidRPr="0097320E">
        <w:rPr>
          <w:rFonts w:eastAsia="標楷體"/>
          <w:noProof/>
          <w:szCs w:val="22"/>
        </w:rPr>
        <w:t>and</w:t>
      </w:r>
      <w:r>
        <w:rPr>
          <w:rFonts w:eastAsia="標楷體"/>
          <w:szCs w:val="22"/>
        </w:rPr>
        <w:t xml:space="preserve"> all carbon flows diminished in the lower canyon </w:t>
      </w:r>
      <w:r>
        <w:rPr>
          <w:rFonts w:eastAsia="標楷體"/>
          <w:szCs w:val="22"/>
        </w:rPr>
        <w:fldChar w:fldCharType="begin"/>
      </w:r>
      <w:r>
        <w:rPr>
          <w:rFonts w:eastAsia="標楷體"/>
          <w:szCs w:val="22"/>
        </w:rPr>
        <w:instrText xml:space="preserve"> ADDIN ZOTERO_ITEM CSL_CITATION {"citationID":"wvyzu8Xx","properties":{"formattedCitation":"(van Oevelen et al., 2011)","plainCitation":"(van Oevelen et al., 2011)","noteIndex":0},"citationItems":[{"id":3361,"uris":["http://zotero.org/users/1268121/items/JQ8ZAGT9"],"uri":["http://zotero.org/users/1268121/items/JQ8ZAGT9"],"itemData":{"id":3361,"type":"article-journal","abstract":"Submarine canyons transport large amounts of sediment and organic matter (OM) from the continental shelf to the abyssal plain. Three carbon-based food web models were constructed for the upper (300–750 m water depth), middle (2700–3500 m) and lower section (4000–5000 m) of the Nazaré canyon (eastern Atlantic Ocean) using linear inverse modeling to examine how the food web is influenced by the characteristics of the respective canyon section. The models were based on an empirical dataset consisting of biomass and carbon processing data, and general physiological data constraints from the literature. Environmental conditions, most notably organic matter (OM) input and hydrodynamic activity, differed between the canyon sections and strongly affected the benthic food web structure. Despite the large difference in depth, the OM inputs into the food webs of the upper and middle sections were of similar magnitude (7.98±0.84 and 9.30±0.71 mmol C m−2 d−1, respectively). OM input to the lower section was however almost 6–7 times lower (1.26±0.03 mmol C m−2 d−1). Carbon processing in the upper section was dominated by prokaryotes (70% of total respiration), though there was a significant meiofaunal (21%) and smaller macrofaunal (9%) contribution. The high total faunal contribution to carbon processing resembles that found in shallower continental shelves and upper slopes, although the meiofaunal contribution is surprisingly high and suggest that high current speeds and sediment resuspension in the upper canyon favor the role of the meiofauna. The high OM input and conditions in the accreting sediments of the middle canyon section were more beneficial for megafauna (holothurians), than for the other food web compartments. The high megafaunal biomass (516 mmol C m−2), their large contribution to respiration (56% of total respiration) and secondary production (0.08 mmol C m−2 d−1) shows that these accreting sediments in canyons are megafaunal hotspots in the deep-sea. Conversely, carbon cycling in the lower canyon section was strongly dominated by prokaryotes (86% of respiration) and the food web structure therefore resembled that of lower slope and abyssal plain sediments. This study shows that elevated OM input in canyons may favor the faunal contribution to carbon processing and create hotspots of faunal biomass and carbon processing along the continental shelf.","collection-title":"The Geology, Geochemistry, and Biology of Submarine Canyons West of Portugal","container-title":"Deep Sea Research Part II: Topical Studies in Oceanography","DOI":"10.1016/j.dsr2.2011.04.009","ISSN":"0967-0645","issue":"23–24","journalAbbreviation":"Deep Sea Research Part II: Topical Studies in Oceanography","page":"2461-2476","source":"ScienceDirect","title":"Canyon conditions impact carbon flows in food webs of three sections of the Nazaré canyon","volume":"58","author":[{"family":"Oevelen","given":"Dick","non-dropping-particle":"van"},{"family":"Soetaert","given":"Karline"},{"family":"Garcia","given":"R."},{"family":"Stigter","given":"Henko C.","non-dropping-particle":"de"},{"family":"Cunha","given":"Marina R."},{"family":"Pusceddu","given":"Antonio"},{"family":"Danovaro","given":"Roberto"}],"issued":{"date-parts":[["2011",12,1]]}}}],"schema":"https://github.com/citation-style-language/schema/raw/master/csl-citation.json"} </w:instrText>
      </w:r>
      <w:r>
        <w:rPr>
          <w:rFonts w:eastAsia="標楷體"/>
          <w:szCs w:val="22"/>
        </w:rPr>
        <w:fldChar w:fldCharType="separate"/>
      </w:r>
      <w:r w:rsidRPr="001D75BD">
        <w:t>(van Oevelen et al., 2011)</w:t>
      </w:r>
      <w:r>
        <w:rPr>
          <w:rFonts w:eastAsia="標楷體"/>
          <w:szCs w:val="22"/>
        </w:rPr>
        <w:fldChar w:fldCharType="end"/>
      </w:r>
      <w:r w:rsidRPr="002D2DD0">
        <w:rPr>
          <w:rFonts w:eastAsia="標楷體"/>
          <w:noProof/>
          <w:szCs w:val="22"/>
        </w:rPr>
        <w:t>.  Nevertheless</w:t>
      </w:r>
      <w:r>
        <w:rPr>
          <w:rFonts w:eastAsia="標楷體"/>
          <w:szCs w:val="22"/>
        </w:rPr>
        <w:t xml:space="preserve">, we expected that carbon cycling in the submarine canyons off the SW Taiwan </w:t>
      </w:r>
      <w:r w:rsidRPr="0097320E">
        <w:rPr>
          <w:rFonts w:eastAsia="標楷體"/>
          <w:noProof/>
          <w:szCs w:val="22"/>
        </w:rPr>
        <w:t>w</w:t>
      </w:r>
      <w:r>
        <w:rPr>
          <w:rFonts w:eastAsia="標楷體"/>
          <w:noProof/>
          <w:szCs w:val="22"/>
        </w:rPr>
        <w:t>ould</w:t>
      </w:r>
      <w:r>
        <w:rPr>
          <w:rFonts w:eastAsia="標楷體"/>
          <w:szCs w:val="22"/>
        </w:rPr>
        <w:t xml:space="preserve"> be drastically different from </w:t>
      </w:r>
      <w:r>
        <w:rPr>
          <w:rFonts w:eastAsia="標楷體" w:hint="eastAsia"/>
          <w:szCs w:val="22"/>
        </w:rPr>
        <w:t xml:space="preserve">that of </w:t>
      </w:r>
      <w:r>
        <w:rPr>
          <w:rFonts w:eastAsia="標楷體"/>
          <w:szCs w:val="22"/>
        </w:rPr>
        <w:t xml:space="preserve">the Mississippi or Nazaré </w:t>
      </w:r>
      <w:r w:rsidRPr="0031650B">
        <w:rPr>
          <w:rFonts w:eastAsia="標楷體"/>
          <w:szCs w:val="22"/>
        </w:rPr>
        <w:t>Canyon</w:t>
      </w:r>
      <w:r>
        <w:rPr>
          <w:rFonts w:eastAsia="標楷體"/>
          <w:szCs w:val="22"/>
        </w:rPr>
        <w:t xml:space="preserve">s </w:t>
      </w:r>
      <w:r>
        <w:rPr>
          <w:rFonts w:eastAsia="標楷體"/>
          <w:szCs w:val="22"/>
        </w:rPr>
        <w:fldChar w:fldCharType="begin"/>
      </w:r>
      <w:r>
        <w:rPr>
          <w:rFonts w:eastAsia="標楷體"/>
          <w:szCs w:val="22"/>
        </w:rPr>
        <w:instrText xml:space="preserve"> ADDIN ZOTERO_ITEM CSL_CITATION {"citationID":"a28kn32jv2r","properties":{"formattedCitation":"(Rowe et al., 2008; van Oevelen et al., 2011)","plainCitation":"(Rowe et al., 2008; van Oevelen et al., 2011)","noteIndex":0},"citationItems":[{"id":587,"uris":["http://zotero.org/users/1268121/items/QTHIBR4J"],"uri":["http://zotero.org/users/1268121/items/QTHIBR4J"],"itemData":{"id":587,"type":"article-journal","abstract":"A budget of the standing stocks and cycling of organic carbon associated with the sea floor has been generated for seven sites across a 3-km depth gradient in the NE Gulf of Mexico, based on a series of reports by co-authors on specific biotic groups or processes. The standing stocks measured at each site were bacteria, Foraminifera, metazoan meiofauna, macrofauna, invertebrate megafauna, and demersal fishes. Sediment community oxygen consumption (SCOC) by the sediment-dwelling organisms was measured at each site using a remotely deployed benthic lander, profiles of oxygen concentration in the sediment pore water of recovered cores and ship-board core incubations. The long-term incorporation and burial of organic carbon into the sediments has been estimated using profiles of a combination of stable and radiocarbon isotopes. The total stock estimates, carbon burial, and the SCOC allowed estimates of living and detrital carbon residence time within the sediments, illustrating that the total biota turns over on time scales of months on the upper continental slope but this is extended to years on</w:instrText>
      </w:r>
      <w:r>
        <w:rPr>
          <w:rFonts w:eastAsia="標楷體" w:hint="eastAsia"/>
          <w:szCs w:val="22"/>
        </w:rPr>
        <w:instrText xml:space="preserve"> the abyssal plain at 3.6</w:instrText>
      </w:r>
      <w:r>
        <w:rPr>
          <w:rFonts w:eastAsia="標楷體" w:hint="eastAsia"/>
          <w:szCs w:val="22"/>
        </w:rPr>
        <w:instrText></w:instrText>
      </w:r>
      <w:r>
        <w:rPr>
          <w:rFonts w:eastAsia="標楷體" w:hint="eastAsia"/>
          <w:szCs w:val="22"/>
        </w:rPr>
        <w:instrText>m depth. The detrital carbon turnover is many times longer, however, over the same depths. A composite carbon budget illustrates that total carbon biomass and associated fluxes declined precipitously with increasing depth. Imbala</w:instrText>
      </w:r>
      <w:r>
        <w:rPr>
          <w:rFonts w:eastAsia="標楷體"/>
          <w:szCs w:val="22"/>
        </w:rPr>
        <w:instrText xml:space="preserve">nces in the carbon budgets suggest that organic detritus is exported from the upper continental slope to greater depths offshore. The respiration of each individual \"size\" or functional group within the community has been estimated from allometric models, supplemented by direct measurements in the laboratory. The respiration and standing stocks were incorporated into budgets of carbon flow through and between the different size groups in hypothetical food webs. The decline in stocks and respiration with depth were more abrupt in the larger forms (fishes and megafauna), resulting in an increase in the relative predominance of smaller sizes (bacteria and meiofauna) at depth. Rates and stocks in the deep northern GoM appeared to be comparable to other continental margins where similar comparisons have been made.","container-title":"Deep Sea Research Part II: Topical Studies in Oceanography","issue":"24-26","note":"DOI: DOI: 10.1016/j.dsr2.2008.07.020","page":"2699-2711","title":"Comparative biomass structure and estimated carbon flow in food webs in the deep Gulf of Mexico","volume":"55","author":[{"family":"Rowe","given":"Gilbert T."},{"family":"Wei","given":"Chih-Lin"},{"family":"Nunnally","given":"Clifton"},{"family":"Haedrich","given":"Richard"},{"family":"Montagna","given":"Paul"},{"family":"Baguley","given":"Jeffrey G."},{"family":"Bernhard","given":"Joan M."},{"family":"Wicksten","given":"Mary"},{"family":"Ammons","given":"Archie"},{"family":"Briones","given":"Elva Escobar"},{"family":"Soliman","given":"Yousra"},{"family":"Deming","given":"Jody W."}],"issued":{"date-parts":[["2008"]]}}},{"id":3361,"uris":["http://zotero.org/users/1268121/items/JQ8ZAGT9"],"uri":["http://zotero.org/users/1268121/items/JQ8ZAGT9"],"itemData":{"id":3361,"type":"article-journal","abstract":"Submarine canyons transport large amounts of sediment and organic matter (OM) from the continental shelf to the abyssal plain. Three carbon-based food web models were constructed for the upper (300–750 m water depth), middle (2700–3500 m) and lower section (4000–5000 m) of the Nazaré canyon (eastern Atlantic Ocean) using linear inverse modeling to examine how the food web is influenced by the characteristics of the respective canyon section. The models were based on an empirical dataset consisting of biomass and carbon processing data, and general physiological data constraints from the literature. Environmental conditions, most notably organic matter (OM) input and hydrodynamic activity, differed between the canyon sections and strongly affected the benthic food web structure. Despite the large difference in depth, the OM inputs into the food webs of the upper and middle sections were of similar magnitude (7.98±0.84 and 9.30±0.71 mmol C m−2 d−1, respectively). OM input to the lower section was however almost 6–7 times lower (1.26±0.03 mmol C m−2 d−1). Carbon processing in the upper section was dominated by prokaryotes (70% of total respiration), though there was a significant meiofaunal (21%) and smaller macrofaunal (9%) contribution. The high total faunal contribution to carbon processing resembles that found in shallower continental shelves and upper slopes, although the meiofaunal contribution is surprisingly high and suggest that high current speeds and sediment resuspension in the upper canyon favor the role of the meiofauna. The high OM input and conditions in the accreting sediments of the middle canyon section were more beneficial for megafauna (holothurians), than for the other food web compartments. The high megafaunal biomass (516 mmol C m−2), their large contribution to respiration (56% of total respiration) and secondary production (0.08 mmol C m−2 d−1) shows that these accreting sediments in canyons are megafaunal hotspots in the deep-sea. Conversely, carbon cycling in the lower canyon section was strongly dominated by prokaryotes (86% of respiration) and the food web structure therefore resembled that of lower slope and abyssal plain sediments. This study shows that elevated OM input in canyons may favor the faunal contribution to carbon processing and create hotspots of faunal biomass and carbon processing along the continental shelf.","collection-title":"The Geology, Geochemistry, and Biology of Submarine Canyons West of Portugal","container-title":"Deep Sea Research Part II: Topical Studies in Oceanography","DOI":"10.1016/j.dsr2.2011.04.009","ISSN":"0967-0645","issue":"23–24","journalAbbreviation":"Deep Sea Research Part II: Topical Studies in Oceanography","page":"2461-2476","source":"ScienceDirect","title":"Canyon conditions impact carbon flows in food webs of three sections of the Nazaré canyon","volume":"58","author":[{"family":"Oevelen","given":"Dick","non-dropping-particle":"van"},{"family":"Soetaert","given":"Karline"},{"family":"Garcia","given":"R."},{"family":"Stigter","given":"Henko C.","non-dropping-particle":"de"},{"family":"Cunha","given":"Marina R."},{"family":"Pusceddu","given":"Antonio"},{"family":"Danovaro","given":"Roberto"}],"issued":{"date-parts":[["2011",12,1]]}}}],"schema":"https://github.com/citation-style-language/schema/raw/master/csl-citation.json"} </w:instrText>
      </w:r>
      <w:r>
        <w:rPr>
          <w:rFonts w:eastAsia="標楷體"/>
          <w:szCs w:val="22"/>
        </w:rPr>
        <w:fldChar w:fldCharType="separate"/>
      </w:r>
      <w:r w:rsidRPr="001D75BD">
        <w:t>(Rowe et al., 2008; van Oevelen et al., 2011)</w:t>
      </w:r>
      <w:r>
        <w:rPr>
          <w:rFonts w:eastAsia="標楷體"/>
          <w:szCs w:val="22"/>
        </w:rPr>
        <w:fldChar w:fldCharType="end"/>
      </w:r>
      <w:r>
        <w:rPr>
          <w:rFonts w:eastAsia="標楷體"/>
          <w:szCs w:val="22"/>
        </w:rPr>
        <w:t xml:space="preserve"> due to the GPSC’s high energy setting </w:t>
      </w:r>
      <w:r>
        <w:rPr>
          <w:rFonts w:eastAsia="標楷體"/>
          <w:szCs w:val="22"/>
        </w:rPr>
        <w:fldChar w:fldCharType="begin"/>
      </w:r>
      <w:r>
        <w:rPr>
          <w:rFonts w:eastAsia="標楷體"/>
          <w:szCs w:val="22"/>
        </w:rPr>
        <w:instrText xml:space="preserve"> ADDIN ZOTERO_ITEM CSL_CITATION {"citationID":"aar1jpirfo","properties":{"formattedCitation":"(Liu et al., 2016, 2013)","plainCitation":"(Liu et al., 2016, 2013)","noteIndex":0},"citationItems":[{"id":4184,"uris":["http://zotero.org/users/1268121/items/G2MQ49HT"],"uri":["http://zotero.org/users/1268121/items/G2MQ49HT"],"itemData":{"id":4184,"type":"article-journal","container-title":"Earth-Science Reviews","issue":"153","page":"274-300","title":"From the highest to the deepest: The Gaoping-River-Gaoping Submarine Canyon dispersal system","author":[{"family":"Liu","given":"James T."},{"family":"Hsu","given":"Ray T."},{"family":"Hung","given":"Jia-Jang"},{"family":"Chang","given":"Yuan-Pin"},{"family":"Wang","given":"Yu-Huai"},{"family":"Rendle-Buhring","given":"Rebecca"},{"family":"Lee","given":"Chon-Lin"},{"family":"Huh","given":"Chih-An"},{"family":"Yang","given":"Rick J."}],"issued":{"date-parts":[["2016"]]}}},{"id":171,"uris":["http://zotero.org/users/1268121/items/95XMVM6M"],"uri":["http://zotero.org/users/1268121/items/95XMVM6M"],"itemData":{"id":171,"type":"article-journal","container-title":"Annual review of marine science","ISSN":"1941-1405","journalAbbreviation":"Annual review of marine science","page":"47-68","title":"Gravity flows associated with flood events and carbon burial: Taiwan as instructional source area","volume":"5","author":[{"family":"Liu","given":"James T"},{"family":"Kao","given":"Shuh-Ji"},{"family":"Huh","given":"Chih-An"},{"family":"Hung","given":"Chin-Chang"}],"issued":{"date-parts":[["2013"]]}}}],"schema":"https://github.com/citation-style-language/schema/raw/master/csl-citation.json"} </w:instrText>
      </w:r>
      <w:r>
        <w:rPr>
          <w:rFonts w:eastAsia="標楷體"/>
          <w:szCs w:val="22"/>
        </w:rPr>
        <w:fldChar w:fldCharType="separate"/>
      </w:r>
      <w:r w:rsidRPr="001D75BD">
        <w:t>(Liu et al., 2016, 2013)</w:t>
      </w:r>
      <w:r>
        <w:rPr>
          <w:rFonts w:eastAsia="標楷體"/>
          <w:szCs w:val="22"/>
        </w:rPr>
        <w:fldChar w:fldCharType="end"/>
      </w:r>
      <w:r>
        <w:rPr>
          <w:rFonts w:eastAsia="標楷體"/>
          <w:szCs w:val="22"/>
        </w:rPr>
        <w:t xml:space="preserve"> and peculiar biology </w:t>
      </w:r>
      <w:r>
        <w:rPr>
          <w:rFonts w:eastAsia="標楷體"/>
          <w:szCs w:val="22"/>
        </w:rPr>
        <w:fldChar w:fldCharType="begin"/>
      </w:r>
      <w:r>
        <w:rPr>
          <w:rFonts w:eastAsia="標楷體"/>
          <w:szCs w:val="22"/>
        </w:rPr>
        <w:instrText xml:space="preserve"> ADDIN ZOTERO_ITEM CSL_CITATION {"citationID":"7YArKXKx","properties":{"formattedCitation":"(Chen, 2018; Liao et al., 2020, 2017)","plainCitation":"(Chen, 2018; Liao et al., 2020, 2017)","noteIndex":0},"citationItems":[{"id":6243,"uris":["http://zotero.org/users/1268121/items/LPRZED9T"],"uri":["http://zotero.org/users/1268121/items/LPRZED9T"],"itemData":{"id":6243,"type":"thesis","event-place":"Taipei, Taiwan","publisher":"National Taiwan University","publisher-place":"Taipei, Taiwan","title":"Taxonomic and Functional Diversity of Deep-sea Poly-chaetes in the Gaoping Submarine Canyon (SW Taiwan Margin)","author":[{"family":"Chen","given":"Hsiao-Chien"}],"issued":{"date-parts":[["2018"]]}}},{"id":7318,"uris":["http://zotero.org/users/1268121/items/LUY22CRF"],"uri":["http://zotero.org/users/1268121/items/LUY22CRF"],"itemData":{"id":7318,"type":"article-journal","abstract":"Gaoping Submarine Canyon (GPSC) off southwestern Taiwan is a high energy canyon connected to a small mountain river with extremely high sediment load (~10 kt km-2 y-1). Due to heavy seasonal precipitation (&gt;3000 mm y-1) and high tectonic activity in the region, the GPSC is known for active sediment transport processes and associated submarine geohazards (e.g., submarine cable breaks). More importantly, strong internal tides have been recorded in the GPSC to drive head-ward, bottom-intensified currents, which result in sediment erosion and resuspension in response to the tidal cycles. To understand the effects of extreme physical conditions on marine nematodes, we sampled the surface sediments along the thalweg of upper GPSC and adjacent slope (200-1100 m) using a multicorer in the summer and fall of 2015. We found that the nematode species, functional, trophic diversity and maturity dropped significantly in the GPSC as compared with slope communities, but the nematode abundances were not affected by the adverse conditions in the canyon. The non-selective deposit-feeding, fast colonizing nematodes (e.g., Sabatieria, Daptonema, Axonolaimus, and Metadesmolaimus) dominated the canyon seafloor. In contrast, other species of non-selective deposit feeders (Setosabatieria and Elzalia), epigrowth feeders (Craspodema), omnivores/predators (Paramesacanthion), and other species constituted the diverse nematode assemblages on the slope. We found that the strong bottom currents in the GPSC may depress the local nematode diversity by removing the organic-rich, fine-grained sediments; therefore, only the resilient or fast recovering nematode species could survive and prevail. The high species turnover with depth and between the canyon and slope habitats demonstrates that strong environmental filtering processes were the primary mechanism shaping the nematode community assembly off SW Taiwan. Between the canyon and slope, a considerable contribution of nestedness pattern also indicates some degree of local extinction and dispersal limitation in the dynamic GPSC.","container-title":"Frontiers in Marine Science","DOI":"10.3389/fmars.2020.00591","ISSN":"2296-7745","journalAbbreviation":"Front. Mar. Sci.","language":"English","note":"publisher: Frontiers","source":"Frontiers","title":"Species and Functional Diversity of Deep-Sea Nematodes in a High Energy Submarine Canyon","URL":"https://www.frontiersin.org/articles/10.3389/fmars.2020.00591/full?&amp;utm_source=Email_to_authors_&amp;utm_medium=Email&amp;utm_content=T1_11.5e1_author&amp;utm_campaign=Email_publication&amp;field=&amp;journalName=Frontiers_in_Marine_Science&amp;id=520186","volume":"7","author":[{"family":"Liao","given":"Jian-Xiang"},{"family":"Wei","given":"Chih-Lin"},{"family":"Yasuhara","given":"Moriaki"}],"accessed":{"date-parts":[["2020",7,21]]},"issued":{"date-parts":[["2020"]]}}},{"id":"OpXZYPnK/uqWmUwQX","uris":["http://zotero.org/users/1268121/items/N7D76IJD"],"uri":["http://zotero.org/users/1268121/items/N7D76IJD"],"itemData":{"id":"FcBVlp0C/q82sUz9Z","type":"article-journal","title":"Internal tides affect benthic community structure in an energetic submarine canyon off SW Taiwan","container-title":"Deep Sea Research Part I: Oceanographic Research Papers","source":"ScienceDirect","abstract":"Submarine canyons are major conduits of terrestrial and shelf organic matter, potentially benefiting the seafloor communities in the food-deprived deep sea; however, strong bottom currents driven by internal tides and the potentially frequent turbidity currents triggered by storm surges, river flooding, and earthquakes may negatively impact the benthos. In this study, we investigated the upper Gaoping Submarine Canyon (GPSC), a high-sediment-yield canyon connected to a small mountain river (SMR) off southwest (SW) Taiwan. By contrasting the benthic meiofaunal and macrofaunal communities within and outside the GPSC, we examined how food supplies and disturbance influenced the benthic community assemblages.\nThe benthic communities in the upper GPSC were mainly a nested subset of the adjacent slope assemblages. Several meiofaunal (e.g. ostracods) and macrofaunal taxa (e.g. peracarid crustaceans and mollusks) that typically occurred on the slope were lost from the canyon. The polychaete families switched from diverse feeding guilds on the slope to motile subsurface deposit feeders dominant in the canyon. The diminishing of epibenthic peracarids and proliferation of deep burrowing polychaetes in the GPSC resulted in macrofauna occurring largely within deeper sediment horizons in the canyon than on the slope. The densities and numbers of taxa were depressed with distinct and more variable composition in the canyon than on the adjacent slope. Both the densities and numbers of taxa were negatively influenced by internal tide flushing and positively influenced by food availability; however, the internal tides also negatively influenced the food supplies. While the meiofauna and macrofauna densities were both depressed by the extreme physical conditions in the GPSC, only the macrofaunal densities increased with depth in the canyon, presumably related to increased frequency and intensity of disturbance toward the canyon head. The population densities of meiofauna, on the other hand, rebounded more rapidly due to their fast growth rate and short generation time and thus did not display bathymetric pattern in the canyon.\nTo our knowledge, this is the first benthic ecological study in a submarine canyon connected to a high-sediment-yield SMR. The biological responses to extreme physical conditions in the GPSC could have broad implications on understanding the anthropogenic and climate change impacts in the deep-sea ecosystems.","URL":"http://www.sciencedirect.com/science/article/pii/S0967063717300353","DOI":"10.1016/j.dsr.2017.05.014","ISSN":"0967-0637","journalAbbreviation":"Deep Sea Research Part I: Oceanographic Research Papers","author":[{"family":"Liao","given":"Jian-Xiang"},{"family":"Chen","given":"Guan-Ming"},{"family":"Chiou","given":"Ming-Da"},{"family":"Jan","given":"Sen"},{"family":"Wei","given":"Chih-Lin"}],"issued":{"date-parts":[["2017"]]}}}],"schema":"https://github.com/citation-style-language/schema/raw/master/csl-citation.json"} </w:instrText>
      </w:r>
      <w:r>
        <w:rPr>
          <w:rFonts w:eastAsia="標楷體"/>
          <w:szCs w:val="22"/>
        </w:rPr>
        <w:fldChar w:fldCharType="separate"/>
      </w:r>
      <w:r w:rsidRPr="00315D00">
        <w:t>(Chen, 2018; Liao et al., 2020, 2017)</w:t>
      </w:r>
      <w:r>
        <w:rPr>
          <w:rFonts w:eastAsia="標楷體"/>
          <w:szCs w:val="22"/>
        </w:rPr>
        <w:fldChar w:fldCharType="end"/>
      </w:r>
      <w:r>
        <w:rPr>
          <w:rFonts w:eastAsia="標楷體"/>
          <w:szCs w:val="22"/>
        </w:rPr>
        <w:t>.</w:t>
      </w:r>
    </w:p>
    <w:p w:rsidR="00D03CC6" w:rsidRDefault="00D03CC6" w:rsidP="00D03CC6">
      <w:pPr>
        <w:spacing w:before="120" w:after="120" w:line="276" w:lineRule="auto"/>
        <w:jc w:val="both"/>
        <w:rPr>
          <w:rFonts w:eastAsia="標楷體"/>
          <w:b/>
          <w:szCs w:val="22"/>
        </w:rPr>
      </w:pPr>
    </w:p>
    <w:p w:rsidR="00057F81" w:rsidRPr="00057F81" w:rsidRDefault="00FE13C7" w:rsidP="00057F81">
      <w:pPr>
        <w:spacing w:before="120" w:after="120" w:line="276" w:lineRule="auto"/>
        <w:jc w:val="both"/>
        <w:rPr>
          <w:rFonts w:eastAsia="標楷體"/>
          <w:b/>
          <w:szCs w:val="22"/>
        </w:rPr>
      </w:pPr>
      <w:r w:rsidRPr="00D03CC6">
        <w:rPr>
          <w:rFonts w:eastAsia="標楷體"/>
          <w:b/>
          <w:szCs w:val="22"/>
        </w:rPr>
        <w:t xml:space="preserve">Sediment carbon budget: </w:t>
      </w:r>
    </w:p>
    <w:p w:rsidR="00FE13C7" w:rsidRDefault="00FE13C7" w:rsidP="00FE13C7">
      <w:pPr>
        <w:spacing w:before="120" w:after="120" w:line="276" w:lineRule="auto"/>
        <w:ind w:firstLine="360"/>
        <w:jc w:val="both"/>
        <w:rPr>
          <w:rFonts w:eastAsia="標楷體"/>
          <w:szCs w:val="22"/>
        </w:rPr>
      </w:pPr>
      <w:r>
        <w:rPr>
          <w:rFonts w:eastAsia="標楷體"/>
          <w:szCs w:val="22"/>
        </w:rPr>
        <w:t xml:space="preserve">In the deep-sea sediments, the total inventory of organic carbon (OC) can be partitioned into the living and non-living components (Fig. 10).  The living component of OC </w:t>
      </w:r>
      <w:r w:rsidRPr="002D2DD0">
        <w:rPr>
          <w:rFonts w:eastAsia="標楷體"/>
          <w:noProof/>
          <w:szCs w:val="22"/>
        </w:rPr>
        <w:t>is mainly contributed</w:t>
      </w:r>
      <w:r>
        <w:rPr>
          <w:rFonts w:eastAsia="標楷體"/>
          <w:szCs w:val="22"/>
        </w:rPr>
        <w:t xml:space="preserve"> by the biomass of prokaryotes (mainly bacteria), protozoan (mainly foraminifera), meiofauna (&gt; 0.04 mm in length) and macrofauna (&gt; 0.3 mm in length) </w:t>
      </w:r>
      <w:r>
        <w:rPr>
          <w:rFonts w:eastAsia="標楷體"/>
          <w:szCs w:val="22"/>
        </w:rPr>
        <w:fldChar w:fldCharType="begin"/>
      </w:r>
      <w:r>
        <w:rPr>
          <w:rFonts w:eastAsia="標楷體"/>
          <w:szCs w:val="22"/>
        </w:rPr>
        <w:instrText xml:space="preserve"> ADDIN ZOTERO_ITEM CSL_CITATION {"citationID":"a1dhifefvnl","properties":{"formattedCitation":"(Rex et al., 2006; Rowe, 1983; Wei et al., 2010)","plainCitation":"(Rex et al., 2006; Rowe, 1983; Wei et al., 2010)","noteIndex":0},"citationItems":[{"id":537,"uris":["http://zotero.org/users/1268121/items/P5UK5ZPQ"],"uri":["http://zotero.org/users/1268121/items/P5UK5ZPQ"],"itemData":{"id":537,"type":"article-journal","abstract":"We present the first global-scale analysis of standing stock (abundance and biomass) for 4 major size classes of deep-sea biota: bacteria, metazoan meiofauna, macrofauna and megafauna. The community standing stock decreases with depth; this is a universal phenomenon that involves a complex transition in the relative importance of the different size groups. Bacterial abundance and biomass show no decline with depth. All 3 animal size groups experience significant exponential decreases in both abundance and biomass. The abundance of larger animals is significantly lower and decreases more rapidly than for smaller groups. The resulting drop in average body size with depth confirms Thiel’s size-structure hypothesis on very large spatial scales. In terms of their proportion of total community biomass, smaller size classes replace larger size classes. The upper continental slope is dominated by macrofaunal biomass, and the abyss by bacterial and meiofaunal biomass. The dramatic decrease in total community standing stock and the ascendancy of smaller organisms with depth has important implications for deep-sea biodiversity. The bathyal zone (200 to 4000 m) affords more ecological and evolutionary opportunity in the form of energy availability for larger organisms, and consequently supports higher macrofaunal and megafaunal species diversity than the abyss (&gt;4000 m).","container-title":"Marine Ecology Progress Series","DOI":"10.3354/meps317001","page":"1-8","title":"Global bathymetric patterns of standing stock and body size in the deep-sea benthos","title-short":"Global bathymetric patterns of standing stock and body size in the deep-sea benthos","volume":"317","author":[{"family":"Rex","given":"Michael A."},{"family":"Etter","given":"Ron J."},{"family":"Morris","given":"Jeremy S."},{"family":"Crouse","given":"Jenifer"},{"family":"McClain","given":"Craig R."},{"family":"Johnson","given":"Nicholas A."},{"family":"Stuart","given":"Carol T."},{"family":"Deming","given":"Jody W."},{"family":"Thies","given":"Rebecca"},{"family":"Avery","given":"Renee"}],"issued":{"date-parts":[["2006",7,18]]}}},{"id":150,"uris":["http://zotero.org/users/1268121/items/8633UDEN"],"uri":["http://zotero.org/users/1268121/items/8633UDEN"],"itemData":{"id":150,"type":"chapter","collection-title":"The sea, ideas and observations on the progress in the study of the seas","container-title":"Deep-Sea Biology","event-place":"New York","page":"97-121","publisher":"Wily-interscience","publisher-place":"New York","title":"Biomass and production of deep-sea macrobenthos.","title-short":"The sea","volume":"8","editor":[{"family":"Rowe","given":"G. T."}],"author":[{"family":"Rowe","given":"G. T."}],"issued":{"date-parts":[["1983"]]}}},{"id":191,"uris":["http://zotero.org/users/1268121/items/9T4VK7ZC"],"uri":["http://zotero.org/users/1268121/items/9T4VK7ZC"],"itemData":{"id":191,"type":"article-journal","abstract":"A comprehensive seafloor biomass and abundance database has been constructed from 24 oceanographic institutions worldwide within the Census of Marine Life (CoML) field projects. The machine-learning algorithm, Random Forests, was employed to model and predict seafloor standing stocks from surface primary production, water-column integrated and export particulate organic matter (POM), seafloor relief, and bottom water properties. The predictive models explain 63% to 88% of stock variance among the major size groups. Individual and composite maps of predicted global seafloor biomass and abundance are generated for bacteria, meiofauna, macrofauna, and megafauna (invertebrates and fishes). Patterns of benthic standing stocks were positive functions of surface primary production and delivery of the particulate organic carbon (POC) flux to the seafloor. At a regional scale, the census maps illustrate that integrated biomass is highest at the poles, on continental margins associated with coastal upwelling and with broad zones associated with equatorial divergence. Lowest values are consistently encountered on the central abyssal plains of major ocean basins The shift of biomass dominance groups with depth is shown to be affected by the decrease in average body size rather than abundance, presumably due to decrease in quantity and quality of food supply. This biomass census and associated maps are vital components of mechanistic deep-sea food web models and global carbon cycling, and as such provide fundamental information that can be incorporated into evidence-based management.","container-title":"PLoS ONE","DOI":"10.1371/journal.pone.0015323","issue":"12","journalAbbreviation":"PLoS ONE","page":"e15323","source":"PLoS ONE","title":"Global patterns and predictions of seafloor biomass using Random Forests","volume":"5","author":[{"family":"Wei","given":"Chih-Lin"},{"family":"Rowe","given":"Gilbert T."},{"family":"Escobar-Briones","given":"Elva"},{"family":"Boetius","given":"Antje"},{"family":"Soltwedel","given":"Thomas"},{"family":"Caley","given":"M. Julian"},{"family":"Soliman","given":"Yousria"},{"family":"Huettmann","given":"Falk"},{"family":"Qu","given":"Fangyuan"},{"family":"Yu","given":"Zishan"},{"family":"Pitcher","given":"C. Roland"},{"family":"Haedrich","given":"Richard L."},{"family":"Wicksten","given":"Mary K."},{"family":"Rex","given":"Michael A."},{"family":"Baguley","given":"Jeffrey G."},{"family":"Sharma","given":"Jyotsna"},{"family":"Danovaro","given":"Roberto"},{"family":"MacDonald","given":"Ian R."},{"family":"Nunnally","given":"Clifton C."},{"family":"Deming","given":"Jody W."},{"family":"Montagna","given":"Paul"},{"family":"Lévesque","given":"Mélanie"},{"literal":"Jan Marcin Weslawski"},{"literal":"Maria Wlodarska-Kowalczuk"},{"family":"Ingole","given":"Baban S."},{"family":"Bett","given":"Brian J."},{"family":"Billett","given":"David S. M."},{"family":"Yool","given":"Andrew"},{"family":"Bluhm","given":"Bodil A."},{"family":"Iken","given":"Katrin"},{"family":"Narayanaswamy","given":"Bhavani E."}],"issued":{"date-parts":[["2010",12,30]]}}}],"schema":"https://github.com/citation-style-language/schema/raw/master/csl-citation.json"} </w:instrText>
      </w:r>
      <w:r>
        <w:rPr>
          <w:rFonts w:eastAsia="標楷體"/>
          <w:szCs w:val="22"/>
        </w:rPr>
        <w:fldChar w:fldCharType="separate"/>
      </w:r>
      <w:r w:rsidRPr="00421648">
        <w:t>(Rex et al., 2006; Rowe, 1983; Wei et al., 2010)</w:t>
      </w:r>
      <w:r>
        <w:rPr>
          <w:rFonts w:eastAsia="標楷體"/>
          <w:szCs w:val="22"/>
        </w:rPr>
        <w:fldChar w:fldCharType="end"/>
      </w:r>
      <w:r>
        <w:rPr>
          <w:rFonts w:eastAsia="標楷體"/>
          <w:szCs w:val="22"/>
        </w:rPr>
        <w:t>.  The non-living component of OC includes labile (</w:t>
      </w:r>
      <w:r w:rsidRPr="003962F8">
        <w:rPr>
          <w:rFonts w:eastAsia="標楷體"/>
          <w:noProof/>
          <w:szCs w:val="22"/>
        </w:rPr>
        <w:t>i.e.</w:t>
      </w:r>
      <w:r>
        <w:rPr>
          <w:rFonts w:eastAsia="標楷體"/>
          <w:noProof/>
          <w:szCs w:val="22"/>
        </w:rPr>
        <w:t>,</w:t>
      </w:r>
      <w:r>
        <w:rPr>
          <w:rFonts w:eastAsia="標楷體"/>
          <w:szCs w:val="22"/>
        </w:rPr>
        <w:t xml:space="preserve"> fresh phytodetritus or chlorophyll-a contents), semi-labile (</w:t>
      </w:r>
      <w:r w:rsidRPr="003962F8">
        <w:rPr>
          <w:rFonts w:eastAsia="標楷體"/>
          <w:noProof/>
          <w:szCs w:val="22"/>
        </w:rPr>
        <w:t>i.e.</w:t>
      </w:r>
      <w:r>
        <w:rPr>
          <w:rFonts w:eastAsia="標楷體"/>
          <w:noProof/>
          <w:szCs w:val="22"/>
        </w:rPr>
        <w:t>,</w:t>
      </w:r>
      <w:r>
        <w:rPr>
          <w:rFonts w:eastAsia="標楷體"/>
          <w:szCs w:val="22"/>
        </w:rPr>
        <w:t xml:space="preserve"> lipid, protein, </w:t>
      </w:r>
      <w:r w:rsidRPr="003962F8">
        <w:rPr>
          <w:rFonts w:eastAsia="標楷體"/>
          <w:noProof/>
          <w:szCs w:val="22"/>
        </w:rPr>
        <w:t>and</w:t>
      </w:r>
      <w:r>
        <w:rPr>
          <w:rFonts w:eastAsia="標楷體"/>
          <w:szCs w:val="22"/>
        </w:rPr>
        <w:t xml:space="preserve"> carbohydrate), and refractory OC (</w:t>
      </w:r>
      <w:r w:rsidRPr="003962F8">
        <w:rPr>
          <w:rFonts w:eastAsia="標楷體"/>
          <w:noProof/>
          <w:szCs w:val="22"/>
        </w:rPr>
        <w:t>i.e.</w:t>
      </w:r>
      <w:r>
        <w:rPr>
          <w:rFonts w:eastAsia="標楷體"/>
          <w:noProof/>
          <w:szCs w:val="22"/>
        </w:rPr>
        <w:t>,</w:t>
      </w:r>
      <w:r>
        <w:rPr>
          <w:rFonts w:eastAsia="標楷體"/>
          <w:szCs w:val="22"/>
        </w:rPr>
        <w:t xml:space="preserve"> </w:t>
      </w:r>
      <w:r w:rsidRPr="00082C67">
        <w:rPr>
          <w:rFonts w:eastAsia="標楷體"/>
          <w:szCs w:val="22"/>
        </w:rPr>
        <w:t>humic and fulvic acids</w:t>
      </w:r>
      <w:r>
        <w:rPr>
          <w:rFonts w:eastAsia="標楷體"/>
          <w:szCs w:val="22"/>
        </w:rPr>
        <w:t>,</w:t>
      </w:r>
      <w:r w:rsidRPr="00082C67">
        <w:t xml:space="preserve"> </w:t>
      </w:r>
      <w:r w:rsidRPr="00082C67">
        <w:rPr>
          <w:rFonts w:eastAsia="標楷體"/>
          <w:szCs w:val="22"/>
        </w:rPr>
        <w:t>structural carbohydrates, and “black” carbon</w:t>
      </w:r>
      <w:r>
        <w:rPr>
          <w:rFonts w:eastAsia="標楷體"/>
          <w:szCs w:val="22"/>
        </w:rPr>
        <w:t xml:space="preserve">) </w:t>
      </w:r>
      <w:r>
        <w:rPr>
          <w:rFonts w:eastAsia="標楷體"/>
          <w:szCs w:val="22"/>
        </w:rPr>
        <w:fldChar w:fldCharType="begin"/>
      </w:r>
      <w:r>
        <w:rPr>
          <w:rFonts w:eastAsia="標楷體"/>
          <w:szCs w:val="22"/>
        </w:rPr>
        <w:instrText xml:space="preserve"> ADDIN ZOTERO_ITEM CSL_CITATION {"citationID":"a46j9vj91q","properties":{"formattedCitation":"(Danovaro, 2010)","plainCitation":"(Danovaro, 2010)","noteIndex":0},"citationItems":[{"id":323,"uris":["http://zotero.org/users/1268121/items/EPMQTVRJ"],"uri":["http://zotero.org/users/1268121/items/EPMQTVRJ"],"itemData":{"id":323,"type":"book","event-place":"Boca Raton","ISBN":"978-1-4398-1137-5","language":"English","publisher":"CRC Press","publisher-place":"Boca Raton","source":"Open WorldCat","title":"Methods for the study of deep-sea sediments, their functioning and biodiversity","author":[{"family":"Danovaro","given":"Roberto"}],"issued":{"date-parts":[["2010"]]}}}],"schema":"https://github.com/citation-style-language/schema/raw/master/csl-citation.json"} </w:instrText>
      </w:r>
      <w:r>
        <w:rPr>
          <w:rFonts w:eastAsia="標楷體"/>
          <w:szCs w:val="22"/>
        </w:rPr>
        <w:fldChar w:fldCharType="separate"/>
      </w:r>
      <w:r w:rsidRPr="00421648">
        <w:t>(Danovaro, 2010)</w:t>
      </w:r>
      <w:r>
        <w:rPr>
          <w:rFonts w:eastAsia="標楷體"/>
          <w:szCs w:val="22"/>
        </w:rPr>
        <w:fldChar w:fldCharType="end"/>
      </w:r>
      <w:r>
        <w:rPr>
          <w:rFonts w:eastAsia="標楷體"/>
          <w:szCs w:val="22"/>
        </w:rPr>
        <w:t xml:space="preserve">.  The source of OC </w:t>
      </w:r>
      <w:r w:rsidRPr="002D2DD0">
        <w:rPr>
          <w:rFonts w:eastAsia="標楷體"/>
          <w:noProof/>
          <w:szCs w:val="22"/>
        </w:rPr>
        <w:t>is mainly supplied</w:t>
      </w:r>
      <w:r>
        <w:rPr>
          <w:rFonts w:eastAsia="標楷體"/>
          <w:szCs w:val="22"/>
        </w:rPr>
        <w:t xml:space="preserve"> by the slow rain of particulate organic carbon (POC) from the euphotic </w:t>
      </w:r>
      <w:r>
        <w:rPr>
          <w:rFonts w:eastAsia="標楷體"/>
          <w:szCs w:val="22"/>
        </w:rPr>
        <w:lastRenderedPageBreak/>
        <w:t>zone or lateral advection of POC from terrestrial</w:t>
      </w:r>
      <w:r>
        <w:rPr>
          <w:rFonts w:eastAsia="標楷體" w:hint="eastAsia"/>
          <w:szCs w:val="22"/>
        </w:rPr>
        <w:t xml:space="preserve"> </w:t>
      </w:r>
      <w:r>
        <w:rPr>
          <w:rFonts w:eastAsia="標楷體"/>
          <w:szCs w:val="22"/>
        </w:rPr>
        <w:t xml:space="preserve">or marine organics.  </w:t>
      </w:r>
      <w:r w:rsidRPr="002D2DD0">
        <w:rPr>
          <w:rFonts w:eastAsia="標楷體"/>
          <w:noProof/>
          <w:szCs w:val="22"/>
        </w:rPr>
        <w:t xml:space="preserve">The </w:t>
      </w:r>
      <w:r>
        <w:rPr>
          <w:rFonts w:eastAsia="標楷體"/>
          <w:noProof/>
          <w:szCs w:val="22"/>
        </w:rPr>
        <w:t xml:space="preserve">loss of OC balances the source </w:t>
      </w:r>
      <w:r>
        <w:rPr>
          <w:rFonts w:eastAsia="標楷體"/>
          <w:szCs w:val="22"/>
        </w:rPr>
        <w:t>through carbon remineralization (SCOC), biological utilization of labile OC, the predation among living components of OC, long-term burial of the refractory OC and down-slope OC export (</w:t>
      </w:r>
      <w:r w:rsidRPr="003962F8">
        <w:rPr>
          <w:rFonts w:eastAsia="標楷體"/>
          <w:noProof/>
          <w:szCs w:val="22"/>
        </w:rPr>
        <w:t>i.e.</w:t>
      </w:r>
      <w:r>
        <w:rPr>
          <w:rFonts w:eastAsia="標楷體"/>
          <w:noProof/>
          <w:szCs w:val="22"/>
        </w:rPr>
        <w:t>,</w:t>
      </w:r>
      <w:r>
        <w:rPr>
          <w:rFonts w:eastAsia="標楷體"/>
          <w:szCs w:val="22"/>
        </w:rPr>
        <w:t xml:space="preserve"> </w:t>
      </w:r>
      <w:r>
        <w:rPr>
          <w:rFonts w:eastAsia="標楷體" w:hint="eastAsia"/>
          <w:szCs w:val="22"/>
        </w:rPr>
        <w:t xml:space="preserve">by </w:t>
      </w:r>
      <w:r>
        <w:rPr>
          <w:rFonts w:eastAsia="標楷體"/>
          <w:szCs w:val="22"/>
        </w:rPr>
        <w:t>turbidity currents).</w:t>
      </w:r>
    </w:p>
    <w:p w:rsidR="00FE13C7" w:rsidRDefault="00FE13C7" w:rsidP="00FE13C7">
      <w:pPr>
        <w:spacing w:before="120" w:after="120" w:line="276" w:lineRule="auto"/>
        <w:jc w:val="center"/>
        <w:rPr>
          <w:rFonts w:eastAsia="標楷體"/>
          <w:szCs w:val="22"/>
        </w:rPr>
      </w:pPr>
      <w:r w:rsidRPr="00A45AC0">
        <w:rPr>
          <w:rFonts w:eastAsia="標楷體"/>
          <w:noProof/>
          <w:szCs w:val="22"/>
        </w:rPr>
        <w:drawing>
          <wp:inline distT="0" distB="0" distL="0" distR="0">
            <wp:extent cx="5282780" cy="39338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3998" cy="3942179"/>
                    </a:xfrm>
                    <a:prstGeom prst="rect">
                      <a:avLst/>
                    </a:prstGeom>
                    <a:noFill/>
                    <a:ln>
                      <a:noFill/>
                    </a:ln>
                  </pic:spPr>
                </pic:pic>
              </a:graphicData>
            </a:graphic>
          </wp:inline>
        </w:drawing>
      </w:r>
    </w:p>
    <w:p w:rsidR="00FE13C7" w:rsidRDefault="00FE13C7" w:rsidP="00FE13C7">
      <w:pPr>
        <w:spacing w:before="120" w:after="120" w:line="276" w:lineRule="auto"/>
        <w:jc w:val="both"/>
        <w:rPr>
          <w:rFonts w:eastAsia="標楷體"/>
          <w:szCs w:val="22"/>
        </w:rPr>
      </w:pPr>
      <w:r>
        <w:rPr>
          <w:rFonts w:eastAsia="標楷體"/>
          <w:szCs w:val="22"/>
        </w:rPr>
        <w:t xml:space="preserve">Fig. 10. Carbon budget and cycling in the deep-sea sediment. The conceptual model is modified from Rowe et al. </w:t>
      </w:r>
      <w:r>
        <w:rPr>
          <w:rFonts w:eastAsia="標楷體"/>
          <w:szCs w:val="22"/>
        </w:rPr>
        <w:fldChar w:fldCharType="begin"/>
      </w:r>
      <w:r>
        <w:rPr>
          <w:rFonts w:eastAsia="標楷體"/>
          <w:szCs w:val="22"/>
        </w:rPr>
        <w:instrText xml:space="preserve"> ADDIN ZOTERO_ITEM CSL_CITATION {"citationID":"zwO0F9T2","properties":{"formattedCitation":"(2008)","plainCitation":"(2008)","noteIndex":0},"citationItems":[{"id":587,"uris":["http://zotero.org/users/1268121/items/QTHIBR4J"],"uri":["http://zotero.org/users/1268121/items/QTHIBR4J"],"itemData":{"id":587,"type":"article-journal","abstract":"A budget of the standing stocks and cycling of organic carbon associated with the sea floor has been generated for seven sites across a 3-km depth gradient in the NE Gulf of Mexico, based on a series of reports by co-authors on specific biotic groups or processes. The standing stocks measured at each site were bacteria, Foraminifera, metazoan meiofauna, macrofauna, invertebrate megafauna, and demersal fishes. Sediment community oxygen consumption (SCOC) by the sediment-dwelling organisms was measured at each site using a remotely deployed benthic lander, profiles of oxygen concentration in the sediment pore water of recovered cores and ship-board core incubations. The long-term incorporation and burial of organic carbon into the sediments has been estimated using profiles of a combination of stable and radiocarbon isotopes. The total stock estimates, carbon burial, and the SCOC allowed estimates of living and detrital car</w:instrText>
      </w:r>
      <w:r>
        <w:rPr>
          <w:rFonts w:eastAsia="標楷體" w:hint="eastAsia"/>
          <w:szCs w:val="22"/>
        </w:rPr>
        <w:instrText>bon residence time within the sediments, illustrating that the total biota turns over on time scales of months on the upper continental slope but this is extended to years on the abyssal plain at 3.6</w:instrText>
      </w:r>
      <w:r>
        <w:rPr>
          <w:rFonts w:eastAsia="標楷體" w:hint="eastAsia"/>
          <w:szCs w:val="22"/>
        </w:rPr>
        <w:instrText></w:instrText>
      </w:r>
      <w:r>
        <w:rPr>
          <w:rFonts w:eastAsia="標楷體" w:hint="eastAsia"/>
          <w:szCs w:val="22"/>
        </w:rPr>
        <w:instrText>m depth. The detrital carbon turnover is many times lon</w:instrText>
      </w:r>
      <w:r>
        <w:rPr>
          <w:rFonts w:eastAsia="標楷體"/>
          <w:szCs w:val="22"/>
        </w:rPr>
        <w:instrText xml:space="preserve">ger, however, over the same depths. A composite carbon budget illustrates that total carbon biomass and associated fluxes declined precipitously with increasing depth. Imbalances in the carbon budgets suggest that organic detritus is exported from the upper continental slope to greater depths offshore. The respiration of each individual \"size\" or functional group within the community has been estimated from allometric models, supplemented by direct measurements in the laboratory. The respiration and standing stocks were incorporated into budgets of carbon flow through and between the different size groups in hypothetical food webs. The decline in stocks and respiration with depth were more abrupt in the larger forms (fishes and megafauna), resulting in an increase in the relative predominance of smaller sizes (bacteria and meiofauna) at depth. Rates and stocks in the deep northern GoM appeared to be comparable to other continental margins where similar comparisons have been made.","container-title":"Deep Sea Research Part II: Topical Studies in Oceanography","issue":"24-26","note":"DOI: DOI: 10.1016/j.dsr2.2008.07.020","page":"2699-2711","title":"Comparative biomass structure and estimated carbon flow in food webs in the deep Gulf of Mexico","volume":"55","author":[{"family":"Rowe","given":"Gilbert T."},{"family":"Wei","given":"Chih-Lin"},{"family":"Nunnally","given":"Clifton"},{"family":"Haedrich","given":"Richard"},{"family":"Montagna","given":"Paul"},{"family":"Baguley","given":"Jeffrey G."},{"family":"Bernhard","given":"Joan M."},{"family":"Wicksten","given":"Mary"},{"family":"Ammons","given":"Archie"},{"family":"Briones","given":"Elva Escobar"},{"family":"Soliman","given":"Yousra"},{"family":"Deming","given":"Jody W."}],"issued":{"date-parts":[["2008"]]}},"suppress-author":true}],"schema":"https://github.com/citation-style-language/schema/raw/master/csl-citation.json"} </w:instrText>
      </w:r>
      <w:r>
        <w:rPr>
          <w:rFonts w:eastAsia="標楷體"/>
          <w:szCs w:val="22"/>
        </w:rPr>
        <w:fldChar w:fldCharType="separate"/>
      </w:r>
      <w:r w:rsidRPr="0031650B">
        <w:t>(2008)</w:t>
      </w:r>
      <w:r>
        <w:rPr>
          <w:rFonts w:eastAsia="標楷體"/>
          <w:szCs w:val="22"/>
        </w:rPr>
        <w:fldChar w:fldCharType="end"/>
      </w:r>
      <w:r>
        <w:rPr>
          <w:rFonts w:eastAsia="標楷體"/>
          <w:szCs w:val="22"/>
        </w:rPr>
        <w:t xml:space="preserve">.  For example, the </w:t>
      </w:r>
      <w:r w:rsidRPr="00745DFD">
        <w:rPr>
          <w:rFonts w:eastAsia="標楷體"/>
          <w:szCs w:val="22"/>
        </w:rPr>
        <w:t>mass flux</w:t>
      </w:r>
      <w:r>
        <w:rPr>
          <w:rFonts w:eastAsia="標楷體"/>
          <w:szCs w:val="22"/>
        </w:rPr>
        <w:t xml:space="preserve"> at the head of GPSC</w:t>
      </w:r>
      <w:r w:rsidRPr="00745DFD">
        <w:rPr>
          <w:rFonts w:eastAsia="標楷體"/>
          <w:szCs w:val="22"/>
        </w:rPr>
        <w:t xml:space="preserve"> </w:t>
      </w:r>
      <w:r>
        <w:rPr>
          <w:rFonts w:eastAsia="標楷體"/>
          <w:szCs w:val="22"/>
        </w:rPr>
        <w:t>likely exceeds</w:t>
      </w:r>
      <w:r w:rsidRPr="00745DFD">
        <w:rPr>
          <w:rFonts w:eastAsia="標楷體"/>
          <w:szCs w:val="22"/>
        </w:rPr>
        <w:t xml:space="preserve"> </w:t>
      </w:r>
      <w:r>
        <w:rPr>
          <w:rFonts w:eastAsia="標楷體"/>
          <w:szCs w:val="22"/>
        </w:rPr>
        <w:t>700-8</w:t>
      </w:r>
      <w:r w:rsidRPr="00745DFD">
        <w:rPr>
          <w:rFonts w:eastAsia="標楷體"/>
          <w:szCs w:val="22"/>
        </w:rPr>
        <w:t xml:space="preserve">00 </w:t>
      </w:r>
      <w:r w:rsidRPr="002D2DD0">
        <w:rPr>
          <w:rFonts w:eastAsia="標楷體"/>
          <w:noProof/>
          <w:szCs w:val="22"/>
        </w:rPr>
        <w:t>g m</w:t>
      </w:r>
      <w:r w:rsidRPr="00745DFD">
        <w:rPr>
          <w:rFonts w:eastAsia="標楷體"/>
          <w:szCs w:val="22"/>
          <w:vertAlign w:val="superscript"/>
        </w:rPr>
        <w:t>-2</w:t>
      </w:r>
      <w:r w:rsidRPr="00745DFD">
        <w:rPr>
          <w:rFonts w:eastAsia="標楷體"/>
          <w:szCs w:val="22"/>
        </w:rPr>
        <w:t xml:space="preserve"> d</w:t>
      </w:r>
      <w:r w:rsidRPr="00745DFD">
        <w:rPr>
          <w:rFonts w:eastAsia="標楷體"/>
          <w:szCs w:val="22"/>
          <w:vertAlign w:val="superscript"/>
        </w:rPr>
        <w:t>-1</w:t>
      </w:r>
      <w:r>
        <w:rPr>
          <w:rFonts w:eastAsia="標楷體"/>
          <w:szCs w:val="22"/>
        </w:rPr>
        <w:t>, which is equivalent to 32</w:t>
      </w:r>
      <w:r w:rsidRPr="00745DFD">
        <w:rPr>
          <w:rFonts w:eastAsia="標楷體"/>
          <w:szCs w:val="22"/>
        </w:rPr>
        <w:t>00 mg C m</w:t>
      </w:r>
      <w:r w:rsidRPr="00745DFD">
        <w:rPr>
          <w:rFonts w:eastAsia="標楷體"/>
          <w:szCs w:val="22"/>
          <w:vertAlign w:val="superscript"/>
        </w:rPr>
        <w:t>-2</w:t>
      </w:r>
      <w:r w:rsidRPr="00745DFD">
        <w:rPr>
          <w:rFonts w:eastAsia="標楷體"/>
          <w:szCs w:val="22"/>
        </w:rPr>
        <w:t xml:space="preserve"> d</w:t>
      </w:r>
      <w:r w:rsidRPr="00745DFD">
        <w:rPr>
          <w:rFonts w:eastAsia="標楷體"/>
          <w:szCs w:val="22"/>
          <w:vertAlign w:val="superscript"/>
        </w:rPr>
        <w:t>-1</w:t>
      </w:r>
      <w:r>
        <w:rPr>
          <w:rFonts w:eastAsia="標楷體"/>
          <w:szCs w:val="22"/>
        </w:rPr>
        <w:t xml:space="preserve">, assuming 0.4% organic carbon </w:t>
      </w:r>
      <w:r>
        <w:rPr>
          <w:rFonts w:eastAsia="標楷體"/>
          <w:szCs w:val="22"/>
        </w:rPr>
        <w:fldChar w:fldCharType="begin"/>
      </w:r>
      <w:r>
        <w:rPr>
          <w:rFonts w:eastAsia="標楷體"/>
          <w:szCs w:val="22"/>
        </w:rPr>
        <w:instrText xml:space="preserve"> ADDIN ZOTERO_ITEM CSL_CITATION {"citationID":"CIYt0Zln","properties":{"formattedCitation":"(Liu et al., 2009, 2006; Liu and Lin, 2004)","plainCitation":"(Liu et al., 2009, 2006; Liu and Lin, 2004)","noteIndex":0},"citationItems":[{"id":4608,"uris":["http://zotero.org/users/1268121/items/6I4PNM46"],"uri":["http://zotero.org/users/1268121/items/6I4PNM46"],"itemData":{"id":4608,"type":"article-journal","abstract":"The river–sea system consisting of the Gaoping (new spelling according to the latest government's directive, formerly spelled Kaoping) River (KPR), shelf, and Submarine Canyon (KPRSC) located off southern Taiwan is an ideal natural laboratory to study the source, pathway, transport, and fate of terrestrial substances. In 2004 during the flood season of the KPR, a system-wide comprehensive field experiment was conducted to investigate particle dynamics from a source-to-sink perspective in the KPRSC with the emphasis on the effect of particle size on the transport, settling, and sedimentation along the pathway. This paper reports the findings from (1) two sediment trap moorings each configured with a Technicap PPS 3/3 sediment trap, and an acoustic current meter (Aquadopp); (2) concurrent hydrographic profiling and water sampling was conducted over 8 h next to the sediment trap moorings; and (3) box-coring in the head region of the submarine canyon near the mooring sites. Particle samples from sediment traps were analyzed for mass fluxes, grain-size composition, total organic carbon (TOC) and nitrogen (TN), organic matter (OM), carbonate, biogenic opal, polycyclic aromatic hydrocarbon (PAH), lithogenic silica and aluminum, and foraminiferal abundance. Samples from box cores were analyzed for grain-size distribution, TOC, particulate organic matter (POM), carbonate, biogenic opal, water content, and 210Pbex. Water samples were filtered through 500, 250, 63, 10 µm sieves and 0.4 µm filter for the suspended sediment concentration of different size-classes.\n\nResults show that the river and shelf do not supply all the suspended particles near the canyon floor. The estimated mass flux near the canyon floor exceeds 800 g/m2/day, whose values are 2–7 times higher than those at the upper rim of the canyon. Most of the suspended particles in the canyon are fine-grained (finer than medium silt) lithogenic sediments whose percentages are 90.2% at the upper rim and 93.6% in the deeper part of the canyon.\n\nAs suspended particles settle through the canyon, their size-composition shows a downward fining trend. The average percentage of clay-to-fine-silt particles (0.4–10 µm) in the water samples increases from 22.7% above the upper rim of the canyon to 56.0% near the bottom of the canyon. Conversely, the average percentage of the sand-sized (&amp;gt; 63 µm) suspended particles decreases downward from 32.0% above the canyon to 12.0% in the deeper part of the canyon. Correspondingly, the substrate of the canyon is composed largely of hemipelagic lithogenic mud. Parallel to this downward fining trend is the downward decrease of concentrations of suspended nonlithogenic substances such as TOC and PAH, despite of their affinity to fine-grained particles.\n\nOn the surface of the canyon, down-core variables (grain size, 210Pbex activity, TOC, water content) near the head region of the canyon show post-depositional disturbances such as hyperpycnite and turbiditic deposits. These deposits point to the occurrences of erosion and deposition related to high-density flows such as turbidity currents, which might be an important process in submarine canyon sedimentation.","collection-title":"Fate of Terrestrial Substances on the Gaoping (Kaoping) Shelf/Slope and in the Gaoping Submarine Canyon off SW Taiwan","container-title":"Journal of Marine Systems","DOI":"10.1016/j.jmarsys.2008.01.010","ISSN":"0924-7963","issue":"4","journalAbbreviation":"Journal of Marine Systems","page":"417-432","source":"ScienceDirect","title":"From suspended particles to strata: The fate of terrestrial substances in the Gaoping (Kaoping) submarine canyon","title-short":"From suspended particles to strata","volume":"76","author":[{"family":"Liu","given":"James T."},{"family":"Hung","given":"Jia-Jang"},{"family":"Lin","given":"Hui-Ling"},{"family":"Huh","given":"Chih-An"},{"family":"Lee","given":"Chon-Lin"},{"family":"Hsu","given":"Ray T."},{"family":"Huang","given":"Ya-Wen"},{"family":"Chu","given":"Joel C."}],"issued":{"date-parts":[["2009",3,20]]}}},{"id":5555,"uris":["http://zotero.org/users/1268121/items/XHNQJBCP"],"uri":["http://zotero.org/users/1268121/items/XHNQJBCP"],"itemData":{"id":5555,"type":"article-journal","abstract":"The function of a submarine conduit under typhoon conditions is examined. The study site is the Kao-ping river, shelf, and submarine canyon (KPRSC) system located off southern Taiwan on a wave-dominated microtidal coast. The head of the canyon is located approximately 1km off the river mouth. Two comprehensive 1-month field experiments were carried out in 2000 and 2002 during the flood season of the river. Both experiments encountered typhoons that generated significant river discharge and wave resuspension events. Particle samples collected in 2000 by sediment-traps were analyzed for coarse fraction by the wet sieving method. Among the coarse fraction, foraminiferal species and their abundance were recorded as a tracer for biogenic particles of marine origin. Stable isotopes of carbon (δ13C) of organic particles of sediment-trap samples were analyzed as a tracer for particles of terrestrial origin. All the measured flow and particle concentration records were analyzed by conventional time-series analytical methods. Simultaneously observed records of suspended sediment concentration at the river mouth and the volume concentration of suspended particles near the canyon floor were compared. Instantaneous flux and cumulative transport of suspended particles near the canyon floor were estimated during the deployment period. Results show that Kao-ping Submarine Canyon is a multi-level and process-dependant two-way conduit for particles of terrestrial and marine origins. In general, terrestrial signals are stronger than the marine signals in sediment-trap samples near the head of the canyon. During typhoon events, in the early distal phase of their influence nonlithogenic and biogenic marine sources are enhanced; in the later proximal phase signals of locally generated terrestrial lithogenic sources are enhanced. An episode of momentary downcanyon flushing of suspended particles near the canyon floor is observed during one typhoon occurrence. This flushing suggests nondeposition during the typhoon at the locale of deployment despite increased input of particles to the canyon floor. It also suggests a mechanism by which turbidity currents could be triggered. Yet, this flushing phenomenon is not observed in another typhoon occurrence, suggesting it is not universal in the canyon's response to the typhoon.","container-title":"Deep Sea Research Part I: Oceanographic Research Papers","DOI":"10.1016/j.dsr.2005.09.012","ISSN":"0967-0637","issue":"2","journalAbbreviation":"Deep Sea Research Part I: Oceanographic Research Papers","page":"223-240","source":"ScienceDirect","title":"A submarine canyon conduit under typhoon conditions off Southern Taiwan","volume":"53","author":[{"family":"Liu","given":"James T."},{"family":"Lin","given":"Hui-Ling"},{"family":"Hung","given":"Jia-Jang"}],"issued":{"date-parts":[["2006",2,1]]}}},{"id":686,"uris":["http://zotero.org/users/1268121/items/UBCBM44H"],"uri":["http://zotero.org/users/1268121/items/UBCBM44H"],"itemData":{"id":686,"type":"article-journal","abstract":"This paper presents findings from a 1-month field experiment conducted during the flood season of 2000 on the southern coast of Taiwan to examine the delivery of lithogenic (siliciclastic) sediment to Kao-ping Submarine Canyon from the nearby Kao-ping River and shelf sources and the transport of suspended lithogenic and nonlithogenic particles near the canyon floor. Collected time series data included simultaneous measurements of coastal winds, salinity, temperature, flow field, suspended sediment concentration (SSC) and size composition of suspended particles at the river mouth and inside the submarine canyon, as well as results from seawater and sediment trap data. Other collected data included river discharge and sediment load and hydrographic measurements along and across the axis of the canyon. During the experiment, two significant episodic river sediment discharge events occurred relating to a typhoon and extreme precipitation conditions.\nThe findings show that theoretically, the time difference between sand and clay siliciclastic grains to settle from the sea surface to the canyon floor is on the order of hours to months, analogous to a sorting process. River plume dynamics and the coastal wind field largely control the delivery of terrigenous fine-grained sediment to the canyon. Inside the canyon, the ‘behavior’ of suspended lithogenic and nonlithogenic particles of different sizes can be differentiated into a coarse-grained group (sand), which forms the ‘drop-in’ population; and a fine-grained group (mud), which forms the ‘standing’ population. Each group has distinct spectral characteristics. The coarse-grained group is delivered directly to the canyon by the river effluent, and by wave resuspension of the shelf substrate. During the study period, the net transport of suspended particles near the canyon floor was landward mostly by tidal currents, whose direction was also modulated by spring/neap tide. Both lithogenic and nonlithogenic particles contribute to high mass fluxes (exceeding 700 g m−2 day−1) in the lower part of the canyon.\nThis river–sea system represents a type of systems that consist of three geographically separated dynamic entities: the river plume, the shelf, and the canyon. Under fair-weather conditions, the river plume and shelf processes are coupled through the tide and wind field. The river and canyon form a direct source-to-sink link via coarse-grained siliciclastic sediment during the flood season in both continuous and pulsed fashion. In the typhoon season, the shelf becomes a pulsed source region for coarse-grained sediment.","container-title":"Marine Geology","DOI":"10.1016/j.margeo.2004.03.015","ISSN":"0025-3227","issue":"1–4","journalAbbreviation":"Marine Geology","page":"55-81","source":"ScienceDirect","title":"Sediment dynamics in a submarine canyon: a case of river–sea interaction","title-short":"Sediment dynamics in a submarine canyon","volume":"207","author":[{"family":"Liu","given":"James T."},{"family":"Lin","given":"Hui-ling"}],"issued":{"date-parts":[["2004",6,30]]}}}],"schema":"https://github.com/citation-style-language/schema/raw/master/csl-citation.json"} </w:instrText>
      </w:r>
      <w:r>
        <w:rPr>
          <w:rFonts w:eastAsia="標楷體"/>
          <w:szCs w:val="22"/>
        </w:rPr>
        <w:fldChar w:fldCharType="separate"/>
      </w:r>
      <w:r w:rsidRPr="00421648">
        <w:t>(Liu et al., 2009, 2006; Liu and Lin, 2004)</w:t>
      </w:r>
      <w:r>
        <w:rPr>
          <w:rFonts w:eastAsia="標楷體"/>
          <w:szCs w:val="22"/>
        </w:rPr>
        <w:fldChar w:fldCharType="end"/>
      </w:r>
      <w:r>
        <w:rPr>
          <w:rFonts w:eastAsia="標楷體"/>
          <w:szCs w:val="22"/>
        </w:rPr>
        <w:t xml:space="preserve">.  The export POC flux on the shelf break of the northern South China Sea was estimated to be </w:t>
      </w:r>
      <w:r w:rsidRPr="00941102">
        <w:rPr>
          <w:rFonts w:eastAsia="標楷體"/>
          <w:szCs w:val="22"/>
        </w:rPr>
        <w:t xml:space="preserve">48 ± 6 mg </w:t>
      </w:r>
      <w:r>
        <w:rPr>
          <w:rFonts w:eastAsia="標楷體"/>
          <w:szCs w:val="22"/>
        </w:rPr>
        <w:t xml:space="preserve">C </w:t>
      </w:r>
      <w:r w:rsidRPr="00941102">
        <w:rPr>
          <w:rFonts w:eastAsia="標楷體"/>
          <w:szCs w:val="22"/>
        </w:rPr>
        <w:t>m</w:t>
      </w:r>
      <w:r w:rsidRPr="00941102">
        <w:rPr>
          <w:rFonts w:eastAsia="標楷體"/>
          <w:szCs w:val="22"/>
          <w:vertAlign w:val="superscript"/>
        </w:rPr>
        <w:t>-2</w:t>
      </w:r>
      <w:r w:rsidRPr="00941102">
        <w:rPr>
          <w:rFonts w:eastAsia="標楷體"/>
          <w:szCs w:val="22"/>
        </w:rPr>
        <w:t xml:space="preserve"> d</w:t>
      </w:r>
      <w:r w:rsidRPr="00941102">
        <w:rPr>
          <w:rFonts w:eastAsia="標楷體"/>
          <w:szCs w:val="22"/>
          <w:vertAlign w:val="superscript"/>
        </w:rPr>
        <w:t>-1</w:t>
      </w:r>
      <w:r>
        <w:rPr>
          <w:rFonts w:eastAsia="標楷體"/>
          <w:szCs w:val="22"/>
        </w:rPr>
        <w:t xml:space="preserve"> </w:t>
      </w:r>
      <w:r>
        <w:rPr>
          <w:rFonts w:eastAsia="標楷體"/>
          <w:szCs w:val="22"/>
        </w:rPr>
        <w:fldChar w:fldCharType="begin"/>
      </w:r>
      <w:r>
        <w:rPr>
          <w:rFonts w:eastAsia="標楷體"/>
          <w:szCs w:val="22"/>
        </w:rPr>
        <w:instrText xml:space="preserve"> ADDIN ZOTERO_ITEM CSL_CITATION {"citationID":"a231o9v9hlf","properties":{"formattedCitation":"(Hung and Gong, 2010)","plainCitation":"(Hung and Gong, 2010)","noteIndex":0},"citationItems":[{"id":5559,"uris":["http://zotero.org/users/1268121/items/K85FNAXS"],"uri":["http://zotero.org/users/1268121/items/K85FNAXS"],"itemData":{"id":5559,"type":"article-journal","abstract":"234Th has been increasingly used as a tracer to estimate particulate organic carbon (POC) flux, based on calculation of the product of the POC/234Th ratio in sinking particles and the 234Th flux. Large (&gt;50 μm) pump-collected particles are assumed to be representative of sinking particles for determining POC/234Th ratios, but the basis of this assumption has not been extensively investigated. Here we present POC and 234Th data for various particle size classes (1–10, 10–50, 50–150 and &gt;150 μm) from trap-collected particles in the northern South China Sea (SCS, a subtropical region). Within the trap-collected POC pool the 1–10 μm fraction contained the largest proportion of POC (26–35%), followed by the 10–50 μm (25–29%), 50–150 μm (19–24%), and &gt;150 μm (17–23%) fractions. The distribution pattern of 234Th in the trap-collected particles was analogous to that of POC, with the smallest (1–10 μm) particles representing the largest proportion (37–54%) of the 234Th flux. Our preliminary results indicate that trap-collected particles &lt;50 μm carry most of the POC and 234Th flux in the northern SCS, suggesting that the contribution of particles smaller than 50 μm to the settling flux is larger than previously thought. The results indicate that it may be necessary to simultaneously measure POC/234Th ratios on size-fractionated trap- and pump-collected materials from different marine regions, including tropical and high latitude locations.","container-title":"Estuarine, Coastal and Shelf Science","DOI":"10.1016/j.ecss.2010.04.008","ISSN":"0272-7714","issue":"3","journalAbbreviation":"Estuarine, Coastal and Shelf Science","page":"303-310","source":"ScienceDirect","title":"POC/234Th ratios in particles collected in sediment traps in the northern South China Sea","volume":"88","author":[{"family":"Hung","given":"Chin-Chang"},{"family":"Gong","given":"Gwo-Ching"}],"issued":{"date-parts":[["2010",7,10]]}}}],"schema":"https://github.com/citation-style-language/schema/raw/master/csl-citation.json"} </w:instrText>
      </w:r>
      <w:r>
        <w:rPr>
          <w:rFonts w:eastAsia="標楷體"/>
          <w:szCs w:val="22"/>
        </w:rPr>
        <w:fldChar w:fldCharType="separate"/>
      </w:r>
      <w:r w:rsidRPr="00421648">
        <w:t>(Hung and Gong, 2010)</w:t>
      </w:r>
      <w:r>
        <w:rPr>
          <w:rFonts w:eastAsia="標楷體"/>
          <w:szCs w:val="22"/>
        </w:rPr>
        <w:fldChar w:fldCharType="end"/>
      </w:r>
      <w:r>
        <w:rPr>
          <w:rFonts w:eastAsia="標楷體"/>
          <w:szCs w:val="22"/>
        </w:rPr>
        <w:t xml:space="preserve">.  The </w:t>
      </w:r>
      <w:r>
        <w:rPr>
          <w:rFonts w:eastAsia="標楷體"/>
          <w:noProof/>
          <w:szCs w:val="22"/>
        </w:rPr>
        <w:t>contrasted</w:t>
      </w:r>
      <w:r>
        <w:rPr>
          <w:rFonts w:eastAsia="標楷體"/>
          <w:szCs w:val="22"/>
        </w:rPr>
        <w:t xml:space="preserve"> POC input and physical condition between the canyon and slope habitats likely contribute to distinctively different carbon budgets and cycling.</w:t>
      </w:r>
    </w:p>
    <w:p w:rsidR="00D03CC6" w:rsidRPr="00FE13C7" w:rsidRDefault="00D03CC6" w:rsidP="00FE13C7">
      <w:pPr>
        <w:spacing w:before="120" w:after="120" w:line="276" w:lineRule="auto"/>
        <w:jc w:val="both"/>
        <w:rPr>
          <w:rFonts w:eastAsia="標楷體"/>
          <w:szCs w:val="22"/>
        </w:rPr>
      </w:pPr>
    </w:p>
    <w:p w:rsidR="00057F81" w:rsidRDefault="00057F81" w:rsidP="00D03CC6">
      <w:pPr>
        <w:spacing w:before="120" w:after="120" w:line="276" w:lineRule="auto"/>
        <w:jc w:val="both"/>
        <w:rPr>
          <w:rFonts w:eastAsia="標楷體"/>
          <w:b/>
          <w:szCs w:val="22"/>
        </w:rPr>
      </w:pPr>
    </w:p>
    <w:p w:rsidR="00D03CC6" w:rsidRPr="00057F81" w:rsidRDefault="00FE13C7" w:rsidP="00057F81">
      <w:pPr>
        <w:spacing w:before="120" w:after="120" w:line="276" w:lineRule="auto"/>
        <w:jc w:val="both"/>
        <w:rPr>
          <w:rFonts w:eastAsia="標楷體"/>
          <w:b/>
          <w:szCs w:val="22"/>
        </w:rPr>
      </w:pPr>
      <w:r w:rsidRPr="00D03CC6">
        <w:rPr>
          <w:rFonts w:eastAsia="標楷體" w:hint="eastAsia"/>
          <w:b/>
          <w:szCs w:val="22"/>
        </w:rPr>
        <w:t>Se</w:t>
      </w:r>
      <w:r w:rsidRPr="00D03CC6">
        <w:rPr>
          <w:rFonts w:eastAsia="標楷體"/>
          <w:b/>
          <w:szCs w:val="22"/>
        </w:rPr>
        <w:t>diment biota and detrital organic</w:t>
      </w:r>
    </w:p>
    <w:p w:rsidR="00FE13C7" w:rsidRDefault="00FE13C7" w:rsidP="00FE13C7">
      <w:pPr>
        <w:spacing w:before="120" w:after="120" w:line="276" w:lineRule="auto"/>
        <w:ind w:firstLineChars="177" w:firstLine="425"/>
      </w:pPr>
      <w:r w:rsidRPr="006F705F">
        <w:rPr>
          <w:b/>
        </w:rPr>
        <w:t xml:space="preserve">Prokaryote biomass: </w:t>
      </w:r>
      <w:r>
        <w:rPr>
          <w:noProof/>
        </w:rPr>
        <w:t xml:space="preserve">A cutoff </w:t>
      </w:r>
      <w:r w:rsidRPr="006F705F">
        <w:t>10-ml sterile syringe (i.d. 15 mm)</w:t>
      </w:r>
      <w:r>
        <w:t xml:space="preserve"> </w:t>
      </w:r>
      <w:r>
        <w:rPr>
          <w:noProof/>
        </w:rPr>
        <w:t xml:space="preserve">will take </w:t>
      </w:r>
      <w:r>
        <w:rPr>
          <w:noProof/>
        </w:rPr>
        <w:lastRenderedPageBreak/>
        <w:t>subsamples</w:t>
      </w:r>
      <w:r w:rsidRPr="006F705F">
        <w:t xml:space="preserve"> from the</w:t>
      </w:r>
      <w:r>
        <w:t xml:space="preserve"> top 1-cm of</w:t>
      </w:r>
      <w:r w:rsidRPr="006F705F">
        <w:t xml:space="preserve"> sediments</w:t>
      </w:r>
      <w:r>
        <w:t xml:space="preserve"> within a core tube</w:t>
      </w:r>
      <w:r w:rsidRPr="006F705F">
        <w:t xml:space="preserve">.  Similar to the operation of a piston core, the syringe plunger will </w:t>
      </w:r>
      <w:r w:rsidRPr="002D2DD0">
        <w:rPr>
          <w:noProof/>
        </w:rPr>
        <w:t>be held</w:t>
      </w:r>
      <w:r w:rsidRPr="006F705F">
        <w:t xml:space="preserve"> fixed at the sediment surface</w:t>
      </w:r>
      <w:r>
        <w:t>,</w:t>
      </w:r>
      <w:r w:rsidRPr="006F705F">
        <w:t xml:space="preserve"> </w:t>
      </w:r>
      <w:r w:rsidRPr="00C815F7">
        <w:rPr>
          <w:noProof/>
        </w:rPr>
        <w:t>and</w:t>
      </w:r>
      <w:r w:rsidRPr="006F705F">
        <w:t xml:space="preserve"> then the barrel will be pushed into the sediment to take 2 mL of </w:t>
      </w:r>
      <w:r>
        <w:t xml:space="preserve">the </w:t>
      </w:r>
      <w:r w:rsidRPr="00C815F7">
        <w:rPr>
          <w:noProof/>
        </w:rPr>
        <w:t>sample</w:t>
      </w:r>
      <w:r w:rsidRPr="006F705F">
        <w:t xml:space="preserve">.  The syringe sample will </w:t>
      </w:r>
      <w:r w:rsidRPr="002D2DD0">
        <w:rPr>
          <w:noProof/>
        </w:rPr>
        <w:t>be added</w:t>
      </w:r>
      <w:r w:rsidRPr="006F705F">
        <w:t xml:space="preserve"> to a 15-mL polyethylene centrifuge tube containing 2 </w:t>
      </w:r>
      <w:r>
        <w:t>mL of pre-filtered PBS solution.</w:t>
      </w:r>
      <w:r>
        <w:rPr>
          <w:rFonts w:hint="eastAsia"/>
        </w:rPr>
        <w:t xml:space="preserve"> </w:t>
      </w:r>
      <w:r>
        <w:t xml:space="preserve"> Approximately </w:t>
      </w:r>
      <w:r w:rsidRPr="006932DA">
        <w:t>0.3 mL</w:t>
      </w:r>
      <w:r>
        <w:t xml:space="preserve"> of 16% </w:t>
      </w:r>
      <w:r w:rsidRPr="00C815F7">
        <w:t>formaldehyde</w:t>
      </w:r>
      <w:r>
        <w:t xml:space="preserve"> will </w:t>
      </w:r>
      <w:r w:rsidRPr="002D2DD0">
        <w:rPr>
          <w:noProof/>
        </w:rPr>
        <w:t>al</w:t>
      </w:r>
      <w:r>
        <w:rPr>
          <w:noProof/>
        </w:rPr>
        <w:t xml:space="preserve">so </w:t>
      </w:r>
      <w:r w:rsidRPr="002D2DD0">
        <w:rPr>
          <w:noProof/>
        </w:rPr>
        <w:t>be added</w:t>
      </w:r>
      <w:r>
        <w:rPr>
          <w:noProof/>
        </w:rPr>
        <w:t xml:space="preserve"> to the centrifuge tube</w:t>
      </w:r>
      <w:r>
        <w:t xml:space="preserve"> until the sample reaching</w:t>
      </w:r>
      <w:r w:rsidRPr="006F705F">
        <w:t xml:space="preserve"> a final concentration of 2% </w:t>
      </w:r>
      <w:r w:rsidRPr="00DE4B73">
        <w:rPr>
          <w:noProof/>
        </w:rPr>
        <w:t>formalin</w:t>
      </w:r>
      <w:r>
        <w:t xml:space="preserve"> and then stored at</w:t>
      </w:r>
      <w:r w:rsidRPr="006F705F">
        <w:t xml:space="preserve"> 4˚C</w:t>
      </w:r>
      <w:r>
        <w:t xml:space="preserve"> fridge</w:t>
      </w:r>
      <w:r w:rsidRPr="006F705F">
        <w:t xml:space="preserve">.  In the lab, the sediment samples will be further diluted by 500- or 1000-fold in PBS </w:t>
      </w:r>
      <w:r>
        <w:t xml:space="preserve">solution </w:t>
      </w:r>
      <w:r w:rsidRPr="006F705F">
        <w:t xml:space="preserve">depending on the number of potentially interfering particles, treated with Triton-X detergent to loosen attached or aggregated cells, centrifuged through Nycodenz® and then placed on a 0.2-µm pore size filter, stained with SYBR Green and DAPI stains, and mounted on a slide for enumeration </w:t>
      </w:r>
      <w:r>
        <w:fldChar w:fldCharType="begin"/>
      </w:r>
      <w:r>
        <w:instrText xml:space="preserve"> ADDIN ZOTERO_ITEM CSL_CITATION {"citationID":"cFreVMku","properties":{"formattedCitation":"(Deming and Carpenter, 2008; Kallmeyer et al., 2008)","plainCitation":"(Deming and Carpenter, 2008; Kallmeyer et al., 2008)","noteIndex":0},"citationItems":[{"id":648,"uris":["http://zotero.org/users/1268121/items/SWUJH774"],"uri":["http://zotero.org/users/1268121/items/SWUJH774"],"itemData":{"id":648,"type":"article-journal","abstract":"As part of a larger project on the deep benthos of the Gulf of Mexico, an exte</w:instrText>
      </w:r>
      <w:r>
        <w:rPr>
          <w:rFonts w:hint="eastAsia"/>
        </w:rPr>
        <w:instrText>nsive data set on benthic bacterial abundance (n&gt;750), supplemented with cell-size and rate measurements, was acquired from 51 sites across a depth range of 212-3732</w:instrText>
      </w:r>
      <w:r>
        <w:rPr>
          <w:rFonts w:hint="eastAsia"/>
        </w:rPr>
        <w:instrText></w:instrText>
      </w:r>
      <w:r>
        <w:rPr>
          <w:rFonts w:hint="eastAsia"/>
        </w:rPr>
        <w:instrText xml:space="preserve"> on the northern continental slope and deep basin during the years 2000, 2001, and 2002. </w:instrText>
      </w:r>
      <w:r>
        <w:instrText>Bacterial abundance, determined by epifluorescence microscopy, was examined region-wide as a function of spatial and temporal variables, while subsets of the data were examined for sediment-based chemical or mineralogical correlates according to the availability of collaborative data sets. In the latter case, depth of oxygen penetration helped to explain bacterial depth profiles into the sediment, but only porewater DOC correlated significantly (inversely) with bacterial abundance (p&lt;0.05, n=24). Other (p</w:instrText>
      </w:r>
      <w:r>
        <w:rPr>
          <w:rFonts w:hint="eastAsia"/>
        </w:rPr>
        <w:instrText>ositive) correlations were detected with TOC, C/N ratios, and % sand when the analysis was restricted to data from the easternmost stations (p&lt;0.05, n=9-12). Region-wide, neither surface bacterial abundance (3.30-16.8?08</w:instrText>
      </w:r>
      <w:r>
        <w:rPr>
          <w:rFonts w:hint="eastAsia"/>
        </w:rPr>
        <w:instrText></w:instrText>
      </w:r>
      <w:r>
        <w:rPr>
          <w:rFonts w:hint="eastAsia"/>
        </w:rPr>
        <w:instrText>acteria</w:instrText>
      </w:r>
      <w:r>
        <w:rPr>
          <w:rFonts w:hint="eastAsia"/>
        </w:rPr>
        <w:instrText></w:instrText>
      </w:r>
      <w:r>
        <w:rPr>
          <w:rFonts w:hint="eastAsia"/>
        </w:rPr>
        <w:instrText>m-3 in 0-1</w:instrText>
      </w:r>
      <w:r>
        <w:rPr>
          <w:rFonts w:hint="eastAsia"/>
        </w:rPr>
        <w:instrText></w:instrText>
      </w:r>
      <w:r>
        <w:rPr>
          <w:rFonts w:hint="eastAsia"/>
        </w:rPr>
        <w:instrText>m and 4-5</w:instrText>
      </w:r>
      <w:r>
        <w:rPr>
          <w:rFonts w:hint="eastAsia"/>
        </w:rPr>
        <w:instrText></w:instrText>
      </w:r>
      <w:r>
        <w:rPr>
          <w:rFonts w:hint="eastAsia"/>
        </w:rPr>
        <w:instrText>m strata) nor depth-integrated abundance (4.84-17.5?013</w:instrText>
      </w:r>
      <w:r>
        <w:rPr>
          <w:rFonts w:hint="eastAsia"/>
        </w:rPr>
        <w:instrText></w:instrText>
      </w:r>
      <w:r>
        <w:rPr>
          <w:rFonts w:hint="eastAsia"/>
        </w:rPr>
        <w:instrText>acteria</w:instrText>
      </w:r>
      <w:r>
        <w:rPr>
          <w:rFonts w:hint="eastAsia"/>
        </w:rPr>
        <w:instrText></w:instrText>
      </w:r>
      <w:r>
        <w:rPr>
          <w:rFonts w:hint="eastAsia"/>
        </w:rPr>
        <w:instrText>-2, 0-15</w:instrText>
      </w:r>
      <w:r>
        <w:rPr>
          <w:rFonts w:hint="eastAsia"/>
        </w:rPr>
        <w:instrText></w:instrText>
      </w:r>
      <w:r>
        <w:rPr>
          <w:rFonts w:hint="eastAsia"/>
        </w:rPr>
        <w:instrText>m) could be explained by water depth, station location, sampling year, or vertical POC flux. In contrast, depth-integrated bacterial biomass, derived from measured cell sizes of 0.027-0.072</w:instrText>
      </w:r>
      <w:r>
        <w:rPr>
          <w:rFonts w:hint="eastAsia"/>
        </w:rPr>
        <w:instrText></w:instrText>
      </w:r>
      <w:r>
        <w:rPr>
          <w:rFonts w:hint="eastAsia"/>
        </w:rPr>
        <w:instrText>mu]m3, declined significantly with station depth (p&lt;0.001, n=56). Steeper declines in biomass were observed for the cross-slope transects (when unusual topographic sites and abyssal stations were excluded). The importance of resource changes with depth</w:instrText>
      </w:r>
      <w:r>
        <w:instrText xml:space="preserve"> was supported by the positive relationship observed between bacterial biomass and vertical POC flux, derived from measures of overlying productivity, a relationship that remained significant when depth was held constant (partial correlation analysis, p&lt;0</w:instrText>
      </w:r>
      <w:r>
        <w:rPr>
          <w:rFonts w:hint="eastAsia"/>
        </w:rPr>
        <w:instrText>.05, df=50). Whole-sediment incubation experiments under simulated in situ conditions, using 3H-thymidine or 14C-amino acids, yielded low production rates (5-75</w:instrText>
      </w:r>
      <w:r>
        <w:rPr>
          <w:rFonts w:hint="eastAsia"/>
        </w:rPr>
        <w:instrText></w:instrText>
      </w:r>
      <w:r>
        <w:rPr>
          <w:rFonts w:hint="eastAsia"/>
        </w:rPr>
        <w:instrText>mu]g</w:instrText>
      </w:r>
      <w:r>
        <w:rPr>
          <w:rFonts w:hint="eastAsia"/>
        </w:rPr>
        <w:instrText></w:instrText>
      </w:r>
      <w:r>
        <w:rPr>
          <w:rFonts w:hint="eastAsia"/>
        </w:rPr>
        <w:instrText>-2</w:instrText>
      </w:r>
      <w:r>
        <w:rPr>
          <w:rFonts w:hint="eastAsia"/>
        </w:rPr>
        <w:instrText></w:instrText>
      </w:r>
      <w:r>
        <w:rPr>
          <w:rFonts w:hint="eastAsia"/>
        </w:rPr>
        <w:instrText>-1) and higher respiration rates (76-242</w:instrText>
      </w:r>
      <w:r>
        <w:rPr>
          <w:rFonts w:hint="eastAsia"/>
        </w:rPr>
        <w:instrText></w:instrText>
      </w:r>
      <w:r>
        <w:rPr>
          <w:rFonts w:hint="eastAsia"/>
        </w:rPr>
        <w:instrText>mu]g</w:instrText>
      </w:r>
      <w:r>
        <w:rPr>
          <w:rFonts w:hint="eastAsia"/>
        </w:rPr>
        <w:instrText></w:instrText>
      </w:r>
      <w:r>
        <w:rPr>
          <w:rFonts w:hint="eastAsia"/>
        </w:rPr>
        <w:instrText>-2</w:instrText>
      </w:r>
      <w:r>
        <w:rPr>
          <w:rFonts w:hint="eastAsia"/>
        </w:rPr>
        <w:instrText></w:instrText>
      </w:r>
      <w:r>
        <w:rPr>
          <w:rFonts w:hint="eastAsia"/>
        </w:rPr>
        <w:instrText>-1), with kinetics suggestive of re</w:instrText>
      </w:r>
      <w:r>
        <w:instrText xml:space="preserve">source limitation at abyssal depths. Compared to similarly examined deep regions of the open ocean, the semi-enclosed Gulf of Mexico (like the Arabian Sea) harbors in its abyssal sediments a greater biomass of bacteria per unit of vertically delivered POC, likely reflecting the greater input of laterally advected, often unreactive, material from its margins.","container-title":"Deep Sea Research Part II: Topical Studies in Oceanography","ISSN":"0967-0645","issue":"24-26","page":"2597-2606","title":"Factors influencing benthic bacterial abundance, biomass, and activity on the northern continental margin and deep basin of the Gulf of Mexico","title-short":"Factors influencing benthic bacterial abundance, biomass, and activity on the northern continental margin and deep basin of the Gulf of Mexico","volume":"55","author":[{"family":"Deming","given":"Jody W."},{"family":"Carpenter","given":"Shelly D."}],"issued":{"date-parts":[["2008"]]}}},{"id":6240,"uris":["http://zotero.org/users/1268121/items/94ZGKJQ5"],"uri":["http://zotero.org/users/1268121/items/94ZGKJQ5"],"itemData":{"id":6240,"type":"article-journal","abstract":"A new method is presented for the separation of cells from a marine sediment matrix. Different methods and reagents were tested for detaching microbial cells from sediment particles; the highest yields were achieved in a solution of EDTA, Tween 80, sodium-pyrophosphate, and methanol plus gentle ultrasonic treatment, followed by density centrifugation through a cushion of Nycodenz. If present, carbonates were dissolved before extraction. Comparison with untreated sediments and pure cultures verified that this technique minimizes cell lysis. The new procedure was tested on seafloor sediment from several locations and water depths (&lt;1 to &gt;4000 m) and subseafloor sediment from the Arctic Ocean (IODP Expedition 302). Cell extraction efficiency was relatively high (65% to 100%) and consistent for each sediment type, with significantly (P &lt; 0.01) lower variability of counts of separated cells compared with conventional counts on slurried sediments. Concentrating cells before enumeration allows for a much lower minimum detection limit and lower uncertainty than the conventional approach of simply slurrying sediment. Resolving relatively small differences in the distribution of microorganisms will allow for comparisons to other parameters (porewater chemistry, lithology, etc). Additionally, this method has potential for the use of molecular techniques that were previously difficult owing to coelution of interfering compounds from the sediment matrix.","container-title":"Limnology and Oceanography: Methods","DOI":"10.4319/lom.2008.6.236","ISSN":"1541-5856","issue":"6","journalAbbreviation":"Limnology and Oceanography: Methods","page":"236-245","source":"aslopubs.onlinelibrary.wiley.com (Atypon)","title":"New cell extraction procedure applied to deep subsurface sediments","volume":"6","author":[{"family":"Kallmeyer","given":"Jens"},{"family":"Smith","given":"David C."},{"family":"Spivack","given":"Arthur J."},{"family":"D'Hondt","given":"Steven"}],"issued":{"date-parts":[["2008",6,17]]}}}],"schema":"https://github.com/citation-style-language/schema/raw/master/csl-citation.json"} </w:instrText>
      </w:r>
      <w:r>
        <w:fldChar w:fldCharType="separate"/>
      </w:r>
      <w:r w:rsidRPr="00421648">
        <w:t>(Deming and Carpenter, 2008; Kallmeyer et al., 2008)</w:t>
      </w:r>
      <w:r>
        <w:fldChar w:fldCharType="end"/>
      </w:r>
      <w:r w:rsidRPr="006F705F">
        <w:t xml:space="preserve">.  The prokaryote abundance will </w:t>
      </w:r>
      <w:r w:rsidRPr="00F6213A">
        <w:rPr>
          <w:noProof/>
        </w:rPr>
        <w:t>be determined</w:t>
      </w:r>
      <w:r w:rsidRPr="006F705F">
        <w:t xml:space="preserve"> by epifluorescence microscopy</w:t>
      </w:r>
      <w:r>
        <w:t>,</w:t>
      </w:r>
      <w:r w:rsidRPr="006F705F">
        <w:t xml:space="preserve"> and the cellular dimensions in each slide will be estimated from </w:t>
      </w:r>
      <w:r>
        <w:t xml:space="preserve">an </w:t>
      </w:r>
      <w:r w:rsidRPr="00DE4B73">
        <w:rPr>
          <w:noProof/>
        </w:rPr>
        <w:t>image</w:t>
      </w:r>
      <w:r>
        <w:t xml:space="preserve"> taken by a CCD </w:t>
      </w:r>
      <w:r w:rsidRPr="006F705F">
        <w:t xml:space="preserve">digital camera.  The mean biovolume of cell sizes in each sample will </w:t>
      </w:r>
      <w:r w:rsidRPr="00F6213A">
        <w:rPr>
          <w:noProof/>
        </w:rPr>
        <w:t>be calculated</w:t>
      </w:r>
      <w:r w:rsidRPr="006F705F">
        <w:t xml:space="preserve"> assuming each cell is a sphere [(4/3) r3× π].  The biomass will be converted from biovolume using a conversion factor of 310 </w:t>
      </w:r>
      <w:r w:rsidRPr="00F6213A">
        <w:rPr>
          <w:noProof/>
        </w:rPr>
        <w:t>fg</w:t>
      </w:r>
      <w:r w:rsidRPr="006F705F">
        <w:t xml:space="preserve"> C µm</w:t>
      </w:r>
      <w:r w:rsidRPr="00FB5C53">
        <w:rPr>
          <w:vertAlign w:val="superscript"/>
        </w:rPr>
        <w:t>−3</w:t>
      </w:r>
      <w:r w:rsidRPr="006F705F">
        <w:t xml:space="preserve"> (Fry, 1990).  </w:t>
      </w:r>
    </w:p>
    <w:p w:rsidR="00D03CC6" w:rsidRDefault="00D03CC6" w:rsidP="00FE13C7">
      <w:pPr>
        <w:spacing w:before="120" w:after="120" w:line="276" w:lineRule="auto"/>
        <w:ind w:firstLineChars="177" w:firstLine="425"/>
        <w:rPr>
          <w:b/>
        </w:rPr>
      </w:pPr>
    </w:p>
    <w:p w:rsidR="00FE13C7" w:rsidRPr="008A62B3" w:rsidRDefault="00FE13C7" w:rsidP="00FE13C7">
      <w:pPr>
        <w:spacing w:before="120" w:after="120" w:line="276" w:lineRule="auto"/>
        <w:ind w:firstLineChars="177" w:firstLine="425"/>
      </w:pPr>
      <w:r w:rsidRPr="0032277F">
        <w:rPr>
          <w:b/>
        </w:rPr>
        <w:t>Foraminifera</w:t>
      </w:r>
      <w:r>
        <w:rPr>
          <w:b/>
        </w:rPr>
        <w:t xml:space="preserve"> biomass: </w:t>
      </w:r>
      <w:r w:rsidRPr="00FB5C53">
        <w:t xml:space="preserve">Only the </w:t>
      </w:r>
      <w:r>
        <w:rPr>
          <w:noProof/>
        </w:rPr>
        <w:t>top 1-cm of s</w:t>
      </w:r>
      <w:r w:rsidRPr="00F6213A">
        <w:rPr>
          <w:noProof/>
        </w:rPr>
        <w:t>ed</w:t>
      </w:r>
      <w:r>
        <w:rPr>
          <w:noProof/>
        </w:rPr>
        <w:t xml:space="preserve">iment </w:t>
      </w:r>
      <w:r w:rsidRPr="00F6213A">
        <w:rPr>
          <w:noProof/>
        </w:rPr>
        <w:t xml:space="preserve">will be </w:t>
      </w:r>
      <w:r>
        <w:rPr>
          <w:noProof/>
        </w:rPr>
        <w:t xml:space="preserve">retained </w:t>
      </w:r>
      <w:r>
        <w:t xml:space="preserve">due to most of the living foraminifera inhabiting near the surface </w:t>
      </w:r>
      <w:r>
        <w:fldChar w:fldCharType="begin"/>
      </w:r>
      <w:r>
        <w:instrText xml:space="preserve"> ADDIN ZOTERO_ITEM CSL_CITATION {"citationID":"a25gl6nv6pq","properties":{"formattedCitation":"(Rathburn and Corliss, 1994)","plainCitation":"(Rathburn and Corliss, 1994)","noteIndex":0},"citationItems":[{"id":5524,"uris":["http://zotero.org/users/1268121/items/G4JSWISF"],"uri":["http://zotero.org/users/1268121/items/G4JSWISF"],"itemData":{"id":5524,"type":"article-journal","abstract":"The distribution of living (rose bengal stained) deep-sea benthic foraminifera was determined in the upper 20 cm of sediments of eight Soutar box cores taken from two depth transects (510-4515 m) in the thermospheric (&gt; 10°C) Sulu Sea. Despite the uniformity of bottom water temperatures, salinities, and dissolved oxygen levels below 1000 m, significant faunal differences exist at different depths in the low-oxygen (</w:instrText>
      </w:r>
      <w:r>
        <w:rPr>
          <w:rFonts w:ascii="Cambria Math" w:hAnsi="Cambria Math" w:cs="Cambria Math"/>
        </w:rPr>
        <w:instrText>∼</w:instrText>
      </w:r>
      <w:r>
        <w:instrText xml:space="preserve">1.25 mL/L below 1000 m) basin. The shallowest site (510 m) is dominated (&gt; 10% of the calcareous fauna) by Cibicidoides, Uvigerina, (&gt; 150 µm) and Bolivina (&gt; 63 µm), while Siphonina is codominant with Cibicidoides and Uvigerina in the 1005-m core. The 2000-m cores are dominated by Cibicidoides, Gyroidinoides, and Oridorsalis, while Cibicidoides bradyi and Oridorsalis umbonatus dominate the 3000- and 4000-m cores. Infaunal assemblages of Valvulineria mexicana are found in the sediments of the 4515-m core. Relatively low bottom water oxygen values do not necessarily yield \"typical low-oxygen taxa\" such as Bolivina, Uvigerina, Chilostomella, Bulimina, and Globobulimina. Changes in the abundances of these taxa in fossil assemblages have been used as indicators of changes in ancient bottom water oxygen levels but may instead reflect organic carbon contents of the sediments. An examination of the vertical distributions of foraminiferal assemblages from the &gt; 63-µm and &gt; 150-µm fractions reveals that taxa have microhabitat preferences similar to those observed in other regions. Taxa found in the upper 0- to 1-cm interval (epifaunal) include Cibicidoides wuellerstorfi and Hoeglundina elegans, while taxa such as Chilostomella and Globobulimina reach maximum abundances in subsurface sediments and have infaunal microhabitat preferences. Cibicidoides bradyi and O. umbonatus live in sediment depths from 0- to 4-cm and have transitional preferences with both epifaunal and infaunal occurrences. Intrageneric differences in test morphologies, including pore distribution, rounded peripheries, and variable spire height, are observed in Cibicidoides and Gyroidinoides and are suggested to be related to microhabitat preferences. Vertical distributions of a number of taxa found in both the 63- to 150-µm and &gt; 150-µm fractions are similar, suggesting that juveniles and adults live under similar microhabitat conditions. Ontogenetic changes in microhabitat preferences of most species are not observed in this study and therefore would not be expected to account for isotopic vital effects reported for some taxa in previous studies.","container-title":"Paleoceanography","DOI":"10.1029/93PA02327","ISSN":"1944-9186","issue":"1","journalAbbreviation":"Paleoceanography","language":"en","page":"87-150","source":"Wiley Online Library","title":"The ecology of living (stained) deep-sea benthic foraminifera from the Sulu Sea","volume":"9","author":[{"family":"Rathburn","given":"A. E."},{"family":"Corliss","given":"B. H."}],"issued":{"date-parts":[["1994",2,1]]}}}],"schema":"https://github.com/citation-style-language/schema/raw/master/csl-citation.json"} </w:instrText>
      </w:r>
      <w:r>
        <w:fldChar w:fldCharType="separate"/>
      </w:r>
      <w:r w:rsidRPr="00421648">
        <w:t>(Rathburn and Corliss, 1994)</w:t>
      </w:r>
      <w:r>
        <w:fldChar w:fldCharType="end"/>
      </w:r>
      <w:r>
        <w:t xml:space="preserve">.  </w:t>
      </w:r>
      <w:r w:rsidRPr="00892EFB">
        <w:t>An equal volume of 10% buffered formalin (with borax, sodium tetraborate Na</w:t>
      </w:r>
      <w:r w:rsidRPr="001A690D">
        <w:rPr>
          <w:vertAlign w:val="superscript"/>
        </w:rPr>
        <w:t>2</w:t>
      </w:r>
      <w:r w:rsidRPr="00892EFB">
        <w:t>B</w:t>
      </w:r>
      <w:r w:rsidRPr="001A690D">
        <w:rPr>
          <w:vertAlign w:val="superscript"/>
        </w:rPr>
        <w:t>4</w:t>
      </w:r>
      <w:r w:rsidRPr="00892EFB">
        <w:t>O</w:t>
      </w:r>
      <w:r w:rsidRPr="001A690D">
        <w:rPr>
          <w:vertAlign w:val="superscript"/>
        </w:rPr>
        <w:t>7</w:t>
      </w:r>
      <w:r>
        <w:rPr>
          <w:vertAlign w:val="superscript"/>
        </w:rPr>
        <w:t>,</w:t>
      </w:r>
      <w:r>
        <w:t xml:space="preserve"> </w:t>
      </w:r>
      <w:r>
        <w:rPr>
          <w:rFonts w:hint="eastAsia"/>
        </w:rPr>
        <w:t>an</w:t>
      </w:r>
      <w:r>
        <w:t xml:space="preserve">d </w:t>
      </w:r>
      <w:r w:rsidRPr="00BE1194">
        <w:t>1 g L</w:t>
      </w:r>
      <w:r>
        <w:rPr>
          <w:vertAlign w:val="superscript"/>
        </w:rPr>
        <w:t>-</w:t>
      </w:r>
      <w:r w:rsidRPr="00BE1194">
        <w:rPr>
          <w:vertAlign w:val="superscript"/>
        </w:rPr>
        <w:t>1</w:t>
      </w:r>
      <w:r>
        <w:rPr>
          <w:vertAlign w:val="superscript"/>
        </w:rPr>
        <w:t xml:space="preserve"> </w:t>
      </w:r>
      <w:r>
        <w:t>rose bengal)</w:t>
      </w:r>
      <w:r w:rsidRPr="00A84EDB">
        <w:t xml:space="preserve"> </w:t>
      </w:r>
      <w:r w:rsidRPr="00892EFB">
        <w:t>will be added to the sediment samples to make a final concentration of 5% formalin</w:t>
      </w:r>
      <w:r>
        <w:t xml:space="preserve"> and</w:t>
      </w:r>
      <w:r w:rsidRPr="00DE4B73">
        <w:rPr>
          <w:noProof/>
        </w:rPr>
        <w:t xml:space="preserve"> allow</w:t>
      </w:r>
      <w:r>
        <w:rPr>
          <w:noProof/>
        </w:rPr>
        <w:t>ed</w:t>
      </w:r>
      <w:r>
        <w:t xml:space="preserve"> to stain for a least </w:t>
      </w:r>
      <w:r>
        <w:rPr>
          <w:noProof/>
        </w:rPr>
        <w:t>one</w:t>
      </w:r>
      <w:r>
        <w:t xml:space="preserve"> week.  In</w:t>
      </w:r>
      <w:r w:rsidRPr="00A84EDB">
        <w:t xml:space="preserve"> the lab</w:t>
      </w:r>
      <w:r>
        <w:t>,</w:t>
      </w:r>
      <w:r w:rsidRPr="00A84EDB">
        <w:t xml:space="preserve"> </w:t>
      </w:r>
      <w:r>
        <w:t>the sediment</w:t>
      </w:r>
      <w:r w:rsidRPr="00A84EDB">
        <w:t xml:space="preserve"> samples will be</w:t>
      </w:r>
      <w:r>
        <w:t xml:space="preserve"> fre</w:t>
      </w:r>
      <w:r>
        <w:rPr>
          <w:rFonts w:hint="eastAsia"/>
        </w:rPr>
        <w:t>e</w:t>
      </w:r>
      <w:r>
        <w:t>ze-dried and then wet</w:t>
      </w:r>
      <w:r w:rsidRPr="00A84EDB">
        <w:t xml:space="preserve"> sieved through</w:t>
      </w:r>
      <w:r>
        <w:t xml:space="preserve"> a 63-µm sieve.  The d</w:t>
      </w:r>
      <w:r w:rsidRPr="00036717">
        <w:t>ry coarse fraction (particle size &gt;</w:t>
      </w:r>
      <w:r>
        <w:t xml:space="preserve"> </w:t>
      </w:r>
      <w:r w:rsidRPr="00036717">
        <w:t>63</w:t>
      </w:r>
      <w:r w:rsidRPr="00A84EDB">
        <w:t>µ</w:t>
      </w:r>
      <w:r w:rsidRPr="00036717">
        <w:t xml:space="preserve">m) </w:t>
      </w:r>
      <w:r>
        <w:t>will</w:t>
      </w:r>
      <w:r w:rsidRPr="00036717">
        <w:t xml:space="preserve"> </w:t>
      </w:r>
      <w:r>
        <w:t xml:space="preserve">be </w:t>
      </w:r>
      <w:r w:rsidRPr="00036717">
        <w:t>sieved again by 150</w:t>
      </w:r>
      <w:r>
        <w:t xml:space="preserve"> </w:t>
      </w:r>
      <w:r w:rsidRPr="00A84EDB">
        <w:t>µ</w:t>
      </w:r>
      <w:r w:rsidRPr="00036717">
        <w:t>m</w:t>
      </w:r>
      <w:r>
        <w:t xml:space="preserve"> sieve before picking.  Both the individuals are</w:t>
      </w:r>
      <w:r w:rsidRPr="00BE1194">
        <w:t xml:space="preserve"> intensively pink </w:t>
      </w:r>
      <w:r w:rsidRPr="00DE4B73">
        <w:rPr>
          <w:noProof/>
        </w:rPr>
        <w:t>or</w:t>
      </w:r>
      <w:r w:rsidRPr="00BE1194">
        <w:t xml:space="preserve"> red</w:t>
      </w:r>
      <w:r>
        <w:t>-</w:t>
      </w:r>
      <w:r w:rsidRPr="00BE1194">
        <w:t>stained</w:t>
      </w:r>
      <w:r>
        <w:t xml:space="preserve"> (living individuals),</w:t>
      </w:r>
      <w:r w:rsidRPr="00BE1194">
        <w:t xml:space="preserve"> </w:t>
      </w:r>
      <w:r>
        <w:t xml:space="preserve">and non-stained (dead individuals) </w:t>
      </w:r>
      <w:r>
        <w:rPr>
          <w:noProof/>
        </w:rPr>
        <w:t>will be</w:t>
      </w:r>
      <w:r w:rsidRPr="00F6213A">
        <w:rPr>
          <w:noProof/>
        </w:rPr>
        <w:t xml:space="preserve"> counted</w:t>
      </w:r>
      <w:r>
        <w:t>, picked out, and sorted</w:t>
      </w:r>
      <w:r w:rsidRPr="00BE1194">
        <w:t xml:space="preserve"> </w:t>
      </w:r>
      <w:r>
        <w:t xml:space="preserve">for identification seperatedly.  The organic carbon biomass will be converted from abundance multiplying average carbon biomass per individual from </w:t>
      </w:r>
      <w:r w:rsidRPr="00036717">
        <w:t>Bernhard</w:t>
      </w:r>
      <w:r>
        <w:t xml:space="preserve"> et al. </w:t>
      </w:r>
      <w:r>
        <w:fldChar w:fldCharType="begin"/>
      </w:r>
      <w:r>
        <w:instrText xml:space="preserve"> ADDIN ZOTERO_ITEM CSL_CITATION {"citationID":"l2taEAir","properties":{"formattedCitation":"(2008)","plainCitation":"(2008)","noteIndex":0},"citationItems":[{"id":649,"uris":["http://zotero.org/users/1268121/items/T3WRSDIE"],"uri":["http://zotero.org/users/1268121/items/T3WRSDIE"],"itemData":{"id":649,"type":"article-journal","abstract":"Benthic foraminiferal biomass, density, and species composition were determined at 10 sites in the Gulf of Mexico. During June 2001 and 2002, sediment samples were collec</w:instrText>
      </w:r>
      <w:r>
        <w:rPr>
          <w:rFonts w:hint="eastAsia"/>
        </w:rPr>
        <w:instrText>ted with a GoMex box corer. A 7.5-cm diameter subcore was taken from a box core collected at each site and sliced into 1-cm or 2-cm sections to a depth of 2 or 3</w:instrText>
      </w:r>
      <w:r>
        <w:rPr>
          <w:rFonts w:hint="eastAsia"/>
        </w:rPr>
        <w:instrText></w:instrText>
      </w:r>
      <w:r>
        <w:rPr>
          <w:rFonts w:hint="eastAsia"/>
        </w:rPr>
        <w:instrText>m; the &gt;63-[mu]m fraction was examined shipboard for benthic foraminifera. Individual foraminifers were extracted for adenosine triphosphate (ATP) using a luciferin-luciferase assay, which indicated the total ATP content per specimen; that data was converted to organic carbon. Foraminiferal biomass and density varied substantially (~2-53</w:instrText>
      </w:r>
      <w:r>
        <w:rPr>
          <w:rFonts w:hint="eastAsia"/>
        </w:rPr>
        <w:instrText></w:instrText>
      </w:r>
      <w:r>
        <w:rPr>
          <w:rFonts w:hint="eastAsia"/>
        </w:rPr>
        <w:instrText>g</w:instrText>
      </w:r>
      <w:r>
        <w:rPr>
          <w:rFonts w:hint="eastAsia"/>
        </w:rPr>
        <w:instrText></w:instrText>
      </w:r>
      <w:r>
        <w:rPr>
          <w:rFonts w:hint="eastAsia"/>
        </w:rPr>
        <w:instrText>-2; ~3600-44,500</w:instrText>
      </w:r>
      <w:r>
        <w:rPr>
          <w:rFonts w:hint="eastAsia"/>
        </w:rPr>
        <w:instrText></w:instrText>
      </w:r>
      <w:r>
        <w:rPr>
          <w:rFonts w:hint="eastAsia"/>
        </w:rPr>
        <w:instrText>ndividuals</w:instrText>
      </w:r>
      <w:r>
        <w:rPr>
          <w:rFonts w:hint="eastAsia"/>
        </w:rPr>
        <w:instrText></w:instrText>
      </w:r>
      <w:r>
        <w:rPr>
          <w:rFonts w:hint="eastAsia"/>
        </w:rPr>
        <w:instrText>-2, respectively) and inconsistently with water depth: although two ~1000-m deep sites were geographically separated by only ~75</w:instrText>
      </w:r>
      <w:r>
        <w:rPr>
          <w:rFonts w:hint="eastAsia"/>
        </w:rPr>
        <w:instrText></w:instrText>
      </w:r>
      <w:r>
        <w:rPr>
          <w:rFonts w:hint="eastAsia"/>
        </w:rPr>
        <w:instrText>m, the foraminiferal biomass at one site was relatively low (~9</w:instrText>
      </w:r>
      <w:r>
        <w:rPr>
          <w:rFonts w:hint="eastAsia"/>
        </w:rPr>
        <w:instrText></w:instrText>
      </w:r>
      <w:r>
        <w:rPr>
          <w:rFonts w:hint="eastAsia"/>
        </w:rPr>
        <w:instrText>g</w:instrText>
      </w:r>
      <w:r>
        <w:rPr>
          <w:rFonts w:hint="eastAsia"/>
        </w:rPr>
        <w:instrText></w:instrText>
      </w:r>
      <w:r>
        <w:rPr>
          <w:rFonts w:hint="eastAsia"/>
        </w:rPr>
        <w:instrText>-2) while the other site had the highest foraminiferal biomass (~53</w:instrText>
      </w:r>
      <w:r>
        <w:rPr>
          <w:rFonts w:hint="eastAsia"/>
        </w:rPr>
        <w:instrText></w:instrText>
      </w:r>
      <w:r>
        <w:rPr>
          <w:rFonts w:hint="eastAsia"/>
        </w:rPr>
        <w:instrText>g</w:instrText>
      </w:r>
      <w:r>
        <w:rPr>
          <w:rFonts w:hint="eastAsia"/>
        </w:rPr>
        <w:instrText></w:instrText>
      </w:r>
      <w:r>
        <w:rPr>
          <w:rFonts w:hint="eastAsia"/>
        </w:rPr>
        <w:instrText>-2). Although most samples from Sigsbee Plain (&gt;3000</w:instrText>
      </w:r>
      <w:r>
        <w:rPr>
          <w:rFonts w:hint="eastAsia"/>
        </w:rPr>
        <w:instrText></w:instrText>
      </w:r>
      <w:r>
        <w:rPr>
          <w:rFonts w:hint="eastAsia"/>
        </w:rPr>
        <w:instrText>) had low biomass, one Sigsbee site had &gt;20</w:instrText>
      </w:r>
      <w:r>
        <w:rPr>
          <w:rFonts w:hint="eastAsia"/>
        </w:rPr>
        <w:instrText></w:instrText>
      </w:r>
      <w:r>
        <w:rPr>
          <w:rFonts w:hint="eastAsia"/>
        </w:rPr>
        <w:instrText>g</w:instrText>
      </w:r>
      <w:r>
        <w:rPr>
          <w:rFonts w:hint="eastAsia"/>
        </w:rPr>
        <w:instrText></w:instrText>
      </w:r>
      <w:r>
        <w:rPr>
          <w:rFonts w:hint="eastAsia"/>
        </w:rPr>
        <w:instrText>oraminiferal</w:instrText>
      </w:r>
      <w:r>
        <w:rPr>
          <w:rFonts w:hint="eastAsia"/>
        </w:rPr>
        <w:instrText></w:instrText>
      </w:r>
      <w:r>
        <w:rPr>
          <w:rFonts w:hint="eastAsia"/>
        </w:rPr>
        <w:instrText>-2. The foraminiferal community from all sites (i.e. bathyal and abyssal locales) was dominated by agglutin</w:instrText>
      </w:r>
      <w:r>
        <w:instrText xml:space="preserve">ated, rather than calcareous or tectinous, species. Foraminiferal density never exceeded that of metazoan meiofauna at any site. Foraminiferal biomass, however, exceeded metazoan meiofaunal biomass at 5 of the 10 sites, indicating that foraminifera constitute a major component of the Gulf's deep-water meiofaunal biomass.","container-title":"Deep Sea Research Part II: Topical Studies in Oceanography","ISSN":"0967-0645","issue":"24-26","page":"2617-2626","title":"Benthic foraminifera living in Gulf of Mexico bathyal and abyssal sediments: Community analysis and comparison to metazoan meiofaunal biomass and density","title-short":"Benthic foraminifera living in Gulf of Mexico bathyal and abyssal sediments: Community analysis and comparison to metazoan meiofaunal biomass and density","volume":"55","author":[{"family":"Bernhard","given":"Joan M."},{"family":"Sen Gupta","given":"Barun K."},{"family":"Baguley","given":"Jeffrey G."}],"issued":{"date-parts":[["2008"]]}},"suppress-author":true}],"schema":"https://github.com/citation-style-language/schema/raw/master/csl-citation.json"} </w:instrText>
      </w:r>
      <w:r>
        <w:fldChar w:fldCharType="separate"/>
      </w:r>
      <w:r w:rsidRPr="00036717">
        <w:t>(2008)</w:t>
      </w:r>
      <w:r>
        <w:fldChar w:fldCharType="end"/>
      </w:r>
      <w:r>
        <w:t xml:space="preserve">. </w:t>
      </w:r>
    </w:p>
    <w:p w:rsidR="00D03CC6" w:rsidRDefault="00D03CC6" w:rsidP="00FE13C7">
      <w:pPr>
        <w:spacing w:before="120" w:after="120" w:line="276" w:lineRule="auto"/>
        <w:ind w:firstLineChars="177" w:firstLine="425"/>
        <w:rPr>
          <w:b/>
        </w:rPr>
      </w:pPr>
    </w:p>
    <w:p w:rsidR="00FE13C7" w:rsidRDefault="00FE13C7" w:rsidP="00FE13C7">
      <w:pPr>
        <w:spacing w:before="120" w:after="120" w:line="276" w:lineRule="auto"/>
        <w:ind w:firstLineChars="177" w:firstLine="425"/>
      </w:pPr>
      <w:r>
        <w:rPr>
          <w:b/>
        </w:rPr>
        <w:t>M</w:t>
      </w:r>
      <w:r w:rsidRPr="0032277F">
        <w:rPr>
          <w:b/>
        </w:rPr>
        <w:t>eiofauna</w:t>
      </w:r>
      <w:r>
        <w:rPr>
          <w:b/>
        </w:rPr>
        <w:t xml:space="preserve"> biomass</w:t>
      </w:r>
      <w:r>
        <w:rPr>
          <w:rFonts w:hint="eastAsia"/>
          <w:b/>
        </w:rPr>
        <w:t xml:space="preserve">: </w:t>
      </w:r>
      <w:r w:rsidRPr="00FB5C53">
        <w:rPr>
          <w:noProof/>
        </w:rPr>
        <w:t>A cutoff 10-ml sterile syringe</w:t>
      </w:r>
      <w:r>
        <w:rPr>
          <w:noProof/>
        </w:rPr>
        <w:t xml:space="preserve"> (i.d. 15 mm) will take</w:t>
      </w:r>
      <w:r w:rsidRPr="00FB5C53">
        <w:rPr>
          <w:noProof/>
        </w:rPr>
        <w:t xml:space="preserve"> </w:t>
      </w:r>
      <w:r w:rsidRPr="00FB5C53">
        <w:rPr>
          <w:noProof/>
        </w:rPr>
        <w:lastRenderedPageBreak/>
        <w:t xml:space="preserve">subsamples from the </w:t>
      </w:r>
      <w:r>
        <w:rPr>
          <w:noProof/>
        </w:rPr>
        <w:t>top</w:t>
      </w:r>
      <w:r w:rsidRPr="00FB5C53">
        <w:rPr>
          <w:noProof/>
        </w:rPr>
        <w:t xml:space="preserve"> </w:t>
      </w:r>
      <w:r>
        <w:rPr>
          <w:rFonts w:hint="eastAsia"/>
          <w:noProof/>
        </w:rPr>
        <w:t>5</w:t>
      </w:r>
      <w:r w:rsidRPr="00FB5C53">
        <w:rPr>
          <w:noProof/>
        </w:rPr>
        <w:t xml:space="preserve">-cm of sediments </w:t>
      </w:r>
      <w:r>
        <w:t xml:space="preserve">as suggested by Montagna </w:t>
      </w:r>
      <w:r>
        <w:fldChar w:fldCharType="begin"/>
      </w:r>
      <w:r>
        <w:instrText xml:space="preserve"> ADDIN ZOTERO_ITEM CSL_CITATION {"citationID":"Svv3WYma","properties":{"formattedCitation":"(2017)","plainCitation":"(2017)","noteIndex":0},"citationItems":[{"id":5740,"uris":["http://zotero.org/users/1268121/items/FQH64N2C"],"uri":["http://zotero.org/users/1268121/items/FQH64N2C"],"itemData":{"id":5740,"type":"article-journal","container-title":"Limnology and Oceanography: Methods","DOI":"10.1002/lom3.10150","ISSN":"1541-5856","issue":"2","language":"en","page":"166-183","source":"onlinelibrary.wiley.com","title":"Comparison of sampling methods for deep‐sea infauna","volume":"15","author":[{"family":"Montagna","given":"Paul A."},{"family":"Baguley","given":"Jeffrey G."},{"family":"Hsiang","given":"Chien-Yi"},{"family":"Reuscher","given":"Michael G."}],"issued":{"date-parts":[["2017",2,1]]}},"suppress-author":true}],"schema":"https://github.com/citation-style-language/schema/raw/master/csl-citation.json"} </w:instrText>
      </w:r>
      <w:r>
        <w:fldChar w:fldCharType="separate"/>
      </w:r>
      <w:r w:rsidRPr="002A3ADD">
        <w:t>(2017)</w:t>
      </w:r>
      <w:r>
        <w:fldChar w:fldCharType="end"/>
      </w:r>
      <w:r>
        <w:t>.  T</w:t>
      </w:r>
      <w:r w:rsidRPr="00892EFB">
        <w:t xml:space="preserve">he syringe plunger will </w:t>
      </w:r>
      <w:r w:rsidRPr="00F6213A">
        <w:rPr>
          <w:noProof/>
        </w:rPr>
        <w:t>be held</w:t>
      </w:r>
      <w:r w:rsidRPr="00892EFB">
        <w:t xml:space="preserve"> fixed at the sediment surface</w:t>
      </w:r>
      <w:r>
        <w:t>,</w:t>
      </w:r>
      <w:r w:rsidRPr="00892EFB">
        <w:t xml:space="preserve"> </w:t>
      </w:r>
      <w:r w:rsidRPr="00DE4B73">
        <w:rPr>
          <w:noProof/>
        </w:rPr>
        <w:t>and</w:t>
      </w:r>
      <w:r w:rsidRPr="00892EFB">
        <w:t xml:space="preserve"> then the barrel will be pushed into the sediments to create vacuum suction to draw the sediment samples into a 250-ml specimen jar.  An equal volume of 10% buffered formalin (with borax, sodium tetraborate Na</w:t>
      </w:r>
      <w:r w:rsidRPr="001A690D">
        <w:rPr>
          <w:vertAlign w:val="superscript"/>
        </w:rPr>
        <w:t>2</w:t>
      </w:r>
      <w:r w:rsidRPr="00892EFB">
        <w:t>B</w:t>
      </w:r>
      <w:r w:rsidRPr="001A690D">
        <w:rPr>
          <w:vertAlign w:val="superscript"/>
        </w:rPr>
        <w:t>4</w:t>
      </w:r>
      <w:r w:rsidRPr="00892EFB">
        <w:t>O</w:t>
      </w:r>
      <w:r w:rsidRPr="001A690D">
        <w:rPr>
          <w:vertAlign w:val="superscript"/>
        </w:rPr>
        <w:t>7</w:t>
      </w:r>
      <w:r>
        <w:rPr>
          <w:vertAlign w:val="superscript"/>
        </w:rPr>
        <w:t>,</w:t>
      </w:r>
      <w:r w:rsidRPr="00FB5C53">
        <w:t xml:space="preserve"> </w:t>
      </w:r>
      <w:r>
        <w:t xml:space="preserve">and </w:t>
      </w:r>
      <w:r w:rsidRPr="00BE1194">
        <w:t>1 g L</w:t>
      </w:r>
      <w:r>
        <w:rPr>
          <w:vertAlign w:val="superscript"/>
        </w:rPr>
        <w:t>-</w:t>
      </w:r>
      <w:r w:rsidRPr="00BE1194">
        <w:rPr>
          <w:vertAlign w:val="superscript"/>
        </w:rPr>
        <w:t>1</w:t>
      </w:r>
      <w:r>
        <w:rPr>
          <w:vertAlign w:val="superscript"/>
        </w:rPr>
        <w:t xml:space="preserve"> </w:t>
      </w:r>
      <w:r>
        <w:t>Rose Bengal)</w:t>
      </w:r>
      <w:r w:rsidRPr="00892EFB">
        <w:t xml:space="preserve"> will be added to sediment samples to make a final concentration of 5% formalin.</w:t>
      </w:r>
      <w:r>
        <w:t xml:space="preserve">  </w:t>
      </w:r>
      <w:r w:rsidRPr="00DE4B73">
        <w:rPr>
          <w:noProof/>
        </w:rPr>
        <w:t>Upon</w:t>
      </w:r>
      <w:r w:rsidRPr="00A84EDB">
        <w:t xml:space="preserve"> returning to the lab</w:t>
      </w:r>
      <w:r>
        <w:t>,</w:t>
      </w:r>
      <w:r w:rsidRPr="00A84EDB">
        <w:t xml:space="preserve"> </w:t>
      </w:r>
      <w:r>
        <w:t>the sediment</w:t>
      </w:r>
      <w:r w:rsidRPr="00A84EDB">
        <w:t xml:space="preserve"> samples will be </w:t>
      </w:r>
      <w:r>
        <w:t>wet</w:t>
      </w:r>
      <w:r w:rsidRPr="00A84EDB">
        <w:t xml:space="preserve"> sieved through</w:t>
      </w:r>
      <w:r>
        <w:t xml:space="preserve"> a </w:t>
      </w:r>
      <w:r w:rsidRPr="00A84EDB">
        <w:t>1000-µm sieve</w:t>
      </w:r>
      <w:r>
        <w:t xml:space="preserve"> </w:t>
      </w:r>
      <w:r w:rsidRPr="00A84EDB">
        <w:t xml:space="preserve">with </w:t>
      </w:r>
      <w:r>
        <w:t xml:space="preserve">a </w:t>
      </w:r>
      <w:r w:rsidRPr="00A84EDB">
        <w:t xml:space="preserve">40-µm sieve </w:t>
      </w:r>
      <w:r>
        <w:t>underneath</w:t>
      </w:r>
      <w:r w:rsidRPr="00A84EDB">
        <w:t xml:space="preserve"> and then transfer</w:t>
      </w:r>
      <w:r>
        <w:t>red</w:t>
      </w:r>
      <w:r w:rsidRPr="00A84EDB">
        <w:t xml:space="preserve"> to 70% ethanol.  The meiobenthos specimens will be extracted from the sediments using </w:t>
      </w:r>
      <w:r w:rsidRPr="00FB5C53">
        <w:t>Ludox HS40 solution (gravity = 1.18 g/cm3) and centrifuged for 10 min at 8,000 rpm (repeated three times) to extract meiofauna</w:t>
      </w:r>
      <w:r w:rsidRPr="00A84EDB">
        <w:t xml:space="preserve"> </w:t>
      </w:r>
      <w:r w:rsidRPr="00A06D60">
        <w:fldChar w:fldCharType="begin"/>
      </w:r>
      <w:r>
        <w:instrText xml:space="preserve"> ADDIN ZOTERO_ITEM CSL_CITATION {"citationID":"j76g3uLv","properties":{"formattedCitation":"(Danovaro, 2010; Montagna et al., 2017)","plainCitation":"(Danovaro, 2010; Montagna et al., 2017)","noteIndex":0},"citationItems":[{"id":323,"uris":["http://zotero.org/users/1268121/items/EPMQTVRJ"],"uri":["http://zotero.org/users/1268121/items/EPMQTVRJ"],"itemData":{"id":323,"type":"book","event-place":"Boca Raton","ISBN":"978-1-4398-1137-5","language":"English","publisher":"CRC Press","publisher-place":"Boca Raton","source":"Open WorldCat","title":"Methods for the study of deep-sea sediments, their functioning and biodiversity","author":[{"family":"Danovaro","given":"Roberto"}],"issued":{"date-parts":[["2010"]]}}},{"id":5740,"uris":["http://zotero.org/users/1268121/items/FQH64N2C"],"uri":["http://zotero.org/users/1268121/items/FQH64N2C"],"itemData":{"id":5740,"type":"article-journal","container-title":"Limnology and Oceanography: Methods","DOI":"10.1002/lom3.10150","ISSN":"1541-5856","issue":"2","language":"en","page":"166-183","source":"onlinelibrary.wiley.com","title":"Comparison of sampling methods for deep‐sea infauna","volume":"15","author":[{"family":"Montagna","given":"Paul A."},{"family":"Baguley","given":"Jeffrey G."},{"family":"Hsiang","given":"Chien-Yi"},{"family":"Reuscher","given":"Michael G."}],"issued":{"date-parts":[["2017",2,1]]}}}],"schema":"https://github.com/citation-style-language/schema/raw/master/csl-citation.json"} </w:instrText>
      </w:r>
      <w:r w:rsidRPr="00A06D60">
        <w:fldChar w:fldCharType="separate"/>
      </w:r>
      <w:r w:rsidRPr="00421648">
        <w:t>(Danovaro, 2010; Montagna et al., 2017)</w:t>
      </w:r>
      <w:r w:rsidRPr="00A06D60">
        <w:fldChar w:fldCharType="end"/>
      </w:r>
      <w:r>
        <w:t xml:space="preserve"> </w:t>
      </w:r>
      <w:r w:rsidRPr="00A84EDB">
        <w:t>and enumerated to major taxonomic groups under a high power stereomicroscope (Olympus® SZX16; 0.7-11.5 X zoom).</w:t>
      </w:r>
      <w:r>
        <w:t xml:space="preserve">  </w:t>
      </w:r>
      <w:r w:rsidRPr="00FB5C53">
        <w:t>The body volume of meiofauna specimens will be</w:t>
      </w:r>
      <w:r w:rsidRPr="00FB5C53">
        <w:rPr>
          <w:rFonts w:hint="eastAsia"/>
        </w:rPr>
        <w:t xml:space="preserve"> </w:t>
      </w:r>
      <w:r w:rsidRPr="00FB5C53">
        <w:t>calculated with the formula: V = L x W</w:t>
      </w:r>
      <w:r w:rsidRPr="00FB5C53">
        <w:rPr>
          <w:vertAlign w:val="superscript"/>
        </w:rPr>
        <w:t>2</w:t>
      </w:r>
      <w:r w:rsidRPr="00FB5C53">
        <w:t xml:space="preserve"> x C, where V is the volume, L is the length, W is the width, and C is the taxon-specific conversion factors (Feller and Warwick, 1988; Rachor, 197</w:t>
      </w:r>
      <w:r>
        <w:t xml:space="preserve">5; Warwick and Gee, 1984).  </w:t>
      </w:r>
      <w:r w:rsidRPr="00A06D60">
        <w:t xml:space="preserve">The </w:t>
      </w:r>
      <w:r>
        <w:t>bio</w:t>
      </w:r>
      <w:r w:rsidRPr="00A06D60">
        <w:t xml:space="preserve">volume will </w:t>
      </w:r>
      <w:r w:rsidRPr="00F6213A">
        <w:rPr>
          <w:noProof/>
        </w:rPr>
        <w:t>be converted</w:t>
      </w:r>
      <w:r w:rsidRPr="00A06D60">
        <w:t xml:space="preserve"> into wet weight</w:t>
      </w:r>
      <w:r>
        <w:t>,</w:t>
      </w:r>
      <w:r w:rsidRPr="00A06D60">
        <w:t xml:space="preserve"> assuming a specific gravity of 1.13 </w:t>
      </w:r>
      <w:r w:rsidRPr="00A06D60">
        <w:fldChar w:fldCharType="begin"/>
      </w:r>
      <w:r>
        <w:instrText xml:space="preserve"> ADDIN ZOTERO_ITEM CSL_CITATION {"citationID":"18nush0ajj","properties":{"formattedCitation":"(Warwick and Gee, 1984)","plainCitation":"(Warwick and Gee, 1984)","noteIndex":0},"citationItems":[{"id":2200,"uris":["http://zotero.org/users/1268121/items/676URXIF"],"uri":["http://zotero.org/users/1268121/items/676URXIF"],"itemData":{"id":2200,"type":"article-journal","container-title":"Marine ecology. Progress series","ISSN":"0171-8630","issue":"1-2","language":"eng","page":"97-111","source":"cat.inist.fr","title":"Community structure of estuarine meiobenthos","volume":"18","author":[{"family":"Warwick","given":"R. M."},{"family":"Gee","given":"J. M."}],"issued":{"date-parts":[["1984"]]}}}],"schema":"https://github.com/citation-style-language/schema/raw/master/csl-citation.json"} </w:instrText>
      </w:r>
      <w:r w:rsidRPr="00A06D60">
        <w:fldChar w:fldCharType="separate"/>
      </w:r>
      <w:r w:rsidRPr="00421648">
        <w:t>(Warwick and Gee, 1984)</w:t>
      </w:r>
      <w:r w:rsidRPr="00A06D60">
        <w:fldChar w:fldCharType="end"/>
      </w:r>
      <w:r>
        <w:t>,</w:t>
      </w:r>
      <w:r w:rsidRPr="00A06D60">
        <w:t xml:space="preserve"> and organic carbon using the conversion factor of 12% </w:t>
      </w:r>
      <w:r w:rsidRPr="00A06D60">
        <w:fldChar w:fldCharType="begin"/>
      </w:r>
      <w:r>
        <w:instrText xml:space="preserve"> ADDIN ZOTERO_ITEM CSL_CITATION {"citationID":"19gf3bcmin","properties":{"formattedCitation":"(Baguley et al., 2004)","plainCitation":"(Baguley et al., 2004)","noteIndex":0},"citationItems":[{"id":2204,"uris":["http://zotero.org/users/1268121/items/UX4NI6QJ"],"uri":["http://zotero.org/users/1268121/items/UX4NI6QJ"],"itemData":{"id":2204,"type":"article-journal","container-title":"Limnology and Oceanography: Methods","DOI":"10.4319/lom.2004.2.181","ISSN":"15415856","page":"181-190","source":"CrossRef","title":"A semi-automated digital microphotographic approach to measure meiofaunal biomass","volume":"2","author":[{"family":"Baguley","given":"Jeffrey G"},{"family":"Hyde","given":"Larry J"},{"family":"Montagna","given":"Paul A"}],"issued":{"date-parts":[["2004"]]}}}],"schema":"https://github.com/citation-style-language/schema/raw/master/csl-citation.json"} </w:instrText>
      </w:r>
      <w:r w:rsidRPr="00A06D60">
        <w:fldChar w:fldCharType="separate"/>
      </w:r>
      <w:r w:rsidRPr="00421648">
        <w:t>(Baguley et al., 2004)</w:t>
      </w:r>
      <w:r w:rsidRPr="00A06D60">
        <w:fldChar w:fldCharType="end"/>
      </w:r>
      <w:r w:rsidRPr="00A06D60">
        <w:t>.</w:t>
      </w:r>
      <w:r>
        <w:t xml:space="preserve"> </w:t>
      </w:r>
    </w:p>
    <w:p w:rsidR="00D03CC6" w:rsidRDefault="00D03CC6" w:rsidP="00FE13C7">
      <w:pPr>
        <w:spacing w:before="120" w:after="120" w:line="276" w:lineRule="auto"/>
        <w:ind w:firstLineChars="177" w:firstLine="425"/>
        <w:rPr>
          <w:b/>
        </w:rPr>
      </w:pPr>
    </w:p>
    <w:p w:rsidR="00FE13C7" w:rsidRDefault="00FE13C7" w:rsidP="00FE13C7">
      <w:pPr>
        <w:spacing w:before="120" w:after="120" w:line="276" w:lineRule="auto"/>
        <w:ind w:firstLineChars="177" w:firstLine="425"/>
        <w:rPr>
          <w:b/>
        </w:rPr>
      </w:pPr>
      <w:r w:rsidRPr="0032277F">
        <w:rPr>
          <w:b/>
        </w:rPr>
        <w:t>Macrofauna</w:t>
      </w:r>
      <w:r>
        <w:rPr>
          <w:b/>
        </w:rPr>
        <w:t xml:space="preserve"> biomass</w:t>
      </w:r>
      <w:r>
        <w:rPr>
          <w:rFonts w:hint="eastAsia"/>
          <w:b/>
        </w:rPr>
        <w:t xml:space="preserve">: </w:t>
      </w:r>
      <w:r>
        <w:t xml:space="preserve">Once the sample </w:t>
      </w:r>
      <w:r w:rsidRPr="00F6213A">
        <w:rPr>
          <w:noProof/>
        </w:rPr>
        <w:t>is recovered</w:t>
      </w:r>
      <w:r w:rsidRPr="00527803">
        <w:t xml:space="preserve">, the supernatant water above the sediment surface will be siphoned carefully through a 300-µm sieve.  The top </w:t>
      </w:r>
      <w:r>
        <w:t>10</w:t>
      </w:r>
      <w:r w:rsidRPr="006614E5">
        <w:t xml:space="preserve"> cm</w:t>
      </w:r>
      <w:r>
        <w:t xml:space="preserve"> </w:t>
      </w:r>
      <w:r w:rsidRPr="00527803">
        <w:t>of the sediments will be extruded (by an extruder) and washed with filter seawater (with a 5-µm filter) through the same 300-µm sieve</w:t>
      </w:r>
      <w:r>
        <w:t xml:space="preserve"> as suggested by Montagna </w:t>
      </w:r>
      <w:r>
        <w:fldChar w:fldCharType="begin"/>
      </w:r>
      <w:r>
        <w:instrText xml:space="preserve"> ADDIN ZOTERO_ITEM CSL_CITATION {"citationID":"HG4vT8FK","properties":{"formattedCitation":"(2017)","plainCitation":"(2017)","noteIndex":0},"citationItems":[{"id":5740,"uris":["http://zotero.org/users/1268121/items/FQH64N2C"],"uri":["http://zotero.org/users/1268121/items/FQH64N2C"],"itemData":{"id":5740,"type":"article-journal","container-title":"Limnology and Oceanography: Methods","DOI":"10.1002/lom3.10150","ISSN":"1541-5856","issue":"2","language":"en","page":"166-183","source":"onlinelibrary.wiley.com","title":"Comparison of sampling methods for deep‐sea infauna","volume":"15","author":[{"family":"Montagna","given":"Paul A."},{"family":"Baguley","given":"Jeffrey G."},{"family":"Hsiang","given":"Chien-Yi"},{"family":"Reuscher","given":"Michael G."}],"issued":{"date-parts":[["2017",2,1]]}},"suppress-author":true}],"schema":"https://github.com/citation-style-language/schema/raw/master/csl-citation.json"} </w:instrText>
      </w:r>
      <w:r>
        <w:fldChar w:fldCharType="separate"/>
      </w:r>
      <w:r w:rsidRPr="002A3ADD">
        <w:t>(2017)</w:t>
      </w:r>
      <w:r>
        <w:fldChar w:fldCharType="end"/>
      </w:r>
      <w:r w:rsidRPr="00527803">
        <w:t xml:space="preserve">.  </w:t>
      </w:r>
      <w:r>
        <w:t xml:space="preserve">In our previous surveys, we also found that most macrofauna was in the top 10 cm of the sediments </w:t>
      </w:r>
      <w:r>
        <w:fldChar w:fldCharType="begin"/>
      </w:r>
      <w:r>
        <w:instrText xml:space="preserve"> ADDIN ZOTERO_ITEM CSL_CITATION {"citationID":"a1s8hc6dpaq","properties":{"formattedCitation":"(Liao et al., 2017)","plainCitation":"(Liao et al., 2017)","noteIndex":0},"citationItems":[{"id":"OpXZYPnK/uqWmUwQX","uris":["http://zotero.org/users/1268121/items/N7D76IJD"],"uri":["http://zotero.org/users/1268121/items/N7D76IJD"],"itemData":{"id":"W4kJpG2w/UDjB5DU7","type":"article-journal","title":"Internal tides affect benthic community structure in an energetic submarine canyon off SW Taiwan","container-title":"Deep Sea Research Part I: Oceanographic Research Papers","source":"ScienceDirect","abstract":"Submarine canyons are major conduits of terrestrial and shelf organic matter, potentially benefiting the seafloor communities in the food-deprived deep sea; however, strong bottom currents driven by internal tides and the potentially frequent turbidity currents triggered by storm surges, river flooding, and earthquakes may negatively impact the benthos. In this study, we investigated the upper Gaoping Submarine Canyon (GPSC), a high-sediment-yield canyon connected to a small mountain river (SMR) off southwest (SW) Taiwan. By contrasting the benthic meiofaunal and macrofaunal communities within and outside the GPSC, we examined how food supplies and disturbance influenced the benthic community assemblages.\nThe benthic communities in the upper GPSC were mainly a nested subset of the adjacent slope assemblages. Several meiofaunal (e.g. ostracods) and macrofaunal taxa (e.g. peracarid crustaceans and mollusks) that typically occurred on the slope were lost from the canyon. The polychaete families switched from diverse feeding guilds on the slope to motile subsurface deposit feeders dominant in the canyon. The diminishing of epibenthic peracarids and proliferation of deep burrowing polychaetes in the GPSC resulted in macrofauna occurring largely within deeper sediment horizons in the canyon than on the slope. The densities and numbers of taxa were depressed with distinct and more variable composition in the canyon than on the adjacent slope. Both the densities and numbers of taxa were negatively influenced by internal tide flushing and positively influenced by food availability; however, the internal tides also negatively influenced the food supplies. While the meiofauna and macrofauna densities were both depressed by the extreme physical conditions in the GPSC, only the macrofaunal densities increased with depth in the canyon, presumably related to increased frequency and intensity of disturbance toward the canyon head. The population densities of meiofauna, on the other hand, rebounded more rapidly due to their fast growth rate and short generation time and thus did not display bathymetric pattern in the canyon.\nTo our knowledge, this is the first benthic ecological study in a submarine canyon connected to a high-sediment-yield SMR. The biological responses to extreme physical conditions in the GPSC could have broad implications on understanding the anthropogenic and climate change impacts in the deep-sea ecosystems.","URL":"http://www.sciencedirect.com/science/article/pii/S0967063717300353","DOI":"10.1016/j.dsr.2017.05.014","ISSN":"0967-0637","journalAbbreviation":"Deep Sea Research Part I: Oceanographic Research Papers","author":[{"family":"Liao","given":"Jian-Xiang"},{"family":"Chen","given":"Guan-Ming"},{"family":"Chiou","given":"Ming-Da"},{"family":"Jan","given":"Sen"},{"family":"Wei","given":"Chih-Lin"}],"issued":{"date-parts":[["2017"]]}}}],"schema":"https://github.com/citation-style-language/schema/raw/master/csl-citation.json"} </w:instrText>
      </w:r>
      <w:r>
        <w:fldChar w:fldCharType="separate"/>
      </w:r>
      <w:r w:rsidRPr="00421648">
        <w:t>(Liao et al., 2017)</w:t>
      </w:r>
      <w:r>
        <w:fldChar w:fldCharType="end"/>
      </w:r>
      <w:r>
        <w:t xml:space="preserve">.  </w:t>
      </w:r>
      <w:r w:rsidRPr="00527803">
        <w:t>The remaining sediments will be kept in a 250-mL specimen jar.  An equal volume of 10% buffered formalin (with borax, sodium tetraborate Na</w:t>
      </w:r>
      <w:r w:rsidRPr="00527803">
        <w:rPr>
          <w:vertAlign w:val="subscript"/>
        </w:rPr>
        <w:t>2</w:t>
      </w:r>
      <w:r w:rsidRPr="00527803">
        <w:t>B</w:t>
      </w:r>
      <w:r w:rsidRPr="00527803">
        <w:rPr>
          <w:vertAlign w:val="subscript"/>
        </w:rPr>
        <w:t>4</w:t>
      </w:r>
      <w:r w:rsidRPr="00527803">
        <w:t>O</w:t>
      </w:r>
      <w:r w:rsidRPr="00527803">
        <w:rPr>
          <w:vertAlign w:val="subscript"/>
        </w:rPr>
        <w:t>7</w:t>
      </w:r>
      <w:r>
        <w:rPr>
          <w:vertAlign w:val="subscript"/>
        </w:rPr>
        <w:t>,</w:t>
      </w:r>
      <w:r w:rsidRPr="00576DE9">
        <w:t xml:space="preserve"> </w:t>
      </w:r>
      <w:r w:rsidRPr="00F6213A">
        <w:rPr>
          <w:noProof/>
        </w:rPr>
        <w:t>and</w:t>
      </w:r>
      <w:r>
        <w:t xml:space="preserve"> </w:t>
      </w:r>
      <w:r w:rsidRPr="00BE1194">
        <w:t>1 g L</w:t>
      </w:r>
      <w:r>
        <w:rPr>
          <w:vertAlign w:val="superscript"/>
        </w:rPr>
        <w:t>-</w:t>
      </w:r>
      <w:r w:rsidRPr="00BE1194">
        <w:rPr>
          <w:vertAlign w:val="superscript"/>
        </w:rPr>
        <w:t>1</w:t>
      </w:r>
      <w:r>
        <w:rPr>
          <w:vertAlign w:val="superscript"/>
        </w:rPr>
        <w:t xml:space="preserve"> </w:t>
      </w:r>
      <w:r>
        <w:t>Rose</w:t>
      </w:r>
      <w:r>
        <w:rPr>
          <w:rFonts w:hint="eastAsia"/>
        </w:rPr>
        <w:t xml:space="preserve"> </w:t>
      </w:r>
      <w:r>
        <w:t>Bengal</w:t>
      </w:r>
      <w:r w:rsidRPr="00527803">
        <w:t xml:space="preserve">) will be added into the sampling jars to fix the samples for at least 24 hours (yielding a final 5% of formalin solution) and then transfer to 70% ethanol for permanent preservation.  </w:t>
      </w:r>
      <w:r w:rsidRPr="00A84EDB">
        <w:t xml:space="preserve">Macrobenthos samples will be sorted and enumerated into major taxonomic groups and polychaete </w:t>
      </w:r>
      <w:r>
        <w:t>genus</w:t>
      </w:r>
      <w:r w:rsidRPr="00A84EDB">
        <w:t xml:space="preserve"> using a stereo sorting microscope (Olympus® SZ61; 0.67-4.5X zoom) and</w:t>
      </w:r>
      <w:r>
        <w:t xml:space="preserve"> then</w:t>
      </w:r>
      <w:r w:rsidRPr="00A84EDB">
        <w:t xml:space="preserve"> permanently preserved in 70% ethanol.</w:t>
      </w:r>
      <w:r>
        <w:t xml:space="preserve">  </w:t>
      </w:r>
      <w:r w:rsidRPr="00A84EDB">
        <w:t>The body vo</w:t>
      </w:r>
      <w:r>
        <w:t>lume of macrofauna</w:t>
      </w:r>
      <w:r w:rsidRPr="00A84EDB">
        <w:t xml:space="preserve"> specimens will be estimated by</w:t>
      </w:r>
      <w:r>
        <w:rPr>
          <w:rFonts w:hint="eastAsia"/>
        </w:rPr>
        <w:t xml:space="preserve"> </w:t>
      </w:r>
      <w:r>
        <w:t>the same length-width relationship</w:t>
      </w:r>
      <w:r>
        <w:rPr>
          <w:rFonts w:hint="eastAsia"/>
        </w:rPr>
        <w:t xml:space="preserve"> (</w:t>
      </w:r>
      <w:r w:rsidRPr="00FB5C53">
        <w:t xml:space="preserve">V = L </w:t>
      </w:r>
      <w:r w:rsidRPr="00FB5C53">
        <w:lastRenderedPageBreak/>
        <w:t>x W</w:t>
      </w:r>
      <w:r w:rsidRPr="00FB5C53">
        <w:rPr>
          <w:vertAlign w:val="superscript"/>
        </w:rPr>
        <w:t>2</w:t>
      </w:r>
      <w:r w:rsidRPr="00FB5C53">
        <w:t xml:space="preserve"> x C</w:t>
      </w:r>
      <w:r>
        <w:rPr>
          <w:rFonts w:hint="eastAsia"/>
        </w:rPr>
        <w:t>)</w:t>
      </w:r>
      <w:r>
        <w:t xml:space="preserve"> </w:t>
      </w:r>
      <w:r w:rsidRPr="00A84EDB">
        <w:t xml:space="preserve">based on images taken by a digital camera and </w:t>
      </w:r>
      <w:r w:rsidRPr="00DE4B73">
        <w:rPr>
          <w:noProof/>
        </w:rPr>
        <w:t>analyze</w:t>
      </w:r>
      <w:r>
        <w:rPr>
          <w:noProof/>
        </w:rPr>
        <w:t>d</w:t>
      </w:r>
      <w:r w:rsidRPr="00A84EDB">
        <w:t xml:space="preserve"> by image analysis software ImageJ.</w:t>
      </w:r>
      <w:r w:rsidRPr="00A06D60">
        <w:t xml:space="preserve"> </w:t>
      </w:r>
      <w:r>
        <w:t xml:space="preserve"> </w:t>
      </w:r>
      <w:r w:rsidRPr="00FB5C53">
        <w:t xml:space="preserve">For the taxa whose conversion factors are not available, the biovolume was calculated from length and width using the nearest geometric shapes (e.g., scaphopods - cone; aplacophorans - cylinder; sipunculans - cylinder; ophiuroids - ellipsoid or cylinder; asteroids - ellipsoid; nemerteans - cylinder). </w:t>
      </w:r>
      <w:r>
        <w:rPr>
          <w:rFonts w:hint="eastAsia"/>
        </w:rPr>
        <w:t xml:space="preserve"> </w:t>
      </w:r>
      <w:r w:rsidRPr="00A06D60">
        <w:t xml:space="preserve">The </w:t>
      </w:r>
      <w:r>
        <w:t>bio</w:t>
      </w:r>
      <w:r w:rsidRPr="00A06D60">
        <w:t xml:space="preserve">volume will be converted into wet weight assuming a specific gravity of 1.13 </w:t>
      </w:r>
      <w:r w:rsidRPr="00A06D60">
        <w:fldChar w:fldCharType="begin"/>
      </w:r>
      <w:r>
        <w:instrText xml:space="preserve"> ADDIN ZOTERO_ITEM CSL_CITATION {"citationID":"ft5vk6JU","properties":{"formattedCitation":"(Warwick and Gee, 1984)","plainCitation":"(Warwick and Gee, 1984)","noteIndex":0},"citationItems":[{"id":2200,"uris":["http://zotero.org/users/1268121/items/676URXIF"],"uri":["http://zotero.org/users/1268121/items/676URXIF"],"itemData":{"id":2200,"type":"article-journal","container-title":"Marine ecology. Progress series","ISSN":"0171-8630","issue":"1-2","language":"eng","page":"97-111","source":"cat.inist.fr","title":"Community structure of estuarine meiobenthos","volume":"18","author":[{"family":"Warwick","given":"R. M."},{"family":"Gee","given":"J. M."}],"issued":{"date-parts":[["1984"]]}}}],"schema":"https://github.com/citation-style-language/schema/raw/master/csl-citation.json"} </w:instrText>
      </w:r>
      <w:r w:rsidRPr="00A06D60">
        <w:fldChar w:fldCharType="separate"/>
      </w:r>
      <w:r w:rsidRPr="00421648">
        <w:t>(Warwick and Gee, 1984)</w:t>
      </w:r>
      <w:r w:rsidRPr="00A06D60">
        <w:fldChar w:fldCharType="end"/>
      </w:r>
      <w:r>
        <w:t xml:space="preserve"> and</w:t>
      </w:r>
      <w:r w:rsidRPr="00A06D60">
        <w:t xml:space="preserve"> then multiplied by 4.3 % to obtain the organic carbon content </w:t>
      </w:r>
      <w:r w:rsidRPr="00A06D60">
        <w:fldChar w:fldCharType="begin"/>
      </w:r>
      <w:r>
        <w:instrText xml:space="preserve"> ADDIN ZOTERO_ITEM CSL_CITATION {"citationID":"koi5rtgp4","properties":{"formattedCitation":"(Rowe, 1983)","plainCitation":"(Rowe, 1983)","noteIndex":0},"citationItems":[{"id":150,"uris":["http://zotero.org/users/1268121/items/8633UDEN"],"uri":["http://zotero.org/users/1268121/items/8633UDEN"],"itemData":{"id":150,"type":"chapter","collection-title":"The sea, ideas and observations on the progress in the study of the seas","container-title":"Deep-Sea Biology","event-place":"New York","page":"97-121","publisher":"Wily-interscience","publisher-place":"New York","title":"Biomass and production of deep-sea macrobenthos.","title-short":"The sea","volume":"8","editor":[{"family":"Rowe","given":"G. T."}],"author":[{"family":"Rowe","given":"G. T."}],"issued":{"date-parts":[["1983"]]}}}],"schema":"https://github.com/citation-style-language/schema/raw/master/csl-citation.json"} </w:instrText>
      </w:r>
      <w:r w:rsidRPr="00A06D60">
        <w:fldChar w:fldCharType="separate"/>
      </w:r>
      <w:r w:rsidRPr="00421648">
        <w:t>(Rowe, 1983)</w:t>
      </w:r>
      <w:r w:rsidRPr="00A06D60">
        <w:fldChar w:fldCharType="end"/>
      </w:r>
      <w:r w:rsidRPr="00A06D60">
        <w:t>.</w:t>
      </w:r>
      <w:r>
        <w:rPr>
          <w:rFonts w:hint="eastAsia"/>
        </w:rPr>
        <w:t xml:space="preserve"> </w:t>
      </w:r>
    </w:p>
    <w:p w:rsidR="00D03CC6" w:rsidRDefault="00D03CC6" w:rsidP="00FE13C7">
      <w:pPr>
        <w:spacing w:before="120" w:after="120" w:line="276" w:lineRule="auto"/>
        <w:ind w:firstLineChars="177" w:firstLine="425"/>
        <w:rPr>
          <w:b/>
        </w:rPr>
      </w:pPr>
    </w:p>
    <w:p w:rsidR="00FE13C7" w:rsidRDefault="00FE13C7" w:rsidP="00FE13C7">
      <w:pPr>
        <w:spacing w:before="120" w:after="120" w:line="276" w:lineRule="auto"/>
        <w:ind w:firstLineChars="177" w:firstLine="425"/>
      </w:pPr>
      <w:r w:rsidRPr="000B5021">
        <w:rPr>
          <w:b/>
        </w:rPr>
        <w:t>Detrital organic carbon:</w:t>
      </w:r>
      <w:r>
        <w:t xml:space="preserve"> Surface sediment</w:t>
      </w:r>
      <w:r w:rsidRPr="00AB6545">
        <w:t xml:space="preserve"> will be taken </w:t>
      </w:r>
      <w:r>
        <w:rPr>
          <w:rFonts w:hint="eastAsia"/>
        </w:rPr>
        <w:t>and</w:t>
      </w:r>
      <w:r>
        <w:t xml:space="preserve"> </w:t>
      </w:r>
      <w:r w:rsidRPr="00527803">
        <w:t xml:space="preserve">stored </w:t>
      </w:r>
      <w:r>
        <w:t xml:space="preserve">in 50-ml centrifuge tube </w:t>
      </w:r>
      <w:r w:rsidRPr="00527803">
        <w:t>in -20°C freezer</w:t>
      </w:r>
      <w:r>
        <w:t xml:space="preserve">.  In the lab, an aliquot of </w:t>
      </w:r>
      <w:r w:rsidRPr="005E0B9F">
        <w:t>frozen sediment</w:t>
      </w:r>
      <w:r>
        <w:t xml:space="preserve"> (up to 2 g) will be </w:t>
      </w:r>
      <w:r w:rsidRPr="005E0B9F">
        <w:t xml:space="preserve">extracted </w:t>
      </w:r>
      <w:r w:rsidRPr="002C3C96">
        <w:t xml:space="preserve">(12 h at 4 °C in the dark) </w:t>
      </w:r>
      <w:r w:rsidRPr="005E0B9F">
        <w:t xml:space="preserve">with </w:t>
      </w:r>
      <w:r>
        <w:t>8 ml</w:t>
      </w:r>
      <w:r w:rsidRPr="002C3C96">
        <w:t xml:space="preserve"> of </w:t>
      </w:r>
      <w:r w:rsidRPr="005E0B9F">
        <w:t>90% acetone.</w:t>
      </w:r>
      <w:r>
        <w:t xml:space="preserve">  </w:t>
      </w:r>
      <w:r>
        <w:rPr>
          <w:noProof/>
        </w:rPr>
        <w:t>A fluorometer will measure the chlorophyll a and phaeopigments in the extract (after acidification with HCl)</w:t>
      </w:r>
      <w:r w:rsidRPr="006D0BCF">
        <w:t>.</w:t>
      </w:r>
      <w:r>
        <w:t xml:space="preserve">  The </w:t>
      </w:r>
      <w:r w:rsidRPr="007A1904">
        <w:t>chlorophyll a</w:t>
      </w:r>
      <w:r>
        <w:t xml:space="preserve"> concentration will </w:t>
      </w:r>
      <w:r w:rsidRPr="00F6213A">
        <w:rPr>
          <w:noProof/>
        </w:rPr>
        <w:t>be converted</w:t>
      </w:r>
      <w:r>
        <w:t xml:space="preserve"> to carbon, assuming a carbon:</w:t>
      </w:r>
      <w:r w:rsidRPr="00BB064C">
        <w:t xml:space="preserve"> </w:t>
      </w:r>
      <w:r w:rsidRPr="00F6213A">
        <w:rPr>
          <w:noProof/>
        </w:rPr>
        <w:t>chlorophyll-a</w:t>
      </w:r>
      <w:r>
        <w:t xml:space="preserve"> rat</w:t>
      </w:r>
      <w:r>
        <w:rPr>
          <w:rFonts w:hint="eastAsia"/>
        </w:rPr>
        <w:t>i</w:t>
      </w:r>
      <w:r>
        <w:t xml:space="preserve">o of 40 in phytoplankton </w:t>
      </w:r>
      <w:r>
        <w:fldChar w:fldCharType="begin"/>
      </w:r>
      <w:r>
        <w:instrText xml:space="preserve"> ADDIN ZOTERO_ITEM CSL_CITATION {"citationID":"a2ec93d7hjn","properties":{"formattedCitation":"(Stephens et al., 1997)","plainCitation":"(Stephens et al., 1997)","noteIndex":0},"citationItems":[{"id":5617,"uris":["http://zotero.org/users/1268121/items/3P8R4PW7"],"uri":["http://zotero.org/users/1268121/items/3P8R4PW7"],"itemData":{"id":5617,"type":"article-journal","abstract":"High rates of primary production and fast sinking rates lead to the deposition of phytodetritus and highly reactive organic matter to the sediments of the central equatorial Pacific. These substances are responsible for driving important chemical fluxes and fueling benthic organisms. Chloropigments have proven useful as tracers of similar highly reactive organic carbon components in lacustrine and nearshore marine sediments. In this study we investigate the degradation of chlorophyll-a and pheopigments-a at four abyssal sites on the JGOFS equatorial Pacific transect along 140°W and explore the usefulness of these chloropigments as tracers of the most-reactive component of the deep-sea particulate organic carbon (POC) rain. First-order reaction rate constants (k = 1–75 yr−1, half-life 3–250 d) and relative reactivities (chlorophyll-a &gt; allomer and pheophorbide-a &gt; pheophytin-a) derived from most of the sedimentary profiles are similar to those found in laboratory and other field (lake and coastal marine) studies. However, in some profiles, the rate constants determined by fitting data below 0.5 cm are slower by up to 3 orders of magnitude despite an apparent abundance of bacteria, macrofauna, and porewater oxygen. Model results assuming multi-G kinetics suggest that these chloropigments degrade as two components: one, which accounts for at least 99% of the degradation and 11–57% of the sediment inventory, degrades with a half-life of 4–120 days. The other component degrades with a half-life of up to 440 years. These results suggest that some otherwise labile POC may be protected and escape rapid degradation near the sediment-water interface. If phytodetritus is deposited continuously throughout the year, our model-calculated chlorophyll-a fluxes indicate that it could account for 25–100% of the annual POC flux at sites close to the equator.","container-title":"Geochimica et Cosmochimica Acta","DOI":"10.1016/S0016-7037(97)00358-X","ISSN":"0016-7037","issue":"21","journalAbbreviation":"Geochimica et Cosmochimica Acta","page":"4605-4619","source":"ScienceDirect","title":"Chlorophyll-a and pheopigments as tracers of labile organic carbon at the central equatorial Pacific seafloor","volume":"61","author":[{"family":"Stephens","given":"Mark P."},{"family":"Kadko","given":"David C."},{"family":"Smith","given":"Craig R."},{"family":"Latasa","given":"Mikel"}],"issued":{"date-parts":[["1997",11,1]]}}}],"schema":"https://github.com/citation-style-language/schema/raw/master/csl-citation.json"} </w:instrText>
      </w:r>
      <w:r>
        <w:fldChar w:fldCharType="separate"/>
      </w:r>
      <w:r w:rsidRPr="00421648">
        <w:t>(Stephens et al., 1997)</w:t>
      </w:r>
      <w:r>
        <w:fldChar w:fldCharType="end"/>
      </w:r>
      <w:r>
        <w:t xml:space="preserve">.  The </w:t>
      </w:r>
      <w:r w:rsidRPr="00D12A28">
        <w:t>sediment samples will be freeze-</w:t>
      </w:r>
      <w:r w:rsidRPr="00DE4B73">
        <w:rPr>
          <w:noProof/>
        </w:rPr>
        <w:t>dr</w:t>
      </w:r>
      <w:r>
        <w:rPr>
          <w:noProof/>
        </w:rPr>
        <w:t>i</w:t>
      </w:r>
      <w:r w:rsidRPr="00DE4B73">
        <w:rPr>
          <w:noProof/>
        </w:rPr>
        <w:t>ed</w:t>
      </w:r>
      <w:r w:rsidRPr="00D12A28">
        <w:t xml:space="preserve"> for 3 to 5 days to measure </w:t>
      </w:r>
      <w:r w:rsidRPr="00DE4B73">
        <w:rPr>
          <w:noProof/>
        </w:rPr>
        <w:t>wet weight</w:t>
      </w:r>
      <w:r w:rsidRPr="00D12A28">
        <w:t xml:space="preserve"> (before freeze-drying), dry weight (after freeze-drying), water content</w:t>
      </w:r>
      <w:r>
        <w:t>,</w:t>
      </w:r>
      <w:r w:rsidRPr="00D12A28">
        <w:t xml:space="preserve"> and porosity, assuming the sediment bulk density of 2.65 g cm</w:t>
      </w:r>
      <w:r w:rsidRPr="00745B4B">
        <w:rPr>
          <w:vertAlign w:val="superscript"/>
        </w:rPr>
        <w:t>-3</w:t>
      </w:r>
      <w:r w:rsidRPr="00D12A28">
        <w:t xml:space="preserve"> (Eleftheriou, 2013).  </w:t>
      </w:r>
      <w:r w:rsidRPr="005E0B9F">
        <w:rPr>
          <w:noProof/>
        </w:rPr>
        <w:t xml:space="preserve">An aliquot of </w:t>
      </w:r>
      <w:r w:rsidRPr="00F6213A">
        <w:rPr>
          <w:noProof/>
        </w:rPr>
        <w:t>fr</w:t>
      </w:r>
      <w:r w:rsidRPr="00F6213A">
        <w:rPr>
          <w:rFonts w:hint="eastAsia"/>
          <w:noProof/>
        </w:rPr>
        <w:t>eeze-d</w:t>
      </w:r>
      <w:r>
        <w:rPr>
          <w:noProof/>
        </w:rPr>
        <w:t>r</w:t>
      </w:r>
      <w:r w:rsidRPr="00F6213A">
        <w:rPr>
          <w:rFonts w:hint="eastAsia"/>
          <w:noProof/>
        </w:rPr>
        <w:t>ying</w:t>
      </w:r>
      <w:r>
        <w:rPr>
          <w:noProof/>
        </w:rPr>
        <w:t xml:space="preserve"> sediment (~0.3 g) will be centrifuged </w:t>
      </w:r>
      <w:r w:rsidRPr="00342D01">
        <w:rPr>
          <w:noProof/>
        </w:rPr>
        <w:t>(4500rpm / 5min)</w:t>
      </w:r>
      <w:r>
        <w:rPr>
          <w:noProof/>
        </w:rPr>
        <w:t xml:space="preserve"> with distilled water to remove the salt.  T</w:t>
      </w:r>
      <w:r w:rsidRPr="00342D01">
        <w:rPr>
          <w:noProof/>
        </w:rPr>
        <w:t xml:space="preserve">he cement and carbonates will </w:t>
      </w:r>
      <w:r w:rsidRPr="00F6213A">
        <w:rPr>
          <w:noProof/>
        </w:rPr>
        <w:t>be removed</w:t>
      </w:r>
      <w:r w:rsidRPr="00342D01">
        <w:rPr>
          <w:noProof/>
        </w:rPr>
        <w:t xml:space="preserve"> by adding 10% of 12N hydrochloride (HCl)</w:t>
      </w:r>
      <w:r>
        <w:rPr>
          <w:noProof/>
        </w:rPr>
        <w:t>,</w:t>
      </w:r>
      <w:r w:rsidRPr="00342D01">
        <w:rPr>
          <w:noProof/>
        </w:rPr>
        <w:t xml:space="preserve"> </w:t>
      </w:r>
      <w:r w:rsidRPr="00DE4B73">
        <w:rPr>
          <w:noProof/>
        </w:rPr>
        <w:t>and</w:t>
      </w:r>
      <w:r w:rsidRPr="00342D01">
        <w:rPr>
          <w:noProof/>
        </w:rPr>
        <w:t xml:space="preserve"> the organic matter will </w:t>
      </w:r>
      <w:r w:rsidRPr="00F6213A">
        <w:rPr>
          <w:noProof/>
        </w:rPr>
        <w:t>be removed</w:t>
      </w:r>
      <w:r w:rsidRPr="00342D01">
        <w:rPr>
          <w:noProof/>
        </w:rPr>
        <w:t xml:space="preserve"> by adding 15% hydrogen peroxide (H</w:t>
      </w:r>
      <w:r w:rsidRPr="00040BD3">
        <w:rPr>
          <w:noProof/>
          <w:vertAlign w:val="subscript"/>
        </w:rPr>
        <w:t>2</w:t>
      </w:r>
      <w:r w:rsidRPr="00342D01">
        <w:rPr>
          <w:noProof/>
        </w:rPr>
        <w:t>O</w:t>
      </w:r>
      <w:r w:rsidRPr="00040BD3">
        <w:rPr>
          <w:noProof/>
          <w:vertAlign w:val="subscript"/>
        </w:rPr>
        <w:t>2</w:t>
      </w:r>
      <w:r w:rsidRPr="00342D01">
        <w:rPr>
          <w:noProof/>
        </w:rPr>
        <w:t>) for 1-2 days</w:t>
      </w:r>
      <w:r>
        <w:rPr>
          <w:noProof/>
        </w:rPr>
        <w:t>.</w:t>
      </w:r>
      <w:r w:rsidRPr="00342D01">
        <w:rPr>
          <w:noProof/>
        </w:rPr>
        <w:t xml:space="preserve"> </w:t>
      </w:r>
      <w:r>
        <w:rPr>
          <w:noProof/>
        </w:rPr>
        <w:t xml:space="preserve"> S</w:t>
      </w:r>
      <w:r w:rsidRPr="00342D01">
        <w:rPr>
          <w:noProof/>
        </w:rPr>
        <w:t>odium hexametaphosphate (Na(PO</w:t>
      </w:r>
      <w:r w:rsidRPr="00BB064C">
        <w:rPr>
          <w:noProof/>
          <w:vertAlign w:val="subscript"/>
        </w:rPr>
        <w:t>3</w:t>
      </w:r>
      <w:r w:rsidRPr="00342D01">
        <w:rPr>
          <w:noProof/>
        </w:rPr>
        <w:t>)</w:t>
      </w:r>
      <w:r w:rsidRPr="00BB064C">
        <w:rPr>
          <w:noProof/>
          <w:vertAlign w:val="subscript"/>
        </w:rPr>
        <w:t>6</w:t>
      </w:r>
      <w:r w:rsidRPr="00342D01">
        <w:rPr>
          <w:noProof/>
        </w:rPr>
        <w:t>)</w:t>
      </w:r>
      <w:r>
        <w:rPr>
          <w:noProof/>
        </w:rPr>
        <w:t xml:space="preserve"> will be added</w:t>
      </w:r>
      <w:r w:rsidRPr="00342D01">
        <w:rPr>
          <w:noProof/>
        </w:rPr>
        <w:t xml:space="preserve"> to deflocculate and disperse sediment particles and then analyze</w:t>
      </w:r>
      <w:r>
        <w:rPr>
          <w:noProof/>
        </w:rPr>
        <w:t xml:space="preserve"> for grain size</w:t>
      </w:r>
      <w:r w:rsidRPr="00342D01">
        <w:rPr>
          <w:noProof/>
        </w:rPr>
        <w:t xml:space="preserve"> with </w:t>
      </w:r>
      <w:r w:rsidRPr="00F6213A">
        <w:rPr>
          <w:noProof/>
        </w:rPr>
        <w:t>laser diffraction particle size analyzer</w:t>
      </w:r>
      <w:r w:rsidRPr="00342D01">
        <w:rPr>
          <w:noProof/>
        </w:rPr>
        <w:t xml:space="preserve"> (Beckman Coulter LS13 320)</w:t>
      </w:r>
      <w:r>
        <w:rPr>
          <w:noProof/>
        </w:rPr>
        <w:t xml:space="preserve">.  </w:t>
      </w:r>
      <w:r w:rsidRPr="005E0B9F">
        <w:rPr>
          <w:noProof/>
        </w:rPr>
        <w:t>An</w:t>
      </w:r>
      <w:r>
        <w:rPr>
          <w:noProof/>
        </w:rPr>
        <w:t>other</w:t>
      </w:r>
      <w:r w:rsidRPr="005E0B9F">
        <w:rPr>
          <w:noProof/>
        </w:rPr>
        <w:t xml:space="preserve"> aliquot of </w:t>
      </w:r>
      <w:r w:rsidRPr="00F6213A">
        <w:rPr>
          <w:noProof/>
        </w:rPr>
        <w:t>fr</w:t>
      </w:r>
      <w:r w:rsidRPr="00F6213A">
        <w:rPr>
          <w:rFonts w:hint="eastAsia"/>
          <w:noProof/>
        </w:rPr>
        <w:t>eeze-d</w:t>
      </w:r>
      <w:r>
        <w:rPr>
          <w:noProof/>
        </w:rPr>
        <w:t>r</w:t>
      </w:r>
      <w:r w:rsidRPr="00F6213A">
        <w:rPr>
          <w:rFonts w:hint="eastAsia"/>
          <w:noProof/>
        </w:rPr>
        <w:t>ying</w:t>
      </w:r>
      <w:r>
        <w:rPr>
          <w:noProof/>
        </w:rPr>
        <w:t xml:space="preserve"> sediment (~0.4 g) will be </w:t>
      </w:r>
      <w:r w:rsidRPr="00527803">
        <w:rPr>
          <w:noProof/>
        </w:rPr>
        <w:t>acidified with HCl to remove calcium carbonate, combusted at 1000˚C with pure oxygen, and analyzed with a Flash EA 1112 elemental analyzer</w:t>
      </w:r>
      <w:r>
        <w:rPr>
          <w:noProof/>
        </w:rPr>
        <w:t xml:space="preserve"> for </w:t>
      </w:r>
      <w:r w:rsidRPr="00F6213A">
        <w:rPr>
          <w:noProof/>
        </w:rPr>
        <w:t>total</w:t>
      </w:r>
      <w:r>
        <w:rPr>
          <w:noProof/>
        </w:rPr>
        <w:t xml:space="preserve"> organic carbon (TOC) and total nitrogen (TN).   The combusted sample (CO2) will also be analyzed for organic carbon isotopic composition using a mass spectrometer.  Extensive data on sedimentary chlorophyll-a, phaeopigment, </w:t>
      </w:r>
      <w:r w:rsidRPr="00DE4B73">
        <w:rPr>
          <w:noProof/>
        </w:rPr>
        <w:t>and</w:t>
      </w:r>
      <w:r>
        <w:rPr>
          <w:noProof/>
        </w:rPr>
        <w:t xml:space="preserve"> TOC in the </w:t>
      </w:r>
      <w:r w:rsidRPr="00DE4B73">
        <w:rPr>
          <w:noProof/>
        </w:rPr>
        <w:t>proximity</w:t>
      </w:r>
      <w:r>
        <w:rPr>
          <w:noProof/>
        </w:rPr>
        <w:t xml:space="preserve"> of our sampling site will </w:t>
      </w:r>
      <w:r w:rsidRPr="00F6213A">
        <w:rPr>
          <w:noProof/>
        </w:rPr>
        <w:t xml:space="preserve">be </w:t>
      </w:r>
      <w:r>
        <w:rPr>
          <w:noProof/>
        </w:rPr>
        <w:t>extracted from</w:t>
      </w:r>
      <w:r>
        <w:rPr>
          <w:rFonts w:hint="eastAsia"/>
          <w:noProof/>
        </w:rPr>
        <w:t xml:space="preserve"> published </w:t>
      </w:r>
      <w:r>
        <w:rPr>
          <w:noProof/>
        </w:rPr>
        <w:t>values</w:t>
      </w:r>
      <w:r>
        <w:rPr>
          <w:rFonts w:hint="eastAsia"/>
          <w:noProof/>
        </w:rPr>
        <w:t xml:space="preserve"> </w:t>
      </w:r>
      <w:r>
        <w:rPr>
          <w:noProof/>
        </w:rPr>
        <w:t xml:space="preserve">for comparison </w:t>
      </w:r>
      <w:r>
        <w:rPr>
          <w:noProof/>
        </w:rPr>
        <w:fldChar w:fldCharType="begin"/>
      </w:r>
      <w:r>
        <w:rPr>
          <w:noProof/>
        </w:rPr>
        <w:instrText xml:space="preserve"> ADDIN ZOTERO_ITEM CSL_CITATION {"citationID":"af2skqkehd","properties":{"formattedCitation":"(Chen, 2012; Hsu et al., 2014; Kao et al., 2006)","plainCitation":"(Chen, 2012; Hsu et al., 2014; Kao et al., 2006)","noteIndex":0},"citationItems":[{"id":2237,"uris":["http://zotero.org/users/1268121/items/US9J88NK"],"uri":["http://zotero.org/users/1268121/items/US9J88NK"],"itemData":{"id":2237,"type":"thesis","abstract":"The surface sediments off Southwestern Taiwan were collected during three different cruises in May 2009, November 2009, and March 2010, respectively. The concentrations of chlorophyll-a and phaeopigment, as well as benthic foraminifera species, were analyzed.\nThe results show that the concentration of chlorophyll-a decreases with the distance from the shore, and the concentration of chlorophyll-a also decreases with increasing water depth. The concentration of phaeopigment seems to have no significant relationship with the water depth. The relationships between the concentrations of benthic foraminifera, chlorophyll-a, and phaeopigment are also not significant. Because samples were collected from different water depths on the continental shelf, slope and in a canyon, the oceangraphic setting therefore may be one of the main factors which influences the distribution pattern of benthic foraminifera.\nAccording to the EOF analysis, the water depth in sampling sites plays a very important role in terms of the distribution of living benthic foraminifera in this study. The distribution do not show significant difference between collecting seasons. Finally, the concentrations of the chlorophyll-a and phaeopigment decrease drastically in a downcore record. Quinqueloculina spp., an epifaunal foraminifer, shows a significant peak concentration in the depth of 5-6 cm downcore. Bioturbation probably was responsible for this change.","event-place":"Kaohsiung","genre":"M. S. Thesis","language":"Chinese","publisher":"National Sun Yat-sen University","publisher-place":"Kaohsiung","title":"Distribution of Living Benthic Foraminifera and Its Relationship with the Pigment Concentration in the Sediments from Coastal Region off Southwestern Taiwan","author":[{"family":"Chen","given":"Li-Ying"}],"issued":{"date-parts":[["2012"]]}}},{"id":2128,"uris":["http://zotero.org/users/1268121/items/SWM5QTGS"],"uri":["http://zotero.org/users/1268121/items/SWM5QTGS"],"itemData":{"id":2128,"type":"article-journal","abstract":"Sediment samples (213 sites) collected from the tectonic-active continental margin, offshore southwestern Taiwan were analyzed for grain sizes, organic carbon, nitrogen and carbon isotopic composition to obtain mass accumulation rate of terrestrial organic carbon and carbon budget to evaluate fate of terrestrial organic carbon from small mountainous rivers on the continental margin offshore southwestern Taiwan. Terrestrial organic carbon accumulation rates range from 0.29 to 45.6 g C m−2 yr−1 with a total accumulation budget of 0.063 Mt yr−1, which accounts for less than 13% of total river particulate organic carbon loads exported from the adjacent rivers, the Gaoping (a.k.a., Kaoping), Erhjen and Tsengwen rivers. This low burial efficiency of terrestrial organic carbon demonstrated that a majority of river-borne particles together with organic materials was moved away from the study area.\n\nFor the river-borne particles from the Gaoping river, a pair of depocenters in the upper slope flanking the Gaoping submarine canyon are the locations where the maximum TCorg accumulation rate were observed which hold up to 45% (0.016 Mt yr−1) of the calculated accumulation found in the study region. On the other hand, the occurrence of higher-fraction terrestrial organic carbon in the upper and middle Gaoping submarine canyon suggests that a majority of particulate organic carbon of the Gaoping river was transported directly into the deep-sea basin through the Gaoping submarine canyon. Our results demonstrated that active margin with narrow shelf and slope is not an efficient sink for the large amount of terrigenous organic carbon supplied by the small rivers, but, a transient environment for these river derived particles.","container-title":"Journal of Asian Earth Sciences","DOI":"10.1016/j.jseaes.2014.05.006","ISSN":"1367-9120","journalAbbreviation":"Journal of Asian Earth Sciences","page":"163-173","source":"ScienceDirect","title":"Accumulation of terrestrial organic carbon on an active continental margin offshore southwestern Taiwan: Source-to-sink pathways of river-borne organic particles","title-short":"Accumulation of terrestrial organic carbon on an active continental margin offshore southwestern Taiwan","volume":"91","author":[{"family":"Hsu","given":"Feng-Hsin"},{"family":"Su","given":"Chih-Chieh"},{"family":"Wang","given":"Chung-Ho"},{"family":"Lin","given":"Saulwood"},{"family":"Liu","given":"James"},{"family":"Huh","given":"Chih-An"}],"issued":{"date-parts":[["2014",9]]}}},{"id":5602,"uris":["http://zotero.org/users/1268121/items/EZNYJBDZ"],"uri":["http://zotero.org/users/1268121/items/EZNYJBDZ"],"itemData":{"id":5602,"type":"article-journal","abstract":"Accumulation rates of marine and terrigenous organic carbon in the continental margin sediments off southwestern Taiwan were estimated from the measured concentrations and isotopic compositions of total organic carbon (TOC) and previously reported sedimentation rates. Surficial sediments were collected from the study area spanning from the narrow shelf near the Kaoping River mouth to the deep slope with depths reaching almost 3000m. The average sediment loading of Kaoping River is 17Mt/yr, which yields high sediment accumulation rates ranging from 0.08 to 1.44gcm−2yr−1 in the continental margin. About half of the discharged sediments were deposited on the margin within 120km of the river mouth. Carbon isotopic compositions of terrestrial and marine end-members of organic matter were determined, respectively, based on suspended particulate matter (SPM) collected from three major rivers in the southwestern Taiwan and from an offshore station. All samples were analyzed for the TOC content and its isotopic composition (δ13Corg). The SPM samples were also analyzed for the total nitrogen (TN) content. TOC content in marine sediments ranges from 0.45% to 1.35% with the highest values on the upper slope near the Kaoping River mouth. The TOC/TN ratio of the SPM samples from the offshore station is 6.8±0.6, almost identical to the Redfield ratio, indicating their predominantly marine origin; their δ13Corg values are also typically marine with a mean of −21.5±0.3‰. The riverine SPM samples exhibit typical terrestrial δ13Corg values around −25‰. The δ13Corg values of surficial sediments range from −24.8‰ to −21.2‰, showing a distribution pattern influenced by inputs from the Kaoping River. The relative contributions from marine and terrestrial sources to sedimentary organic carbon were determined by the isotope mixing model with end-member compositions derived from the riverine and marine SPM. High fluvial sediment inputs lead to efficient trapping of organic carbon over a wide range of water depth in this continental margin. The marine organic accumulation rate ranges from 1.6 to 70gCm−2yr−1 with an area weighted mean of 4.2gCm−2yr−1, which is on a par with the mean terrestrial contribution and accounts for </w:instrText>
      </w:r>
      <w:r>
        <w:rPr>
          <w:rFonts w:ascii="Cambria Math" w:hAnsi="Cambria Math" w:cs="Cambria Math"/>
          <w:noProof/>
        </w:rPr>
        <w:instrText>∼</w:instrText>
      </w:r>
      <w:r>
        <w:rPr>
          <w:noProof/>
        </w:rPr>
        <w:instrText xml:space="preserve">2.3% of mean primary production. The depth-dependent accumulation rate of marine organic carbon can be simulated with a function involving primary productivity and mineral accumulation rate, which may be applicable to other continental margins with high sedimentation rates. Away from the nearshore area, the content of terrigenous organic carbon in surficial sediments decreases with distance from the river mouth, indicating its degradation in marine environments.","container-title":"Continental Shelf Research","DOI":"10.1016/j.csr.2006.07.030","ISSN":"0278-4343","issue":"20","journalAbbreviation":"Continental Shelf Research","page":"2520-2537","source":"ScienceDirect","title":"Efficient trapping of organic carbon in sediments on the continental margin with high fluvial sediment input off southwestern Taiwan","volume":"26","author":[{"family":"Kao","given":"Shuh-Ji"},{"family":"Shiah","given":"Fuh-Kwo"},{"family":"Wang","given":"Chung-Ho"},{"family":"Liu","given":"Kon-Kee"}],"issued":{"date-parts":[["2006",12,1]]}}}],"schema":"https://github.com/citation-style-language/schema/raw/master/csl-citation.json"} </w:instrText>
      </w:r>
      <w:r>
        <w:rPr>
          <w:noProof/>
        </w:rPr>
        <w:fldChar w:fldCharType="separate"/>
      </w:r>
      <w:r w:rsidRPr="00421648">
        <w:t>(Chen, 2012; Hsu et al., 2014; Kao et al., 2006)</w:t>
      </w:r>
      <w:r>
        <w:rPr>
          <w:noProof/>
        </w:rPr>
        <w:fldChar w:fldCharType="end"/>
      </w:r>
      <w:r>
        <w:rPr>
          <w:noProof/>
        </w:rPr>
        <w:t>.</w:t>
      </w:r>
    </w:p>
    <w:p w:rsidR="00D03CC6" w:rsidRDefault="00D03CC6" w:rsidP="00D03CC6">
      <w:pPr>
        <w:spacing w:before="120" w:after="120" w:line="276" w:lineRule="auto"/>
        <w:rPr>
          <w:rFonts w:eastAsia="標楷體"/>
          <w:b/>
          <w:szCs w:val="22"/>
        </w:rPr>
      </w:pPr>
    </w:p>
    <w:p w:rsidR="00D03CC6" w:rsidRPr="00057F81" w:rsidRDefault="00FE13C7" w:rsidP="00057F81">
      <w:pPr>
        <w:spacing w:before="120" w:after="120" w:line="276" w:lineRule="auto"/>
        <w:rPr>
          <w:noProof/>
        </w:rPr>
      </w:pPr>
      <w:r w:rsidRPr="00D03CC6">
        <w:rPr>
          <w:rFonts w:eastAsia="標楷體"/>
          <w:b/>
          <w:szCs w:val="22"/>
        </w:rPr>
        <w:lastRenderedPageBreak/>
        <w:t xml:space="preserve">Sediment community oxygen consumption (SCOC) </w:t>
      </w:r>
    </w:p>
    <w:p w:rsidR="00FE13C7" w:rsidRDefault="00FE13C7" w:rsidP="00FE13C7">
      <w:pPr>
        <w:spacing w:before="120" w:after="120" w:line="276" w:lineRule="auto"/>
        <w:ind w:firstLineChars="177" w:firstLine="425"/>
        <w:jc w:val="both"/>
      </w:pPr>
      <w:r w:rsidRPr="009944F9">
        <w:rPr>
          <w:rFonts w:eastAsia="標楷體"/>
          <w:b/>
          <w:szCs w:val="22"/>
        </w:rPr>
        <w:t xml:space="preserve">In-situ </w:t>
      </w:r>
      <w:r>
        <w:rPr>
          <w:rFonts w:eastAsia="標楷體"/>
          <w:b/>
          <w:szCs w:val="22"/>
        </w:rPr>
        <w:t>incubation</w:t>
      </w:r>
      <w:r w:rsidRPr="009944F9">
        <w:rPr>
          <w:rFonts w:eastAsia="標楷體"/>
          <w:b/>
          <w:szCs w:val="22"/>
        </w:rPr>
        <w:t xml:space="preserve">: </w:t>
      </w:r>
      <w:r>
        <w:rPr>
          <w:rFonts w:eastAsia="標楷體"/>
          <w:szCs w:val="22"/>
        </w:rPr>
        <w:t>W</w:t>
      </w:r>
      <w:r w:rsidRPr="0009693F">
        <w:rPr>
          <w:rFonts w:eastAsia="標楷體"/>
          <w:szCs w:val="22"/>
        </w:rPr>
        <w:t>e</w:t>
      </w:r>
      <w:r>
        <w:rPr>
          <w:rFonts w:eastAsia="標楷體"/>
          <w:szCs w:val="22"/>
        </w:rPr>
        <w:t xml:space="preserve"> have constructed a prototype of </w:t>
      </w:r>
      <w:r w:rsidRPr="00274085">
        <w:rPr>
          <w:rFonts w:eastAsia="標楷體"/>
          <w:szCs w:val="22"/>
        </w:rPr>
        <w:t>plexiglass</w:t>
      </w:r>
      <w:r>
        <w:rPr>
          <w:rFonts w:eastAsia="標楷體"/>
          <w:szCs w:val="22"/>
        </w:rPr>
        <w:t xml:space="preserve"> dark and light chambers</w:t>
      </w:r>
      <w:r>
        <w:rPr>
          <w:rFonts w:eastAsia="標楷體" w:hint="eastAsia"/>
          <w:szCs w:val="22"/>
        </w:rPr>
        <w:t xml:space="preserve"> </w:t>
      </w:r>
      <w:r>
        <w:rPr>
          <w:rFonts w:eastAsia="標楷體"/>
          <w:szCs w:val="22"/>
        </w:rPr>
        <w:t xml:space="preserve">based on the design by Rowe et al. </w:t>
      </w:r>
      <w:r>
        <w:rPr>
          <w:rFonts w:eastAsia="標楷體"/>
          <w:szCs w:val="22"/>
        </w:rPr>
        <w:fldChar w:fldCharType="begin"/>
      </w:r>
      <w:r>
        <w:rPr>
          <w:rFonts w:eastAsia="標楷體"/>
          <w:szCs w:val="22"/>
        </w:rPr>
        <w:instrText xml:space="preserve"> ADDIN ZOTERO_ITEM CSL_CITATION {"citationID":"xf3dyNqC","properties":{"formattedCitation":"(1994)","plainCitation":"(1994)","noteIndex":0},"citationItems":[{"id":642,"uris":["http://zotero.org/users/1268121/items/STEREQ2X"],"uri":["http://zotero.org/users/1268121/items/STEREQ2X"],"itemData":{"id":642,"type":"article-journal","abstract":"Sediment oxygen demand, estimated using in situ chambers on a benthic lander, incubations of recovered cores and values previously published by others, has been used as a measurement of the flux of organic matter to the sea floor from the continental shelf and slope out to the abyssal plain in the northwest Atlantic. Rates were highest on the continental margin, and decline precipitously offshore. On the middle continental slope, rates were almost as high as those on the continental shelf, supporting the idea that mid-slope depths at ca 1000 m depth are a “depocenter” for particulate organic debris.\n\nThe sediment oxygen demand, in terms of carbon equivalents (mg C m−2 day−1), was generally lower than near-bottom POC fluxes measured in sediment traps. This imbalance is attributed to a combination of burial, anaerobic metabolism not reflected in oxygen demand, and continued lateral export along or offshore near the bottom. The exception to this pattern was the mid-slope depocenter, where the measured POC input was slightly less than the total organic carbon demand estimated with the lander.\n\nA comparison with other work suggests that at most depths on the continental margin the sediment oxygen demand is higher off the west coast of the U.S.A. than off the east coast. The upper to middle continental slope (500–1500 m depth) is the only zone over which sediment oxygen demand is higher on the east coast, but this can be attributed to the physiological limitations of low ambient oxygen concentration on heterotrophic metabolism in the pronounced oxygen minimum on the west coast.","container-title":"Deep Sea Research Part II: Topical Studies in Oceanography","DOI":"10.1016/0967-0645(94)90039-6","ISSN":"0967-0645","issue":"2–3","journalAbbreviation":"Deep Sea Research Part II: Topical Studies in Oceanography","page":"657-668","source":"ScienceDirect","title":"Deep-sea floor respiration as an indication of lateral input of biogenic detritus from continental margins","volume":"41","author":[{"family":"Rowe","given":"G. T."},{"family":"Boland","given":"G. S."},{"family":"Phoel","given":"W. C."},{"family":"Anderson","given":"R. F."},{"family":"Biscaye","given":"P. E."}],"issued":{"date-parts":[["1994"]]}},"suppress-author":true}],"schema":"https://github.com/citation-style-language/schema/raw/master/csl-citation.json"} </w:instrText>
      </w:r>
      <w:r>
        <w:rPr>
          <w:rFonts w:eastAsia="標楷體"/>
          <w:szCs w:val="22"/>
        </w:rPr>
        <w:fldChar w:fldCharType="separate"/>
      </w:r>
      <w:r w:rsidRPr="005A3842">
        <w:t>(1994)</w:t>
      </w:r>
      <w:r>
        <w:rPr>
          <w:rFonts w:eastAsia="標楷體"/>
          <w:szCs w:val="22"/>
        </w:rPr>
        <w:fldChar w:fldCharType="end"/>
      </w:r>
      <w:r>
        <w:rPr>
          <w:rFonts w:eastAsia="標楷體"/>
          <w:szCs w:val="22"/>
        </w:rPr>
        <w:t xml:space="preserve"> and </w:t>
      </w:r>
      <w:r>
        <w:t xml:space="preserve">Warnken et al. </w:t>
      </w:r>
      <w:r>
        <w:fldChar w:fldCharType="begin"/>
      </w:r>
      <w:r>
        <w:instrText xml:space="preserve"> ADDIN ZOTERO_ITEM CSL_CITATION {"citationID":"O3QTpFX9","properties":{"formattedCitation":"(2000)","plainCitation":"(2000)","noteIndex":0},"citationItems":[{"id":650,"uris":["http://zotero.org/users/1268121/items/T43DPX3G"],"uri":["http://zotero.org/users/1268121/items/T43DPX3G"],"itemData":{"id":650,"type":"article-journal","abstract":"Nutrient regeneration rates were determined at three sites increasing in distance from the Trinity River, the main freshwater input source, to Galveston Bay, Texas, from 1994 through 1996. Diffusive fluxes generally agreed in direction with directly measured benthic fluxes but underestimated the exchange of nutrients across the sediment-water interface. While the fluxes of ammonium and phosphate were directed from the sediments into the overlying waters, the fluxes of silicate and chloride changed in both magnitude and direction in response to changing Trinity River flow conditions. Oxygen fluxes showed benthic production during both summer 1995 and winter 1996, while light-dark deployments showed production-consumption, respectively. Benthic inputs of nutrients were higher at either the middle or outer Trinity Bay regions, most likely due to a higher quality and quantity of the autochthonous organic matter deposited. This feature is consistent with and gives evidence for previously observed non-conservative mixing behaviors reported for nutrients in this region of Galveston Bay. Calculated turnover times, between 7 to 135 d for phosphate, 4 to 56 d for silicate, and 0.3 to 10 d for ammonium were significantly shorter than the average Trinity Bay water residence time of 1.5 yr for the period September 1995 through October 1996. During periods of decreased Trinity River flow and increased residence times, benthic inputs of ammonium and phosphate were 1 to 2 orders of magnitude greater than Trinity River inputs and were the dominant input source of these nutrients to Trinity Bay. The sediments, a sink for silicate when overlying water column concentrations of silicate were elevated, became a source of silicate to the overlying waters of Trinity Bay under reduced flow, high salinity conditions.","container-title":"Estuaries","DOI":"10.2307/1352891","issue":"5","journalAbbreviation":"Estuaries","page":"647-661","source":"JSTOR","title":"Benthic Exchange of Nutrients in Galveston Bay, Texas","volume":"23","author":[{"family":"Warnken","given":"Kent W."},{"family":"Gill","given":"Gary A."},{"family":"Santschi","given":"Peter H."},{"family":"Griffin","given":"Lawrence L."}],"issued":{"date-parts":[["2000",10,1]]}},"suppress-author":true}],"schema":"https://github.com/citation-style-language/schema/raw/master/csl-citation.json"} </w:instrText>
      </w:r>
      <w:r>
        <w:fldChar w:fldCharType="separate"/>
      </w:r>
      <w:r w:rsidRPr="005A3842">
        <w:t>(2000)</w:t>
      </w:r>
      <w:r>
        <w:fldChar w:fldCharType="end"/>
      </w:r>
      <w:r>
        <w:rPr>
          <w:rFonts w:hint="eastAsia"/>
        </w:rPr>
        <w:t xml:space="preserve"> (Fig</w:t>
      </w:r>
      <w:r>
        <w:t xml:space="preserve">. 11a). </w:t>
      </w:r>
      <w:r>
        <w:rPr>
          <w:rFonts w:hint="eastAsia"/>
        </w:rPr>
        <w:t xml:space="preserve"> Th</w:t>
      </w:r>
      <w:r>
        <w:t xml:space="preserve">e </w:t>
      </w:r>
      <w:r w:rsidRPr="00094D60">
        <w:rPr>
          <w:i/>
        </w:rPr>
        <w:t>in-situ</w:t>
      </w:r>
      <w:r>
        <w:t xml:space="preserve"> benthic flux chamber (BFC) each enclosed a volume of </w:t>
      </w:r>
      <w:r w:rsidRPr="008B3A02">
        <w:t>6.8</w:t>
      </w:r>
      <w:r>
        <w:t xml:space="preserve"> liters of water and covered an area of 0.09 m</w:t>
      </w:r>
      <w:r w:rsidRPr="005A3842">
        <w:rPr>
          <w:vertAlign w:val="superscript"/>
        </w:rPr>
        <w:t>2</w:t>
      </w:r>
      <w:r w:rsidRPr="005A3842">
        <w:t>, with a collar on the outside of each</w:t>
      </w:r>
      <w:r>
        <w:t xml:space="preserve"> chamber</w:t>
      </w:r>
      <w:r w:rsidRPr="005A3842">
        <w:t xml:space="preserve"> to assure precise penetration depth into the sediments</w:t>
      </w:r>
      <w:r>
        <w:t xml:space="preserve"> (Fig. </w:t>
      </w:r>
      <w:r>
        <w:rPr>
          <w:rFonts w:hint="eastAsia"/>
        </w:rPr>
        <w:t>11a</w:t>
      </w:r>
      <w:r>
        <w:t>)</w:t>
      </w:r>
      <w:r w:rsidRPr="005A3842">
        <w:t>.</w:t>
      </w:r>
      <w:r>
        <w:rPr>
          <w:rFonts w:hint="eastAsia"/>
        </w:rPr>
        <w:t xml:space="preserve"> </w:t>
      </w:r>
      <w:r>
        <w:t xml:space="preserve"> A</w:t>
      </w:r>
      <w:r w:rsidRPr="00274085">
        <w:t xml:space="preserve"> one</w:t>
      </w:r>
      <w:r>
        <w:t>-way valve on each plexiglass chamber's lid will soon be designed (not done yet) and installed to release the excess of water caused by the chamber's insertion into the sediment, ensuring a gentle place</w:t>
      </w:r>
      <w:r w:rsidRPr="00274085">
        <w:t xml:space="preserve">ment </w:t>
      </w:r>
      <w:r>
        <w:t>on the seafloor</w:t>
      </w:r>
      <w:r w:rsidRPr="00274085">
        <w:t>.</w:t>
      </w:r>
      <w:r>
        <w:rPr>
          <w:rFonts w:hint="eastAsia"/>
        </w:rPr>
        <w:t xml:space="preserve">  </w:t>
      </w:r>
      <w:r>
        <w:t>The chambers are continuously stirred by a pair of inductively driven magnetic stirs (i.e., at 60 rmp), directing flow from near the sediment-water interface out over the top of the chambers.</w:t>
      </w:r>
      <w:r>
        <w:rPr>
          <w:rFonts w:hint="eastAsia"/>
        </w:rPr>
        <w:t xml:space="preserve"> </w:t>
      </w:r>
      <w:r>
        <w:t xml:space="preserve"> This general flow pattern has been confirmed with the use of dyes (Rowe 1994) and the same chamber</w:t>
      </w:r>
      <w:r>
        <w:rPr>
          <w:rFonts w:hint="eastAsia"/>
        </w:rPr>
        <w:t xml:space="preserve"> </w:t>
      </w:r>
      <w:r>
        <w:t xml:space="preserve">design has participated in an extensive inter-calibration </w:t>
      </w:r>
      <w:r w:rsidRPr="005A3842">
        <w:t xml:space="preserve">with chambers of </w:t>
      </w:r>
      <w:r>
        <w:t>other</w:t>
      </w:r>
      <w:r w:rsidRPr="005A3842">
        <w:t xml:space="preserve"> design</w:t>
      </w:r>
      <w:r>
        <w:t xml:space="preserve">s </w:t>
      </w:r>
      <w:r>
        <w:fldChar w:fldCharType="begin"/>
      </w:r>
      <w:r>
        <w:instrText xml:space="preserve"> ADDIN ZOTERO_ITEM CSL_CITATION {"citationID":"p9b7RAXz","properties":{"formattedCitation":"(Tengberg et al., 2004)","plainCitation":"(Tengberg et al., 2004)","noteIndex":0},"citationItems":[{"id":4198,"uris":["http://zotero.org/users/1268121/items/FM4EMH77"],"uri":["http://zotero.org/users/1268121/items/FM4EMH77"],"itemData":{"id":4198,"type":"article-journal","abstract":"The hydrodynamic properties and the capability to measure sediment–water solute fluxes, at assumed steady state conditions, were compared for three radically different benthic chamber designs: the “Microcosm”, the “Mississippi” and the “Göteborg” chambers. The hydrodynamic properties were characterized by mounting a PVC bottom in each chamber and measuring mixing time, diffusive boundary layer thickness (DBL thickness) shear velocity (u</w:instrText>
      </w:r>
      <w:r>
        <w:rPr>
          <w:rFonts w:ascii="Cambria Math" w:hAnsi="Cambria Math" w:cs="Cambria Math"/>
        </w:rPr>
        <w:instrText>∗</w:instrText>
      </w:r>
      <w:r>
        <w:instrText>), and total pressure created by the water mixing. The Microcosm had the most even distribution of DBL thickness and u</w:instrText>
      </w:r>
      <w:r>
        <w:rPr>
          <w:rFonts w:ascii="Cambria Math" w:hAnsi="Cambria Math" w:cs="Cambria Math"/>
        </w:rPr>
        <w:instrText>∗</w:instrText>
      </w:r>
      <w:r>
        <w:instrText>, but the highest differential pressure at high water mixing rates. The Mississippi chamber had low differential pressures at high u</w:instrText>
      </w:r>
      <w:r>
        <w:rPr>
          <w:rFonts w:ascii="Cambria Math" w:hAnsi="Cambria Math" w:cs="Cambria Math"/>
        </w:rPr>
        <w:instrText>∗</w:instrText>
      </w:r>
      <w:r>
        <w:instrText>. The Göteborg chamber was in between the two others regarding these properties. DBL thickness and u</w:instrText>
      </w:r>
      <w:r>
        <w:rPr>
          <w:rFonts w:ascii="Cambria Math" w:hAnsi="Cambria Math" w:cs="Cambria Math"/>
        </w:rPr>
        <w:instrText>∗</w:instrText>
      </w:r>
      <w:r>
        <w:instrText xml:space="preserve"> were found to correlate according to the following empirical formula: DBL=76.18(u</w:instrText>
      </w:r>
      <w:r>
        <w:rPr>
          <w:rFonts w:ascii="Cambria Math" w:hAnsi="Cambria Math" w:cs="Cambria Math"/>
        </w:rPr>
        <w:instrText>∗</w:instrText>
      </w:r>
      <w:r>
        <w:instrText>)−0.933. Multiple flux incubations with replicates of each of the chamber types were carried out on homogenized, macrofauna-free sediments in four tanks. The degree of homogeneity was determined by calculating solute fluxes (of oxygen, silicate, phosphate and ammonium) from porewater profiles and by sampling for porosity, organic carbon and meiofauna. All these results, except meiofauna, indicated that there were no significant horizontal variations within the sediment in any of the parallel incubation experiments. The statistical evaluations also suggested that the occasional variations in meiofauna abundance did not have any influence on the measured solute fluxes. Forty-three microelectrode profiles of oxygen in the DBL and porewater were evaluated with four different procedures to calculate diffusive fluxes. The procedure presented by Berg, Risgaard-Petersen and Rysgaard, 1989 [Limnol. Oceanogr. 43, 1500] was found to be superior because of its ability to fit measured profiles accurately, and because it takes into consideration vertical zonation with different oxygen consumption rates in the sediment. During the flux incubations, the mixing in the chambers was replicated ranging from slow mixing to just noticeable sediment resuspension. In the “hydrodynamic characterizations” these mixing rates corresponded to average DBL thickness from 120 to 550 μm, to u</w:instrText>
      </w:r>
      <w:r>
        <w:rPr>
          <w:rFonts w:ascii="Cambria Math" w:hAnsi="Cambria Math" w:cs="Cambria Math"/>
        </w:rPr>
        <w:instrText>∗</w:instrText>
      </w:r>
      <w:r>
        <w:instrText xml:space="preserve"> from 0.12 to 0.68 cm/s, and to differential pressures from 0–3 Pa. Although not directly transferable, since the incubations were done on a “real” sediment with a rougher surface while in the characterizations a PVC plate simulated the sediments surface, these data give ideas about the prevailing hydrodynamic condition in the chambers during the incubations. The variations in water mixing did not generate statistically significant differences between the chamber types for any of the measured fluxes of oxygen or nutrients. Consequently it can be concluded that, for these non-permeable sediments and so long as appropriate water mixing (within the ranges given above) is maintained, the type of stirring mechanism and chamber design used were not critical for the magnitude of the measured fluxes. The average measured oxygen flux was 11.2 ± 2.7 (from 40 incubations), while the diffusive flux calculated (from 43 profiles using the Berg et al., 1989 [Limnol. Oceanogr. 43, 1500] procedure) was 11.1 ± 3.0 mmol m−2 day−1. This strongly suggests that accurate oxygen flux measurements were obtained with the three types of benthic chambers used and that the oxygen uptake is diffusive.","container-title":"Progress in Oceanography","DOI":"10.1016/j.pocean.2003.12.001","ISSN":"0079-6611","issue":"1","journalAbbreviation":"Progress in Oceanography","page":"1-28","source":"ScienceDirect","title":"Intercalibration of benthic flux chambers I. Accuracy of flux measurements and influence of chamber hydrodynamics","volume":"60","author":[{"family":"Tengberg","given":"A."},{"family":"Stahl","given":"H."},{"family":"Gust","given":"G."},{"family":"Müller","given":"V."},{"family":"Arning","given":"U."},{"family":"Andersson","given":"H."},{"family":"Hall","given":"P. O. J."}],"issued":{"date-parts":[["2004",1]]}}}],"schema":"https://github.com/citation-style-language/schema/raw/master/csl-citation.json"} </w:instrText>
      </w:r>
      <w:r>
        <w:fldChar w:fldCharType="separate"/>
      </w:r>
      <w:r w:rsidRPr="00421648">
        <w:t>(Tengberg et al., 2004)</w:t>
      </w:r>
      <w:r>
        <w:fldChar w:fldCharType="end"/>
      </w:r>
      <w:r w:rsidRPr="005A3842">
        <w:t>.</w:t>
      </w:r>
    </w:p>
    <w:p w:rsidR="00FE13C7" w:rsidRDefault="00FE13C7" w:rsidP="00FE13C7">
      <w:pPr>
        <w:spacing w:before="120" w:after="120" w:line="276" w:lineRule="auto"/>
        <w:ind w:firstLineChars="177" w:firstLine="425"/>
        <w:jc w:val="both"/>
      </w:pPr>
    </w:p>
    <w:p w:rsidR="00FE13C7" w:rsidRDefault="00FE13C7" w:rsidP="00FE13C7">
      <w:pPr>
        <w:spacing w:before="120" w:after="120" w:line="276" w:lineRule="auto"/>
        <w:rPr>
          <w:rFonts w:eastAsia="標楷體"/>
          <w:szCs w:val="22"/>
        </w:rPr>
      </w:pPr>
      <w:r>
        <w:rPr>
          <w:rFonts w:eastAsia="標楷體"/>
          <w:noProof/>
          <w:szCs w:val="22"/>
        </w:rPr>
        <w:drawing>
          <wp:inline distT="0" distB="0" distL="0" distR="0">
            <wp:extent cx="5353685" cy="1829129"/>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8591" cy="1834222"/>
                    </a:xfrm>
                    <a:prstGeom prst="rect">
                      <a:avLst/>
                    </a:prstGeom>
                    <a:noFill/>
                  </pic:spPr>
                </pic:pic>
              </a:graphicData>
            </a:graphic>
          </wp:inline>
        </w:drawing>
      </w:r>
    </w:p>
    <w:p w:rsidR="00FE13C7" w:rsidRDefault="00FE13C7" w:rsidP="00FE13C7">
      <w:pPr>
        <w:spacing w:before="120" w:after="120" w:line="276" w:lineRule="auto"/>
        <w:jc w:val="both"/>
        <w:rPr>
          <w:rFonts w:eastAsia="標楷體"/>
          <w:szCs w:val="22"/>
        </w:rPr>
      </w:pPr>
      <w:r>
        <w:rPr>
          <w:rFonts w:eastAsia="標楷體"/>
          <w:szCs w:val="22"/>
        </w:rPr>
        <w:t>Fig. 11. Custom-build benthic flux chamber (BFC) system. (a) Paired light and dark benthic chambers</w:t>
      </w:r>
      <w:r w:rsidRPr="007F6DA0">
        <w:rPr>
          <w:rFonts w:eastAsia="標楷體"/>
          <w:szCs w:val="22"/>
        </w:rPr>
        <w:t xml:space="preserve"> </w:t>
      </w:r>
      <w:r>
        <w:rPr>
          <w:rFonts w:eastAsia="標楷體"/>
          <w:szCs w:val="22"/>
        </w:rPr>
        <w:t>(each enclosed 8.6 litters of volume and 0.09 m</w:t>
      </w:r>
      <w:r w:rsidRPr="005A3842">
        <w:rPr>
          <w:rFonts w:eastAsia="標楷體"/>
          <w:szCs w:val="22"/>
          <w:vertAlign w:val="superscript"/>
        </w:rPr>
        <w:t>2</w:t>
      </w:r>
      <w:r>
        <w:rPr>
          <w:rFonts w:eastAsia="標楷體"/>
          <w:szCs w:val="22"/>
        </w:rPr>
        <w:t xml:space="preserve"> of the area)</w:t>
      </w:r>
      <w:r w:rsidRPr="007F6DA0">
        <w:rPr>
          <w:rFonts w:eastAsia="標楷體"/>
          <w:szCs w:val="22"/>
        </w:rPr>
        <w:t xml:space="preserve">. </w:t>
      </w:r>
      <w:r>
        <w:rPr>
          <w:rFonts w:eastAsia="標楷體"/>
          <w:szCs w:val="22"/>
        </w:rPr>
        <w:t xml:space="preserve"> (b) Custom-built data logger/controller (OR-202) for BFC system. </w:t>
      </w:r>
    </w:p>
    <w:p w:rsidR="00FE13C7" w:rsidRPr="00764050" w:rsidRDefault="00FE13C7" w:rsidP="00FE13C7">
      <w:pPr>
        <w:spacing w:before="120" w:after="120" w:line="276" w:lineRule="auto"/>
        <w:jc w:val="both"/>
      </w:pPr>
    </w:p>
    <w:p w:rsidR="00FE13C7" w:rsidRDefault="00FE13C7" w:rsidP="00FE13C7">
      <w:pPr>
        <w:spacing w:before="120" w:after="120" w:line="276" w:lineRule="auto"/>
        <w:ind w:firstLineChars="177" w:firstLine="425"/>
        <w:jc w:val="both"/>
      </w:pPr>
      <w:r w:rsidRPr="005A3842">
        <w:t xml:space="preserve">The sensing system </w:t>
      </w:r>
      <w:r>
        <w:t>is</w:t>
      </w:r>
      <w:r w:rsidRPr="005A3842">
        <w:t xml:space="preserve"> composed of </w:t>
      </w:r>
      <w:r>
        <w:t>two</w:t>
      </w:r>
      <w:r w:rsidRPr="005A3842">
        <w:t xml:space="preserve"> </w:t>
      </w:r>
      <w:r>
        <w:rPr>
          <w:rFonts w:hint="eastAsia"/>
        </w:rPr>
        <w:t>A</w:t>
      </w:r>
      <w:r>
        <w:t>anderaa o</w:t>
      </w:r>
      <w:r w:rsidRPr="005A3842">
        <w:t xml:space="preserve">xygen </w:t>
      </w:r>
      <w:r>
        <w:t>o</w:t>
      </w:r>
      <w:r w:rsidRPr="005A3842">
        <w:t>ptode 4330</w:t>
      </w:r>
      <w:r>
        <w:t xml:space="preserve"> and Idronaut Ocean Seven 304 CTD.  </w:t>
      </w:r>
      <w:r>
        <w:rPr>
          <w:rFonts w:hint="eastAsia"/>
        </w:rPr>
        <w:t>A</w:t>
      </w:r>
      <w:r>
        <w:t xml:space="preserve"> custom-buil</w:t>
      </w:r>
      <w:r>
        <w:rPr>
          <w:rFonts w:hint="eastAsia"/>
        </w:rPr>
        <w:t>t</w:t>
      </w:r>
      <w:r w:rsidRPr="00274085">
        <w:t xml:space="preserve"> data acquisition compute</w:t>
      </w:r>
      <w:r>
        <w:t>r (OR-202) powered by</w:t>
      </w:r>
      <w:r w:rsidRPr="00274085">
        <w:t xml:space="preserve"> </w:t>
      </w:r>
      <w:r w:rsidRPr="008B3A02">
        <w:t>Alkaline battery</w:t>
      </w:r>
      <w:r w:rsidRPr="00274085">
        <w:t xml:space="preserve"> pack</w:t>
      </w:r>
      <w:r>
        <w:t xml:space="preserve"> can record the hydrographic data and control stirring motors.  OR-202 can communicate with a laptop through a USB 3.0 cable and software OrTalk.  The starting time, cast interval, stirring duration, and sampling delay can be programmed in OrTalk.</w:t>
      </w:r>
      <w:r>
        <w:rPr>
          <w:rFonts w:hint="eastAsia"/>
        </w:rPr>
        <w:t xml:space="preserve"> </w:t>
      </w:r>
      <w:r>
        <w:t xml:space="preserve"> </w:t>
      </w:r>
      <w:r>
        <w:rPr>
          <w:rFonts w:hint="eastAsia"/>
        </w:rPr>
        <w:t>T</w:t>
      </w:r>
      <w:r>
        <w:t xml:space="preserve">he data can be download from a micro SD card on </w:t>
      </w:r>
      <w:r>
        <w:lastRenderedPageBreak/>
        <w:t>OR-202 or from a USB cable directly.</w:t>
      </w:r>
      <w:r>
        <w:rPr>
          <w:rFonts w:hint="eastAsia"/>
        </w:rPr>
        <w:t xml:space="preserve">  </w:t>
      </w:r>
      <w:r>
        <w:t>Currently, OR-202 and the two stirring motors are enclosed in h</w:t>
      </w:r>
      <w:r w:rsidRPr="005A3842">
        <w:t>igh-density polyethylene (HDPE)</w:t>
      </w:r>
      <w:r>
        <w:t xml:space="preserve"> housings, allowing them to be submerged to 500-m water depth.  We proposed to replace the HDPE with titanium housing to enable the chamber to be depth-rated down to 6000-m.  The new BFC system is self-sustained and lightweight enough (7 kg in water) to</w:t>
      </w:r>
      <w:r>
        <w:rPr>
          <w:rFonts w:hint="eastAsia"/>
        </w:rPr>
        <w:t xml:space="preserve"> be d</w:t>
      </w:r>
      <w:r>
        <w:t xml:space="preserve">eployed by SCUBA Diver or remotely operated vehicle (ROV).  </w:t>
      </w:r>
    </w:p>
    <w:p w:rsidR="00FE13C7" w:rsidRDefault="00FE13C7" w:rsidP="00FE13C7">
      <w:pPr>
        <w:spacing w:before="120" w:after="120" w:line="276" w:lineRule="auto"/>
        <w:ind w:firstLineChars="177" w:firstLine="425"/>
        <w:jc w:val="both"/>
        <w:rPr>
          <w:rFonts w:eastAsia="標楷體"/>
          <w:szCs w:val="22"/>
        </w:rPr>
      </w:pPr>
      <w:r>
        <w:t>This proposed project</w:t>
      </w:r>
      <w:r w:rsidRPr="0009693F">
        <w:rPr>
          <w:rFonts w:eastAsia="標楷體"/>
          <w:szCs w:val="22"/>
        </w:rPr>
        <w:t xml:space="preserve"> </w:t>
      </w:r>
      <w:r>
        <w:rPr>
          <w:rFonts w:eastAsia="標楷體"/>
          <w:szCs w:val="22"/>
        </w:rPr>
        <w:t xml:space="preserve">will deploy the newly designed BFC from an </w:t>
      </w:r>
      <w:r w:rsidRPr="003D5E85">
        <w:rPr>
          <w:rFonts w:eastAsia="標楷體"/>
          <w:szCs w:val="22"/>
        </w:rPr>
        <w:t>autonomous</w:t>
      </w:r>
      <w:r w:rsidRPr="0009693F">
        <w:rPr>
          <w:rFonts w:eastAsia="標楷體"/>
          <w:szCs w:val="22"/>
        </w:rPr>
        <w:t xml:space="preserve"> </w:t>
      </w:r>
      <w:r>
        <w:rPr>
          <w:rFonts w:eastAsia="標楷體"/>
          <w:szCs w:val="22"/>
        </w:rPr>
        <w:t>benthic lander (ABL) or an ROV (when possible) to measure in-situ SCOC</w:t>
      </w:r>
      <w:r w:rsidRPr="0009693F">
        <w:rPr>
          <w:rFonts w:eastAsia="標楷體"/>
          <w:szCs w:val="22"/>
        </w:rPr>
        <w:t>.</w:t>
      </w:r>
      <w:r>
        <w:rPr>
          <w:rFonts w:eastAsia="標楷體"/>
          <w:szCs w:val="22"/>
        </w:rPr>
        <w:t xml:space="preserve">  </w:t>
      </w:r>
      <w:r w:rsidRPr="005A3842">
        <w:rPr>
          <w:rFonts w:eastAsia="標楷體"/>
          <w:szCs w:val="22"/>
        </w:rPr>
        <w:t xml:space="preserve">The </w:t>
      </w:r>
      <w:r>
        <w:rPr>
          <w:rFonts w:eastAsia="標楷體"/>
          <w:szCs w:val="22"/>
        </w:rPr>
        <w:t>ABL</w:t>
      </w:r>
      <w:r w:rsidRPr="005A3842">
        <w:rPr>
          <w:rFonts w:eastAsia="標楷體"/>
          <w:szCs w:val="22"/>
        </w:rPr>
        <w:t xml:space="preserve"> is constructed </w:t>
      </w:r>
      <w:r>
        <w:rPr>
          <w:rFonts w:eastAsia="標楷體"/>
          <w:szCs w:val="22"/>
        </w:rPr>
        <w:t>by combining</w:t>
      </w:r>
      <w:r w:rsidRPr="005A3842">
        <w:rPr>
          <w:rFonts w:eastAsia="標楷體"/>
          <w:szCs w:val="22"/>
        </w:rPr>
        <w:t xml:space="preserve"> </w:t>
      </w:r>
      <w:r>
        <w:rPr>
          <w:rFonts w:eastAsia="標楷體"/>
          <w:szCs w:val="22"/>
        </w:rPr>
        <w:t>two</w:t>
      </w:r>
      <w:r w:rsidRPr="005A3842">
        <w:rPr>
          <w:rFonts w:eastAsia="標楷體"/>
          <w:szCs w:val="22"/>
        </w:rPr>
        <w:t xml:space="preserve"> square </w:t>
      </w:r>
      <w:r>
        <w:rPr>
          <w:rFonts w:eastAsia="標楷體"/>
          <w:szCs w:val="22"/>
        </w:rPr>
        <w:t>1.4 x 1.4</w:t>
      </w:r>
      <w:r w:rsidRPr="005A3842">
        <w:rPr>
          <w:rFonts w:eastAsia="標楷體"/>
          <w:szCs w:val="22"/>
        </w:rPr>
        <w:t xml:space="preserve"> m </w:t>
      </w:r>
      <w:r>
        <w:rPr>
          <w:rFonts w:eastAsia="標楷體"/>
          <w:szCs w:val="22"/>
        </w:rPr>
        <w:t>stainless-steel</w:t>
      </w:r>
      <w:r w:rsidRPr="005A3842">
        <w:rPr>
          <w:rFonts w:eastAsia="標楷體"/>
          <w:szCs w:val="22"/>
        </w:rPr>
        <w:t xml:space="preserve"> frame</w:t>
      </w:r>
      <w:r>
        <w:rPr>
          <w:rFonts w:eastAsia="標楷體"/>
          <w:szCs w:val="22"/>
        </w:rPr>
        <w:t>s (Fig. 2)</w:t>
      </w:r>
      <w:r w:rsidRPr="005A3842">
        <w:rPr>
          <w:rFonts w:eastAsia="標楷體"/>
          <w:szCs w:val="22"/>
        </w:rPr>
        <w:t xml:space="preserve">. </w:t>
      </w:r>
      <w:r>
        <w:rPr>
          <w:rFonts w:eastAsia="標楷體"/>
          <w:szCs w:val="22"/>
        </w:rPr>
        <w:t xml:space="preserve"> </w:t>
      </w:r>
      <w:r w:rsidRPr="005A3842">
        <w:rPr>
          <w:rFonts w:eastAsia="標楷體"/>
          <w:szCs w:val="22"/>
        </w:rPr>
        <w:t xml:space="preserve">It carries: (1) acoustically controlled disposable anchors; (2) </w:t>
      </w:r>
      <w:r>
        <w:rPr>
          <w:rFonts w:eastAsia="標楷體"/>
          <w:szCs w:val="22"/>
        </w:rPr>
        <w:t xml:space="preserve">12 </w:t>
      </w:r>
      <w:r w:rsidRPr="005A3842">
        <w:rPr>
          <w:rFonts w:eastAsia="標楷體"/>
          <w:szCs w:val="22"/>
        </w:rPr>
        <w:t>floatation spheres</w:t>
      </w:r>
      <w:r>
        <w:rPr>
          <w:rFonts w:eastAsia="標楷體"/>
          <w:szCs w:val="22"/>
        </w:rPr>
        <w:t xml:space="preserve"> providing 300 kg of buoyancy</w:t>
      </w:r>
      <w:r w:rsidRPr="005A3842">
        <w:rPr>
          <w:rFonts w:eastAsia="標楷體"/>
          <w:szCs w:val="22"/>
        </w:rPr>
        <w:t xml:space="preserve">; (3) primary and redundant acoustically commanded release mechanism to control </w:t>
      </w:r>
      <w:r>
        <w:rPr>
          <w:rFonts w:eastAsia="標楷體"/>
          <w:szCs w:val="22"/>
        </w:rPr>
        <w:t>anchor release; (4) elec</w:t>
      </w:r>
      <w:r w:rsidRPr="005A3842">
        <w:rPr>
          <w:rFonts w:eastAsia="標楷體"/>
          <w:szCs w:val="22"/>
        </w:rPr>
        <w:t>tronic timed</w:t>
      </w:r>
      <w:r>
        <w:rPr>
          <w:rFonts w:eastAsia="標楷體"/>
          <w:szCs w:val="22"/>
        </w:rPr>
        <w:t>-</w:t>
      </w:r>
      <w:r w:rsidRPr="005A3842">
        <w:rPr>
          <w:rFonts w:eastAsia="標楷體"/>
          <w:szCs w:val="22"/>
        </w:rPr>
        <w:t>release system</w:t>
      </w:r>
      <w:r>
        <w:rPr>
          <w:rFonts w:eastAsia="標楷體"/>
          <w:szCs w:val="22"/>
        </w:rPr>
        <w:t xml:space="preserve"> to implant (or release) chambers to the bottom</w:t>
      </w:r>
      <w:r w:rsidRPr="005A3842">
        <w:rPr>
          <w:rFonts w:eastAsia="標楷體"/>
          <w:szCs w:val="22"/>
        </w:rPr>
        <w:t xml:space="preserve">; (5) power supply; (6) </w:t>
      </w:r>
      <w:r>
        <w:rPr>
          <w:rFonts w:eastAsia="標楷體"/>
          <w:szCs w:val="22"/>
        </w:rPr>
        <w:t>time-lapse video camera and deep-</w:t>
      </w:r>
      <w:r w:rsidRPr="005A3842">
        <w:rPr>
          <w:rFonts w:eastAsia="標楷體"/>
          <w:szCs w:val="22"/>
        </w:rPr>
        <w:t>sea light</w:t>
      </w:r>
      <w:r>
        <w:rPr>
          <w:rFonts w:eastAsia="標楷體"/>
          <w:szCs w:val="22"/>
        </w:rPr>
        <w:t xml:space="preserve"> (Fig. 3); (7) two oxygen optodes, CTD,</w:t>
      </w:r>
      <w:r w:rsidRPr="005A3842">
        <w:rPr>
          <w:rFonts w:eastAsia="標楷體"/>
          <w:szCs w:val="22"/>
        </w:rPr>
        <w:t xml:space="preserve"> and data </w:t>
      </w:r>
      <w:r>
        <w:rPr>
          <w:rFonts w:eastAsia="標楷體"/>
          <w:szCs w:val="22"/>
        </w:rPr>
        <w:t>acquisition</w:t>
      </w:r>
      <w:r w:rsidRPr="005A3842">
        <w:rPr>
          <w:rFonts w:eastAsia="標楷體"/>
          <w:szCs w:val="22"/>
        </w:rPr>
        <w:t xml:space="preserve"> system; and</w:t>
      </w:r>
      <w:r>
        <w:rPr>
          <w:rFonts w:eastAsia="標楷體"/>
          <w:szCs w:val="22"/>
        </w:rPr>
        <w:t xml:space="preserve"> (8) additional environmental sensor (</w:t>
      </w:r>
      <w:r w:rsidRPr="008E2AE7">
        <w:rPr>
          <w:rFonts w:eastAsia="標楷體"/>
          <w:szCs w:val="22"/>
        </w:rPr>
        <w:t>Aanderaa Seaguard II</w:t>
      </w:r>
      <w:r>
        <w:rPr>
          <w:rFonts w:eastAsia="標楷體"/>
          <w:szCs w:val="22"/>
        </w:rPr>
        <w:t xml:space="preserve">) to record basic hydrographic properties outside the chambers </w:t>
      </w:r>
      <w:r w:rsidRPr="005A3842">
        <w:rPr>
          <w:rFonts w:eastAsia="標楷體"/>
          <w:szCs w:val="22"/>
        </w:rPr>
        <w:t>over time.</w:t>
      </w:r>
      <w:r>
        <w:rPr>
          <w:rFonts w:eastAsia="標楷體"/>
          <w:szCs w:val="22"/>
        </w:rPr>
        <w:t xml:space="preserve">  The time-lapse video camera and deep-</w:t>
      </w:r>
      <w:r w:rsidRPr="005A3842">
        <w:rPr>
          <w:rFonts w:eastAsia="標楷體"/>
          <w:szCs w:val="22"/>
        </w:rPr>
        <w:t>sea light</w:t>
      </w:r>
      <w:r>
        <w:rPr>
          <w:rFonts w:eastAsia="標楷體"/>
          <w:szCs w:val="22"/>
        </w:rPr>
        <w:t xml:space="preserve"> are custom-built by the </w:t>
      </w:r>
      <w:r>
        <w:rPr>
          <w:rFonts w:eastAsia="標楷體" w:hint="eastAsia"/>
          <w:szCs w:val="22"/>
        </w:rPr>
        <w:t xml:space="preserve">OR1 </w:t>
      </w:r>
      <w:r>
        <w:rPr>
          <w:rFonts w:eastAsia="標楷體"/>
          <w:szCs w:val="22"/>
        </w:rPr>
        <w:t xml:space="preserve">instrumentation center.  The </w:t>
      </w:r>
      <w:r w:rsidRPr="008E2AE7">
        <w:rPr>
          <w:rFonts w:eastAsia="標楷體"/>
          <w:szCs w:val="22"/>
        </w:rPr>
        <w:t>Aanderaa Seaguard II</w:t>
      </w:r>
      <w:r>
        <w:rPr>
          <w:rFonts w:eastAsia="標楷體"/>
          <w:szCs w:val="22"/>
        </w:rPr>
        <w:t xml:space="preserve"> data logger will equip with </w:t>
      </w:r>
      <w:r w:rsidRPr="00B31A79">
        <w:rPr>
          <w:rFonts w:eastAsia="標楷體"/>
          <w:szCs w:val="22"/>
        </w:rPr>
        <w:t>Aanderaa</w:t>
      </w:r>
      <w:r>
        <w:rPr>
          <w:rFonts w:eastAsia="標楷體"/>
          <w:noProof/>
          <w:szCs w:val="22"/>
        </w:rPr>
        <w:t xml:space="preserve"> o</w:t>
      </w:r>
      <w:r w:rsidRPr="00DE4B73">
        <w:rPr>
          <w:rFonts w:eastAsia="標楷體"/>
          <w:noProof/>
          <w:szCs w:val="22"/>
        </w:rPr>
        <w:t>xygen</w:t>
      </w:r>
      <w:r>
        <w:rPr>
          <w:rFonts w:eastAsia="標楷體"/>
          <w:szCs w:val="22"/>
        </w:rPr>
        <w:t xml:space="preserve"> (</w:t>
      </w:r>
      <w:r w:rsidRPr="00B31A79">
        <w:rPr>
          <w:rFonts w:eastAsia="標楷體"/>
          <w:szCs w:val="22"/>
        </w:rPr>
        <w:t>4330</w:t>
      </w:r>
      <w:r>
        <w:rPr>
          <w:rFonts w:eastAsia="標楷體"/>
          <w:szCs w:val="22"/>
        </w:rPr>
        <w:t>), t</w:t>
      </w:r>
      <w:r w:rsidRPr="00B31A79">
        <w:rPr>
          <w:rFonts w:eastAsia="標楷體"/>
          <w:szCs w:val="22"/>
        </w:rPr>
        <w:t>urbidi</w:t>
      </w:r>
      <w:r>
        <w:rPr>
          <w:rFonts w:eastAsia="標楷體"/>
          <w:szCs w:val="22"/>
        </w:rPr>
        <w:t>ty</w:t>
      </w:r>
      <w:r w:rsidRPr="00B31A79">
        <w:rPr>
          <w:rFonts w:eastAsia="標楷體"/>
          <w:szCs w:val="22"/>
        </w:rPr>
        <w:t xml:space="preserve"> </w:t>
      </w:r>
      <w:r>
        <w:rPr>
          <w:rFonts w:eastAsia="標楷體"/>
          <w:szCs w:val="22"/>
        </w:rPr>
        <w:t>(</w:t>
      </w:r>
      <w:r w:rsidRPr="00B31A79">
        <w:rPr>
          <w:rFonts w:eastAsia="標楷體"/>
          <w:szCs w:val="22"/>
        </w:rPr>
        <w:t>4112</w:t>
      </w:r>
      <w:r>
        <w:rPr>
          <w:rFonts w:eastAsia="標楷體"/>
          <w:szCs w:val="22"/>
        </w:rPr>
        <w:t>),</w:t>
      </w:r>
      <w:r w:rsidRPr="005A3842">
        <w:rPr>
          <w:rFonts w:eastAsia="標楷體"/>
          <w:szCs w:val="22"/>
        </w:rPr>
        <w:t xml:space="preserve"> </w:t>
      </w:r>
      <w:r>
        <w:rPr>
          <w:rFonts w:eastAsia="標楷體"/>
          <w:szCs w:val="22"/>
        </w:rPr>
        <w:t>pressure (</w:t>
      </w:r>
      <w:r w:rsidRPr="005A3842">
        <w:rPr>
          <w:rFonts w:eastAsia="標楷體"/>
          <w:sz w:val="26"/>
          <w:szCs w:val="26"/>
        </w:rPr>
        <w:t>4117</w:t>
      </w:r>
      <w:r>
        <w:rPr>
          <w:rFonts w:eastAsia="標楷體"/>
          <w:szCs w:val="22"/>
        </w:rPr>
        <w:t>), and c</w:t>
      </w:r>
      <w:r w:rsidRPr="008E2AE7">
        <w:rPr>
          <w:rFonts w:eastAsia="標楷體"/>
          <w:szCs w:val="22"/>
        </w:rPr>
        <w:t>onducti</w:t>
      </w:r>
      <w:r>
        <w:rPr>
          <w:rFonts w:eastAsia="標楷體"/>
          <w:szCs w:val="22"/>
        </w:rPr>
        <w:t>vity</w:t>
      </w:r>
      <w:r w:rsidRPr="008E2AE7">
        <w:rPr>
          <w:rFonts w:eastAsia="標楷體"/>
          <w:szCs w:val="22"/>
        </w:rPr>
        <w:t xml:space="preserve"> </w:t>
      </w:r>
      <w:r>
        <w:rPr>
          <w:rFonts w:eastAsia="標楷體"/>
          <w:szCs w:val="22"/>
        </w:rPr>
        <w:t>(</w:t>
      </w:r>
      <w:r w:rsidRPr="008E2AE7">
        <w:rPr>
          <w:rFonts w:eastAsia="標楷體"/>
          <w:szCs w:val="22"/>
        </w:rPr>
        <w:t>4319</w:t>
      </w:r>
      <w:r>
        <w:rPr>
          <w:rFonts w:eastAsia="標楷體"/>
          <w:szCs w:val="22"/>
        </w:rPr>
        <w:t xml:space="preserve">) sensors.  </w:t>
      </w:r>
      <w:r w:rsidRPr="00505D0C">
        <w:rPr>
          <w:rFonts w:eastAsia="標楷體"/>
          <w:szCs w:val="22"/>
        </w:rPr>
        <w:t>The fluxes of</w:t>
      </w:r>
      <w:r w:rsidRPr="00505D0C">
        <w:rPr>
          <w:rFonts w:eastAsia="標楷體" w:hint="eastAsia"/>
          <w:szCs w:val="22"/>
        </w:rPr>
        <w:t xml:space="preserve"> </w:t>
      </w:r>
      <w:r>
        <w:rPr>
          <w:rFonts w:eastAsia="標楷體"/>
          <w:szCs w:val="22"/>
        </w:rPr>
        <w:t xml:space="preserve">oxygen </w:t>
      </w:r>
      <w:r w:rsidRPr="00505D0C">
        <w:rPr>
          <w:rFonts w:eastAsia="標楷體"/>
          <w:szCs w:val="22"/>
        </w:rPr>
        <w:t xml:space="preserve">into or out of the sediments will </w:t>
      </w:r>
      <w:r w:rsidRPr="00F6213A">
        <w:rPr>
          <w:rFonts w:eastAsia="標楷體"/>
          <w:noProof/>
          <w:szCs w:val="22"/>
        </w:rPr>
        <w:t>be calculated</w:t>
      </w:r>
      <w:r w:rsidRPr="00505D0C">
        <w:rPr>
          <w:rFonts w:eastAsia="標楷體"/>
          <w:szCs w:val="22"/>
        </w:rPr>
        <w:t xml:space="preserve"> as Flux = [Change in concentration x Volume of overlying water] / [</w:t>
      </w:r>
      <w:r>
        <w:rPr>
          <w:rFonts w:eastAsia="標楷體"/>
          <w:szCs w:val="22"/>
        </w:rPr>
        <w:t>Chamber</w:t>
      </w:r>
      <w:r w:rsidRPr="00505D0C">
        <w:rPr>
          <w:rFonts w:eastAsia="標楷體"/>
          <w:szCs w:val="22"/>
        </w:rPr>
        <w:t xml:space="preserve"> area x Time].  The dissolved inorganic carbon produced by the respiration will be calculated by </w:t>
      </w:r>
      <w:r>
        <w:rPr>
          <w:rFonts w:eastAsia="標楷體"/>
          <w:szCs w:val="22"/>
        </w:rPr>
        <w:t xml:space="preserve">the </w:t>
      </w:r>
      <w:r w:rsidRPr="00DE4B73">
        <w:rPr>
          <w:rFonts w:eastAsia="標楷體"/>
          <w:noProof/>
          <w:szCs w:val="22"/>
        </w:rPr>
        <w:t>flux</w:t>
      </w:r>
      <w:r w:rsidRPr="00505D0C">
        <w:rPr>
          <w:rFonts w:eastAsia="標楷體"/>
          <w:szCs w:val="22"/>
        </w:rPr>
        <w:t xml:space="preserve"> of oxygen in moles multiplying a respiratory quotient of 0.85.</w:t>
      </w:r>
      <w:r>
        <w:rPr>
          <w:rFonts w:eastAsia="標楷體"/>
          <w:szCs w:val="22"/>
        </w:rPr>
        <w:t xml:space="preserve">   </w:t>
      </w:r>
    </w:p>
    <w:p w:rsidR="00D03CC6" w:rsidRDefault="00D03CC6" w:rsidP="00FE13C7">
      <w:pPr>
        <w:spacing w:before="120" w:after="120" w:line="276" w:lineRule="auto"/>
        <w:ind w:firstLineChars="177" w:firstLine="425"/>
        <w:jc w:val="both"/>
        <w:rPr>
          <w:rFonts w:eastAsia="標楷體"/>
          <w:b/>
          <w:szCs w:val="22"/>
        </w:rPr>
      </w:pPr>
    </w:p>
    <w:p w:rsidR="00FE13C7" w:rsidRPr="008E0B24" w:rsidRDefault="00FE13C7" w:rsidP="00FE13C7">
      <w:pPr>
        <w:spacing w:before="120" w:after="120" w:line="276" w:lineRule="auto"/>
        <w:ind w:firstLineChars="177" w:firstLine="425"/>
        <w:jc w:val="both"/>
        <w:rPr>
          <w:rFonts w:eastAsia="標楷體"/>
          <w:b/>
          <w:szCs w:val="22"/>
        </w:rPr>
      </w:pPr>
      <w:r w:rsidRPr="009944F9">
        <w:rPr>
          <w:rFonts w:eastAsia="標楷體"/>
          <w:b/>
          <w:szCs w:val="22"/>
        </w:rPr>
        <w:t xml:space="preserve">Ship-board </w:t>
      </w:r>
      <w:r>
        <w:rPr>
          <w:rFonts w:eastAsia="標楷體"/>
          <w:b/>
          <w:szCs w:val="22"/>
        </w:rPr>
        <w:t>incubation</w:t>
      </w:r>
      <w:r w:rsidRPr="009944F9">
        <w:rPr>
          <w:rFonts w:eastAsia="標楷體"/>
          <w:b/>
          <w:szCs w:val="22"/>
        </w:rPr>
        <w:t xml:space="preserve">: </w:t>
      </w:r>
      <w:r>
        <w:rPr>
          <w:rFonts w:eastAsia="標楷體"/>
          <w:szCs w:val="22"/>
        </w:rPr>
        <w:t>T</w:t>
      </w:r>
      <w:r w:rsidRPr="00505D0C">
        <w:rPr>
          <w:rFonts w:eastAsia="標楷體"/>
          <w:szCs w:val="22"/>
        </w:rPr>
        <w:t>hree core tubes</w:t>
      </w:r>
      <w:r>
        <w:rPr>
          <w:rFonts w:eastAsia="標楷體"/>
          <w:szCs w:val="22"/>
        </w:rPr>
        <w:t xml:space="preserve"> from </w:t>
      </w:r>
      <w:r>
        <w:rPr>
          <w:rFonts w:eastAsia="標楷體" w:hint="eastAsia"/>
          <w:szCs w:val="22"/>
        </w:rPr>
        <w:t xml:space="preserve">a </w:t>
      </w:r>
      <w:r w:rsidRPr="00F6213A">
        <w:rPr>
          <w:rFonts w:eastAsia="標楷體"/>
          <w:noProof/>
          <w:szCs w:val="22"/>
        </w:rPr>
        <w:t>megacorer</w:t>
      </w:r>
      <w:r w:rsidRPr="00505D0C">
        <w:rPr>
          <w:rFonts w:eastAsia="標楷體"/>
          <w:szCs w:val="22"/>
        </w:rPr>
        <w:t xml:space="preserve"> </w:t>
      </w:r>
      <w:r>
        <w:rPr>
          <w:rFonts w:eastAsia="標楷體"/>
          <w:szCs w:val="22"/>
        </w:rPr>
        <w:t>(</w:t>
      </w:r>
      <w:r w:rsidRPr="00505D0C">
        <w:rPr>
          <w:rFonts w:eastAsia="標楷體"/>
          <w:szCs w:val="22"/>
        </w:rPr>
        <w:t xml:space="preserve">assigned to measure </w:t>
      </w:r>
      <w:r>
        <w:rPr>
          <w:rFonts w:eastAsia="標楷體"/>
          <w:szCs w:val="22"/>
        </w:rPr>
        <w:t xml:space="preserve">SCOC) will be </w:t>
      </w:r>
      <w:r w:rsidRPr="00505D0C">
        <w:rPr>
          <w:rFonts w:eastAsia="標楷體"/>
          <w:szCs w:val="22"/>
        </w:rPr>
        <w:t xml:space="preserve">incubated in the dark at </w:t>
      </w:r>
      <w:r w:rsidRPr="00094D60">
        <w:rPr>
          <w:rFonts w:eastAsia="標楷體"/>
          <w:i/>
          <w:noProof/>
          <w:szCs w:val="22"/>
        </w:rPr>
        <w:t>in-situ</w:t>
      </w:r>
      <w:r w:rsidRPr="00505D0C">
        <w:rPr>
          <w:rFonts w:eastAsia="標楷體"/>
          <w:szCs w:val="22"/>
        </w:rPr>
        <w:t xml:space="preserve"> temperature</w:t>
      </w:r>
      <w:r>
        <w:rPr>
          <w:rFonts w:eastAsia="標楷體"/>
          <w:szCs w:val="22"/>
        </w:rPr>
        <w:t xml:space="preserve"> </w:t>
      </w:r>
      <w:r w:rsidRPr="00505D0C">
        <w:rPr>
          <w:rFonts w:eastAsia="標楷體"/>
          <w:szCs w:val="22"/>
        </w:rPr>
        <w:t>in a temperature-controlled water bath (</w:t>
      </w:r>
      <w:r>
        <w:rPr>
          <w:rFonts w:eastAsia="標楷體"/>
          <w:szCs w:val="22"/>
        </w:rPr>
        <w:t xml:space="preserve">Fig. 7b).  If the </w:t>
      </w:r>
      <w:r w:rsidRPr="00505D0C">
        <w:rPr>
          <w:rFonts w:eastAsia="標楷體"/>
          <w:szCs w:val="22"/>
        </w:rPr>
        <w:t xml:space="preserve">supernatant water is not enough to fill the core tube, the sediment core will </w:t>
      </w:r>
      <w:r w:rsidRPr="00F6213A">
        <w:rPr>
          <w:rFonts w:eastAsia="標楷體"/>
          <w:noProof/>
          <w:szCs w:val="22"/>
        </w:rPr>
        <w:t>be carefully topped</w:t>
      </w:r>
      <w:r w:rsidRPr="00505D0C">
        <w:rPr>
          <w:rFonts w:eastAsia="標楷體"/>
          <w:szCs w:val="22"/>
        </w:rPr>
        <w:t xml:space="preserve"> with botto</w:t>
      </w:r>
      <w:r>
        <w:rPr>
          <w:rFonts w:eastAsia="標楷體"/>
          <w:szCs w:val="22"/>
        </w:rPr>
        <w:t xml:space="preserve">m water </w:t>
      </w:r>
      <w:r w:rsidRPr="00505D0C">
        <w:rPr>
          <w:rFonts w:eastAsia="標楷體"/>
          <w:szCs w:val="22"/>
        </w:rPr>
        <w:t xml:space="preserve">collected from </w:t>
      </w:r>
      <w:r>
        <w:rPr>
          <w:rFonts w:eastAsia="標楷體"/>
          <w:szCs w:val="22"/>
        </w:rPr>
        <w:t>the CTD rosette</w:t>
      </w:r>
      <w:r w:rsidRPr="00505D0C">
        <w:rPr>
          <w:rFonts w:eastAsia="標楷體"/>
          <w:szCs w:val="22"/>
        </w:rPr>
        <w:t xml:space="preserve">.  The sediments will be allowed to acclimate for </w:t>
      </w:r>
      <w:r>
        <w:rPr>
          <w:rFonts w:eastAsia="標楷體"/>
          <w:szCs w:val="22"/>
        </w:rPr>
        <w:t xml:space="preserve">approximately </w:t>
      </w:r>
      <w:r w:rsidRPr="00505D0C">
        <w:rPr>
          <w:rFonts w:eastAsia="標楷體"/>
          <w:szCs w:val="22"/>
        </w:rPr>
        <w:t xml:space="preserve">6 hours until the flocculent materials settle and the overlying water is clear.  </w:t>
      </w:r>
      <w:r>
        <w:rPr>
          <w:rFonts w:eastAsia="標楷體"/>
          <w:szCs w:val="22"/>
        </w:rPr>
        <w:t>T</w:t>
      </w:r>
      <w:r w:rsidRPr="00505D0C">
        <w:rPr>
          <w:rFonts w:eastAsia="標楷體"/>
          <w:szCs w:val="22"/>
        </w:rPr>
        <w:t xml:space="preserve">he tube </w:t>
      </w:r>
      <w:r>
        <w:rPr>
          <w:rFonts w:eastAsia="標楷體"/>
          <w:szCs w:val="22"/>
        </w:rPr>
        <w:t>will be</w:t>
      </w:r>
      <w:r w:rsidRPr="00505D0C">
        <w:rPr>
          <w:rFonts w:eastAsia="標楷體"/>
          <w:szCs w:val="22"/>
        </w:rPr>
        <w:t xml:space="preserve"> clo</w:t>
      </w:r>
      <w:r>
        <w:rPr>
          <w:rFonts w:eastAsia="標楷體"/>
          <w:szCs w:val="22"/>
        </w:rPr>
        <w:t>sed hermetically with a custom-built</w:t>
      </w:r>
      <w:r w:rsidRPr="00505D0C">
        <w:rPr>
          <w:rFonts w:eastAsia="標楷體"/>
          <w:szCs w:val="22"/>
        </w:rPr>
        <w:t xml:space="preserve"> </w:t>
      </w:r>
      <w:r>
        <w:rPr>
          <w:rFonts w:eastAsia="標楷體" w:hint="eastAsia"/>
          <w:szCs w:val="22"/>
        </w:rPr>
        <w:t xml:space="preserve">HDPE </w:t>
      </w:r>
      <w:r w:rsidRPr="00505D0C">
        <w:rPr>
          <w:rFonts w:eastAsia="標楷體"/>
          <w:szCs w:val="22"/>
        </w:rPr>
        <w:t>lid</w:t>
      </w:r>
      <w:r>
        <w:rPr>
          <w:rFonts w:eastAsia="標楷體"/>
          <w:szCs w:val="22"/>
        </w:rPr>
        <w:t>,</w:t>
      </w:r>
      <w:r w:rsidRPr="00505D0C">
        <w:rPr>
          <w:rFonts w:eastAsia="標楷體"/>
          <w:szCs w:val="22"/>
        </w:rPr>
        <w:t xml:space="preserve"> </w:t>
      </w:r>
      <w:r w:rsidRPr="00DE4B73">
        <w:rPr>
          <w:rFonts w:eastAsia="標楷體"/>
          <w:noProof/>
          <w:szCs w:val="22"/>
        </w:rPr>
        <w:t>and</w:t>
      </w:r>
      <w:r>
        <w:rPr>
          <w:rFonts w:eastAsia="標楷體"/>
          <w:szCs w:val="22"/>
        </w:rPr>
        <w:t xml:space="preserve"> </w:t>
      </w:r>
      <w:r w:rsidRPr="00505D0C">
        <w:rPr>
          <w:rFonts w:eastAsia="標楷體"/>
          <w:szCs w:val="22"/>
        </w:rPr>
        <w:t xml:space="preserve">air bubbles will </w:t>
      </w:r>
      <w:r w:rsidRPr="00F6213A">
        <w:rPr>
          <w:rFonts w:eastAsia="標楷體"/>
          <w:noProof/>
          <w:szCs w:val="22"/>
        </w:rPr>
        <w:t>be removed</w:t>
      </w:r>
      <w:r w:rsidRPr="00505D0C">
        <w:rPr>
          <w:rFonts w:eastAsia="標楷體"/>
          <w:szCs w:val="22"/>
        </w:rPr>
        <w:t xml:space="preserve">.  </w:t>
      </w:r>
      <w:r>
        <w:rPr>
          <w:rFonts w:eastAsia="標楷體"/>
          <w:szCs w:val="22"/>
        </w:rPr>
        <w:t>A magnetically driven impeller (60–80 rpm) attached to the core lid will gently circulate the water during the incub</w:t>
      </w:r>
      <w:r w:rsidRPr="00505D0C">
        <w:rPr>
          <w:rFonts w:eastAsia="標楷體"/>
          <w:szCs w:val="22"/>
        </w:rPr>
        <w:t xml:space="preserve">ation.  The dissolved oxygen concentration will be </w:t>
      </w:r>
      <w:r w:rsidRPr="00505D0C">
        <w:rPr>
          <w:rFonts w:eastAsia="標楷體"/>
          <w:szCs w:val="22"/>
        </w:rPr>
        <w:lastRenderedPageBreak/>
        <w:t xml:space="preserve">measured every 8 hours with </w:t>
      </w:r>
      <w:r w:rsidRPr="00F6213A">
        <w:rPr>
          <w:rFonts w:eastAsia="標楷體"/>
          <w:noProof/>
          <w:szCs w:val="22"/>
        </w:rPr>
        <w:t>a miniature</w:t>
      </w:r>
      <w:r w:rsidRPr="00505D0C">
        <w:rPr>
          <w:rFonts w:eastAsia="標楷體"/>
          <w:szCs w:val="22"/>
        </w:rPr>
        <w:t xml:space="preserve"> oxygen optode (i.d. 2 mm</w:t>
      </w:r>
      <w:r>
        <w:rPr>
          <w:rFonts w:eastAsia="標楷體"/>
          <w:szCs w:val="22"/>
        </w:rPr>
        <w:t xml:space="preserve">) </w:t>
      </w:r>
      <w:r w:rsidRPr="00505D0C">
        <w:rPr>
          <w:rFonts w:eastAsia="標楷體"/>
          <w:szCs w:val="22"/>
        </w:rPr>
        <w:t>through a sampling port on the core lid</w:t>
      </w:r>
      <w:r>
        <w:rPr>
          <w:rFonts w:eastAsia="標楷體"/>
          <w:szCs w:val="22"/>
        </w:rPr>
        <w:t xml:space="preserve"> (</w:t>
      </w:r>
      <w:r w:rsidRPr="00505D0C">
        <w:rPr>
          <w:rFonts w:eastAsia="標楷體"/>
          <w:szCs w:val="22"/>
        </w:rPr>
        <w:t>PreSens® Microx 4).  Dissolved oxygen will be measured until the concentrations decreased by 15% of the initial concentration</w:t>
      </w:r>
      <w:r>
        <w:rPr>
          <w:rFonts w:eastAsia="標楷體"/>
          <w:szCs w:val="22"/>
        </w:rPr>
        <w:t>,</w:t>
      </w:r>
      <w:r w:rsidRPr="00505D0C">
        <w:rPr>
          <w:rFonts w:eastAsia="標楷體"/>
          <w:szCs w:val="22"/>
        </w:rPr>
        <w:t xml:space="preserve"> according to Glud (2008) to prevent hypoxic stress.  </w:t>
      </w:r>
      <w:r w:rsidRPr="00ED4427">
        <w:rPr>
          <w:rFonts w:eastAsia="標楷體"/>
          <w:szCs w:val="22"/>
        </w:rPr>
        <w:t xml:space="preserve">The fluxes of oxygen into or out of the sediments will </w:t>
      </w:r>
      <w:r w:rsidRPr="00F6213A">
        <w:rPr>
          <w:rFonts w:eastAsia="標楷體"/>
          <w:noProof/>
          <w:szCs w:val="22"/>
        </w:rPr>
        <w:t>be calculated</w:t>
      </w:r>
      <w:r w:rsidRPr="00ED4427">
        <w:rPr>
          <w:rFonts w:eastAsia="標楷體"/>
          <w:szCs w:val="22"/>
        </w:rPr>
        <w:t xml:space="preserve"> as Flux = [Change in concentration x Volume of overlying water] / [Core area x Time].  </w:t>
      </w:r>
      <w:r w:rsidRPr="00505D0C">
        <w:rPr>
          <w:rFonts w:eastAsia="標楷體"/>
          <w:szCs w:val="22"/>
        </w:rPr>
        <w:t xml:space="preserve">The dissolved inorganic carbon produced by the respiration will be calculated by </w:t>
      </w:r>
      <w:r>
        <w:rPr>
          <w:rFonts w:eastAsia="標楷體"/>
          <w:szCs w:val="22"/>
        </w:rPr>
        <w:t xml:space="preserve">the </w:t>
      </w:r>
      <w:r w:rsidRPr="00DE4B73">
        <w:rPr>
          <w:rFonts w:eastAsia="標楷體"/>
          <w:noProof/>
          <w:szCs w:val="22"/>
        </w:rPr>
        <w:t>flux</w:t>
      </w:r>
      <w:r w:rsidRPr="00505D0C">
        <w:rPr>
          <w:rFonts w:eastAsia="標楷體"/>
          <w:szCs w:val="22"/>
        </w:rPr>
        <w:t xml:space="preserve"> of oxygen in moles multiplying a respiratory quotient of 0.85.</w:t>
      </w:r>
      <w:r>
        <w:rPr>
          <w:rFonts w:eastAsia="標楷體"/>
          <w:szCs w:val="22"/>
        </w:rPr>
        <w:t xml:space="preserve"> </w:t>
      </w:r>
    </w:p>
    <w:p w:rsidR="00D03CC6" w:rsidRDefault="00D03CC6" w:rsidP="00FE13C7">
      <w:pPr>
        <w:spacing w:before="120" w:after="120" w:line="276" w:lineRule="auto"/>
        <w:ind w:firstLineChars="177" w:firstLine="425"/>
        <w:jc w:val="both"/>
        <w:rPr>
          <w:rFonts w:eastAsia="標楷體"/>
          <w:b/>
          <w:szCs w:val="22"/>
        </w:rPr>
      </w:pPr>
    </w:p>
    <w:p w:rsidR="00FE13C7" w:rsidRPr="005130D8" w:rsidRDefault="00FE13C7" w:rsidP="00FE13C7">
      <w:pPr>
        <w:spacing w:before="120" w:after="120" w:line="276" w:lineRule="auto"/>
        <w:ind w:firstLineChars="177" w:firstLine="425"/>
        <w:jc w:val="both"/>
        <w:rPr>
          <w:rFonts w:eastAsia="標楷體"/>
          <w:b/>
          <w:szCs w:val="22"/>
        </w:rPr>
      </w:pPr>
      <w:r w:rsidRPr="005130D8">
        <w:rPr>
          <w:rFonts w:eastAsia="標楷體"/>
          <w:b/>
          <w:szCs w:val="22"/>
        </w:rPr>
        <w:t xml:space="preserve">Sediment </w:t>
      </w:r>
      <w:r>
        <w:rPr>
          <w:rFonts w:eastAsia="標楷體"/>
          <w:b/>
          <w:szCs w:val="22"/>
        </w:rPr>
        <w:t xml:space="preserve">oxygen </w:t>
      </w:r>
      <w:r w:rsidRPr="005130D8">
        <w:rPr>
          <w:rFonts w:eastAsia="標楷體"/>
          <w:b/>
          <w:szCs w:val="22"/>
        </w:rPr>
        <w:t>profiling</w:t>
      </w:r>
      <w:r>
        <w:rPr>
          <w:rFonts w:eastAsia="標楷體" w:hint="eastAsia"/>
          <w:b/>
          <w:szCs w:val="22"/>
        </w:rPr>
        <w:t xml:space="preserve">: </w:t>
      </w:r>
      <w:r w:rsidRPr="00555A11">
        <w:t xml:space="preserve">After the </w:t>
      </w:r>
      <w:r>
        <w:t>s</w:t>
      </w:r>
      <w:r w:rsidRPr="005130D8">
        <w:t>hipboard</w:t>
      </w:r>
      <w:r w:rsidRPr="00555A11">
        <w:t xml:space="preserve"> incubation, three oxygen microelectrode</w:t>
      </w:r>
      <w:r>
        <w:t xml:space="preserve"> (100-</w:t>
      </w:r>
      <w:r w:rsidRPr="00555A11">
        <w:t>µm</w:t>
      </w:r>
      <w:r>
        <w:t xml:space="preserve"> tip size)</w:t>
      </w:r>
      <w:r>
        <w:rPr>
          <w:rFonts w:hint="eastAsia"/>
        </w:rPr>
        <w:t xml:space="preserve"> </w:t>
      </w:r>
      <w:r w:rsidRPr="00555A11">
        <w:t>will be inserted simultaneously into sediments at 100-µm increments using Unisense® Field Microprofiling System (</w:t>
      </w:r>
      <w:r>
        <w:t>Fig. 7c</w:t>
      </w:r>
      <w:r w:rsidRPr="00555A11">
        <w:t xml:space="preserve">).  The </w:t>
      </w:r>
      <w:r>
        <w:t xml:space="preserve">diffusive </w:t>
      </w:r>
      <w:r w:rsidRPr="00555A11">
        <w:t>oxygen</w:t>
      </w:r>
      <w:r>
        <w:t xml:space="preserve"> </w:t>
      </w:r>
      <w:r w:rsidRPr="00555A11">
        <w:t xml:space="preserve">fluxes through the </w:t>
      </w:r>
      <w:r w:rsidRPr="00FA064C">
        <w:rPr>
          <w:noProof/>
        </w:rPr>
        <w:t>sediment–water</w:t>
      </w:r>
      <w:r w:rsidRPr="00555A11">
        <w:t xml:space="preserve"> interface will be calculated </w:t>
      </w:r>
      <w:r>
        <w:t xml:space="preserve">using </w:t>
      </w:r>
      <w:r w:rsidRPr="00555A11">
        <w:t>Unisense®</w:t>
      </w:r>
      <w:r>
        <w:t xml:space="preserve"> Profile</w:t>
      </w:r>
      <w:r>
        <w:rPr>
          <w:rFonts w:hint="eastAsia"/>
        </w:rPr>
        <w:t xml:space="preserve"> </w:t>
      </w:r>
      <w:r>
        <w:t xml:space="preserve">software </w:t>
      </w:r>
      <w:r w:rsidRPr="00555A11">
        <w:t xml:space="preserve">according to </w:t>
      </w:r>
      <w:r>
        <w:t xml:space="preserve">the </w:t>
      </w:r>
      <w:r w:rsidRPr="00555A11">
        <w:t>Fick’s first law</w:t>
      </w:r>
      <w:r>
        <w:rPr>
          <w:rFonts w:hint="eastAsia"/>
        </w:rPr>
        <w:t xml:space="preserve"> </w:t>
      </w:r>
      <w:r>
        <w:t>of diffusion</w:t>
      </w:r>
      <w:r w:rsidRPr="00555A11">
        <w:t xml:space="preserve"> </w:t>
      </w:r>
      <w:r>
        <w:t>based on</w:t>
      </w:r>
      <w:r w:rsidRPr="00555A11">
        <w:t xml:space="preserve"> oxygen porewater profile concentration, sediment porosity, and initial concentrations in</w:t>
      </w:r>
      <w:r>
        <w:t xml:space="preserve"> the overlying water and oxygen</w:t>
      </w:r>
      <w:r w:rsidRPr="00555A11">
        <w:t xml:space="preserve"> diffusion coefficient correcte</w:t>
      </w:r>
      <w:r>
        <w:t xml:space="preserve">d by temperature </w:t>
      </w:r>
      <w:r>
        <w:fldChar w:fldCharType="begin"/>
      </w:r>
      <w:r>
        <w:instrText xml:space="preserve"> ADDIN ZOTERO_ITEM CSL_CITATION {"citationID":"a1jdg61gtj1","properties":{"formattedCitation":"(Berg et al., 1998; Glud, 2008)","plainCitation":"(Berg et al., 1998; Glud, 2008)","noteIndex":0},"citationItems":[{"id":3927,"uris":["http://zotero.org/users/1268121/items/2DV64E27"],"uri":["http://zotero.org/users/1268121/items/2DV64E27"],"itemData":{"id":3927,"type":"article-journal","abstract":"A robust numerical procedure for biogeochemical interpretation and analysis of measured concentration profiles of solutes in sediment pore water has been developed. Assuming that the concentration-depth profile represents a steady state, the rate of net production or consumption as a function of depth can be calculated, together with the flux across the sediment-water interface. Three kinds of vertical transport can be included in the analysis: molecular diffusion, bioturbation, and irrigation. The procedure involves finding a series of least square fits to the measured concentration profile, followed by comparisons of these fits through statistical F-testing. This approach leads to an objective selection of the simplest production-consumption profile that reproduces the concentration profile. Because the numerical procedure is optimized with respect to speed, one prediction can typically be done in a few minutes or less on a personal computer. The technique has been tested successfully against analytical solutions describing the transport and consumption of O2 in sediment pore water. In other tests, measured concentration profiles of O2, NO3−, NH4+, and ΣCO2 have been interpreted using the new procedure.","container-title":"Limnology and Oceanography","DOI":"10.4319/lo.1998.43.7.1500","ISSN":"1939-5590","issue":"7","journalAbbreviation":"Limnol. Oceanogr.","language":"en","page":"1500-1510","source":"Wiley Online Library","title":"Interpretation of measured concentration profiles in sediment pore water","volume":"43","author":[{"family":"Berg","given":"Peter"},{"family":"Risgaard-Petersen","given":"Nils"},{"family":"Rysgaard","given":"Søren"}],"issued":{"date-parts":[["1998",11,1]]}}},{"id":2156,"uris":["http://zotero.org/users/1268121/items/VQ9TAHAI"],"uri":["http://zotero.org/users/1268121/items/VQ9TAHAI"],"itemData":{"id":2156,"type":"article-journal","abstract":"Abstract Benthic O2 availability regulates many important biogeochemical processes and has crucial implications for the biology and ecology of benthic communities. Further, the benthic O2 exchange rate represents the most widely used proxy for quantifying mineralization and primary production of marine sediments. Consequently, numerous researchers have investigated the benthic O2 dynamics in a wide range of environments. On the basis of case studies – from abyssal sediments to microbial phototrophic communities – I hereby try to review the current status on what we know about controls that interrelate with the O2 dynamics of marine sediments. This includes factors like: sedimentation rates, bottom water O2 concentrations, diffusive boundary layers, fauna activity, light, temperature, and sediment permeability. The investigation of benthic O2 dynamics represents a challenge in resolving variations on temporal and spatial scales covering several orders of magnitude. Such an effort requires the use of several complementary measuring techniques and modeling approaches. Recent technical developments (improved chamber approaches, O2 optodes, eddy-correlation, benthic observatories) and advances in diagenetic modeling have facilitated our abilities to resolve and interpret benthic O2 dynamics. However, all approaches have limitations and caveats that must be carefully evaluated during data interpretation. Much has been learned during the last decades but there are still many unanswered questions that need to be addressed in order to fully understand benthic O2 dynamics and the role of sediments for marine carbon cycling.","container-title":"Marine Biology Research","DOI":"10.1080/17451000801888726","ISSN":"1745-1000","issue":"4","page":"243-289","source":"Taylor and Francis+NEJM","title":"Oxygen dynamics of marine sediments","volume":"4","author":[{"family":"Glud","given":"Ronnie N."}],"issued":{"date-parts":[["2008"]]}}}],"schema":"https://github.com/citation-style-language/schema/raw/master/csl-citation.json"} </w:instrText>
      </w:r>
      <w:r>
        <w:fldChar w:fldCharType="separate"/>
      </w:r>
      <w:r w:rsidRPr="00421648">
        <w:t>(Berg et al., 1998; Glud, 2008)</w:t>
      </w:r>
      <w:r>
        <w:fldChar w:fldCharType="end"/>
      </w:r>
      <w:r>
        <w:t xml:space="preserve">.  The oxygen penetration depth (OPD) will </w:t>
      </w:r>
      <w:r w:rsidRPr="00FA064C">
        <w:rPr>
          <w:noProof/>
        </w:rPr>
        <w:t>be determined</w:t>
      </w:r>
      <w:r>
        <w:t xml:space="preserve"> by the depth where dissolved oxygen concentration &lt; 5 µmol L</w:t>
      </w:r>
      <w:r w:rsidRPr="008733BC">
        <w:rPr>
          <w:vertAlign w:val="superscript"/>
        </w:rPr>
        <w:t>-1</w:t>
      </w:r>
      <w:r>
        <w:t>.</w:t>
      </w:r>
      <w:r>
        <w:rPr>
          <w:rFonts w:eastAsia="標楷體" w:hint="eastAsia"/>
          <w:b/>
          <w:szCs w:val="22"/>
        </w:rPr>
        <w:t xml:space="preserve"> </w:t>
      </w:r>
      <w:r>
        <w:rPr>
          <w:rFonts w:eastAsia="標楷體"/>
          <w:b/>
          <w:szCs w:val="22"/>
        </w:rPr>
        <w:t xml:space="preserve"> </w:t>
      </w:r>
      <w:r w:rsidRPr="00505D0C">
        <w:rPr>
          <w:rFonts w:eastAsia="標楷體"/>
          <w:szCs w:val="22"/>
        </w:rPr>
        <w:t xml:space="preserve">The </w:t>
      </w:r>
      <w:r>
        <w:rPr>
          <w:rFonts w:eastAsia="標楷體"/>
          <w:szCs w:val="22"/>
        </w:rPr>
        <w:t>diffusive carbon remineralization</w:t>
      </w:r>
      <w:r w:rsidRPr="00505D0C">
        <w:rPr>
          <w:rFonts w:eastAsia="標楷體"/>
          <w:szCs w:val="22"/>
        </w:rPr>
        <w:t xml:space="preserve"> will be calculated by </w:t>
      </w:r>
      <w:r>
        <w:rPr>
          <w:rFonts w:eastAsia="標楷體"/>
          <w:szCs w:val="22"/>
        </w:rPr>
        <w:t xml:space="preserve">the </w:t>
      </w:r>
      <w:r w:rsidRPr="00DE4B73">
        <w:rPr>
          <w:rFonts w:eastAsia="標楷體"/>
          <w:noProof/>
          <w:szCs w:val="22"/>
        </w:rPr>
        <w:t>flux</w:t>
      </w:r>
      <w:r w:rsidRPr="00505D0C">
        <w:rPr>
          <w:rFonts w:eastAsia="標楷體"/>
          <w:szCs w:val="22"/>
        </w:rPr>
        <w:t xml:space="preserve"> of oxygen in moles multiplying a respiratory quotient of 0.85.</w:t>
      </w:r>
      <w:r>
        <w:rPr>
          <w:rFonts w:eastAsia="標楷體"/>
          <w:szCs w:val="22"/>
        </w:rPr>
        <w:t xml:space="preserve">  </w:t>
      </w:r>
      <w:r w:rsidRPr="00555A11">
        <w:t>In general, the sediment oxygen profile concentrations measure the diffusive oxygen u</w:t>
      </w:r>
      <w:r>
        <w:t xml:space="preserve">tilization (DOU) </w:t>
      </w:r>
      <w:r w:rsidRPr="00051EAF">
        <w:t>mainly</w:t>
      </w:r>
      <w:r>
        <w:t xml:space="preserve"> contributed</w:t>
      </w:r>
      <w:r>
        <w:rPr>
          <w:rFonts w:hint="eastAsia"/>
        </w:rPr>
        <w:t xml:space="preserve"> by</w:t>
      </w:r>
      <w:r w:rsidRPr="00051EAF">
        <w:t xml:space="preserve"> aerobic</w:t>
      </w:r>
      <w:r>
        <w:rPr>
          <w:rFonts w:hint="eastAsia"/>
        </w:rPr>
        <w:t xml:space="preserve"> </w:t>
      </w:r>
      <w:r>
        <w:t>respiration of microorganisms through slow diffusion of oxygen molecules.  In contrast,</w:t>
      </w:r>
      <w:r w:rsidRPr="00555A11">
        <w:t xml:space="preserve"> </w:t>
      </w:r>
      <w:r>
        <w:rPr>
          <w:rFonts w:hint="eastAsia"/>
        </w:rPr>
        <w:t xml:space="preserve">the </w:t>
      </w:r>
      <w:r w:rsidRPr="00555A11">
        <w:t>sediment incubation experiment</w:t>
      </w:r>
      <w:r>
        <w:t xml:space="preserve"> (e.g., shipboard or ABL)</w:t>
      </w:r>
      <w:r w:rsidRPr="00555A11">
        <w:t xml:space="preserve"> measures the total oxygen utilization </w:t>
      </w:r>
      <w:r>
        <w:t xml:space="preserve">(or TOU).  </w:t>
      </w:r>
      <w:r>
        <w:rPr>
          <w:rFonts w:hint="eastAsia"/>
        </w:rPr>
        <w:t>T</w:t>
      </w:r>
      <w:r>
        <w:t>herefore, in addition to DOU, the TOU also accounts</w:t>
      </w:r>
      <w:r w:rsidRPr="00555A11">
        <w:t xml:space="preserve"> for </w:t>
      </w:r>
      <w:r>
        <w:t xml:space="preserve">benthos' respiration and the benthos-mediated oxygen utilization through their </w:t>
      </w:r>
      <w:r w:rsidRPr="00FA064C">
        <w:rPr>
          <w:noProof/>
        </w:rPr>
        <w:t>bioirrigation</w:t>
      </w:r>
      <w:r>
        <w:t xml:space="preserve"> and</w:t>
      </w:r>
      <w:r w:rsidRPr="00555A11">
        <w:t xml:space="preserve"> bioturbation</w:t>
      </w:r>
      <w:r>
        <w:t xml:space="preserve"> activities</w:t>
      </w:r>
      <w:r w:rsidRPr="00555A11">
        <w:t xml:space="preserve"> </w:t>
      </w:r>
      <w:r>
        <w:fldChar w:fldCharType="begin"/>
      </w:r>
      <w:r>
        <w:instrText xml:space="preserve"> ADDIN ZOTERO_ITEM CSL_CITATION {"citationID":"N0WKuig8","properties":{"formattedCitation":"(Glud, 2008; Lichtschlag et al., 2015; Wenzh\\uc0\\u246{}fer and Glud, 2004)","plainCitation":"(Glud, 2008; Lichtschlag et al., 2015; Wenzhöfer and Glud, 2004)","noteIndex":0},"citationItems":[{"id":2156,"uris":["http://zotero.org/users/1268121/items/VQ9TAHAI"],"uri":["http://zotero.org/users/1268121/items/VQ9TAHAI"],"itemData":{"id":2156,"type":"article-journal","abstract":"Abstract Benthic O2 availability regulates many important biogeochemical processes and has crucial implications for the biology and ecology of benthic communities. Further, the benthic O2 exchange rate represents the most widely used proxy for quantifying mineralization and primary production of marine sediments. Consequently, numerous researchers have investigated the benthic O2 dynamics in a wide range of environments. On the basis of case studies – from abyssal sediments to microbial phototrophic communities – I hereby try to review the current status on what we know about controls that interrelate with the O2 dynamics of marine sediments. This includes factors like: sedimentation rates, bottom water O2 concentrations, diffusive boundary layers, fauna activity, light, temperature, and sediment permeability. The investigation of benthic O2 dynamics represents a challenge in resolving variations on temporal and spatial scales covering several orders of magnitude. Such an effort requires the use of several complementary measuring techniques and modeling approaches. Recent technical developments (improved chamber approaches, O2 optodes, eddy-correlation, benthic observatories) and advances in diagenetic modeling have facilitated our abilities to resolve and interpret benthic O2 dynamics. However, all approaches have limitations and caveats that must be carefully evaluated during data interpretation. Much has been learned during the last decades but there are still many unanswered questions that need to be addressed in order to fully understand benthic O2 dynamics and the role of sediments for marine carbon cycling.","container-title":"Marine Biology Research","DOI":"10.1080/17451000801888726","ISSN":"1745-1000","issue":"4","page":"243-289","source":"Taylor and Francis+NEJM","title":"Oxygen dynamics of marine sediments","volume":"4","author":[{"family":"Glud","given":"Ronnie N."}],"issued":{"date-parts":[["2008"]]}}},{"id":4257,"uris":["http://zotero.org/users/1268121/items/D6TIGKCR"],"uri":["http://zotero.org/users/1268121/items/D6TIGKCR"],"itemData":{"id":4257,"type":"article-journal","abstract":"The outer western Crimean shelf of the Black Sea is a natural laboratory to investigate effects of stable oxic versus varying hypoxic conditions on seafloor biogeochemical processes and benthic community structure. Bottom-water oxygen concentrations ranged from normoxic (175 μmol O2 L−1) and hypoxic (&lt; 63 μmol O2 L−1) or even anoxic/sulfidic conditions within a few kilometers' distance. Variations in oxygen concentrations between 160 and 10 μmol L−1 even occurred within hours close to the chemocline at 134 m water depth. Total oxygen uptake, including diffusive as well as fauna-mediated oxygen  consumption, decreased from 15 mmol m−2 d−1 on average in the oxic zone, to 7 mmol m−2 d−1 on average in the hypoxic zone, correlating with changes in macrobenthos composition. Benthic diffusive oxygen uptake rates, comprising respiration of microorganisms and small meiofauna, were similar in oxic and hypoxic zones (on average 4.5 mmol m−2 d−1), but declined to 1.3 mmol m−2 d−1 in bottom waters with oxygen concentrations below 20 μmol L−1. Measurements and modeling of porewater profiles indicated that reoxidation of reduced compounds played only a minor role in diffusive oxygen uptake under the different oxygen conditions, leaving the major fraction to aerobic degradation of organic carbon. Remineralization efficiency decreased from nearly 100 % in the oxic zone, to 50 % in the oxic–hypoxic zone, to 10 % in the hypoxic–anoxic zone. Overall, the faunal remineralization rate was more important, but also more influenced by fluctuating oxygen concentrations, than microbial and geochemical oxidation processes.","container-title":"Biogeosciences","DOI":"10.5194/bg-12-5075-2015","ISSN":"1726-4189","issue":"16","journalAbbreviation":"Biogeosciences","page":"5075-5092","source":"Copernicus Online Journals","title":"Effects of fluctuating hypoxia on benthic oxygen consumption in the Black Sea (Crimean shelf)","volume":"12","author":[{"family":"Lichtschlag","given":"A."},{"family":"Donis","given":"D."},{"family":"Janssen","given":"F."},{"family":"Jessen","given":"G. L."},{"family":"Holtappels","given":"M."},{"family":"Wenzhöfer","given":"F."},{"family":"Mazlumyan","given":"S."},{"family":"Sergeeva","given":"N."},{"family":"Waldmann","given":"C."},{"family":"Boetius","given":"A."}],"issued":{"date-parts":[["2015",8,27]]}}},{"id":5628,"uris":["http://zotero.org/users/1268121/items/HVPA2BH3"],"uri":["http://zotero.org/users/1268121/items/HVPA2BH3"],"itemData":{"id":5628,"type":"article-journal","abstract":"In situ measurements in a shallow water sediment were performed using three different modules—a microprofiling unit, a transparent benthic chamber, and a planar optode periscope. The combined data set revealed an extremely patchy and variable benthic O2 distribution primarily due to temporal variations in fauna activity and photosynthesis. A distinct diel pattern in the fauna activity, dominated by Hediste diversicolor, resulted in strongly elevated O2 uptake rates of ~5.3 </w:instrText>
      </w:r>
      <w:r>
        <w:rPr>
          <w:rFonts w:hint="eastAsia"/>
        </w:rPr>
        <w:instrText>mmol m</w:instrText>
      </w:r>
      <w:r>
        <w:rPr>
          <w:rFonts w:ascii="新細明體-ExtB" w:eastAsia="新細明體-ExtB" w:hAnsi="新細明體-ExtB" w:cs="新細明體-ExtB" w:hint="eastAsia"/>
        </w:rPr>
        <w:instrText>𠈒</w:instrText>
      </w:r>
      <w:r>
        <w:rPr>
          <w:rFonts w:hint="eastAsia"/>
        </w:rPr>
        <w:instrText>2 h</w:instrText>
      </w:r>
      <w:r>
        <w:rPr>
          <w:rFonts w:ascii="新細明體-ExtB" w:eastAsia="新細明體-ExtB" w:hAnsi="新細明體-ExtB" w:cs="新細明體-ExtB" w:hint="eastAsia"/>
        </w:rPr>
        <w:instrText>𠈒</w:instrText>
      </w:r>
      <w:r>
        <w:rPr>
          <w:rFonts w:hint="eastAsia"/>
        </w:rPr>
        <w:instrText>1 at the onset of darkness. The activity gradually diminished during the night, and the O2 uptake decreased to less than half the maximum rate just before sunrise. The volume of oxic sediment around burrow structures was influenced by changin</w:instrText>
      </w:r>
      <w:r>
        <w:instrText xml:space="preserve">g environmental conditions (benthic photosynthesis and fauna activity) but grossly exceeded that below the primary sediment surface. The volume specific respiration rate around burrows was more than seven times higher than the equivalent value at the sediment surface. A budget of the O2 consumption revealed that the O2 uptake through the burrow walls just after sunset accounted for the major part of the total O2 uptake on a diel scale. The study demonstrates that light-driven variations in fauna activity can have great effects on the total benthic O2 consumption rate with large implications for estimated benthic mineralization rates.","container-title":"Limnology and Oceanography","DOI":"10.4319/lo.2004.49.5.1471","ISSN":"1939-5590","issue":"5","journalAbbreviation":"Limnol. Oceanogr.","language":"en","page":"1471-1481","source":"Wiley Online Library","title":"Small-scale spatial and temporal variability in coastal benthic O2 dynamics: Effects of fauna activity","title-short":"Small-scale spatial and temporal variability in coastal benthic O2 dynamics","volume":"49","author":[{"family":"Wenzhöfer","given":"Frank"},{"family":"Glud","given":"Ronnie N."}],"issued":{"date-parts":[["2004",9,1]]}}}],"schema":"https://github.com/citation-style-language/schema/raw/master/csl-citation.json"} </w:instrText>
      </w:r>
      <w:r>
        <w:fldChar w:fldCharType="separate"/>
      </w:r>
      <w:r w:rsidRPr="00421648">
        <w:rPr>
          <w:kern w:val="0"/>
        </w:rPr>
        <w:t>(Glud, 2008; Lichtschlag et al., 2015; Wenzhöfer and Glud, 2004)</w:t>
      </w:r>
      <w:r>
        <w:fldChar w:fldCharType="end"/>
      </w:r>
      <w:r w:rsidRPr="00555A11">
        <w:t xml:space="preserve">.  The difference between the </w:t>
      </w:r>
      <w:r>
        <w:t>TOU and DOU is the benthos-mediated oxygen utilization (BMU), characterizing benthos' contribution to</w:t>
      </w:r>
      <w:r w:rsidRPr="00555A11">
        <w:t xml:space="preserve"> sediment oxygen dynamics.</w:t>
      </w:r>
      <w:r>
        <w:t xml:space="preserve"> </w:t>
      </w:r>
    </w:p>
    <w:p w:rsidR="00D03CC6" w:rsidRDefault="00D03CC6" w:rsidP="00D03CC6">
      <w:pPr>
        <w:spacing w:before="120" w:after="120" w:line="276" w:lineRule="auto"/>
        <w:jc w:val="both"/>
        <w:rPr>
          <w:rFonts w:eastAsia="標楷體"/>
          <w:b/>
          <w:szCs w:val="22"/>
        </w:rPr>
      </w:pPr>
    </w:p>
    <w:p w:rsidR="00FE13C7" w:rsidRPr="00D03CC6" w:rsidRDefault="00FE13C7" w:rsidP="00D03CC6">
      <w:pPr>
        <w:spacing w:before="120" w:after="120" w:line="276" w:lineRule="auto"/>
        <w:jc w:val="both"/>
        <w:rPr>
          <w:rFonts w:eastAsia="標楷體"/>
          <w:b/>
          <w:szCs w:val="22"/>
        </w:rPr>
      </w:pPr>
      <w:r w:rsidRPr="00D03CC6">
        <w:rPr>
          <w:rFonts w:eastAsia="標楷體"/>
          <w:b/>
          <w:szCs w:val="22"/>
        </w:rPr>
        <w:t>Organic carbon burial</w:t>
      </w:r>
    </w:p>
    <w:p w:rsidR="00FE13C7" w:rsidRDefault="00FE13C7" w:rsidP="00FE13C7">
      <w:pPr>
        <w:spacing w:before="120" w:after="120" w:line="276" w:lineRule="auto"/>
        <w:ind w:firstLine="450"/>
        <w:jc w:val="both"/>
        <w:rPr>
          <w:rFonts w:eastAsia="標楷體"/>
          <w:b/>
          <w:szCs w:val="22"/>
        </w:rPr>
      </w:pPr>
      <w:r w:rsidRPr="00303693">
        <w:rPr>
          <w:rFonts w:eastAsia="標楷體"/>
          <w:szCs w:val="22"/>
        </w:rPr>
        <w:t xml:space="preserve">The rate of organic carbon burial will </w:t>
      </w:r>
      <w:r w:rsidRPr="00FA064C">
        <w:rPr>
          <w:rFonts w:eastAsia="標楷體"/>
          <w:noProof/>
          <w:szCs w:val="22"/>
        </w:rPr>
        <w:t>be estimated</w:t>
      </w:r>
      <w:r w:rsidRPr="00303693">
        <w:rPr>
          <w:rFonts w:eastAsia="標楷體"/>
          <w:szCs w:val="22"/>
        </w:rPr>
        <w:t xml:space="preserve"> by multiplying sediment accumulation rate (SAR) with </w:t>
      </w:r>
      <w:r>
        <w:rPr>
          <w:noProof/>
        </w:rPr>
        <w:t>total organic carbon (TOC)</w:t>
      </w:r>
      <w:r w:rsidRPr="00303693">
        <w:rPr>
          <w:rFonts w:eastAsia="標楷體"/>
          <w:szCs w:val="22"/>
          <w:vertAlign w:val="subscript"/>
        </w:rPr>
        <w:t xml:space="preserve"> </w:t>
      </w:r>
      <w:r w:rsidRPr="00303693">
        <w:rPr>
          <w:rFonts w:eastAsia="標楷體"/>
          <w:szCs w:val="22"/>
          <w:vertAlign w:val="subscript"/>
        </w:rPr>
        <w:fldChar w:fldCharType="begin"/>
      </w:r>
      <w:r>
        <w:rPr>
          <w:rFonts w:eastAsia="標楷體"/>
          <w:szCs w:val="22"/>
          <w:vertAlign w:val="subscript"/>
        </w:rPr>
        <w:instrText xml:space="preserve"> ADDIN ZOTERO_ITEM CSL_CITATION {"citationID":"a2kli25snot","properties":{"formattedCitation":"(Jahnke, 1996)","plainCitation":"(Jahnke, 1996)","noteIndex":0},"citationItems":[{"id":131,"uris":["http://zotero.org/users/1268121/items/77ZV5ZUJ"],"uri":["http://zotero.org/users/1268121/items/77ZV5ZUJ"],"itemData":{"id":131,"type":"article-journal","abstract":"The magnitude and distribution of the particulate organic carbon (POC) rain rate to the seafloor in the Atlantic, Pacific and Indian Ocean basins between 61°N and 61°S has been estimated from benthic oxygen flux estimates (for water depths ≥ 1000 m only). The calculation utilizes the extensive data sets of sedimentary organic carbon, CaCO3, and accumulation rate to extrapolate between individual benthic flux measurement sites using an empirically-derived correlation between the seafloor oxygen flux and these parameters. The POC flux through the 1000 m depth horizon was then estimated from published correlations between sediment trap-determined fluxes and water depth. Total oxygen utilization in the deep ocean is estimated to be 1.2×1014 mol O2 yr−1, a value that agrees well with previous estimates which were based on surface water primary productivity, sediment trap, and depth relationships and with deep water respiration rates estimated from apparant oxygen utilization (AOU)-14C relationships. On the basis of the derived global ocean flux distribution, it is concluded that (1) dissolved organic carbon (DOC) inputs are not required to account for estimated deep water respiration rates; (2) the majority of the POC input to the deep ocean occurs within 30° of the equator; (3) the proportion of primary production that reaches the deep sea does not vary greatly with latitude; (4) gyre and continental margin regions contribute roughly equally to the deep POC flux with a relatively minor contribution from the equatorial divergence region; (5) of the estimated 7.2×1013 mol C yr−1 of POC that sinks below the 1000 m depth horizon, 45% (3.3×1013 mol C yr−1) reaches the seafloor where it is oxidized; (6) when normalized to basin area, average deep flux rates in the Atlantic and Pacific are similar while highest rates are observed in the Indian Ocean; and (7) the results can be fully reconciled only if the benthic flux of DOC is significantly less than the benthic O2 flux.","container-title":"Global Biogeochemical Cycles","DOI":"10.1029/95GB03525","ISSN":"1944-9224","issue":"1","journalAbbreviation":"Global Biogeochem. Cycles","language":"en","page":"71-88","source":"Wiley Online Library","title":"The global ocean flux of particulate organic carbon: Areal distribution and magnitude","title-short":"The global ocean flux of particulate organic carbon","volume":"10","author":[{"family":"Jahnke","given":"Richard A."}],"issued":{"date-parts":[["1996",3,1]]}}}],"schema":"https://github.com/citation-style-language/schema/raw/master/csl-citation.json"} </w:instrText>
      </w:r>
      <w:r w:rsidRPr="00303693">
        <w:rPr>
          <w:rFonts w:eastAsia="標楷體"/>
          <w:szCs w:val="22"/>
          <w:vertAlign w:val="subscript"/>
        </w:rPr>
        <w:fldChar w:fldCharType="separate"/>
      </w:r>
      <w:r w:rsidRPr="00421648">
        <w:t>(Jahnke, 1996)</w:t>
      </w:r>
      <w:r w:rsidRPr="00303693">
        <w:rPr>
          <w:rFonts w:eastAsia="標楷體"/>
          <w:szCs w:val="22"/>
          <w:vertAlign w:val="subscript"/>
        </w:rPr>
        <w:fldChar w:fldCharType="end"/>
      </w:r>
      <w:r w:rsidRPr="00303693">
        <w:rPr>
          <w:rFonts w:eastAsia="標楷體"/>
          <w:szCs w:val="22"/>
        </w:rPr>
        <w:t>.  E</w:t>
      </w:r>
      <w:r>
        <w:rPr>
          <w:noProof/>
        </w:rPr>
        <w:t xml:space="preserve">xtensive </w:t>
      </w:r>
      <w:r>
        <w:rPr>
          <w:noProof/>
        </w:rPr>
        <w:lastRenderedPageBreak/>
        <w:t xml:space="preserve">SAR data and empirical relationships between SAR and depth </w:t>
      </w:r>
      <w:r>
        <w:rPr>
          <w:rFonts w:eastAsia="標楷體"/>
          <w:szCs w:val="22"/>
        </w:rPr>
        <w:t>in our study</w:t>
      </w:r>
      <w:r w:rsidRPr="00303693">
        <w:rPr>
          <w:rFonts w:eastAsia="標楷體"/>
          <w:szCs w:val="22"/>
        </w:rPr>
        <w:t xml:space="preserve"> are available from Hsu et al. </w:t>
      </w:r>
      <w:r w:rsidRPr="00303693">
        <w:rPr>
          <w:rFonts w:eastAsia="標楷體"/>
          <w:szCs w:val="22"/>
        </w:rPr>
        <w:fldChar w:fldCharType="begin"/>
      </w:r>
      <w:r>
        <w:rPr>
          <w:rFonts w:eastAsia="標楷體"/>
          <w:szCs w:val="22"/>
        </w:rPr>
        <w:instrText xml:space="preserve"> ADDIN ZOTERO_ITEM CSL_CITATION {"citationID":"eOkq4frw","properties":{"formattedCitation":"(2014)","plainCitation":"(2014)","noteIndex":0},"citationItems":[{"id":2128,"uris":["http://zotero.org/users/1268121/items/SWM5QTGS"],"uri":["http://zotero.org/users/1268121/items/SWM5QTGS"],"itemData":{"id":2128,"type":"article-journal","abstract":"Sediment samples (213 sites) collected from the tectonic-active continental margin, offshore southwestern Taiwan were analyzed for grain sizes, organic carbon, nitrogen and carbon isotopic composition to obtain mass accumulation rate of terrestrial organic carbon and carbon budget to evaluate fate of terrestrial organic carbon from small mountainous rivers on the continental margin offshore southwestern Taiwan. Terrestrial organic carbon accumulation rates range from 0.29 to 45.6 g C m−2 yr−1 with a total accumulation budget of 0.063 Mt yr−1, which accounts for less than 13% of total river particulate organic carbon loads exported from the adjacent rivers, the Gaoping (a.k.a., Kaoping), Erhjen and Tsengwen rivers. This low burial efficiency of terrestrial organic carbon demonstrated that a majority of river-borne particles together with organic materials was moved away from the study area.\n\nFor the river-borne particles from the Gaoping river, a pair of depocenters in the upper slope flanking the Gaoping submarine canyon are the locations where the maximum TCorg accumulation rate were observed which hold up to 45% (0.016 Mt yr−1) of the calculated accumulation found in the study region. On the other hand, the occurrence of higher-fraction terrestrial organic carbon in the upper and middle Gaoping submarine canyon suggests that a majority of particulate organic carbon of the Gaoping river was transported directly into the deep-sea basin through the Gaoping submarine canyon. Our results demonstrated that active margin with narrow shelf and slope is not an efficient sink for the large amount of terrigenous organic carbon supplied by the small rivers, but, a transient environment for these river derived particles.","container-title":"Journal of Asian Earth Sciences","DOI":"10.1016/j.jseaes.2014.05.006","ISSN":"1367-9120","journalAbbreviation":"Journal of Asian Earth Sciences","page":"163-173","source":"ScienceDirect","title":"Accumulation of terrestrial organic carbon on an active continental margin offshore southwestern Taiwan: Source-to-sink pathways of river-borne organic particles","title-short":"Accumulation of terrestrial organic carbon on an active continental margin offshore southwestern Taiwan","volume":"91","author":[{"family":"Hsu","given":"Feng-Hsin"},{"family":"Su","given":"Chih-Chieh"},{"family":"Wang","given":"Chung-Ho"},{"family":"Lin","given":"Saulwood"},{"family":"Liu","given":"James"},{"family":"Huh","given":"Chih-An"}],"issued":{"date-parts":[["2014",9]]}},"suppress-author":true}],"schema":"https://github.com/citation-style-language/schema/raw/master/csl-citation.json"} </w:instrText>
      </w:r>
      <w:r w:rsidRPr="00303693">
        <w:rPr>
          <w:rFonts w:eastAsia="標楷體"/>
          <w:szCs w:val="22"/>
        </w:rPr>
        <w:fldChar w:fldCharType="separate"/>
      </w:r>
      <w:r w:rsidRPr="002C7E5C">
        <w:t>(2014)</w:t>
      </w:r>
      <w:r w:rsidRPr="00303693">
        <w:rPr>
          <w:rFonts w:eastAsia="標楷體"/>
          <w:szCs w:val="22"/>
        </w:rPr>
        <w:fldChar w:fldCharType="end"/>
      </w:r>
      <w:r w:rsidRPr="00303693">
        <w:rPr>
          <w:rFonts w:eastAsia="標楷體"/>
          <w:szCs w:val="22"/>
        </w:rPr>
        <w:t xml:space="preserve">, Huh et al. </w:t>
      </w:r>
      <w:r w:rsidRPr="00303693">
        <w:rPr>
          <w:rFonts w:eastAsia="標楷體"/>
          <w:szCs w:val="22"/>
        </w:rPr>
        <w:fldChar w:fldCharType="begin"/>
      </w:r>
      <w:r>
        <w:rPr>
          <w:rFonts w:eastAsia="標楷體"/>
          <w:szCs w:val="22"/>
        </w:rPr>
        <w:instrText xml:space="preserve"> ADDIN ZOTERO_ITEM CSL_CITATION {"citationID":"a20vciqkp3e","properties":{"formattedCitation":"(2009)","plainCitation":"(2009)","noteIndex":0},"citationItems":[{"id":4605,"uris":["http://zotero.org/users/1268121/items/62FRUPW5"],"uri":["http://zotero.org/users/1268121/items/62FRUPW5"],"itemData":{"id":4605,"type":"article-journal","abstract":"Ninety-two box cores collected during 2004–2006 from an area of ~ 3000 km2 off the Gaoping (formerly spelled Kaoping) River, SW Taiwan, were analyzed for fallout radionuclides (210Pb, 137Cs and 7Be) to elucidate sedimentation rates and processes, and for the calculation of a sediment budget. The study area is located at an active collision margin with a narrow shelf and a submarine canyon extending essentially into the river's mouth. The results indicate fairly constant hemipelagic sedimentation in much of the open margin and for most of the time except in the inner shelf and along the axis of the canyon where sediment transport is more dynamic and is controlled by tidal current and wave activities constantly, and by fluvial floods or gravity-driven flows episodically. Sedimentation rates in the study area derived from 210Pb and constrained by 137Cs vary from 0.04 to 1.5 cm/yr, with the highest rates (&amp;gt; 1 cm/yr) flanking the Gaoping canyon over the upper slope (200–600 m) and the lowest rates (&amp;lt; 0.1 cm/yr) in the distal basin beyond the continental slope. The depocenter delineated from 210Pb-based sedimentation rates overlaps with the area covered by a flood layer resulting from super-typhoon Haitang in July 2005. Such correspondence supports the notion that the processes operating on event timescale have bearing on the formation of the sediment strata over centennial or longer timescales.\n\nFrom the distribution of sedimentation rates, sediment deposited in the study area annually is estimated to be 6.6 Mton/yr, accounting for less than 20% of Gaoping River's sediment load. The calculated budget, coupled with the presence of the short-lived 7Be and non-steady-state distribution of low levels of 210Pb in sediments along the canyon floor, suggests rapid transport of sediment from Gaoping River's mountainous watershed (the source) via the Gaoping (Kaoping) Submarine Canyon and adjacent channels (as the conduit and temporary sink) to the abyssal plain and the Manila Trench in the South China Sea (the ultimate sink).","collection-title":"Fate of Terrestrial Substances on the Gaoping (Kaoping) Shelf/Slope and in the Gaoping Submarine Canyon off SW Taiwan","container-title":"Journal of Marine Systems","DOI":"10.1016/j.jmarsys.2007.07.009","ISSN":"0924-7963","issue":"4","journalAbbreviation":"Journal of Marine Systems","page":"405-416","source":"ScienceDirect","title":"Modern accumulation rates and a budget of sediment off the Gaoping (Kaoping) River, SW Taiwan: A tidal and flood dominated depositional environment around a submarine canyon","title-short":"Modern accumulation rates and a budget of sediment off the Gaoping (Kaoping) River, SW Taiwan","volume":"76","author":[{"family":"Huh","given":"Chih-An"},{"family":"Lin","given":"Hui-Ling"},{"family":"Lin","given":"Saulwood"},{"family":"Huang","given":"Ya-Wen"}],"issued":{"date-parts":[["2009",3,20]]}},"suppress-author":true}],"schema":"https://github.com/citation-style-language/schema/raw/master/csl-citation.json"} </w:instrText>
      </w:r>
      <w:r w:rsidRPr="00303693">
        <w:rPr>
          <w:rFonts w:eastAsia="標楷體"/>
          <w:szCs w:val="22"/>
        </w:rPr>
        <w:fldChar w:fldCharType="separate"/>
      </w:r>
      <w:r w:rsidRPr="002C7E5C">
        <w:t>(2009)</w:t>
      </w:r>
      <w:r w:rsidRPr="00303693">
        <w:rPr>
          <w:rFonts w:eastAsia="標楷體"/>
          <w:szCs w:val="22"/>
        </w:rPr>
        <w:fldChar w:fldCharType="end"/>
      </w:r>
      <w:r w:rsidRPr="00303693">
        <w:rPr>
          <w:rFonts w:eastAsia="標楷體"/>
          <w:szCs w:val="22"/>
        </w:rPr>
        <w:t xml:space="preserve"> and Kao et al. </w:t>
      </w:r>
      <w:r w:rsidRPr="00303693">
        <w:rPr>
          <w:rFonts w:eastAsia="標楷體"/>
          <w:szCs w:val="22"/>
        </w:rPr>
        <w:fldChar w:fldCharType="begin"/>
      </w:r>
      <w:r>
        <w:rPr>
          <w:rFonts w:eastAsia="標楷體"/>
          <w:szCs w:val="22"/>
        </w:rPr>
        <w:instrText xml:space="preserve"> ADDIN ZOTERO_ITEM CSL_CITATION {"citationID":"a1tjr8ncb76","properties":{"formattedCitation":"(2006)","plainCitation":"(2006)","noteIndex":0},"citationItems":[{"id":5602,"uris":["http://zotero.org/users/1268121/items/EZNYJBDZ"],"uri":["http://zotero.org/users/1268121/items/EZNYJBDZ"],"itemData":{"id":5602,"type":"article-journal","abstract":"Accumulation rates of marine and terrigenous organic carbon in the continental margin sediments off southwestern Taiwan were estimated from the measured concentrations and isotopic compositions of total organic carbon (TOC) and previously reported sedimentation rates. Surficial sediments were collected from the study area spanning from the narrow shelf near the Kaoping River mouth to the deep slope with depths reaching almost 3000m. The average sediment loading of Kaoping River is 17Mt/yr, which yields high sediment accumulation rates ranging from 0.08 to 1.44gcm−2yr−1 in the continental margin. About half of the discharged sediments were deposited on the margin within 120km of the river mouth. Carbon isotopic compositions of terrestrial and marine end-members of organic matter were determined, respectively, based on suspended particulate matter (SPM) collected from three major rivers in the southwestern Taiwan and from an offshore station. All samples were analyzed for the TOC content and its isotopic composition (δ13Corg). The SPM samples were also analyzed for the total nitrogen (TN) content. TOC content in marine sediments ranges from 0.45% to 1.35% with the highest values on the upper slope near the Kaoping River mouth. The TOC/TN ratio of the SPM samples from the offshore station is 6.8±0.6, almost identical to the Redfield ratio, indicating their predominantly marine origin; their δ13Corg values are also typically marine with a mean of −21.5±0.3‰. The riverine SPM samples exhibit typical terrestrial δ13Corg values around −25‰. The δ13Corg values of surficial sediments range from −24.8‰ to −21.2‰, showing a distribution pattern influenced by inputs from the Kaoping River. The relative contributions from marine and terrestrial sources to sedimentary organic carbon were determined by the isotope mixing model with end-member compositions derived from the riverine and marine SPM. High fluvial sediment inputs lead to efficient trapping of organic carbon over a wide range of water depth in this continental margin. The marine organic accumulation rate ranges from 1.6 to 70gCm−2yr−1 with an area weighted mean of 4.2gCm−2yr−1, which is on a par with the mean terrestrial contribution and accounts for </w:instrText>
      </w:r>
      <w:r>
        <w:rPr>
          <w:rFonts w:ascii="Cambria Math" w:eastAsia="標楷體" w:hAnsi="Cambria Math" w:cs="Cambria Math"/>
          <w:szCs w:val="22"/>
        </w:rPr>
        <w:instrText>∼</w:instrText>
      </w:r>
      <w:r>
        <w:rPr>
          <w:rFonts w:eastAsia="標楷體"/>
          <w:szCs w:val="22"/>
        </w:rPr>
        <w:instrText xml:space="preserve">2.3% of mean primary production. The depth-dependent accumulation rate of marine organic carbon can be simulated with a function involving primary productivity and mineral accumulation rate, which may be applicable to other continental margins with high sedimentation rates. Away from the nearshore area, the content of terrigenous organic carbon in surficial sediments decreases with distance from the river mouth, indicating its degradation in marine environments.","container-title":"Continental Shelf Research","DOI":"10.1016/j.csr.2006.07.030","ISSN":"0278-4343","issue":"20","journalAbbreviation":"Continental Shelf Research","page":"2520-2537","source":"ScienceDirect","title":"Efficient trapping of organic carbon in sediments on the continental margin with high fluvial sediment input off southwestern Taiwan","volume":"26","author":[{"family":"Kao","given":"Shuh-Ji"},{"family":"Shiah","given":"Fuh-Kwo"},{"family":"Wang","given":"Chung-Ho"},{"family":"Liu","given":"Kon-Kee"}],"issued":{"date-parts":[["2006",12,1]]}},"suppress-author":true}],"schema":"https://github.com/citation-style-language/schema/raw/master/csl-citation.json"} </w:instrText>
      </w:r>
      <w:r w:rsidRPr="00303693">
        <w:rPr>
          <w:rFonts w:eastAsia="標楷體"/>
          <w:szCs w:val="22"/>
        </w:rPr>
        <w:fldChar w:fldCharType="separate"/>
      </w:r>
      <w:r w:rsidRPr="002C7E5C">
        <w:t>(2006)</w:t>
      </w:r>
      <w:r w:rsidRPr="00303693">
        <w:rPr>
          <w:rFonts w:eastAsia="標楷體"/>
          <w:szCs w:val="22"/>
        </w:rPr>
        <w:fldChar w:fldCharType="end"/>
      </w:r>
      <w:r w:rsidRPr="00303693">
        <w:rPr>
          <w:rFonts w:eastAsia="標楷體"/>
          <w:szCs w:val="22"/>
        </w:rPr>
        <w:t>.</w:t>
      </w:r>
      <w:r>
        <w:rPr>
          <w:rFonts w:eastAsia="標楷體"/>
          <w:szCs w:val="22"/>
        </w:rPr>
        <w:t xml:space="preserve"> SAR will also be deterimed by </w:t>
      </w:r>
      <w:r w:rsidRPr="00155A2B">
        <w:rPr>
          <w:rFonts w:eastAsia="標楷體"/>
          <w:szCs w:val="22"/>
          <w:vertAlign w:val="superscript"/>
        </w:rPr>
        <w:t>210</w:t>
      </w:r>
      <w:r>
        <w:rPr>
          <w:rFonts w:eastAsia="標楷體"/>
          <w:szCs w:val="22"/>
        </w:rPr>
        <w:t xml:space="preserve">Pb activity using a </w:t>
      </w:r>
      <w:r>
        <w:rPr>
          <w:rFonts w:ascii="標楷體" w:eastAsia="標楷體" w:hAnsi="標楷體" w:hint="eastAsia"/>
          <w:szCs w:val="22"/>
        </w:rPr>
        <w:t>α</w:t>
      </w:r>
      <w:r>
        <w:rPr>
          <w:rFonts w:eastAsia="標楷體" w:hint="eastAsia"/>
          <w:szCs w:val="22"/>
        </w:rPr>
        <w:t>-</w:t>
      </w:r>
      <w:r>
        <w:rPr>
          <w:rFonts w:eastAsia="標楷體"/>
          <w:szCs w:val="22"/>
        </w:rPr>
        <w:t xml:space="preserve">spectrometer via the granddaughter nuclide 210Po through collaboration with </w:t>
      </w:r>
      <w:r w:rsidRPr="008E0B24">
        <w:rPr>
          <w:rFonts w:eastAsia="標楷體" w:hint="eastAsia"/>
          <w:szCs w:val="22"/>
        </w:rPr>
        <w:t xml:space="preserve">FATES co-PIs </w:t>
      </w:r>
      <w:r w:rsidRPr="008E0B24">
        <w:rPr>
          <w:rFonts w:eastAsia="標楷體" w:hint="eastAsia"/>
          <w:szCs w:val="22"/>
        </w:rPr>
        <w:t>林</w:t>
      </w:r>
      <w:r>
        <w:rPr>
          <w:rFonts w:eastAsia="標楷體" w:hint="eastAsia"/>
          <w:szCs w:val="22"/>
        </w:rPr>
        <w:t>玉詩</w:t>
      </w:r>
      <w:r w:rsidRPr="008E0B24">
        <w:rPr>
          <w:rFonts w:eastAsia="標楷體" w:hint="eastAsia"/>
          <w:szCs w:val="22"/>
        </w:rPr>
        <w:t xml:space="preserve"> and </w:t>
      </w:r>
      <w:r w:rsidRPr="008E0B24">
        <w:rPr>
          <w:rFonts w:eastAsia="標楷體" w:hint="eastAsia"/>
          <w:szCs w:val="22"/>
        </w:rPr>
        <w:t>蘇志杰</w:t>
      </w:r>
      <w:r w:rsidRPr="008E0B24">
        <w:rPr>
          <w:rFonts w:eastAsia="標楷體" w:hint="eastAsia"/>
          <w:szCs w:val="22"/>
        </w:rPr>
        <w:t xml:space="preserve"> (IONTU)</w:t>
      </w:r>
      <w:r>
        <w:rPr>
          <w:rFonts w:eastAsia="標楷體"/>
          <w:szCs w:val="22"/>
        </w:rPr>
        <w:t>.</w:t>
      </w:r>
    </w:p>
    <w:p w:rsidR="00D03CC6" w:rsidRDefault="00D03CC6" w:rsidP="00D03CC6">
      <w:pPr>
        <w:spacing w:before="120" w:after="120" w:line="276" w:lineRule="auto"/>
        <w:jc w:val="both"/>
        <w:rPr>
          <w:rFonts w:eastAsia="標楷體"/>
          <w:b/>
          <w:szCs w:val="22"/>
        </w:rPr>
      </w:pPr>
    </w:p>
    <w:p w:rsidR="00D03CC6" w:rsidRPr="00057F81" w:rsidRDefault="00FE13C7" w:rsidP="00057F81">
      <w:pPr>
        <w:spacing w:before="120" w:after="120" w:line="276" w:lineRule="auto"/>
        <w:jc w:val="both"/>
        <w:rPr>
          <w:rFonts w:eastAsia="標楷體"/>
          <w:b/>
          <w:szCs w:val="22"/>
        </w:rPr>
      </w:pPr>
      <w:r w:rsidRPr="00D03CC6">
        <w:rPr>
          <w:rFonts w:eastAsia="標楷體"/>
          <w:b/>
          <w:szCs w:val="22"/>
        </w:rPr>
        <w:t>Rain of POC</w:t>
      </w:r>
    </w:p>
    <w:p w:rsidR="00FE13C7" w:rsidRPr="00303693" w:rsidRDefault="00FE13C7" w:rsidP="00FE13C7">
      <w:pPr>
        <w:spacing w:before="120" w:after="120" w:line="276" w:lineRule="auto"/>
        <w:ind w:firstLine="450"/>
        <w:jc w:val="both"/>
        <w:rPr>
          <w:rFonts w:eastAsia="標楷體"/>
          <w:b/>
          <w:szCs w:val="22"/>
        </w:rPr>
      </w:pPr>
      <w:r w:rsidRPr="00303693">
        <w:rPr>
          <w:rFonts w:eastAsia="標楷體"/>
          <w:szCs w:val="22"/>
        </w:rPr>
        <w:t xml:space="preserve">The rain of POC will </w:t>
      </w:r>
      <w:r w:rsidRPr="00FA064C">
        <w:rPr>
          <w:rFonts w:eastAsia="標楷體"/>
          <w:noProof/>
          <w:szCs w:val="22"/>
        </w:rPr>
        <w:t>be estimated</w:t>
      </w:r>
      <w:r w:rsidRPr="00303693">
        <w:rPr>
          <w:rFonts w:eastAsia="標楷體"/>
          <w:szCs w:val="22"/>
        </w:rPr>
        <w:t xml:space="preserve"> in </w:t>
      </w:r>
      <w:r>
        <w:rPr>
          <w:rFonts w:eastAsia="標楷體"/>
          <w:szCs w:val="22"/>
        </w:rPr>
        <w:t>two</w:t>
      </w:r>
      <w:r w:rsidRPr="00303693">
        <w:rPr>
          <w:rFonts w:eastAsia="標楷體"/>
          <w:szCs w:val="22"/>
        </w:rPr>
        <w:t xml:space="preserve"> different ways.  First, the mass flux of sediment or export POC flux will be derived from the </w:t>
      </w:r>
      <w:r>
        <w:rPr>
          <w:rFonts w:eastAsia="標楷體"/>
          <w:szCs w:val="22"/>
        </w:rPr>
        <w:t>previous</w:t>
      </w:r>
      <w:r w:rsidRPr="00303693">
        <w:rPr>
          <w:rFonts w:eastAsia="標楷體"/>
          <w:szCs w:val="22"/>
        </w:rPr>
        <w:t xml:space="preserve"> sediment trap measurements </w:t>
      </w:r>
      <w:r>
        <w:rPr>
          <w:rFonts w:eastAsia="標楷體"/>
          <w:szCs w:val="22"/>
        </w:rPr>
        <w:t>from</w:t>
      </w:r>
      <w:r w:rsidRPr="00303693">
        <w:rPr>
          <w:rFonts w:eastAsia="標楷體"/>
          <w:szCs w:val="22"/>
        </w:rPr>
        <w:t xml:space="preserve"> </w:t>
      </w:r>
      <w:r>
        <w:rPr>
          <w:rFonts w:eastAsia="標楷體"/>
          <w:szCs w:val="22"/>
        </w:rPr>
        <w:t xml:space="preserve">the </w:t>
      </w:r>
      <w:r w:rsidRPr="00303693">
        <w:rPr>
          <w:rFonts w:eastAsia="標楷體"/>
          <w:szCs w:val="22"/>
        </w:rPr>
        <w:t xml:space="preserve">FATES project </w:t>
      </w:r>
      <w:r w:rsidRPr="00303693">
        <w:rPr>
          <w:rFonts w:eastAsia="標楷體"/>
          <w:szCs w:val="22"/>
        </w:rPr>
        <w:fldChar w:fldCharType="begin"/>
      </w:r>
      <w:r>
        <w:rPr>
          <w:rFonts w:eastAsia="標楷體"/>
          <w:szCs w:val="22"/>
        </w:rPr>
        <w:instrText xml:space="preserve"> ADDIN ZOTERO_ITEM CSL_CITATION {"citationID":"a1ovkros93p","properties":{"formattedCitation":"(Liu et al., 2006; Liu and Lin, 2004)","plainCitation":"(Liu et al., 2006; Liu and Lin, 2004)","noteIndex":0},"citationItems":[{"id":5555,"uris":["http://zotero.org/users/1268121/items/XHNQJBCP"],"uri":["http://zotero.org/users/1268121/items/XHNQJBCP"],"itemData":{"id":5555,"type":"article-journal","abstract":"The function of a submarine conduit under typhoon conditions is examined. The study site is the Kao-ping river, shelf, and submarine canyon (KPRSC) system located off southern Taiwan on a wave-dominated microtidal coast. The head of the canyon is located approximately 1km off the river mouth. Two comprehensive 1-month field experiments were carried out in 2000 and 2002 during the flood season of the river. Both experiments encountered typhoons that generated significant river discharge and wave resuspension events. Particle samples collected in 2000 by sediment-traps were analyzed for coarse fraction by the wet sieving method. Among the coarse fraction, foraminiferal species and their abundance were recorded as a tracer for biogenic particles of marine origin. Stable isotopes of carbon (δ13C) of organic particles of sediment-trap samples were analyzed as a tracer for particles of terrestrial origin. All the measured flow and particle concentration records were analyzed by conventional time-series analytical methods. Simultaneously observed records of suspended sediment concentration at the river mouth and the volume concentration of suspended particles near the canyon floor were compared. Instantaneous flux and cumulative transport of suspended particles near the canyon floor were estimated during the deployment period. Results show that Kao-ping Submarine Canyon is a multi-level and process-dependant two-way conduit for particles of terrestrial and marine origins. In general, terrestrial signals are stronger than the marine signals in sediment-trap samples near the head of the canyon. During typhoon events, in the early distal phase of their influence nonlithogenic and biogenic marine sources are enhanced; in the later proximal phase signals of locally generated terrestrial lithogenic sources are enhanced. An episode of momentary downcanyon flushing of suspended particles near the canyon floor is observed during one typhoon occurrence. This flushing suggests nondeposition during the typhoon at the locale of deployment despite increased input of particles to the canyon floor. It also suggests a mechanism by which turbidity currents could be triggered. Yet, this flushing phenomenon is not observed in another typhoon occurrence, suggesting it is not universal in the canyon's response to the typhoon.","container-title":"Deep Sea Research Part I: Oceanographic Research Papers","DOI":"10.1016/j.dsr.2005.09.012","ISSN":"0967-0637","issue":"2","journalAbbreviation":"Deep Sea Research Part I: Oceanographic Research Papers","page":"223-240","source":"ScienceDirect","title":"A submarine canyon conduit under typhoon conditions off Southern Taiwan","volume":"53","author":[{"family":"Liu","given":"James T."},{"family":"Lin","given":"Hui-Ling"},{"family":"Hung","given":"Jia-Jang"}],"issued":{"date-parts":[["2006",2,1]]}}},{"id":686,"uris":["http://zotero.org/users/1268121/items/UBCBM44H"],"uri":["http://zotero.org/users/1268121/items/UBCBM44H"],"itemData":{"id":686,"type":"article-journal","abstract":"This paper presents findings from a 1-month field experiment conducted during the flood season of 2000 on the southern coast of Taiwan to examine the delivery of lithogenic (siliciclastic) sediment to Kao-ping Submarine Canyon from the nearby Kao-ping River and shelf sources and the transport of suspended lithogenic and nonlithogenic particles near the canyon floor. Collected time series data included simultaneous measurements of coastal winds, salinity, temperature, flow field, suspended sediment concentration (SSC) and size composition of suspended particles at the river mouth and inside the submarine canyon, as well as results from seawater and sediment trap data. Other collected data included river discharge and sediment load and hydrographic measurements along and across the axis of the canyon. During the experiment, two significant episodic river sediment discharge events occurred relating to a typhoon and extreme precipitation conditions.\nThe findings show that theoretically, the time difference between sand and clay siliciclastic grains to settle from the sea surface to the canyon floor is on the order of hours to months, analogous to a sorting process. River plume dynamics and the coastal wind field largely control the delivery of terrigenous fine-grained sediment to the canyon. Inside the canyon, the ‘behavior’ of suspended lithogenic and nonlithogenic particles of different sizes can be differentiated into a coarse-grained group (sand), which forms the ‘drop-in’ population; and a fine-grained group (mud), which forms the ‘standing’ population. Each group has distinct spectral characteristics. The coarse-grained group is delivered directly to the canyon by the river effluent, and by wave resuspension of the shelf substrate. During the study period, the net transport of suspended particles near the canyon floor was landward mostly by tidal currents, whose direction was also modulated by spring/neap tide. Both lithogenic and nonlithogenic particles contribute to high mass fluxes (exceeding 700 g m−2 day−1) in the lower part of the canyon.\nThis river–sea system represents a type of systems that consist of three geographically separated dynamic entities: the river plume, the shelf, and the canyon. Under fair-weather conditions, the river plume and shelf processes are coupled through the tide and wind field. The river and canyon form a direct source-to-sink link via coarse-grained siliciclastic sediment during the flood season in both continuous and pulsed fashion. In the typhoon season, the shelf becomes a pulsed source region for coarse-grained sediment.","container-title":"Marine Geology","DOI":"10.1016/j.margeo.2004.03.015","ISSN":"0025-3227","issue":"1–4","journalAbbreviation":"Marine Geology","page":"55-81","source":"ScienceDirect","title":"Sediment dynamics in a submarine canyon: a case of river–sea interaction","title-short":"Sediment dynamics in a submarine canyon","volume":"207","author":[{"family":"Liu","given":"James T."},{"family":"Lin","given":"Hui-ling"}],"issued":{"date-parts":[["2004",6,30]]}}}],"schema":"https://github.com/citation-style-language/schema/raw/master/csl-citation.json"} </w:instrText>
      </w:r>
      <w:r w:rsidRPr="00303693">
        <w:rPr>
          <w:rFonts w:eastAsia="標楷體"/>
          <w:szCs w:val="22"/>
        </w:rPr>
        <w:fldChar w:fldCharType="separate"/>
      </w:r>
      <w:r w:rsidRPr="00421648">
        <w:t>(Liu et al., 2006; Liu and Lin, 2004)</w:t>
      </w:r>
      <w:r w:rsidRPr="00303693">
        <w:rPr>
          <w:rFonts w:eastAsia="標楷體"/>
          <w:szCs w:val="22"/>
        </w:rPr>
        <w:fldChar w:fldCharType="end"/>
      </w:r>
      <w:r w:rsidRPr="00303693">
        <w:rPr>
          <w:rFonts w:eastAsia="標楷體"/>
          <w:szCs w:val="22"/>
        </w:rPr>
        <w:t xml:space="preserve"> or other published data </w:t>
      </w:r>
      <w:r w:rsidRPr="00303693">
        <w:rPr>
          <w:rFonts w:eastAsia="標楷體"/>
          <w:szCs w:val="22"/>
        </w:rPr>
        <w:fldChar w:fldCharType="begin"/>
      </w:r>
      <w:r>
        <w:rPr>
          <w:rFonts w:eastAsia="標楷體"/>
          <w:szCs w:val="22"/>
        </w:rPr>
        <w:instrText xml:space="preserve"> ADDIN ZOTERO_ITEM CSL_CITATION {"citationID":"Qr4yJmAv","properties":{"formattedCitation":"(Chung et al., 2004; Hung and Gong, 2010; Wei et al., 2017)","plainCitation":"(Chung et al., 2004; Hung and Gong, 2010; Wei et al., 2017)","noteIndex":0},"citationItems":[{"id":5558,"uris":["http://zotero.org/users/1268121/items/E55WSNSS"],"uri":["http://zotero.org/users/1268121/items/E55WSNSS"],"itemData":{"id":5558,"type":"article-journal","abstract":"A string of four time-series sediment traps was deployed at each of the two mooring sites located in the deep basin of the northern South China Sea for 6 months. Each of these traps was equipped with 12 sampling cups and each cup collected the settling particulates for 15 days. Large temporal and spatial variations in particulate mass flux were observed and the temporal variations were generally not synchronous at each site. The time-series particulate flux varies between about 50 and 2000mg/m2/d for all the traps and generally increases with depth. The mean particulate flux of each trap varies from about 200 to 550mg/m2/d. The total organic matter in the trapped particulates as indicated by the loss on ignition decreases from 25% to 35% at the shallow traps to about 7–12% at the deep traps. These values are much higher than those observed in the southern East China Sea. 210Pb activity in the trapped particulates varies from about 40 to 370dpm/g, and the mean activity increases with depth from about 70 to 300dpm/g. Although 210Pb activity at each depth varies inversely with the particulate flux, the 210Pb flux correlates with the particulate flux positively and the slope increases with depth. The mean fluxes of particulates and 210Pb obtained from the traps are compared with the fluxes determined from the box cores taken in the same deep basin environment. The deepest particulate flux measured at 3240m depth averages about 260mg/m2/d while the mass accumulation rate (MAR) estimated from the box cores is at least over 3g/m2/d, an order of magnitude higher. The high MAR derives from the very high sedimentation rate which is based on the excess 210Pb distribution assuming no mixing effect on the sediments. The sedimentation rate can be reduced by an order of magnitude if a reasonable mixing rate in the sediments is adopted. Thus, the MAR of the sediments can be quite variable and made comparable to the mean mass flux as observed from the deep traps. However, the 210Pb inventory and so the 210Pb flux at steady state can be obtained by integrating the excess 210Pb over the core depth regardless of the mixing effect. The 210Pb flux determined this way varies between 230 and 310 dpm/m2/d although the cored sites are far from each other. The 210Pb flux measured from the deepest sediment trap at M1 and M2 sites (over 300km apart) averaging over 6 months is about 130 and 80dpm/m2/d, respectively. Thus, the 210Pb flux determined on the cored sediments is significantly higher than that measured from the trapped particulates, suggesting that a large 210Pb input into the sediments is required. This additional input may be derived from lateral transport, probably via benthic nepheloid layers which may exist below deepest traps.","container-title":"Continental Shelf Research","DOI":"10.1016/j.csr.2004.01.003","ISSN":"0278-4343","issue":"6","journalAbbreviation":"Continental Shelf Research","page":"673-691","source":"ScienceDirect","title":"Particulate flux and 210Pb determined on the sediment trap and core samples from the northern South China Sea","volume":"24","author":[{"family":"Chung","given":"Y"},{"family":"Chang","given":"H. C"},{"family":"Hung","given":"G. W"}],"issued":{"date-parts":[["2004",4,1]]}}},{"id":5559,"uris":["http://zotero.org/users/1268121/items/K85FNAXS"],"uri":["http://zotero.org/users/1268121/items/K85FNAXS"],"itemData":{"id":5559,"type":"article-journal","abstract":"234Th has been increasingly used as a tracer to estimate particulate organic carbon (POC) flux, based on calculation of the product of the POC/234Th ratio in sinking particles and the 234Th flux. Large (&gt;50 μm) pump-collected particles are assumed to be representative of sinking particles for determining POC/234Th ratios, but the basis of this assumption has not been extensively investigated. Here we present POC and 234Th data for various particle size classes (1–10, 10–50, 50–150 and &gt;150 μm) from trap-collected particles in the northern South China Sea (SCS, a subtropical region). Within the trap-collected POC pool the 1–10 μm fraction contained the largest proportion of POC (26–35%), followed by the 10–50 μm (25–29%), 50–150 μm (19–24%), and &gt;150 μm (17–23%) fractions. The distribution pattern of 234Th in the trap-collected particles was analogous to that of POC, with the smallest (1–10 μm) particles representing the largest proportion (37–54%) of the 234Th flux. Our preliminary results indicate that trap-collected particles &lt;50 μm carry most of the POC and 234Th flux in the northern SCS, suggesting that the contribution of particles smaller than 50 μm to the settling flux is larger than previously thought. The results indicate that it may be necessary to simultaneously measure POC/234Th ratios on size-fractionated trap- and pump-collected materials from different marine regions, including tropical and high latitude locations.","container-title":"Estuarine, Coastal and Shelf Science","DOI":"10.1016/j.ecss.2010.04.008","ISSN":"0272-7714","issue":"3","journalAbbreviation":"Estuarine, Coastal and Shelf Science","page":"303-310","source":"ScienceDirect","title":"POC/234Th ratios in particles collected in sediment traps in the northern South China Sea","volume":"88","author":[{"family":"Hung","given":"Chin-Chang"},{"family":"Gong","given":"Gwo-Ching"}],"issued":{"date-parts":[["2010",7,10]]}}},{"id":5599,"uris":["http://zotero.org/users/1268121/items/H3Q5WIQS"],"uri":["http://zotero.org/users/1268121/items/H3Q5WIQS"],"itemData":{"id":5599,"type":"article-journal","abstract":"Vertical fluxes of total mass (Fmass), particulate organic carbon (FPOC), particulate inorganic carbon (FPIC), 210Pb (FPb-210), and 210Po (FPo-210) were determined by sediment traps deployed at two depths, 2000 m and 3500 m, at SEATS (South East Asian Time-series Study, 116°00°E, 18°00°N) in the northern South China Sea during June 2008–June 2009. The Fmass ranges from 12.2 to 55.1 mg m−2 d−1 and from 89.3 to 250.8 mg m−2 d−1, at 2000 m and 3500 m, respectively, and shows seasonal and inter-annul variation. The temporal variation of FPOC, FPIC, and FPb-210 were in phase with the Fmass, which was coupled with the seasonal cycles of primary production in the euphotic layer. The FPb-210 ranges from 5 to 48 dpm m−2d−1 and from 38 to 105 dpm m−2d−1, at 2000 m and 3500 m, respectively. Contrasting with 210Pb, the FPo-210 shows poor correlation with Fmass. The FPo-210 ranges from 3 to 146 dpm m−2d−1 and from 50 to 309 dpm m−2d−1, at 2000 m and 3500 m, respectively. Episodic events of the settling of biological particles from the surface layer and the regeneration processes the deep layer control the 210Po removal in the water column of the South China Sea. Strong correlations of the flux and source ratio of 210Pb, (F/P)Pb-210, and the particulate carbon fluxes were found, which give relationships of FPOC (μg cm−2y−1) = 26.8 + 371.0 (F/P)Pb-210 and FPIC (μg cm−2y−1) = −1.4 + 533.1 (F/P)Pb-210.","collection-title":"INCO-PoPb-2015","container-title":"Journal of Environmental Radioactivity","DOI":"10.1016/j.jenvrad.2016.05.026","ISSN":"0265-931X","issue":"Supplement C","journalAbbreviation":"Journal of Environmental Radioactivity","page":"45-53","source":"ScienceDirect","title":"Sinking fluxes of 210Pb and 210Po in the deep basin of the northern South China Sea","volume":"174","author":[{"family":"Wei","given":"Ching-Ling"},{"family":"Chia","given":"Chao-Yuan"},{"family":"Chou","given":"Wen-Chen"},{"family":"Lee","given":"Wen-Huei"}],"issued":{"date-parts":[["2017",8,1]]}}}],"schema":"https://github.com/citation-style-language/schema/raw/master/csl-citation.json"} </w:instrText>
      </w:r>
      <w:r w:rsidRPr="00303693">
        <w:rPr>
          <w:rFonts w:eastAsia="標楷體"/>
          <w:szCs w:val="22"/>
        </w:rPr>
        <w:fldChar w:fldCharType="separate"/>
      </w:r>
      <w:r w:rsidRPr="00421648">
        <w:t>(Chung et al., 2004; Hung and Gong, 2010; Wei et al., 2017)</w:t>
      </w:r>
      <w:r w:rsidRPr="00303693">
        <w:rPr>
          <w:rFonts w:eastAsia="標楷體"/>
          <w:szCs w:val="22"/>
        </w:rPr>
        <w:fldChar w:fldCharType="end"/>
      </w:r>
      <w:r w:rsidRPr="00303693">
        <w:rPr>
          <w:rFonts w:eastAsia="標楷體"/>
          <w:szCs w:val="22"/>
        </w:rPr>
        <w:t xml:space="preserve">. </w:t>
      </w:r>
      <w:r>
        <w:rPr>
          <w:rFonts w:eastAsia="標楷體"/>
          <w:szCs w:val="22"/>
        </w:rPr>
        <w:t xml:space="preserve"> Second</w:t>
      </w:r>
      <w:r w:rsidRPr="00303693">
        <w:rPr>
          <w:rFonts w:eastAsia="標楷體"/>
          <w:szCs w:val="22"/>
        </w:rPr>
        <w:t xml:space="preserve">, if we consider the seafloor as an ultimate sediment trap, the rain of POC will equal to the sum of organic carbon burial and sediment </w:t>
      </w:r>
      <w:r>
        <w:rPr>
          <w:rFonts w:eastAsia="標楷體"/>
          <w:szCs w:val="22"/>
        </w:rPr>
        <w:t xml:space="preserve">community </w:t>
      </w:r>
      <w:r w:rsidRPr="00303693">
        <w:rPr>
          <w:rFonts w:eastAsia="標楷體"/>
          <w:szCs w:val="22"/>
        </w:rPr>
        <w:t xml:space="preserve">oxygen consumption (SCOC) </w:t>
      </w:r>
      <w:r w:rsidRPr="00303693">
        <w:rPr>
          <w:rFonts w:eastAsia="標楷體"/>
          <w:szCs w:val="22"/>
        </w:rPr>
        <w:fldChar w:fldCharType="begin"/>
      </w:r>
      <w:r>
        <w:rPr>
          <w:rFonts w:eastAsia="標楷體"/>
          <w:szCs w:val="22"/>
        </w:rPr>
        <w:instrText xml:space="preserve"> ADDIN ZOTERO_ITEM CSL_CITATION {"citationID":"a1esocdg96g","properties":{"formattedCitation":"(Jahnke, 2001, 1996)","plainCitation":"(Jahnke, 2001, 1996)","noteIndex":0},"citationItems":[{"id":5624,"uris":["http://zotero.org/users/1268121/items/B4XD6A83"],"uri":["http://zotero.org/users/1268121/items/B4XD6A83"],"itemData":{"id":5624,"type":"chapter","container-title":"The bnethic boundary layer","page":"302-319","title":"Constraining organic matter cycling with benthic fluxes","author":[{"family":"Jahnke","given":"Richard A"}],"editor":[{"family":"Boudreau","given":"Bernard P."},{"family":"Jørgensen","given":"Bo Barker"}],"issued":{"date-parts":[["2001"]]}}},{"id":131,"uris":["http://zotero.org/users/1268121/items/77ZV5ZUJ"],"uri":["http://zotero.org/users/1268121/items/77ZV5ZUJ"],"itemData":{"id":131,"type":"article-journal","abstract":"The magnitude and distribution of the particulate organic carbon (POC) rain rate to the seafloor in the Atlantic, Pacific and Indian Ocean basins between 61°N and 61°S has been estimated from benthic oxygen flux estimates (for water depths ≥ 1000 m only). The calculation utilizes the extensive data sets of sedimentary organic carbon, CaCO3, and accumulation rate to extrapolate between individual benthic flux measurement sites using an empirically-derived correlation between the seafloor oxygen flux and these parameters. The POC flux through the 1000 m depth horizon was then estimated from published correlations between sediment trap-determined fluxes and water depth. Total oxygen utilization in the deep ocean is estimated to be 1.2×1014 mol O2 yr−1, a value that agrees well with previous estimates which were based on surface water primary productivity, sediment trap, and depth relationships and with deep water respiration rates estimated from apparant oxygen utilization (AOU)-14C relationships. On the basis of the derived global ocean flux distribution, it is concluded that (1) dissolved organic carbon (DOC) inputs are not required to account for estimated deep water respiration rates; (2) the majority of the POC input to the deep ocean occurs within 30° of the equator; (3) the proportion of primary production that reaches the deep sea does not vary greatly with latitude; (4) gyre and continental margin regions contribute roughly equally to the deep POC flux with a relatively minor contribution from the equatorial divergence region; (5) of the estimated 7.2×1013 mol C yr−1 of POC that sinks below the 1000 m depth horizon, 45% (3.3×1013 mol C yr−1) reaches the seafloor where it is oxidized; (6) when normalized to basin area, average deep flux rates in the Atlantic and Pacific are similar while highest rates are observed in the Indian Ocean; and (7) the results can be fully reconciled only if the benthic flux of DOC is significantly less than the benthic O2 flux.","container-title":"Global Biogeochemical Cycles","DOI":"10.1029/95GB03525","ISSN":"1944-9224","issue":"1","journalAbbreviation":"Global Biogeochem. Cycles","language":"en","page":"71-88","source":"Wiley Online Library","title":"The global ocean flux of particulate organic carbon: Areal distribution and magnitude","title-short":"The global ocean flux of particulate organic carbon","volume":"10","author":[{"family":"Jahnke","given":"Richard A."}],"issued":{"date-parts":[["1996",3,1]]}}}],"schema":"https://github.com/citation-style-language/schema/raw/master/csl-citation.json"} </w:instrText>
      </w:r>
      <w:r w:rsidRPr="00303693">
        <w:rPr>
          <w:rFonts w:eastAsia="標楷體"/>
          <w:szCs w:val="22"/>
        </w:rPr>
        <w:fldChar w:fldCharType="separate"/>
      </w:r>
      <w:r w:rsidRPr="00421648">
        <w:t>(Jahnke, 2001, 1996)</w:t>
      </w:r>
      <w:r w:rsidRPr="00303693">
        <w:rPr>
          <w:rFonts w:eastAsia="標楷體"/>
          <w:szCs w:val="22"/>
        </w:rPr>
        <w:fldChar w:fldCharType="end"/>
      </w:r>
      <w:r w:rsidRPr="00303693">
        <w:rPr>
          <w:rFonts w:eastAsia="標楷體"/>
          <w:szCs w:val="22"/>
        </w:rPr>
        <w:t xml:space="preserve">. </w:t>
      </w:r>
    </w:p>
    <w:p w:rsidR="00D03CC6" w:rsidRDefault="00D03CC6" w:rsidP="00D03CC6">
      <w:pPr>
        <w:spacing w:before="120" w:after="120" w:line="276" w:lineRule="auto"/>
        <w:jc w:val="both"/>
        <w:rPr>
          <w:rFonts w:eastAsia="標楷體"/>
          <w:b/>
          <w:szCs w:val="22"/>
        </w:rPr>
      </w:pPr>
    </w:p>
    <w:p w:rsidR="00D03CC6" w:rsidRPr="00057F81" w:rsidRDefault="00FE13C7" w:rsidP="00057F81">
      <w:pPr>
        <w:spacing w:before="120" w:after="120" w:line="276" w:lineRule="auto"/>
        <w:jc w:val="both"/>
        <w:rPr>
          <w:rFonts w:eastAsia="標楷體"/>
          <w:b/>
          <w:szCs w:val="22"/>
        </w:rPr>
      </w:pPr>
      <w:r w:rsidRPr="00400A50">
        <w:rPr>
          <w:rFonts w:eastAsia="標楷體"/>
          <w:b/>
          <w:szCs w:val="22"/>
        </w:rPr>
        <w:t>Food web modeling</w:t>
      </w:r>
    </w:p>
    <w:p w:rsidR="00D20122" w:rsidRDefault="00D20122" w:rsidP="00FE13C7">
      <w:pPr>
        <w:spacing w:before="120" w:after="120" w:line="276" w:lineRule="auto"/>
        <w:ind w:firstLine="450"/>
        <w:jc w:val="both"/>
        <w:rPr>
          <w:ins w:id="0" w:author="user" w:date="2021-12-13T14:17:00Z"/>
          <w:rFonts w:eastAsia="標楷體"/>
          <w:szCs w:val="22"/>
        </w:rPr>
      </w:pPr>
      <w:ins w:id="1" w:author="user" w:date="2021-12-13T14:19:00Z">
        <w:r>
          <w:rPr>
            <w:rFonts w:eastAsia="標楷體" w:hint="eastAsia"/>
            <w:szCs w:val="22"/>
          </w:rPr>
          <w:t>T</w:t>
        </w:r>
        <w:r>
          <w:rPr>
            <w:rFonts w:eastAsia="標楷體"/>
            <w:szCs w:val="22"/>
          </w:rPr>
          <w:t>he deep-sea benthic ecosystem</w:t>
        </w:r>
      </w:ins>
      <w:ins w:id="2" w:author="user" w:date="2021-12-13T14:21:00Z">
        <w:r>
          <w:rPr>
            <w:rFonts w:eastAsia="標楷體"/>
            <w:szCs w:val="22"/>
          </w:rPr>
          <w:t>s</w:t>
        </w:r>
      </w:ins>
      <w:ins w:id="3" w:author="user" w:date="2021-12-13T14:19:00Z">
        <w:r>
          <w:rPr>
            <w:rFonts w:eastAsia="標楷體"/>
            <w:szCs w:val="22"/>
          </w:rPr>
          <w:t xml:space="preserve"> depend on</w:t>
        </w:r>
      </w:ins>
      <w:ins w:id="4" w:author="user" w:date="2021-12-13T14:20:00Z">
        <w:r>
          <w:rPr>
            <w:rFonts w:eastAsia="標楷體"/>
            <w:szCs w:val="22"/>
          </w:rPr>
          <w:t xml:space="preserve"> food supply of detritus</w:t>
        </w:r>
      </w:ins>
      <w:ins w:id="5" w:author="user" w:date="2021-12-13T14:21:00Z">
        <w:r>
          <w:rPr>
            <w:rFonts w:eastAsia="標楷體"/>
            <w:szCs w:val="22"/>
          </w:rPr>
          <w:t xml:space="preserve"> derived from primary production in the euphotic zone. </w:t>
        </w:r>
      </w:ins>
      <w:ins w:id="6" w:author="user" w:date="2021-12-13T14:24:00Z">
        <w:r>
          <w:rPr>
            <w:rFonts w:eastAsia="標楷體"/>
            <w:szCs w:val="22"/>
          </w:rPr>
          <w:t>Before detritus becomes a part of the sediment, it is first</w:t>
        </w:r>
      </w:ins>
      <w:ins w:id="7" w:author="user" w:date="2021-12-13T14:25:00Z">
        <w:r>
          <w:rPr>
            <w:rFonts w:eastAsia="標楷體"/>
            <w:szCs w:val="22"/>
          </w:rPr>
          <w:t xml:space="preserve"> consumed by suspension feeders which filter organic matter from the overlying bottom water (Gage and Tyler, 1996) or by </w:t>
        </w:r>
      </w:ins>
      <w:ins w:id="8" w:author="user" w:date="2021-12-13T14:26:00Z">
        <w:r>
          <w:rPr>
            <w:rFonts w:eastAsia="標楷體"/>
            <w:szCs w:val="22"/>
          </w:rPr>
          <w:t xml:space="preserve">deposit feeders (Blair et al., 1996). The remains </w:t>
        </w:r>
      </w:ins>
      <w:ins w:id="9" w:author="user" w:date="2021-12-13T14:28:00Z">
        <w:r w:rsidR="00DF1E0C">
          <w:rPr>
            <w:rFonts w:eastAsia="標楷體"/>
            <w:szCs w:val="22"/>
          </w:rPr>
          <w:t>are</w:t>
        </w:r>
      </w:ins>
      <w:ins w:id="10" w:author="user" w:date="2021-12-13T14:27:00Z">
        <w:r>
          <w:rPr>
            <w:rFonts w:eastAsia="標楷體"/>
            <w:szCs w:val="22"/>
          </w:rPr>
          <w:t xml:space="preserve"> then ingested by bacteria (Lochte and Turl</w:t>
        </w:r>
        <w:r w:rsidR="00D567E3">
          <w:rPr>
            <w:rFonts w:eastAsia="標楷體"/>
            <w:szCs w:val="22"/>
          </w:rPr>
          <w:t>ey, 19</w:t>
        </w:r>
      </w:ins>
      <w:ins w:id="11" w:author="user" w:date="2021-12-13T14:35:00Z">
        <w:r w:rsidR="00D567E3">
          <w:rPr>
            <w:rFonts w:eastAsia="標楷體"/>
            <w:szCs w:val="22"/>
          </w:rPr>
          <w:t>8</w:t>
        </w:r>
      </w:ins>
      <w:ins w:id="12" w:author="user" w:date="2021-12-13T14:27:00Z">
        <w:r>
          <w:rPr>
            <w:rFonts w:eastAsia="標楷體"/>
            <w:szCs w:val="22"/>
          </w:rPr>
          <w:t xml:space="preserve">8) and </w:t>
        </w:r>
        <w:r w:rsidR="00DF1E0C">
          <w:rPr>
            <w:rFonts w:eastAsia="標楷體"/>
            <w:szCs w:val="22"/>
          </w:rPr>
          <w:t>sediment</w:t>
        </w:r>
      </w:ins>
      <w:ins w:id="13" w:author="user" w:date="2021-12-13T14:28:00Z">
        <w:r w:rsidR="00DF1E0C">
          <w:rPr>
            <w:rFonts w:eastAsia="標楷體"/>
            <w:szCs w:val="22"/>
          </w:rPr>
          <w:t>-inhabiting organisms of several sizes</w:t>
        </w:r>
      </w:ins>
      <w:ins w:id="14" w:author="user" w:date="2021-12-13T14:29:00Z">
        <w:r w:rsidR="00DF1E0C">
          <w:rPr>
            <w:rFonts w:eastAsia="標楷體"/>
            <w:szCs w:val="22"/>
          </w:rPr>
          <w:t>, which respond rapidly to the</w:t>
        </w:r>
      </w:ins>
      <w:ins w:id="15" w:author="user" w:date="2021-12-13T14:31:00Z">
        <w:r w:rsidR="00DF1E0C">
          <w:rPr>
            <w:rFonts w:eastAsia="標楷體"/>
            <w:szCs w:val="22"/>
          </w:rPr>
          <w:t xml:space="preserve"> change of food</w:t>
        </w:r>
      </w:ins>
      <w:ins w:id="16" w:author="user" w:date="2021-12-13T14:29:00Z">
        <w:r w:rsidR="00DF1E0C">
          <w:rPr>
            <w:rFonts w:eastAsia="標楷體"/>
            <w:szCs w:val="22"/>
          </w:rPr>
          <w:t xml:space="preserve"> supply with</w:t>
        </w:r>
      </w:ins>
      <w:ins w:id="17" w:author="user" w:date="2021-12-13T14:31:00Z">
        <w:r w:rsidR="00DF1E0C">
          <w:rPr>
            <w:rFonts w:eastAsia="標楷體"/>
            <w:szCs w:val="22"/>
          </w:rPr>
          <w:t xml:space="preserve"> metabolic activity</w:t>
        </w:r>
      </w:ins>
      <w:ins w:id="18" w:author="user" w:date="2021-12-13T14:32:00Z">
        <w:r w:rsidR="00DF1E0C">
          <w:rPr>
            <w:rFonts w:eastAsia="標楷體"/>
            <w:szCs w:val="22"/>
          </w:rPr>
          <w:t>, such as growth and reproduction (Tyler et al., 1982;</w:t>
        </w:r>
      </w:ins>
      <w:ins w:id="19" w:author="user" w:date="2021-12-13T14:33:00Z">
        <w:r w:rsidR="00DF1E0C">
          <w:rPr>
            <w:rFonts w:eastAsia="標楷體"/>
            <w:szCs w:val="22"/>
          </w:rPr>
          <w:t xml:space="preserve"> C.R. Smith et al., 2008</w:t>
        </w:r>
      </w:ins>
      <w:ins w:id="20" w:author="user" w:date="2021-12-13T14:32:00Z">
        <w:r w:rsidR="00DF1E0C">
          <w:rPr>
            <w:rFonts w:eastAsia="標楷體"/>
            <w:szCs w:val="22"/>
          </w:rPr>
          <w:t>)</w:t>
        </w:r>
      </w:ins>
      <w:ins w:id="21" w:author="user" w:date="2021-12-13T14:28:00Z">
        <w:r w:rsidR="00DF1E0C">
          <w:rPr>
            <w:rFonts w:eastAsia="標楷體"/>
            <w:szCs w:val="22"/>
          </w:rPr>
          <w:t xml:space="preserve">. </w:t>
        </w:r>
      </w:ins>
      <w:ins w:id="22" w:author="user" w:date="2021-12-13T14:35:00Z">
        <w:r w:rsidR="00D713F2">
          <w:rPr>
            <w:rFonts w:eastAsia="標楷體"/>
            <w:szCs w:val="22"/>
          </w:rPr>
          <w:t>Then</w:t>
        </w:r>
      </w:ins>
      <w:ins w:id="23" w:author="user" w:date="2021-12-13T14:52:00Z">
        <w:r w:rsidR="00C953F5">
          <w:rPr>
            <w:rFonts w:eastAsia="標楷體"/>
            <w:szCs w:val="22"/>
          </w:rPr>
          <w:t>,</w:t>
        </w:r>
      </w:ins>
      <w:ins w:id="24" w:author="user" w:date="2021-12-13T14:35:00Z">
        <w:r w:rsidR="00D713F2">
          <w:rPr>
            <w:rFonts w:eastAsia="標楷體"/>
            <w:szCs w:val="22"/>
          </w:rPr>
          <w:t xml:space="preserve"> the detritivores are p</w:t>
        </w:r>
      </w:ins>
      <w:ins w:id="25" w:author="user" w:date="2021-12-13T14:36:00Z">
        <w:r w:rsidR="00D713F2">
          <w:rPr>
            <w:rFonts w:eastAsia="標楷體"/>
            <w:szCs w:val="22"/>
          </w:rPr>
          <w:t>redated</w:t>
        </w:r>
      </w:ins>
      <w:ins w:id="26" w:author="user" w:date="2021-12-13T14:35:00Z">
        <w:r w:rsidR="00D713F2">
          <w:rPr>
            <w:rFonts w:eastAsia="標楷體"/>
            <w:szCs w:val="22"/>
          </w:rPr>
          <w:t xml:space="preserve"> by </w:t>
        </w:r>
      </w:ins>
      <w:ins w:id="27" w:author="user" w:date="2021-12-13T14:36:00Z">
        <w:r w:rsidR="00D713F2">
          <w:rPr>
            <w:rFonts w:eastAsia="標楷體"/>
            <w:szCs w:val="22"/>
          </w:rPr>
          <w:t xml:space="preserve">lager animals such as megafauna and fish. </w:t>
        </w:r>
      </w:ins>
      <w:ins w:id="28" w:author="user" w:date="2021-12-13T14:37:00Z">
        <w:r w:rsidR="00D713F2">
          <w:rPr>
            <w:rFonts w:eastAsia="標楷體"/>
            <w:szCs w:val="22"/>
          </w:rPr>
          <w:t xml:space="preserve">The waste products of all consumers become </w:t>
        </w:r>
      </w:ins>
      <w:ins w:id="29" w:author="user" w:date="2021-12-13T14:38:00Z">
        <w:r w:rsidR="00304E23">
          <w:rPr>
            <w:rFonts w:eastAsia="標楷體"/>
            <w:szCs w:val="22"/>
          </w:rPr>
          <w:t>food for deposit-feeder</w:t>
        </w:r>
      </w:ins>
      <w:ins w:id="30" w:author="user" w:date="2021-12-13T14:39:00Z">
        <w:r w:rsidR="00304E23">
          <w:rPr>
            <w:rFonts w:eastAsia="標楷體"/>
            <w:szCs w:val="22"/>
          </w:rPr>
          <w:t>s or bacteria</w:t>
        </w:r>
      </w:ins>
      <w:ins w:id="31" w:author="user" w:date="2021-12-13T14:38:00Z">
        <w:r w:rsidR="00304E23">
          <w:rPr>
            <w:rFonts w:eastAsia="標楷體"/>
            <w:szCs w:val="22"/>
          </w:rPr>
          <w:t xml:space="preserve"> again or </w:t>
        </w:r>
      </w:ins>
      <w:ins w:id="32" w:author="user" w:date="2021-12-13T14:39:00Z">
        <w:r w:rsidR="00304E23">
          <w:rPr>
            <w:rFonts w:eastAsia="標楷體"/>
            <w:szCs w:val="22"/>
          </w:rPr>
          <w:t xml:space="preserve">are exchanged with the water column as </w:t>
        </w:r>
      </w:ins>
      <w:ins w:id="33" w:author="user" w:date="2021-12-13T14:41:00Z">
        <w:r w:rsidR="00304E23">
          <w:rPr>
            <w:rFonts w:eastAsia="標楷體" w:hint="eastAsia"/>
            <w:szCs w:val="22"/>
          </w:rPr>
          <w:t>DIC</w:t>
        </w:r>
      </w:ins>
      <w:ins w:id="34" w:author="user" w:date="2021-12-13T14:40:00Z">
        <w:r w:rsidR="00304E23">
          <w:rPr>
            <w:rFonts w:eastAsia="標楷體"/>
            <w:szCs w:val="22"/>
          </w:rPr>
          <w:t xml:space="preserve"> or nutrients. </w:t>
        </w:r>
      </w:ins>
      <w:ins w:id="35" w:author="user" w:date="2021-12-13T14:52:00Z">
        <w:r w:rsidR="00C953F5">
          <w:rPr>
            <w:rFonts w:eastAsia="標楷體"/>
            <w:szCs w:val="22"/>
          </w:rPr>
          <w:t>In brief, t</w:t>
        </w:r>
      </w:ins>
      <w:ins w:id="36" w:author="user" w:date="2021-12-13T14:46:00Z">
        <w:r w:rsidR="000A4040">
          <w:rPr>
            <w:rFonts w:eastAsia="標楷體" w:hint="eastAsia"/>
            <w:szCs w:val="22"/>
          </w:rPr>
          <w:t>h</w:t>
        </w:r>
        <w:r w:rsidR="000A4040">
          <w:rPr>
            <w:rFonts w:eastAsia="標楷體"/>
            <w:szCs w:val="22"/>
          </w:rPr>
          <w:t>e food web comprise</w:t>
        </w:r>
      </w:ins>
      <w:ins w:id="37" w:author="user" w:date="2021-12-13T14:48:00Z">
        <w:r w:rsidR="00C47FF6">
          <w:rPr>
            <w:rFonts w:eastAsia="標楷體"/>
            <w:szCs w:val="22"/>
          </w:rPr>
          <w:t>s</w:t>
        </w:r>
      </w:ins>
      <w:ins w:id="38" w:author="user" w:date="2021-12-13T14:46:00Z">
        <w:r w:rsidR="000A4040">
          <w:rPr>
            <w:rFonts w:eastAsia="標楷體"/>
            <w:szCs w:val="22"/>
          </w:rPr>
          <w:t xml:space="preserve"> the</w:t>
        </w:r>
      </w:ins>
      <w:ins w:id="39" w:author="user" w:date="2021-12-13T14:47:00Z">
        <w:r w:rsidR="000A4040">
          <w:rPr>
            <w:rFonts w:eastAsia="標楷體"/>
            <w:szCs w:val="22"/>
          </w:rPr>
          <w:t xml:space="preserve"> abiotic (detritus, DIC</w:t>
        </w:r>
      </w:ins>
      <w:ins w:id="40" w:author="user" w:date="2021-12-13T14:48:00Z">
        <w:r w:rsidR="000A4040">
          <w:rPr>
            <w:rFonts w:eastAsia="標楷體"/>
            <w:szCs w:val="22"/>
          </w:rPr>
          <w:t>, etc.</w:t>
        </w:r>
      </w:ins>
      <w:ins w:id="41" w:author="user" w:date="2021-12-13T14:47:00Z">
        <w:r w:rsidR="00C47FF6">
          <w:rPr>
            <w:rFonts w:eastAsia="標楷體"/>
            <w:szCs w:val="22"/>
          </w:rPr>
          <w:t>)</w:t>
        </w:r>
      </w:ins>
      <w:ins w:id="42" w:author="user" w:date="2021-12-13T14:49:00Z">
        <w:r w:rsidR="00C47FF6">
          <w:rPr>
            <w:rFonts w:eastAsia="標楷體" w:hint="eastAsia"/>
            <w:szCs w:val="22"/>
          </w:rPr>
          <w:t>,</w:t>
        </w:r>
      </w:ins>
      <w:ins w:id="43" w:author="user" w:date="2021-12-13T14:47:00Z">
        <w:r w:rsidR="000A4040">
          <w:rPr>
            <w:rFonts w:eastAsia="標楷體"/>
            <w:szCs w:val="22"/>
          </w:rPr>
          <w:t xml:space="preserve"> biotic </w:t>
        </w:r>
      </w:ins>
      <w:ins w:id="44" w:author="user" w:date="2021-12-13T14:48:00Z">
        <w:r w:rsidR="00C47FF6">
          <w:rPr>
            <w:rFonts w:eastAsia="標楷體"/>
            <w:szCs w:val="22"/>
          </w:rPr>
          <w:t>compartments</w:t>
        </w:r>
      </w:ins>
      <w:ins w:id="45" w:author="user" w:date="2021-12-13T14:49:00Z">
        <w:r w:rsidR="00C47FF6">
          <w:rPr>
            <w:rFonts w:eastAsia="標楷體"/>
            <w:szCs w:val="22"/>
          </w:rPr>
          <w:t xml:space="preserve"> and the linkage</w:t>
        </w:r>
      </w:ins>
      <w:ins w:id="46" w:author="user" w:date="2021-12-13T14:50:00Z">
        <w:r w:rsidR="00C47FF6">
          <w:rPr>
            <w:rFonts w:eastAsia="標楷體" w:hint="eastAsia"/>
            <w:szCs w:val="22"/>
          </w:rPr>
          <w:t xml:space="preserve"> </w:t>
        </w:r>
        <w:r w:rsidR="00C47FF6">
          <w:rPr>
            <w:rFonts w:eastAsia="標楷體"/>
            <w:szCs w:val="22"/>
          </w:rPr>
          <w:t>of flows</w:t>
        </w:r>
      </w:ins>
      <w:ins w:id="47" w:author="user" w:date="2021-12-13T14:49:00Z">
        <w:r w:rsidR="00C47FF6">
          <w:rPr>
            <w:rFonts w:eastAsia="標楷體"/>
            <w:szCs w:val="22"/>
          </w:rPr>
          <w:t xml:space="preserve"> between one and another</w:t>
        </w:r>
      </w:ins>
      <w:ins w:id="48" w:author="user" w:date="2021-12-13T14:48:00Z">
        <w:r w:rsidR="00C47FF6">
          <w:rPr>
            <w:rFonts w:eastAsia="標楷體"/>
            <w:szCs w:val="22"/>
          </w:rPr>
          <w:t>. While</w:t>
        </w:r>
      </w:ins>
      <w:ins w:id="49" w:author="user" w:date="2021-12-13T14:49:00Z">
        <w:r w:rsidR="00C47FF6">
          <w:rPr>
            <w:rFonts w:eastAsia="標楷體"/>
            <w:szCs w:val="22"/>
          </w:rPr>
          <w:t xml:space="preserve"> the identification and </w:t>
        </w:r>
      </w:ins>
      <w:ins w:id="50" w:author="user" w:date="2021-12-13T14:50:00Z">
        <w:r w:rsidR="00C47FF6">
          <w:rPr>
            <w:rFonts w:eastAsia="標楷體"/>
            <w:szCs w:val="22"/>
          </w:rPr>
          <w:t xml:space="preserve">quantification of these energy flows </w:t>
        </w:r>
      </w:ins>
      <w:ins w:id="51" w:author="user" w:date="2021-12-13T14:52:00Z">
        <w:r w:rsidR="00C953F5">
          <w:rPr>
            <w:rFonts w:eastAsia="標楷體"/>
            <w:szCs w:val="22"/>
          </w:rPr>
          <w:t xml:space="preserve">are the </w:t>
        </w:r>
      </w:ins>
      <w:ins w:id="52" w:author="user" w:date="2021-12-13T14:55:00Z">
        <w:r w:rsidR="002C194D">
          <w:rPr>
            <w:rFonts w:eastAsia="標楷體"/>
            <w:szCs w:val="22"/>
          </w:rPr>
          <w:t xml:space="preserve">basic elements to understand the functional </w:t>
        </w:r>
      </w:ins>
      <w:ins w:id="53" w:author="user" w:date="2021-12-13T14:56:00Z">
        <w:r w:rsidR="002C194D">
          <w:rPr>
            <w:rFonts w:eastAsia="標楷體"/>
            <w:szCs w:val="22"/>
          </w:rPr>
          <w:t xml:space="preserve">interactions in the food web, </w:t>
        </w:r>
      </w:ins>
      <w:ins w:id="54" w:author="user" w:date="2021-12-13T15:06:00Z">
        <w:r w:rsidR="00050E33">
          <w:rPr>
            <w:rFonts w:eastAsia="標楷體"/>
            <w:szCs w:val="22"/>
          </w:rPr>
          <w:t>direct me</w:t>
        </w:r>
      </w:ins>
      <w:ins w:id="55" w:author="user" w:date="2021-12-13T15:07:00Z">
        <w:r w:rsidR="00050E33">
          <w:rPr>
            <w:rFonts w:eastAsia="標楷體"/>
            <w:szCs w:val="22"/>
          </w:rPr>
          <w:t xml:space="preserve">asurement </w:t>
        </w:r>
        <w:r w:rsidR="00050E33">
          <w:rPr>
            <w:rFonts w:eastAsia="標楷體" w:hint="eastAsia"/>
            <w:szCs w:val="22"/>
          </w:rPr>
          <w:t>a</w:t>
        </w:r>
        <w:r w:rsidR="00050E33">
          <w:rPr>
            <w:rFonts w:eastAsia="標楷體"/>
            <w:szCs w:val="22"/>
          </w:rPr>
          <w:t>nd</w:t>
        </w:r>
      </w:ins>
      <w:ins w:id="56" w:author="user" w:date="2021-12-13T15:08:00Z">
        <w:r w:rsidR="00050E33">
          <w:rPr>
            <w:rFonts w:eastAsia="標楷體"/>
            <w:szCs w:val="22"/>
          </w:rPr>
          <w:t xml:space="preserve"> </w:t>
        </w:r>
      </w:ins>
      <w:ins w:id="57" w:author="user" w:date="2021-12-13T15:07:00Z">
        <w:r w:rsidR="00050E33">
          <w:rPr>
            <w:rFonts w:eastAsia="標楷體"/>
            <w:szCs w:val="22"/>
          </w:rPr>
          <w:t xml:space="preserve">experimentation </w:t>
        </w:r>
      </w:ins>
      <w:ins w:id="58" w:author="user" w:date="2021-12-13T15:08:00Z">
        <w:r w:rsidR="00050E33">
          <w:rPr>
            <w:rFonts w:eastAsia="標楷體"/>
            <w:szCs w:val="22"/>
          </w:rPr>
          <w:t>are notoriously difficult, even for relatively well-studied shallow-wate</w:t>
        </w:r>
      </w:ins>
      <w:ins w:id="59" w:author="user" w:date="2021-12-13T15:09:00Z">
        <w:r w:rsidR="00050E33">
          <w:rPr>
            <w:rFonts w:eastAsia="標楷體"/>
            <w:szCs w:val="22"/>
          </w:rPr>
          <w:t>r benthic ecosystem (e.g. van Oevelen et al., 2006)</w:t>
        </w:r>
      </w:ins>
      <w:ins w:id="60" w:author="user" w:date="2021-12-13T15:21:00Z">
        <w:r w:rsidR="006370FC">
          <w:rPr>
            <w:rFonts w:eastAsia="標楷體"/>
            <w:szCs w:val="22"/>
          </w:rPr>
          <w:t>, not to mention u</w:t>
        </w:r>
      </w:ins>
      <w:ins w:id="61" w:author="user" w:date="2021-12-13T15:22:00Z">
        <w:r w:rsidR="006370FC">
          <w:rPr>
            <w:rFonts w:eastAsia="標楷體"/>
            <w:szCs w:val="22"/>
          </w:rPr>
          <w:t>ndersampled deep water systems</w:t>
        </w:r>
      </w:ins>
      <w:ins w:id="62" w:author="user" w:date="2021-12-13T15:09:00Z">
        <w:r w:rsidR="00050E33">
          <w:rPr>
            <w:rFonts w:eastAsia="標楷體"/>
            <w:szCs w:val="22"/>
          </w:rPr>
          <w:t>.</w:t>
        </w:r>
        <w:r w:rsidR="008E67C4">
          <w:rPr>
            <w:rFonts w:eastAsia="標楷體"/>
            <w:szCs w:val="22"/>
          </w:rPr>
          <w:t xml:space="preserve"> To </w:t>
        </w:r>
      </w:ins>
      <w:ins w:id="63" w:author="user" w:date="2021-12-13T15:16:00Z">
        <w:r w:rsidR="008E67C4">
          <w:rPr>
            <w:rFonts w:eastAsia="標楷體"/>
            <w:szCs w:val="22"/>
          </w:rPr>
          <w:t xml:space="preserve">deal with </w:t>
        </w:r>
      </w:ins>
      <w:ins w:id="64" w:author="user" w:date="2021-12-13T15:17:00Z">
        <w:r w:rsidR="008E67C4">
          <w:rPr>
            <w:rFonts w:eastAsia="標楷體"/>
            <w:szCs w:val="22"/>
          </w:rPr>
          <w:t>data limitation</w:t>
        </w:r>
      </w:ins>
      <w:ins w:id="65" w:author="user" w:date="2021-12-13T15:23:00Z">
        <w:r w:rsidR="006370FC">
          <w:rPr>
            <w:rFonts w:eastAsia="標楷體"/>
            <w:szCs w:val="22"/>
          </w:rPr>
          <w:t>s</w:t>
        </w:r>
      </w:ins>
      <w:ins w:id="66" w:author="user" w:date="2021-12-13T15:22:00Z">
        <w:r w:rsidR="006370FC">
          <w:rPr>
            <w:rFonts w:eastAsia="標楷體"/>
            <w:szCs w:val="22"/>
          </w:rPr>
          <w:t xml:space="preserve"> and e</w:t>
        </w:r>
      </w:ins>
      <w:ins w:id="67" w:author="user" w:date="2021-12-13T15:23:00Z">
        <w:r w:rsidR="006370FC">
          <w:rPr>
            <w:rFonts w:eastAsia="標楷體"/>
            <w:szCs w:val="22"/>
          </w:rPr>
          <w:t xml:space="preserve">xtract as much information from previous studies as possible, </w:t>
        </w:r>
      </w:ins>
      <w:ins w:id="68" w:author="user" w:date="2021-12-13T15:24:00Z">
        <w:r w:rsidR="006370FC">
          <w:rPr>
            <w:rFonts w:eastAsia="標楷體"/>
            <w:szCs w:val="22"/>
          </w:rPr>
          <w:lastRenderedPageBreak/>
          <w:t>linear inverse model (LIM) has been developed</w:t>
        </w:r>
      </w:ins>
      <w:ins w:id="69" w:author="user" w:date="2021-12-13T15:25:00Z">
        <w:r w:rsidR="006370FC">
          <w:rPr>
            <w:rFonts w:eastAsia="標楷體"/>
            <w:szCs w:val="22"/>
          </w:rPr>
          <w:t xml:space="preserve"> and applied </w:t>
        </w:r>
      </w:ins>
      <w:ins w:id="70" w:author="user" w:date="2021-12-13T15:26:00Z">
        <w:r w:rsidR="006370FC">
          <w:rPr>
            <w:rFonts w:eastAsia="標楷體"/>
            <w:szCs w:val="22"/>
          </w:rPr>
          <w:t>to ma</w:t>
        </w:r>
      </w:ins>
      <w:ins w:id="71" w:author="user" w:date="2021-12-13T15:27:00Z">
        <w:r w:rsidR="006370FC">
          <w:rPr>
            <w:rFonts w:eastAsia="標楷體"/>
            <w:szCs w:val="22"/>
          </w:rPr>
          <w:t>rine ecosystem studies (</w:t>
        </w:r>
        <w:r w:rsidR="006370FC" w:rsidRPr="006370FC">
          <w:rPr>
            <w:rFonts w:eastAsia="標楷體"/>
            <w:szCs w:val="22"/>
          </w:rPr>
          <w:t>Ve´zina</w:t>
        </w:r>
        <w:r w:rsidR="006370FC">
          <w:rPr>
            <w:rFonts w:eastAsia="標楷體" w:hint="eastAsia"/>
            <w:szCs w:val="22"/>
          </w:rPr>
          <w:t xml:space="preserve"> a</w:t>
        </w:r>
        <w:r w:rsidR="006370FC">
          <w:rPr>
            <w:rFonts w:eastAsia="標楷體"/>
            <w:szCs w:val="22"/>
          </w:rPr>
          <w:t xml:space="preserve">nd </w:t>
        </w:r>
        <w:r w:rsidR="006370FC" w:rsidRPr="006370FC">
          <w:rPr>
            <w:rFonts w:eastAsia="標楷體"/>
            <w:szCs w:val="22"/>
          </w:rPr>
          <w:t>Platt</w:t>
        </w:r>
        <w:r w:rsidR="006370FC">
          <w:rPr>
            <w:rFonts w:eastAsia="標楷體"/>
            <w:szCs w:val="22"/>
          </w:rPr>
          <w:t xml:space="preserve">, </w:t>
        </w:r>
        <w:r w:rsidR="006370FC" w:rsidRPr="006370FC">
          <w:rPr>
            <w:rFonts w:eastAsia="標楷體"/>
            <w:szCs w:val="22"/>
          </w:rPr>
          <w:t>1988</w:t>
        </w:r>
        <w:r w:rsidR="006370FC">
          <w:rPr>
            <w:rFonts w:eastAsia="標楷體"/>
            <w:szCs w:val="22"/>
          </w:rPr>
          <w:t>)</w:t>
        </w:r>
      </w:ins>
      <w:ins w:id="72" w:author="user" w:date="2021-12-13T15:24:00Z">
        <w:r w:rsidR="006370FC">
          <w:rPr>
            <w:rFonts w:eastAsia="標楷體"/>
            <w:szCs w:val="22"/>
          </w:rPr>
          <w:t>.</w:t>
        </w:r>
      </w:ins>
      <w:ins w:id="73" w:author="user" w:date="2021-12-13T15:23:00Z">
        <w:r w:rsidR="006370FC">
          <w:rPr>
            <w:rFonts w:eastAsia="標楷體"/>
            <w:szCs w:val="22"/>
          </w:rPr>
          <w:t xml:space="preserve"> </w:t>
        </w:r>
      </w:ins>
    </w:p>
    <w:p w:rsidR="008A6B9D" w:rsidRDefault="008A6B9D">
      <w:pPr>
        <w:spacing w:before="120" w:after="120" w:line="276" w:lineRule="auto"/>
        <w:ind w:firstLineChars="200" w:firstLine="480"/>
        <w:jc w:val="both"/>
        <w:rPr>
          <w:ins w:id="74" w:author="user" w:date="2021-12-16T15:15:00Z"/>
          <w:rFonts w:eastAsia="標楷體"/>
          <w:noProof/>
          <w:szCs w:val="22"/>
        </w:rPr>
        <w:pPrChange w:id="75" w:author="user" w:date="2021-12-16T15:15:00Z">
          <w:pPr>
            <w:spacing w:before="120" w:after="120" w:line="276" w:lineRule="auto"/>
            <w:jc w:val="center"/>
          </w:pPr>
        </w:pPrChange>
      </w:pPr>
      <w:ins w:id="76" w:author="user" w:date="2021-12-16T13:58:00Z">
        <w:r>
          <w:rPr>
            <w:rFonts w:eastAsia="標楷體"/>
            <w:noProof/>
            <w:szCs w:val="22"/>
          </w:rPr>
          <w:drawing>
            <wp:anchor distT="0" distB="0" distL="114300" distR="114300" simplePos="0" relativeHeight="251658240" behindDoc="0" locked="0" layoutInCell="1" allowOverlap="1" wp14:anchorId="1A912AB9" wp14:editId="4E20C336">
              <wp:simplePos x="0" y="0"/>
              <wp:positionH relativeFrom="margin">
                <wp:posOffset>881380</wp:posOffset>
              </wp:positionH>
              <wp:positionV relativeFrom="margin">
                <wp:posOffset>5021580</wp:posOffset>
              </wp:positionV>
              <wp:extent cx="3511819" cy="304927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_macro.png"/>
                      <pic:cNvPicPr/>
                    </pic:nvPicPr>
                    <pic:blipFill>
                      <a:blip r:embed="rId10">
                        <a:extLst>
                          <a:ext uri="{28A0092B-C50C-407E-A947-70E740481C1C}">
                            <a14:useLocalDpi xmlns:a14="http://schemas.microsoft.com/office/drawing/2010/main" val="0"/>
                          </a:ext>
                        </a:extLst>
                      </a:blip>
                      <a:stretch>
                        <a:fillRect/>
                      </a:stretch>
                    </pic:blipFill>
                    <pic:spPr>
                      <a:xfrm>
                        <a:off x="0" y="0"/>
                        <a:ext cx="3511819" cy="3049270"/>
                      </a:xfrm>
                      <a:prstGeom prst="rect">
                        <a:avLst/>
                      </a:prstGeom>
                    </pic:spPr>
                  </pic:pic>
                </a:graphicData>
              </a:graphic>
            </wp:anchor>
          </w:drawing>
        </w:r>
      </w:ins>
      <w:ins w:id="77" w:author="user" w:date="2021-12-13T15:37:00Z">
        <w:r w:rsidR="00C61D07">
          <w:rPr>
            <w:rFonts w:eastAsia="標楷體" w:hint="eastAsia"/>
            <w:b/>
            <w:szCs w:val="22"/>
          </w:rPr>
          <w:t>Es</w:t>
        </w:r>
        <w:r w:rsidR="00C61D07">
          <w:rPr>
            <w:rFonts w:eastAsia="標楷體"/>
            <w:b/>
            <w:szCs w:val="22"/>
          </w:rPr>
          <w:t>tablishing the topological food web structure</w:t>
        </w:r>
      </w:ins>
      <w:ins w:id="78" w:author="user" w:date="2021-12-13T15:38:00Z">
        <w:r w:rsidR="00BB450F">
          <w:rPr>
            <w:rFonts w:eastAsia="標楷體"/>
            <w:b/>
            <w:szCs w:val="22"/>
          </w:rPr>
          <w:t xml:space="preserve">: </w:t>
        </w:r>
        <w:r w:rsidR="00BB450F">
          <w:rPr>
            <w:rFonts w:eastAsia="標楷體"/>
            <w:szCs w:val="22"/>
          </w:rPr>
          <w:t>L</w:t>
        </w:r>
      </w:ins>
      <w:ins w:id="79" w:author="user" w:date="2021-12-13T17:53:00Z">
        <w:r w:rsidR="009013AF">
          <w:rPr>
            <w:rFonts w:eastAsia="標楷體"/>
            <w:szCs w:val="22"/>
          </w:rPr>
          <w:t>inear inverse modelling</w:t>
        </w:r>
      </w:ins>
      <w:ins w:id="80" w:author="user" w:date="2021-12-13T15:38:00Z">
        <w:r w:rsidR="00BB450F">
          <w:rPr>
            <w:rFonts w:eastAsia="標楷體"/>
            <w:szCs w:val="22"/>
          </w:rPr>
          <w:t xml:space="preserve"> starts with choosing relevant</w:t>
        </w:r>
      </w:ins>
      <w:ins w:id="81" w:author="user" w:date="2021-12-13T15:39:00Z">
        <w:r w:rsidR="00BB450F">
          <w:rPr>
            <w:rFonts w:eastAsia="標楷體"/>
            <w:szCs w:val="22"/>
          </w:rPr>
          <w:t xml:space="preserve"> abiotic and biotic</w:t>
        </w:r>
      </w:ins>
      <w:ins w:id="82" w:author="user" w:date="2021-12-13T15:38:00Z">
        <w:r w:rsidR="00BB450F">
          <w:rPr>
            <w:rFonts w:eastAsia="標楷體"/>
            <w:szCs w:val="22"/>
          </w:rPr>
          <w:t xml:space="preserve"> </w:t>
        </w:r>
      </w:ins>
      <w:ins w:id="83" w:author="user" w:date="2021-12-13T15:39:00Z">
        <w:r w:rsidR="00BB450F">
          <w:rPr>
            <w:rFonts w:eastAsia="標楷體"/>
            <w:szCs w:val="22"/>
          </w:rPr>
          <w:t>compartments, and specifying the links between them.</w:t>
        </w:r>
      </w:ins>
      <w:ins w:id="84" w:author="user" w:date="2021-12-13T17:49:00Z">
        <w:r w:rsidR="006E3F3C">
          <w:rPr>
            <w:rFonts w:eastAsia="標楷體"/>
            <w:szCs w:val="22"/>
          </w:rPr>
          <w:t xml:space="preserve"> </w:t>
        </w:r>
      </w:ins>
      <w:ins w:id="85" w:author="user" w:date="2021-12-13T18:11:00Z">
        <w:r w:rsidR="00095523">
          <w:rPr>
            <w:rFonts w:eastAsia="標楷體" w:hint="eastAsia"/>
            <w:szCs w:val="22"/>
          </w:rPr>
          <w:t>Ta</w:t>
        </w:r>
        <w:r w:rsidR="00095523">
          <w:rPr>
            <w:rFonts w:eastAsia="標楷體"/>
            <w:szCs w:val="22"/>
          </w:rPr>
          <w:t>ke the schematic fig.12 for example,</w:t>
        </w:r>
      </w:ins>
      <w:ins w:id="86" w:author="user" w:date="2021-12-14T10:12:00Z">
        <w:r w:rsidR="00FE6496">
          <w:rPr>
            <w:rFonts w:eastAsia="標楷體"/>
            <w:szCs w:val="22"/>
          </w:rPr>
          <w:t xml:space="preserve"> we</w:t>
        </w:r>
      </w:ins>
      <w:ins w:id="87" w:author="user" w:date="2021-12-13T17:49:00Z">
        <w:r w:rsidR="006E3F3C">
          <w:rPr>
            <w:rFonts w:eastAsia="標楷體"/>
            <w:szCs w:val="22"/>
          </w:rPr>
          <w:t xml:space="preserve"> assume</w:t>
        </w:r>
      </w:ins>
      <w:ins w:id="88" w:author="user" w:date="2021-12-14T10:11:00Z">
        <w:r w:rsidR="00A018A4">
          <w:rPr>
            <w:rFonts w:eastAsia="標楷體"/>
            <w:szCs w:val="22"/>
          </w:rPr>
          <w:t>d</w:t>
        </w:r>
      </w:ins>
      <w:ins w:id="89" w:author="user" w:date="2021-12-13T17:49:00Z">
        <w:r w:rsidR="006E3F3C">
          <w:rPr>
            <w:rFonts w:eastAsia="標楷體"/>
            <w:szCs w:val="22"/>
          </w:rPr>
          <w:t xml:space="preserve"> </w:t>
        </w:r>
      </w:ins>
      <w:ins w:id="90" w:author="user" w:date="2021-12-14T10:12:00Z">
        <w:r w:rsidR="00FE6496">
          <w:rPr>
            <w:rFonts w:eastAsia="標楷體"/>
            <w:szCs w:val="22"/>
          </w:rPr>
          <w:t xml:space="preserve">that </w:t>
        </w:r>
      </w:ins>
      <w:ins w:id="91" w:author="user" w:date="2021-12-13T18:13:00Z">
        <w:r w:rsidR="00454D25">
          <w:rPr>
            <w:rFonts w:eastAsia="標楷體"/>
            <w:szCs w:val="22"/>
          </w:rPr>
          <w:t>the influx</w:t>
        </w:r>
      </w:ins>
      <w:ins w:id="92" w:author="user" w:date="2021-12-13T17:49:00Z">
        <w:r w:rsidR="006E3F3C">
          <w:rPr>
            <w:rFonts w:eastAsia="標楷體"/>
            <w:szCs w:val="22"/>
          </w:rPr>
          <w:t xml:space="preserve"> POC</w:t>
        </w:r>
      </w:ins>
      <w:ins w:id="93" w:author="user" w:date="2021-12-13T18:00:00Z">
        <w:r w:rsidR="00FE6496">
          <w:rPr>
            <w:rFonts w:eastAsia="標楷體"/>
            <w:szCs w:val="22"/>
          </w:rPr>
          <w:t xml:space="preserve"> </w:t>
        </w:r>
      </w:ins>
      <w:ins w:id="94" w:author="user" w:date="2021-12-14T10:12:00Z">
        <w:r w:rsidR="00FE6496">
          <w:rPr>
            <w:rFonts w:eastAsia="標楷體"/>
            <w:szCs w:val="22"/>
          </w:rPr>
          <w:t>as</w:t>
        </w:r>
      </w:ins>
      <w:ins w:id="95" w:author="user" w:date="2021-12-13T18:00:00Z">
        <w:r w:rsidR="009013AF">
          <w:rPr>
            <w:rFonts w:eastAsia="標楷體"/>
            <w:szCs w:val="22"/>
          </w:rPr>
          <w:t xml:space="preserve"> a complex assemblage of organic matter derive</w:t>
        </w:r>
      </w:ins>
      <w:ins w:id="96" w:author="user" w:date="2021-12-13T18:01:00Z">
        <w:r w:rsidR="009013AF">
          <w:rPr>
            <w:rFonts w:eastAsia="標楷體"/>
            <w:szCs w:val="22"/>
          </w:rPr>
          <w:t>d from the water column</w:t>
        </w:r>
      </w:ins>
      <w:ins w:id="97" w:author="user" w:date="2021-12-13T18:11:00Z">
        <w:r w:rsidR="003E3177">
          <w:rPr>
            <w:rFonts w:eastAsia="標楷體"/>
            <w:szCs w:val="22"/>
          </w:rPr>
          <w:t xml:space="preserve">, while </w:t>
        </w:r>
      </w:ins>
      <w:ins w:id="98" w:author="user" w:date="2021-12-13T18:12:00Z">
        <w:r w:rsidR="003E3177">
          <w:rPr>
            <w:rFonts w:eastAsia="標楷體"/>
            <w:szCs w:val="22"/>
          </w:rPr>
          <w:t>a portion</w:t>
        </w:r>
      </w:ins>
      <w:ins w:id="99" w:author="user" w:date="2021-12-13T18:13:00Z">
        <w:r w:rsidR="003E3177">
          <w:rPr>
            <w:rFonts w:eastAsia="標楷體"/>
            <w:szCs w:val="22"/>
          </w:rPr>
          <w:t xml:space="preserve"> of </w:t>
        </w:r>
        <w:r w:rsidR="00454D25">
          <w:rPr>
            <w:rFonts w:eastAsia="標楷體"/>
            <w:szCs w:val="22"/>
          </w:rPr>
          <w:t>sediment</w:t>
        </w:r>
      </w:ins>
      <w:ins w:id="100" w:author="user" w:date="2021-12-13T18:18:00Z">
        <w:r w:rsidR="005E31CC">
          <w:rPr>
            <w:rFonts w:eastAsia="標楷體"/>
            <w:szCs w:val="22"/>
          </w:rPr>
          <w:t xml:space="preserve"> flows out the system through the proces</w:t>
        </w:r>
      </w:ins>
      <w:ins w:id="101" w:author="user" w:date="2021-12-13T18:19:00Z">
        <w:r w:rsidR="005E31CC">
          <w:rPr>
            <w:rFonts w:eastAsia="標楷體"/>
            <w:szCs w:val="22"/>
          </w:rPr>
          <w:t xml:space="preserve">s of burial and/or </w:t>
        </w:r>
      </w:ins>
      <w:ins w:id="102" w:author="user" w:date="2021-12-13T18:13:00Z">
        <w:r w:rsidR="00454D25">
          <w:rPr>
            <w:rFonts w:eastAsia="標楷體"/>
            <w:szCs w:val="22"/>
          </w:rPr>
          <w:t>export</w:t>
        </w:r>
      </w:ins>
      <w:ins w:id="103" w:author="user" w:date="2021-12-14T10:12:00Z">
        <w:r w:rsidR="00FE6496">
          <w:rPr>
            <w:rFonts w:eastAsia="標楷體"/>
            <w:szCs w:val="22"/>
          </w:rPr>
          <w:t xml:space="preserve"> (orange flows)</w:t>
        </w:r>
      </w:ins>
      <w:ins w:id="104" w:author="user" w:date="2021-12-13T18:01:00Z">
        <w:r w:rsidR="009013AF">
          <w:rPr>
            <w:rFonts w:eastAsia="標楷體"/>
            <w:szCs w:val="22"/>
          </w:rPr>
          <w:t>. Then</w:t>
        </w:r>
      </w:ins>
      <w:ins w:id="105" w:author="user" w:date="2021-12-13T18:04:00Z">
        <w:r w:rsidR="002E333A">
          <w:rPr>
            <w:rFonts w:eastAsia="標楷體"/>
            <w:szCs w:val="22"/>
          </w:rPr>
          <w:t>, it is assumed that bacteria feed only on</w:t>
        </w:r>
        <w:r w:rsidR="002E333A">
          <w:rPr>
            <w:rFonts w:eastAsia="標楷體" w:hint="eastAsia"/>
            <w:szCs w:val="22"/>
          </w:rPr>
          <w:t xml:space="preserve"> </w:t>
        </w:r>
        <w:r w:rsidR="002E333A">
          <w:rPr>
            <w:rFonts w:eastAsia="標楷體"/>
            <w:szCs w:val="22"/>
          </w:rPr>
          <w:t>detrital O</w:t>
        </w:r>
        <w:r w:rsidR="002E333A">
          <w:rPr>
            <w:rFonts w:eastAsia="標楷體" w:hint="eastAsia"/>
            <w:szCs w:val="22"/>
          </w:rPr>
          <w:t>C</w:t>
        </w:r>
        <w:r w:rsidR="002E333A">
          <w:rPr>
            <w:rFonts w:eastAsia="標楷體"/>
            <w:szCs w:val="22"/>
          </w:rPr>
          <w:t>; meiofauna feeds on bacteria and detrital OC</w:t>
        </w:r>
        <w:r w:rsidR="002E333A">
          <w:rPr>
            <w:rFonts w:eastAsia="標楷體" w:hint="eastAsia"/>
            <w:szCs w:val="22"/>
          </w:rPr>
          <w:t>;</w:t>
        </w:r>
      </w:ins>
      <w:ins w:id="106" w:author="user" w:date="2021-12-13T18:05:00Z">
        <w:r w:rsidR="002E333A">
          <w:rPr>
            <w:rFonts w:eastAsia="標楷體" w:hint="eastAsia"/>
            <w:szCs w:val="22"/>
          </w:rPr>
          <w:t xml:space="preserve"> </w:t>
        </w:r>
        <w:r w:rsidR="002E333A">
          <w:rPr>
            <w:rFonts w:eastAsia="標楷體"/>
            <w:szCs w:val="22"/>
          </w:rPr>
          <w:t>macrofauna feeds on meiofauna, bacteria and detrital OC</w:t>
        </w:r>
      </w:ins>
      <w:ins w:id="107" w:author="user" w:date="2021-12-13T18:07:00Z">
        <w:r w:rsidR="002E333A">
          <w:rPr>
            <w:rFonts w:eastAsia="標楷體"/>
            <w:szCs w:val="22"/>
          </w:rPr>
          <w:t>.</w:t>
        </w:r>
      </w:ins>
      <w:ins w:id="108" w:author="user" w:date="2021-12-13T18:20:00Z">
        <w:r w:rsidR="005E31CC">
          <w:rPr>
            <w:rFonts w:eastAsia="標楷體" w:hint="eastAsia"/>
            <w:szCs w:val="22"/>
          </w:rPr>
          <w:t xml:space="preserve"> </w:t>
        </w:r>
      </w:ins>
      <w:ins w:id="109" w:author="user" w:date="2021-12-14T09:52:00Z">
        <w:r w:rsidR="002911B0">
          <w:rPr>
            <w:rFonts w:eastAsia="標楷體" w:hint="eastAsia"/>
            <w:szCs w:val="22"/>
          </w:rPr>
          <w:t>Th</w:t>
        </w:r>
        <w:r w:rsidR="002911B0">
          <w:rPr>
            <w:rFonts w:eastAsia="標楷體"/>
            <w:szCs w:val="22"/>
          </w:rPr>
          <w:t xml:space="preserve">en, the meiofauna </w:t>
        </w:r>
      </w:ins>
      <w:ins w:id="110" w:author="user" w:date="2021-12-14T09:55:00Z">
        <w:r w:rsidR="002911B0">
          <w:rPr>
            <w:rFonts w:eastAsia="標楷體"/>
            <w:szCs w:val="22"/>
          </w:rPr>
          <w:t xml:space="preserve">will be further divided into selective deposit feeders, non-selective </w:t>
        </w:r>
        <w:r w:rsidR="002911B0" w:rsidRPr="000433C2">
          <w:rPr>
            <w:rFonts w:eastAsia="標楷體"/>
            <w:szCs w:val="22"/>
          </w:rPr>
          <w:t>deposit feed</w:t>
        </w:r>
        <w:r w:rsidR="002911B0">
          <w:rPr>
            <w:rFonts w:eastAsia="標楷體"/>
            <w:szCs w:val="22"/>
          </w:rPr>
          <w:t>ers, epigrowth feeders, and omnivor</w:t>
        </w:r>
      </w:ins>
      <w:ins w:id="111" w:author="user" w:date="2021-12-14T09:59:00Z">
        <w:r w:rsidR="002911B0">
          <w:rPr>
            <w:rFonts w:eastAsia="標楷體"/>
            <w:szCs w:val="22"/>
          </w:rPr>
          <w:t>e</w:t>
        </w:r>
      </w:ins>
      <w:ins w:id="112" w:author="user" w:date="2021-12-14T09:55:00Z">
        <w:r w:rsidR="002911B0">
          <w:rPr>
            <w:rFonts w:eastAsia="標楷體"/>
            <w:szCs w:val="22"/>
          </w:rPr>
          <w:t xml:space="preserve">s/predators </w:t>
        </w:r>
        <w:r w:rsidR="002911B0">
          <w:rPr>
            <w:rFonts w:eastAsia="標楷體"/>
            <w:szCs w:val="22"/>
          </w:rPr>
          <w:fldChar w:fldCharType="begin"/>
        </w:r>
        <w:r w:rsidR="002911B0">
          <w:rPr>
            <w:rFonts w:eastAsia="標楷體"/>
            <w:szCs w:val="22"/>
          </w:rPr>
          <w:instrText xml:space="preserve"> ADDIN ZOTERO_ITEM CSL_CITATION {"citationID":"NDlnHBx5","properties":{"formattedCitation":"(Liao et al., 2020)","plainCitation":"(Liao et al., 2020)","noteIndex":0},"citationItems":[{"id":7318,"uris":["http://zotero.org/users/1268121/items/LUY22CRF"],"uri":["http://zotero.org/users/1268121/items/LUY22CRF"],"itemData":{"id":7318,"type":"article-journal","abstract":"Gaoping Submarine Canyon (GPSC) off southwestern Taiwan is a high energy canyon connected to a small mountain river with extremely high sediment load (~10 kt km-2 y-1). Due to heavy seasonal precipitation (&gt;3000 mm y-1) and high tectonic activity in the region, the GPSC is known for active sediment transport processes and associated submarine geohazards (e.g., submarine cable breaks). More importantly, strong internal tides have been recorded in the GPSC to drive head-ward, bottom-intensified currents, which result in sediment erosion and resuspension in response to the tidal cycles. To understand the effects of extreme physical conditions on marine nematodes, we sampled the surface sediments along the thalweg of upper GPSC and adjacent slope (200-1100 m) using a multicorer in the summer and fall of 2015. We found that the nematode species, functional, trophic diversity and maturity dropped significantly in the GPSC as compared with slope communities, but the nematode abundances were not affected by the adverse conditions in the canyon. The non-selective deposit-feeding, fast colonizing nematodes (e.g., Sabatieria, Daptonema, Axonolaimus, and Metadesmolaimus) dominated the canyon seafloor. In contrast, other species of non-selective deposit feeders (Setosabatieria and Elzalia), epigrowth feeders (Craspodema), omnivores/predators (Paramesacanthion), and other species constituted the diverse nematode assemblages on the slope. We found that the strong bottom currents in the GPSC may depress the local nematode diversity by removing the organic-rich, fine-grained sediments; therefore, only the resilient or fast recovering nematode species could survive and prevail. The high species turnover with depth and between the canyon and slope habitats demonstrates that strong environmental filtering processes were the primary mechanism shaping the nematode community assembly off SW Taiwan. Between the canyon and slope, a considerable contribution of nestedness pattern also indicates some degree of local extinction and dispersal limitation in the dynamic GPSC.","container-title":"Frontiers in Marine Science","DOI":"10.3389/fmars.2020.00591","ISSN":"2296-7745","journalAbbreviation":"Front. Mar. Sci.","language":"English","note":"publisher: Frontiers","source":"Frontiers","title":"Species and Functional Diversity of Deep-Sea Nematodes in a High Energy Submarine Canyon","URL":"https://www.frontiersin.org/articles/10.3389/fmars.2020.00591/full?&amp;utm_source=Email_to_authors_&amp;utm_medium=Email&amp;utm_content=T1_11.5e1_author&amp;utm_campaign=Email_publication&amp;field=&amp;journalName=Frontiers_in_Marine_Science&amp;id=520186","volume":"7","author":[{"family":"Liao","given":"Jian-Xiang"},{"family":"Wei","given":"Chih-Lin"},{"family":"Yasuhara","given":"Moriaki"}],"accessed":{"date-parts":[["2020",7,21]]},"issued":{"date-parts":[["2020"]]}}}],"schema":"https://github.com/citation-style-language/schema/raw/master/csl-citation.json"} </w:instrText>
        </w:r>
        <w:r w:rsidR="002911B0">
          <w:rPr>
            <w:rFonts w:eastAsia="標楷體"/>
            <w:szCs w:val="22"/>
          </w:rPr>
          <w:fldChar w:fldCharType="separate"/>
        </w:r>
        <w:r w:rsidR="002911B0" w:rsidRPr="000433C2">
          <w:t>(Liao et al., 2020)</w:t>
        </w:r>
        <w:r w:rsidR="002911B0">
          <w:rPr>
            <w:rFonts w:eastAsia="標楷體"/>
            <w:szCs w:val="22"/>
          </w:rPr>
          <w:fldChar w:fldCharType="end"/>
        </w:r>
        <w:r w:rsidR="002911B0">
          <w:rPr>
            <w:rFonts w:eastAsia="標楷體"/>
            <w:szCs w:val="22"/>
          </w:rPr>
          <w:t xml:space="preserve">, and </w:t>
        </w:r>
      </w:ins>
      <w:ins w:id="113" w:author="user" w:date="2021-12-14T10:03:00Z">
        <w:r w:rsidR="007359CE">
          <w:rPr>
            <w:rFonts w:eastAsia="標楷體"/>
            <w:szCs w:val="22"/>
          </w:rPr>
          <w:t>t</w:t>
        </w:r>
      </w:ins>
      <w:ins w:id="114" w:author="user" w:date="2021-12-14T09:55:00Z">
        <w:r w:rsidR="002911B0">
          <w:rPr>
            <w:rFonts w:eastAsia="標楷體"/>
            <w:szCs w:val="22"/>
          </w:rPr>
          <w:t xml:space="preserve">he macrofauna stocks will be divided into </w:t>
        </w:r>
        <w:r w:rsidR="002911B0" w:rsidRPr="000433C2">
          <w:rPr>
            <w:rFonts w:eastAsia="標楷體"/>
            <w:szCs w:val="22"/>
          </w:rPr>
          <w:t>surface deposit-feed</w:t>
        </w:r>
        <w:r w:rsidR="002911B0">
          <w:rPr>
            <w:rFonts w:eastAsia="標楷體"/>
            <w:szCs w:val="22"/>
          </w:rPr>
          <w:t xml:space="preserve">ers, </w:t>
        </w:r>
        <w:r w:rsidR="002911B0" w:rsidRPr="000433C2">
          <w:rPr>
            <w:rFonts w:eastAsia="標楷體"/>
            <w:szCs w:val="22"/>
          </w:rPr>
          <w:t>deposit-feed</w:t>
        </w:r>
        <w:r w:rsidR="002911B0">
          <w:rPr>
            <w:rFonts w:eastAsia="標楷體"/>
            <w:szCs w:val="22"/>
          </w:rPr>
          <w:t>ers</w:t>
        </w:r>
        <w:r w:rsidR="002911B0" w:rsidRPr="000433C2">
          <w:rPr>
            <w:rFonts w:eastAsia="標楷體"/>
            <w:szCs w:val="22"/>
          </w:rPr>
          <w:t>, suspension-feed</w:t>
        </w:r>
        <w:r w:rsidR="002911B0">
          <w:rPr>
            <w:rFonts w:eastAsia="標楷體"/>
            <w:szCs w:val="22"/>
          </w:rPr>
          <w:t>ers</w:t>
        </w:r>
        <w:r w:rsidR="002911B0" w:rsidRPr="000433C2">
          <w:rPr>
            <w:rFonts w:eastAsia="標楷體"/>
            <w:szCs w:val="22"/>
          </w:rPr>
          <w:t xml:space="preserve">, </w:t>
        </w:r>
        <w:r w:rsidR="002911B0">
          <w:rPr>
            <w:rFonts w:eastAsia="標楷體"/>
            <w:szCs w:val="22"/>
          </w:rPr>
          <w:t>and predators</w:t>
        </w:r>
        <w:r w:rsidR="002911B0" w:rsidRPr="000433C2">
          <w:rPr>
            <w:rFonts w:eastAsia="標楷體"/>
            <w:szCs w:val="22"/>
          </w:rPr>
          <w:t>+scaveng</w:t>
        </w:r>
        <w:r w:rsidR="002911B0">
          <w:rPr>
            <w:rFonts w:eastAsia="標楷體"/>
            <w:szCs w:val="22"/>
          </w:rPr>
          <w:t>ers</w:t>
        </w:r>
        <w:r w:rsidR="002911B0">
          <w:rPr>
            <w:rFonts w:eastAsia="標楷體" w:hint="eastAsia"/>
            <w:szCs w:val="22"/>
          </w:rPr>
          <w:t xml:space="preserve"> </w:t>
        </w:r>
        <w:r w:rsidR="002911B0">
          <w:rPr>
            <w:rFonts w:eastAsia="標楷體"/>
            <w:szCs w:val="22"/>
          </w:rPr>
          <w:fldChar w:fldCharType="begin"/>
        </w:r>
        <w:r w:rsidR="002911B0">
          <w:rPr>
            <w:rFonts w:eastAsia="標楷體"/>
            <w:szCs w:val="22"/>
          </w:rPr>
          <w:instrText xml:space="preserve"> ADDIN ZOTERO_ITEM CSL_CITATION {"citationID":"7MGc7dU6","properties":{"formattedCitation":"(Chen, 2018)","plainCitation":"(Chen, 2018)","noteIndex":0},"citationItems":[{"id":6243,"uris":["http://zotero.org/users/1268121/items/LPRZED9T"],"uri":["http://zotero.org/users/1268121/items/LPRZED9T"],"itemData":{"id":6243,"type":"thesis","event-place":"Taipei, Taiwan","publisher":"National Taiwan University","publisher-place":"Taipei, Taiwan","title":"Taxonomic and Functional Diversity of Deep-sea Poly-chaetes in the Gaoping Submarine Canyon (SW Taiwan Margin)","author":[{"family":"Chen","given":"Hsiao-Chien"}],"issued":{"date-parts":[["2018"]]}}}],"schema":"https://github.com/citation-style-language/schema/raw/master/csl-citation.json"} </w:instrText>
        </w:r>
        <w:r w:rsidR="002911B0">
          <w:rPr>
            <w:rFonts w:eastAsia="標楷體"/>
            <w:szCs w:val="22"/>
          </w:rPr>
          <w:fldChar w:fldCharType="separate"/>
        </w:r>
        <w:r w:rsidR="002911B0" w:rsidRPr="000433C2">
          <w:t>(Chen, 2018)</w:t>
        </w:r>
        <w:r w:rsidR="002911B0">
          <w:rPr>
            <w:rFonts w:eastAsia="標楷體"/>
            <w:szCs w:val="22"/>
          </w:rPr>
          <w:fldChar w:fldCharType="end"/>
        </w:r>
        <w:r w:rsidR="002911B0">
          <w:rPr>
            <w:rFonts w:eastAsia="標楷體"/>
            <w:szCs w:val="22"/>
          </w:rPr>
          <w:t>.</w:t>
        </w:r>
      </w:ins>
      <w:ins w:id="115" w:author="user" w:date="2021-12-14T09:59:00Z">
        <w:r w:rsidR="002911B0">
          <w:rPr>
            <w:rFonts w:eastAsia="標楷體"/>
            <w:szCs w:val="22"/>
          </w:rPr>
          <w:t xml:space="preserve"> </w:t>
        </w:r>
      </w:ins>
      <w:ins w:id="116" w:author="user" w:date="2021-12-15T15:05:00Z">
        <w:r w:rsidR="002E64E1">
          <w:rPr>
            <w:rFonts w:eastAsia="標楷體" w:hint="eastAsia"/>
            <w:szCs w:val="22"/>
          </w:rPr>
          <w:t>Mo</w:t>
        </w:r>
        <w:r w:rsidR="002E64E1">
          <w:rPr>
            <w:rFonts w:eastAsia="標楷體"/>
            <w:szCs w:val="22"/>
          </w:rPr>
          <w:t>reover, i</w:t>
        </w:r>
      </w:ins>
      <w:ins w:id="117" w:author="user" w:date="2021-12-14T10:00:00Z">
        <w:r w:rsidR="002911B0">
          <w:rPr>
            <w:rFonts w:eastAsia="標楷體"/>
            <w:szCs w:val="22"/>
          </w:rPr>
          <w:t>t is presumed that t</w:t>
        </w:r>
      </w:ins>
      <w:ins w:id="118" w:author="user" w:date="2021-12-14T09:59:00Z">
        <w:r w:rsidR="002911B0">
          <w:rPr>
            <w:rFonts w:eastAsia="標楷體"/>
            <w:szCs w:val="22"/>
          </w:rPr>
          <w:t xml:space="preserve">he predators of each </w:t>
        </w:r>
      </w:ins>
      <w:ins w:id="119" w:author="user" w:date="2021-12-14T10:00:00Z">
        <w:r w:rsidR="002911B0">
          <w:rPr>
            <w:rFonts w:eastAsia="標楷體"/>
            <w:szCs w:val="22"/>
          </w:rPr>
          <w:t xml:space="preserve">size class prey on organisms of </w:t>
        </w:r>
      </w:ins>
      <w:ins w:id="120" w:author="user" w:date="2021-12-14T10:02:00Z">
        <w:r w:rsidR="007359CE">
          <w:rPr>
            <w:rFonts w:eastAsia="標楷體"/>
            <w:szCs w:val="22"/>
          </w:rPr>
          <w:t>the same and smaller size classes.</w:t>
        </w:r>
      </w:ins>
      <w:ins w:id="121" w:author="user" w:date="2021-12-14T10:03:00Z">
        <w:r w:rsidR="007359CE">
          <w:rPr>
            <w:rFonts w:eastAsia="標楷體" w:hint="eastAsia"/>
            <w:szCs w:val="22"/>
          </w:rPr>
          <w:t xml:space="preserve"> </w:t>
        </w:r>
        <w:r w:rsidR="007359CE">
          <w:rPr>
            <w:rFonts w:eastAsia="標楷體"/>
            <w:szCs w:val="22"/>
          </w:rPr>
          <w:t>The grey flows</w:t>
        </w:r>
      </w:ins>
      <w:ins w:id="122" w:author="user" w:date="2021-12-14T10:04:00Z">
        <w:r w:rsidR="002B66F5">
          <w:rPr>
            <w:rFonts w:eastAsia="標楷體"/>
            <w:szCs w:val="22"/>
          </w:rPr>
          <w:t xml:space="preserve"> indicate th</w:t>
        </w:r>
      </w:ins>
      <w:ins w:id="123" w:author="user" w:date="2021-12-14T10:05:00Z">
        <w:r w:rsidR="002B66F5">
          <w:rPr>
            <w:rFonts w:eastAsia="標楷體"/>
            <w:szCs w:val="22"/>
          </w:rPr>
          <w:t xml:space="preserve">e loss of carbon </w:t>
        </w:r>
      </w:ins>
      <w:ins w:id="124" w:author="user" w:date="2021-12-14T10:06:00Z">
        <w:r w:rsidR="002B66F5">
          <w:rPr>
            <w:rFonts w:eastAsia="標楷體"/>
            <w:szCs w:val="22"/>
          </w:rPr>
          <w:t>as the</w:t>
        </w:r>
      </w:ins>
      <w:ins w:id="125" w:author="user" w:date="2021-12-14T10:05:00Z">
        <w:r w:rsidR="002B66F5">
          <w:rPr>
            <w:rFonts w:eastAsia="標楷體"/>
            <w:szCs w:val="22"/>
          </w:rPr>
          <w:t xml:space="preserve"> feces and </w:t>
        </w:r>
      </w:ins>
      <w:ins w:id="126" w:author="user" w:date="2021-12-14T10:06:00Z">
        <w:r w:rsidR="002B66F5">
          <w:rPr>
            <w:rFonts w:eastAsia="標楷體"/>
            <w:szCs w:val="22"/>
          </w:rPr>
          <w:t xml:space="preserve">as </w:t>
        </w:r>
        <w:r w:rsidR="00AD1E64">
          <w:rPr>
            <w:rFonts w:eastAsia="標楷體" w:hint="eastAsia"/>
            <w:szCs w:val="22"/>
          </w:rPr>
          <w:t>c</w:t>
        </w:r>
        <w:r w:rsidR="00AD1E64">
          <w:rPr>
            <w:rFonts w:eastAsia="標楷體"/>
            <w:szCs w:val="22"/>
          </w:rPr>
          <w:t>onsume</w:t>
        </w:r>
        <w:r w:rsidR="002B66F5">
          <w:rPr>
            <w:rFonts w:eastAsia="標楷體"/>
            <w:szCs w:val="22"/>
          </w:rPr>
          <w:t xml:space="preserve">d by benthopelagic/pelagic </w:t>
        </w:r>
        <w:r w:rsidR="00AD1E64">
          <w:rPr>
            <w:rFonts w:eastAsia="標楷體"/>
            <w:szCs w:val="22"/>
          </w:rPr>
          <w:t>predators</w:t>
        </w:r>
      </w:ins>
      <w:ins w:id="127" w:author="user" w:date="2021-12-14T10:10:00Z">
        <w:r w:rsidR="00A018A4">
          <w:rPr>
            <w:rFonts w:eastAsia="標楷體" w:hint="eastAsia"/>
            <w:szCs w:val="22"/>
          </w:rPr>
          <w:t xml:space="preserve"> (</w:t>
        </w:r>
        <w:r w:rsidR="00A018A4">
          <w:rPr>
            <w:rFonts w:eastAsia="標楷體"/>
            <w:szCs w:val="22"/>
          </w:rPr>
          <w:t>fig. 12)</w:t>
        </w:r>
      </w:ins>
      <w:ins w:id="128" w:author="user" w:date="2021-12-14T10:06:00Z">
        <w:r w:rsidR="002B66F5">
          <w:rPr>
            <w:rFonts w:eastAsia="標楷體"/>
            <w:szCs w:val="22"/>
          </w:rPr>
          <w:t>.</w:t>
        </w:r>
      </w:ins>
      <w:ins w:id="129" w:author="user" w:date="2021-12-15T17:24:00Z">
        <w:r w:rsidR="00451029">
          <w:rPr>
            <w:rFonts w:eastAsia="標楷體"/>
            <w:szCs w:val="22"/>
          </w:rPr>
          <w:t xml:space="preserve"> In this LIM model, the compartm</w:t>
        </w:r>
      </w:ins>
      <w:ins w:id="130" w:author="user" w:date="2021-12-15T17:25:00Z">
        <w:r w:rsidR="00451029">
          <w:rPr>
            <w:rFonts w:eastAsia="標楷體"/>
            <w:szCs w:val="22"/>
          </w:rPr>
          <w:t>ents with orange color are part of the food web model, whereas compartments with blue color were only consider</w:t>
        </w:r>
      </w:ins>
      <w:ins w:id="131" w:author="user" w:date="2021-12-15T17:26:00Z">
        <w:r w:rsidR="00451029">
          <w:rPr>
            <w:rFonts w:eastAsia="標楷體"/>
            <w:szCs w:val="22"/>
          </w:rPr>
          <w:t>ed as carbon influx or efflux, but were not directly modeled.</w:t>
        </w:r>
      </w:ins>
      <w:ins w:id="132" w:author="user" w:date="2021-12-16T13:58:00Z">
        <w:r w:rsidR="00493622" w:rsidRPr="00493622">
          <w:rPr>
            <w:rFonts w:eastAsia="標楷體"/>
            <w:noProof/>
            <w:szCs w:val="22"/>
          </w:rPr>
          <w:t xml:space="preserve"> </w:t>
        </w:r>
      </w:ins>
    </w:p>
    <w:p w:rsidR="00451029" w:rsidRDefault="00451029">
      <w:pPr>
        <w:spacing w:before="120" w:after="120" w:line="276" w:lineRule="auto"/>
        <w:ind w:firstLineChars="200" w:firstLine="480"/>
        <w:rPr>
          <w:ins w:id="133" w:author="user" w:date="2021-12-16T15:16:00Z"/>
          <w:rFonts w:eastAsia="標楷體"/>
          <w:szCs w:val="22"/>
        </w:rPr>
        <w:pPrChange w:id="134"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35" w:author="user" w:date="2021-12-16T15:16:00Z"/>
          <w:rFonts w:eastAsia="標楷體"/>
          <w:szCs w:val="22"/>
        </w:rPr>
        <w:pPrChange w:id="136"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37" w:author="user" w:date="2021-12-16T15:16:00Z"/>
          <w:rFonts w:eastAsia="標楷體"/>
          <w:szCs w:val="22"/>
        </w:rPr>
        <w:pPrChange w:id="138"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39" w:author="user" w:date="2021-12-16T15:16:00Z"/>
          <w:rFonts w:eastAsia="標楷體"/>
          <w:szCs w:val="22"/>
        </w:rPr>
        <w:pPrChange w:id="140"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41" w:author="user" w:date="2021-12-16T15:16:00Z"/>
          <w:rFonts w:eastAsia="標楷體"/>
          <w:szCs w:val="22"/>
        </w:rPr>
        <w:pPrChange w:id="142"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43" w:author="user" w:date="2021-12-16T15:16:00Z"/>
          <w:rFonts w:eastAsia="標楷體"/>
          <w:szCs w:val="22"/>
        </w:rPr>
        <w:pPrChange w:id="144"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45" w:author="user" w:date="2021-12-16T15:16:00Z"/>
          <w:rFonts w:eastAsia="標楷體"/>
          <w:szCs w:val="22"/>
        </w:rPr>
        <w:pPrChange w:id="146"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47" w:author="user" w:date="2021-12-16T15:16:00Z"/>
          <w:rFonts w:eastAsia="標楷體"/>
          <w:szCs w:val="22"/>
        </w:rPr>
        <w:pPrChange w:id="148" w:author="user" w:date="2021-12-16T15:15:00Z">
          <w:pPr>
            <w:spacing w:before="120" w:after="120" w:line="276" w:lineRule="auto"/>
            <w:jc w:val="center"/>
          </w:pPr>
        </w:pPrChange>
      </w:pPr>
    </w:p>
    <w:p w:rsidR="008A6B9D" w:rsidRDefault="008A6B9D">
      <w:pPr>
        <w:spacing w:before="120" w:after="120" w:line="276" w:lineRule="auto"/>
        <w:ind w:firstLineChars="200" w:firstLine="480"/>
        <w:rPr>
          <w:ins w:id="149" w:author="user" w:date="2021-12-15T17:27:00Z"/>
          <w:rFonts w:eastAsia="標楷體"/>
          <w:szCs w:val="22"/>
        </w:rPr>
        <w:pPrChange w:id="150" w:author="user" w:date="2021-12-16T15:15:00Z">
          <w:pPr>
            <w:spacing w:before="120" w:after="120" w:line="276" w:lineRule="auto"/>
            <w:jc w:val="center"/>
          </w:pPr>
        </w:pPrChange>
      </w:pPr>
    </w:p>
    <w:p w:rsidR="00FE13C7" w:rsidDel="00FE6496" w:rsidRDefault="00FE13C7">
      <w:pPr>
        <w:spacing w:before="120" w:after="120" w:line="276" w:lineRule="auto"/>
        <w:ind w:firstLine="450"/>
        <w:jc w:val="center"/>
        <w:rPr>
          <w:del w:id="151" w:author="user" w:date="2021-12-14T10:14:00Z"/>
          <w:rFonts w:eastAsia="標楷體"/>
          <w:szCs w:val="22"/>
        </w:rPr>
        <w:pPrChange w:id="152" w:author="user" w:date="2021-12-16T13:58:00Z">
          <w:pPr>
            <w:spacing w:before="120" w:after="120" w:line="276" w:lineRule="auto"/>
            <w:ind w:firstLine="450"/>
            <w:jc w:val="both"/>
          </w:pPr>
        </w:pPrChange>
      </w:pPr>
      <w:del w:id="153" w:author="user" w:date="2021-12-13T18:05:00Z">
        <w:r w:rsidDel="002E333A">
          <w:rPr>
            <w:rFonts w:eastAsia="標楷體"/>
            <w:szCs w:val="22"/>
          </w:rPr>
          <w:delText xml:space="preserve">We assume that bacteria </w:delText>
        </w:r>
        <w:r w:rsidRPr="00DE4B73" w:rsidDel="002E333A">
          <w:rPr>
            <w:rFonts w:eastAsia="標楷體"/>
            <w:noProof/>
            <w:szCs w:val="22"/>
          </w:rPr>
          <w:delText>feed</w:delText>
        </w:r>
        <w:r w:rsidDel="002E333A">
          <w:rPr>
            <w:rFonts w:eastAsia="標楷體"/>
            <w:szCs w:val="22"/>
          </w:rPr>
          <w:delText xml:space="preserve"> on</w:delText>
        </w:r>
      </w:del>
      <w:del w:id="154" w:author="user" w:date="2021-12-13T18:04:00Z">
        <w:r w:rsidDel="002E333A">
          <w:rPr>
            <w:rFonts w:eastAsia="標楷體"/>
            <w:szCs w:val="22"/>
          </w:rPr>
          <w:delText xml:space="preserve"> detrital OC</w:delText>
        </w:r>
      </w:del>
      <w:del w:id="155" w:author="user" w:date="2021-12-13T18:05:00Z">
        <w:r w:rsidDel="002E333A">
          <w:rPr>
            <w:rFonts w:eastAsia="標楷體"/>
            <w:szCs w:val="22"/>
          </w:rPr>
          <w:delText>;</w:delText>
        </w:r>
      </w:del>
      <w:del w:id="156" w:author="user" w:date="2021-12-13T18:04:00Z">
        <w:r w:rsidDel="002E333A">
          <w:rPr>
            <w:rFonts w:eastAsia="標楷體"/>
            <w:szCs w:val="22"/>
          </w:rPr>
          <w:delText xml:space="preserve"> meiofauna feeds on bacteria and detrital OC</w:delText>
        </w:r>
      </w:del>
      <w:del w:id="157" w:author="user" w:date="2021-12-13T18:05:00Z">
        <w:r w:rsidDel="002E333A">
          <w:rPr>
            <w:rFonts w:eastAsia="標楷體"/>
            <w:szCs w:val="22"/>
          </w:rPr>
          <w:delText xml:space="preserve">; macrofauna feeds on meiofauna, bacteria, </w:delText>
        </w:r>
        <w:r w:rsidRPr="00DE4B73" w:rsidDel="002E333A">
          <w:rPr>
            <w:rFonts w:eastAsia="標楷體"/>
            <w:noProof/>
            <w:szCs w:val="22"/>
          </w:rPr>
          <w:delText>and</w:delText>
        </w:r>
        <w:r w:rsidDel="002E333A">
          <w:rPr>
            <w:rFonts w:eastAsia="標楷體"/>
            <w:szCs w:val="22"/>
          </w:rPr>
          <w:delText xml:space="preserve"> detrital OC; </w:delText>
        </w:r>
      </w:del>
      <w:del w:id="158" w:author="user" w:date="2021-12-13T18:24:00Z">
        <w:r w:rsidDel="006E436D">
          <w:rPr>
            <w:rFonts w:eastAsia="標楷體"/>
            <w:szCs w:val="22"/>
          </w:rPr>
          <w:delText>consumption of detrital OC is equal to the inputs</w:delText>
        </w:r>
        <w:r w:rsidDel="006E436D">
          <w:rPr>
            <w:rFonts w:eastAsia="標楷體" w:hint="eastAsia"/>
            <w:szCs w:val="22"/>
          </w:rPr>
          <w:delText xml:space="preserve"> (Fig. </w:delText>
        </w:r>
        <w:r w:rsidDel="006E436D">
          <w:rPr>
            <w:rFonts w:eastAsia="標楷體"/>
            <w:szCs w:val="22"/>
          </w:rPr>
          <w:delText xml:space="preserve">12). </w:delText>
        </w:r>
      </w:del>
      <w:del w:id="159" w:author="user" w:date="2021-12-14T10:13:00Z">
        <w:r w:rsidDel="00FE6496">
          <w:rPr>
            <w:rFonts w:eastAsia="標楷體"/>
            <w:szCs w:val="22"/>
          </w:rPr>
          <w:delText>The meiofauna stocks will be divided into</w:delText>
        </w:r>
      </w:del>
      <w:del w:id="160" w:author="user" w:date="2021-12-14T09:55:00Z">
        <w:r w:rsidDel="002911B0">
          <w:rPr>
            <w:rFonts w:eastAsia="標楷體" w:hint="eastAsia"/>
            <w:szCs w:val="22"/>
          </w:rPr>
          <w:delText xml:space="preserve"> </w:delText>
        </w:r>
        <w:r w:rsidDel="002911B0">
          <w:rPr>
            <w:rFonts w:eastAsia="標楷體"/>
            <w:szCs w:val="22"/>
          </w:rPr>
          <w:delText xml:space="preserve">selective deposit feeders, non-selective </w:delText>
        </w:r>
        <w:r w:rsidRPr="000433C2" w:rsidDel="002911B0">
          <w:rPr>
            <w:rFonts w:eastAsia="標楷體"/>
            <w:szCs w:val="22"/>
          </w:rPr>
          <w:delText>deposit feed</w:delText>
        </w:r>
        <w:r w:rsidDel="002911B0">
          <w:rPr>
            <w:rFonts w:eastAsia="標楷體"/>
            <w:szCs w:val="22"/>
          </w:rPr>
          <w:delText xml:space="preserve">ers, epigrowth feeders, and omnivors/predators </w:delText>
        </w:r>
        <w:r w:rsidDel="002911B0">
          <w:rPr>
            <w:rFonts w:eastAsia="標楷體"/>
            <w:szCs w:val="22"/>
          </w:rPr>
          <w:fldChar w:fldCharType="begin"/>
        </w:r>
        <w:r w:rsidDel="002911B0">
          <w:rPr>
            <w:rFonts w:eastAsia="標楷體"/>
            <w:szCs w:val="22"/>
          </w:rPr>
          <w:delInstrText xml:space="preserve"> ADDIN ZOTERO_ITEM CSL_CITATION {"citationID":"NDlnHBx5","properties":{"formattedCitation":"(Liao et al., 2020)","plainCitation":"(Liao et al., 2020)","noteIndex":0},"citationItems":[{"id":7318,"uris":["http://zotero.org/users/1268121/items/LUY22CRF"],"uri":["http://zotero.org/users/1268121/items/LUY22CRF"],"itemData":{"id":7318,"type":"article-journal","abstract":"Gaoping Submarine Canyon (GPSC) off southwestern Taiwan is a high energy canyon connected to a small mountain river with extremely high sediment load (~10 kt km-2 y-1). Due to heavy seasonal precipitation (&gt;3000 mm y-1) and high tectonic activity in the region, the GPSC is known for active sediment transport processes and associated submarine geohazards (e.g., submarine cable breaks). More importantly, strong internal tides have been recorded in the GPSC to drive head-ward, bottom-intensified currents, which result in sediment erosion and resuspension in response to the tidal cycles. To understand the effects of extreme physical conditions on marine nematodes, we sampled the surface sediments along the thalweg of upper GPSC and adjacent slope (200-1100 m) using a multicorer in the summer and fall of 2015. We found that the nematode species, functional, trophic diversity and maturity dropped significantly in the GPSC as compared with slope communities, but the nematode abundances were not affected by the adverse conditions in the canyon. The non-selective deposit-feeding, fast colonizing nematodes (e.g., Sabatieria, Daptonema, Axonolaimus, and Metadesmolaimus) dominated the canyon seafloor. In contrast, other species of non-selective deposit feeders (Setosabatieria and Elzalia), epigrowth feeders (Craspodema), omnivores/predators (Paramesacanthion), and other species constituted the diverse nematode assemblages on the slope. We found that the strong bottom currents in the GPSC may depress the local nematode diversity by removing the organic-rich, fine-grained sediments; therefore, only the resilient or fast recovering nematode species could survive and prevail. The high species turnover with depth and between the canyon and slope habitats demonstrates that strong environmental filtering processes were the primary mechanism shaping the nematode community assembly off SW Taiwan. Between the canyon and slope, a considerable contribution of nestedness pattern also indicates some degree of local extinction and dispersal limitation in the dynamic GPSC.","container-title":"Frontiers in Marine Science","DOI":"10.3389/fmars.2020.00591","ISSN":"2296-7745","journalAbbreviation":"Front. Mar. Sci.","language":"English","note":"publisher: Frontiers","source":"Frontiers","title":"Species and Functional Diversity of Deep-Sea Nematodes in a High Energy Submarine Canyon","URL":"https://www.frontiersin.org/articles/10.3389/fmars.2020.00591/full?&amp;utm_source=Email_to_authors_&amp;utm_medium=Email&amp;utm_content=T1_11.5e1_author&amp;utm_campaign=Email_publication&amp;field=&amp;journalName=Frontiers_in_Marine_Science&amp;id=520186","volume":"7","author":[{"family":"Liao","given":"Jian-Xiang"},{"family":"Wei","given":"Chih-Lin"},{"family":"Yasuhara","given":"Moriaki"}],"accessed":{"date-parts":[["2020",7,21]]},"issued":{"date-parts":[["2020"]]}}}],"schema":"https://github.com/citation-style-language/schema/raw/master/csl-citation.json"} </w:delInstrText>
        </w:r>
        <w:r w:rsidDel="002911B0">
          <w:rPr>
            <w:rFonts w:eastAsia="標楷體"/>
            <w:szCs w:val="22"/>
          </w:rPr>
          <w:fldChar w:fldCharType="separate"/>
        </w:r>
        <w:r w:rsidRPr="000433C2" w:rsidDel="002911B0">
          <w:delText>(Liao et al., 2020)</w:delText>
        </w:r>
        <w:r w:rsidDel="002911B0">
          <w:rPr>
            <w:rFonts w:eastAsia="標楷體"/>
            <w:szCs w:val="22"/>
          </w:rPr>
          <w:fldChar w:fldCharType="end"/>
        </w:r>
        <w:r w:rsidDel="002911B0">
          <w:rPr>
            <w:rFonts w:eastAsia="標楷體"/>
            <w:szCs w:val="22"/>
          </w:rPr>
          <w:delText>.</w:delText>
        </w:r>
      </w:del>
      <w:del w:id="161" w:author="user" w:date="2021-12-14T10:13:00Z">
        <w:r w:rsidDel="00FE6496">
          <w:rPr>
            <w:rFonts w:eastAsia="標楷體"/>
            <w:szCs w:val="22"/>
          </w:rPr>
          <w:delText xml:space="preserve">  </w:delText>
        </w:r>
      </w:del>
      <w:del w:id="162" w:author="user" w:date="2021-12-14T09:55:00Z">
        <w:r w:rsidDel="002911B0">
          <w:rPr>
            <w:rFonts w:eastAsia="標楷體"/>
            <w:szCs w:val="22"/>
          </w:rPr>
          <w:delText xml:space="preserve">The macrofauna stocks will be divided into </w:delText>
        </w:r>
        <w:r w:rsidRPr="000433C2" w:rsidDel="002911B0">
          <w:rPr>
            <w:rFonts w:eastAsia="標楷體"/>
            <w:szCs w:val="22"/>
          </w:rPr>
          <w:delText>surface deposit-feed</w:delText>
        </w:r>
        <w:r w:rsidDel="002911B0">
          <w:rPr>
            <w:rFonts w:eastAsia="標楷體"/>
            <w:szCs w:val="22"/>
          </w:rPr>
          <w:delText xml:space="preserve">ers, </w:delText>
        </w:r>
        <w:r w:rsidRPr="000433C2" w:rsidDel="002911B0">
          <w:rPr>
            <w:rFonts w:eastAsia="標楷體"/>
            <w:szCs w:val="22"/>
          </w:rPr>
          <w:delText>deposit-feed</w:delText>
        </w:r>
        <w:r w:rsidDel="002911B0">
          <w:rPr>
            <w:rFonts w:eastAsia="標楷體"/>
            <w:szCs w:val="22"/>
          </w:rPr>
          <w:delText>ers</w:delText>
        </w:r>
        <w:r w:rsidRPr="000433C2" w:rsidDel="002911B0">
          <w:rPr>
            <w:rFonts w:eastAsia="標楷體"/>
            <w:szCs w:val="22"/>
          </w:rPr>
          <w:delText>, suspension-feed</w:delText>
        </w:r>
        <w:r w:rsidDel="002911B0">
          <w:rPr>
            <w:rFonts w:eastAsia="標楷體"/>
            <w:szCs w:val="22"/>
          </w:rPr>
          <w:delText>ers</w:delText>
        </w:r>
        <w:r w:rsidRPr="000433C2" w:rsidDel="002911B0">
          <w:rPr>
            <w:rFonts w:eastAsia="標楷體"/>
            <w:szCs w:val="22"/>
          </w:rPr>
          <w:delText xml:space="preserve">, </w:delText>
        </w:r>
        <w:r w:rsidDel="002911B0">
          <w:rPr>
            <w:rFonts w:eastAsia="標楷體"/>
            <w:szCs w:val="22"/>
          </w:rPr>
          <w:delText>and predators</w:delText>
        </w:r>
        <w:r w:rsidRPr="000433C2" w:rsidDel="002911B0">
          <w:rPr>
            <w:rFonts w:eastAsia="標楷體"/>
            <w:szCs w:val="22"/>
          </w:rPr>
          <w:delText>+scaveng</w:delText>
        </w:r>
        <w:r w:rsidDel="002911B0">
          <w:rPr>
            <w:rFonts w:eastAsia="標楷體"/>
            <w:szCs w:val="22"/>
          </w:rPr>
          <w:delText>ers</w:delText>
        </w:r>
        <w:r w:rsidDel="002911B0">
          <w:rPr>
            <w:rFonts w:eastAsia="標楷體" w:hint="eastAsia"/>
            <w:szCs w:val="22"/>
          </w:rPr>
          <w:delText xml:space="preserve"> </w:delText>
        </w:r>
        <w:r w:rsidDel="002911B0">
          <w:rPr>
            <w:rFonts w:eastAsia="標楷體"/>
            <w:szCs w:val="22"/>
          </w:rPr>
          <w:fldChar w:fldCharType="begin"/>
        </w:r>
        <w:r w:rsidDel="002911B0">
          <w:rPr>
            <w:rFonts w:eastAsia="標楷體"/>
            <w:szCs w:val="22"/>
          </w:rPr>
          <w:delInstrText xml:space="preserve"> ADDIN ZOTERO_ITEM CSL_CITATION {"citationID":"7MGc7dU6","properties":{"formattedCitation":"(Chen, 2018)","plainCitation":"(Chen, 2018)","noteIndex":0},"citationItems":[{"id":6243,"uris":["http://zotero.org/users/1268121/items/LPRZED9T"],"uri":["http://zotero.org/users/1268121/items/LPRZED9T"],"itemData":{"id":6243,"type":"thesis","event-place":"Taipei, Taiwan","publisher":"National Taiwan University","publisher-place":"Taipei, Taiwan","title":"Taxonomic and Functional Diversity of Deep-sea Poly-chaetes in the Gaoping Submarine Canyon (SW Taiwan Margin)","author":[{"family":"Chen","given":"Hsiao-Chien"}],"issued":{"date-parts":[["2018"]]}}}],"schema":"https://github.com/citation-style-language/schema/raw/master/csl-citation.json"} </w:delInstrText>
        </w:r>
        <w:r w:rsidDel="002911B0">
          <w:rPr>
            <w:rFonts w:eastAsia="標楷體"/>
            <w:szCs w:val="22"/>
          </w:rPr>
          <w:fldChar w:fldCharType="separate"/>
        </w:r>
        <w:r w:rsidRPr="000433C2" w:rsidDel="002911B0">
          <w:delText>(Chen, 2018)</w:delText>
        </w:r>
        <w:r w:rsidDel="002911B0">
          <w:rPr>
            <w:rFonts w:eastAsia="標楷體"/>
            <w:szCs w:val="22"/>
          </w:rPr>
          <w:fldChar w:fldCharType="end"/>
        </w:r>
        <w:r w:rsidDel="002911B0">
          <w:rPr>
            <w:rFonts w:eastAsia="標楷體"/>
            <w:szCs w:val="22"/>
          </w:rPr>
          <w:delText>.</w:delText>
        </w:r>
      </w:del>
      <w:del w:id="163" w:author="user" w:date="2021-12-14T10:13:00Z">
        <w:r w:rsidDel="00FE6496">
          <w:rPr>
            <w:rFonts w:eastAsia="標楷體"/>
            <w:szCs w:val="22"/>
          </w:rPr>
          <w:delText xml:space="preserve">  </w:delText>
        </w:r>
      </w:del>
      <w:del w:id="164" w:author="user" w:date="2021-12-14T10:14:00Z">
        <w:r w:rsidDel="00FE6496">
          <w:rPr>
            <w:rFonts w:eastAsia="標楷體"/>
            <w:szCs w:val="22"/>
          </w:rPr>
          <w:delText xml:space="preserve">The growth efficiency for each compartment </w:delText>
        </w:r>
        <w:r w:rsidRPr="00FA064C" w:rsidDel="00FE6496">
          <w:rPr>
            <w:rFonts w:eastAsia="標楷體"/>
            <w:noProof/>
            <w:szCs w:val="22"/>
          </w:rPr>
          <w:delText>is set</w:delText>
        </w:r>
        <w:r w:rsidDel="00FE6496">
          <w:rPr>
            <w:rFonts w:eastAsia="標楷體"/>
            <w:szCs w:val="22"/>
          </w:rPr>
          <w:delText xml:space="preserve"> to 10%</w:delText>
        </w:r>
        <w:r w:rsidDel="00FE6496">
          <w:rPr>
            <w:rFonts w:hint="eastAsia"/>
          </w:rPr>
          <w:delText>.</w:delText>
        </w:r>
        <w:r w:rsidDel="00FE6496">
          <w:rPr>
            <w:rFonts w:eastAsia="標楷體"/>
            <w:szCs w:val="22"/>
          </w:rPr>
          <w:delText xml:space="preserve">  </w:delText>
        </w:r>
        <w:r w:rsidDel="00FE6496">
          <w:rPr>
            <w:rFonts w:eastAsia="標楷體"/>
            <w:noProof/>
            <w:szCs w:val="22"/>
          </w:rPr>
          <w:delText>T</w:delText>
        </w:r>
        <w:r w:rsidDel="00FE6496">
          <w:rPr>
            <w:rFonts w:eastAsia="標楷體"/>
            <w:szCs w:val="22"/>
          </w:rPr>
          <w:delText xml:space="preserve">he secondary production </w:delText>
        </w:r>
        <w:r w:rsidRPr="00FA064C" w:rsidDel="00FE6496">
          <w:rPr>
            <w:rFonts w:eastAsia="標楷體"/>
            <w:noProof/>
            <w:szCs w:val="22"/>
          </w:rPr>
          <w:delText>is proportionally partitioned</w:delText>
        </w:r>
        <w:r w:rsidDel="00FE6496">
          <w:rPr>
            <w:rFonts w:eastAsia="標楷體"/>
            <w:szCs w:val="22"/>
          </w:rPr>
          <w:delText xml:space="preserve"> among the higher trophic levels according to their biomass.  Sediment </w:delText>
        </w:r>
        <w:r w:rsidDel="00FE6496">
          <w:rPr>
            <w:rFonts w:eastAsia="標楷體" w:hint="eastAsia"/>
            <w:szCs w:val="22"/>
          </w:rPr>
          <w:delText>community oxygen consumption</w:delText>
        </w:r>
        <w:r w:rsidDel="00FE6496">
          <w:rPr>
            <w:rFonts w:eastAsia="標楷體"/>
            <w:szCs w:val="22"/>
          </w:rPr>
          <w:delText xml:space="preserve"> (SCOC) (or total oxygen utilization or TOU) will </w:delText>
        </w:r>
        <w:r w:rsidRPr="00FA064C" w:rsidDel="00FE6496">
          <w:rPr>
            <w:rFonts w:eastAsia="標楷體"/>
            <w:noProof/>
            <w:szCs w:val="22"/>
          </w:rPr>
          <w:delText>be partition</w:delText>
        </w:r>
        <w:r w:rsidRPr="00FA064C" w:rsidDel="00FE6496">
          <w:rPr>
            <w:rFonts w:eastAsia="標楷體" w:hint="eastAsia"/>
            <w:noProof/>
            <w:szCs w:val="22"/>
          </w:rPr>
          <w:delText>ed</w:delText>
        </w:r>
        <w:r w:rsidDel="00FE6496">
          <w:rPr>
            <w:rFonts w:eastAsia="標楷體"/>
            <w:szCs w:val="22"/>
          </w:rPr>
          <w:delText xml:space="preserve"> in three different ways to test the model sensitivity. (1) The respiration of bacteria, meiofauna, and </w:delText>
        </w:r>
        <w:r w:rsidRPr="00FA064C" w:rsidDel="00FE6496">
          <w:rPr>
            <w:rFonts w:eastAsia="標楷體"/>
            <w:noProof/>
            <w:szCs w:val="22"/>
          </w:rPr>
          <w:delText>macrofauna</w:delText>
        </w:r>
        <w:r w:rsidDel="00FE6496">
          <w:rPr>
            <w:rFonts w:eastAsia="標楷體"/>
            <w:szCs w:val="22"/>
          </w:rPr>
          <w:delText xml:space="preserve"> will be partitioned allometrically by their biomass </w:delText>
        </w:r>
        <w:r w:rsidDel="00FE6496">
          <w:rPr>
            <w:rFonts w:eastAsia="標楷體"/>
            <w:szCs w:val="22"/>
          </w:rPr>
          <w:fldChar w:fldCharType="begin"/>
        </w:r>
        <w:r w:rsidDel="00FE6496">
          <w:rPr>
            <w:rFonts w:eastAsia="標楷體"/>
            <w:szCs w:val="22"/>
          </w:rPr>
          <w:delInstrText xml:space="preserve"> ADDIN ZOTERO_ITEM CSL_CITATION {"citationID":"89zF6Jps","properties":{"formattedCitation":"(Leduc et al., 2016; Rowe et al., 2008)","plainCitation":"(Leduc et al., 2016; Rowe et al., 2008)","noteIndex":0},"citationItems":[{"id":5669,"uris":["http://zotero.org/users/1268121/items/GB3VRRND"],"uri":["http://zotero.org/users/1268121/items/GB3VRRND"],"itemData":{"id":5669,"type":"article-journal","abstract":"Understanding and predicting change in deep-sea benthic ecosystem function remains a major challenge. Here, we conducted analyses combining data on the abundance and biomass of benthic fauna and sediment community oxygen consumption (SCOC) on New Zealand’s continental margin to estimate and compare the contributions of meio-, macro-, and megafauna to total benthic metabolism and identify potential links with environmental factors and trawling intensity. We focussed on two regions in close proximity-the high surface primary productivity Chatham Rise and low surface productivity Challenger Plateau. Mean megafauna biomass was twenty times greater on Chatham Rise than Challenger Plateau, likely reflecting differences in food supply between the two regions; this contrast in megafaunal biomass was mainly due to differences in mean body weight rather than abundance. Meio- and macrofauna made similar contributions to SCOC and together accounted for 12% of benthic metabolism on average. In contrast, the estimated contribution of megafauna never exceeded 1.5%. Significant positive correlations between faunal respiration and food availability indicate a link between food supply and benthic community function. Our analyses also show that fauna made a greater contribution to SCOC in conditions of high food availability, and that microorganisms (i.e., the proportion of SCOC not accounted for by the fauna) tended to be more dominant at sites with low food availability. These findings provide support for the concept that large organisms are more strongly affected by a reduction in food resources than small organisms, which in turn underlies one of the most widely described patterns in the deep-sea benthos, i.e., the reduction in organism body size with depth. Because metabolism in deep-sea sediments is typically dominated by microorganisms and small fauna, the absence of a relationship between bottom trawling intensity and the respiration of benthic fauna in the present study may be explained by benthic communities shifting towards smaller body size following physical disturbance. Future studies of deep-sea benthic ecosystem function will need to quantify the indirect influence of fauna on microbial metabolism through activities such as feeding and bioturbation in order to better understand the total contribution of benthic fauna to benthic processes.","container-title":"Deep Sea Research Part I: Oceanographic Research Papers","DOI":"10.1016/j.dsr.2015.12.003","ISSN":"0967-0637","issue":"Supplement C","journalAbbreviation":"Deep Sea Research Part I: Oceanographic Research Papers","page":"1-12","source":"ScienceDirect","title":"Partitioning the contributions of mega-, macro- and meiofauna to benthic metabolism on the upper continental slope of New Zealand: Potential links with environmental factors and trawling intensity","title-short":"Partitioning the contributions of mega-, macro- and meiofauna to benthic metabolism on the upper continental slope of New Zealand","volume":"108","author":[{"family":"Leduc","given":"Daniel"},{"family":"Pilditch","given":"Conrad A."},{"family":"Nodder","given":"Scott D."}],"issued":{"date-parts":[["2016",2,1]]}}},{"id":587,"uris":["http://zotero.org/users/1268121/items/QTHIBR4J"],"uri":["http://zotero.org/users/1268121/items/QTHIBR4J"],"itemData":{"id":587,"type":"article-journal","abstract":"A budget of the standing stocks and cycling of organic carbon associated with the sea floor has been generated for seven sites across a 3-km depth gradient in the NE Gulf of Mexico, based on a series of reports by co-authors on specific biotic groups or processes. The standing stocks measured at each site were bacteria, Foraminifera, metazoan meiofauna, macrofauna, invertebrate megafauna, and demersal fishes. Sediment community oxygen consumption (SCOC) by the sediment-dwelling organisms was measured at each site using a remotely deployed benthic lander, profiles of oxygen concentration in the sediment pore water of recovered cores and ship-board core incubations. The long-term incorporation and burial of organic carbon into the sediments has been estimated using profiles of a combination of stable and radiocarbon isotopes. The total stock estimates, carbon burial, and the SCOC allowed estimates of living and detrital carbon residence time within the sediments, illustrating that the total biota turns over on time scales of months on the upper continen</w:delInstrText>
        </w:r>
        <w:r w:rsidDel="00FE6496">
          <w:rPr>
            <w:rFonts w:eastAsia="標楷體" w:hint="eastAsia"/>
            <w:szCs w:val="22"/>
          </w:rPr>
          <w:delInstrText>tal slope but this is extended to years on the abyssal plain at 3.6</w:delInstrText>
        </w:r>
        <w:r w:rsidDel="00FE6496">
          <w:rPr>
            <w:rFonts w:eastAsia="標楷體" w:hint="eastAsia"/>
            <w:szCs w:val="22"/>
          </w:rPr>
          <w:delInstrText></w:delInstrText>
        </w:r>
        <w:r w:rsidDel="00FE6496">
          <w:rPr>
            <w:rFonts w:eastAsia="標楷體" w:hint="eastAsia"/>
            <w:szCs w:val="22"/>
          </w:rPr>
          <w:delInstrText>m depth. The detrital carbon turnover is many times longer, however, over the same depths. A composite carbon budget illustrates that total carbon biomass and associated fluxes declined p</w:delInstrText>
        </w:r>
        <w:r w:rsidDel="00FE6496">
          <w:rPr>
            <w:rFonts w:eastAsia="標楷體"/>
            <w:szCs w:val="22"/>
          </w:rPr>
          <w:delInstrText xml:space="preserve">recipitously with increasing depth. Imbalances in the carbon budgets suggest that organic detritus is exported from the upper continental slope to greater depths offshore. The respiration of each individual \"size\" or functional group within the community has been estimated from allometric models, supplemented by direct measurements in the laboratory. The respiration and standing stocks were incorporated into budgets of carbon flow through and between the different size groups in hypothetical food webs. The decline in stocks and respiration with depth were more abrupt in the larger forms (fishes and megafauna), resulting in an increase in the relative predominance of smaller sizes (bacteria and meiofauna) at depth. Rates and stocks in the deep northern GoM appeared to be comparable to other continental margins where similar comparisons have been made.","container-title":"Deep Sea Research Part II: Topical Studies in Oceanography","issue":"24-26","note":"DOI: DOI: 10.1016/j.dsr2.2008.07.020","page":"2699-2711","title":"Comparative biomass structure and estimated carbon flow in food webs in the deep Gulf of Mexico","volume":"55","author":[{"family":"Rowe","given":"Gilbert T."},{"family":"Wei","given":"Chih-Lin"},{"family":"Nunnally","given":"Clifton"},{"family":"Haedrich","given":"Richard"},{"family":"Montagna","given":"Paul"},{"family":"Baguley","given":"Jeffrey G."},{"family":"Bernhard","given":"Joan M."},{"family":"Wicksten","given":"Mary"},{"family":"Ammons","given":"Archie"},{"family":"Briones","given":"Elva Escobar"},{"family":"Soliman","given":"Yousra"},{"family":"Deming","given":"Jody W."}],"issued":{"date-parts":[["2008"]]}}}],"schema":"https://github.com/citation-style-language/schema/raw/master/csl-citation.json"} </w:delInstrText>
        </w:r>
        <w:r w:rsidDel="00FE6496">
          <w:rPr>
            <w:rFonts w:eastAsia="標楷體"/>
            <w:szCs w:val="22"/>
          </w:rPr>
          <w:fldChar w:fldCharType="separate"/>
        </w:r>
        <w:r w:rsidRPr="00421648" w:rsidDel="00FE6496">
          <w:delText>(Leduc et al., 2016; Rowe et al., 2008)</w:delText>
        </w:r>
        <w:r w:rsidDel="00FE6496">
          <w:rPr>
            <w:rFonts w:eastAsia="標楷體"/>
            <w:szCs w:val="22"/>
          </w:rPr>
          <w:fldChar w:fldCharType="end"/>
        </w:r>
        <w:r w:rsidDel="00FE6496">
          <w:rPr>
            <w:rFonts w:eastAsia="標楷體"/>
            <w:szCs w:val="22"/>
          </w:rPr>
          <w:delText xml:space="preserve">. (2) </w:delText>
        </w:r>
        <w:r w:rsidDel="00FE6496">
          <w:rPr>
            <w:rFonts w:eastAsia="標楷體" w:hint="eastAsia"/>
            <w:szCs w:val="22"/>
          </w:rPr>
          <w:delText xml:space="preserve">SCOC </w:delText>
        </w:r>
        <w:r w:rsidDel="00FE6496">
          <w:rPr>
            <w:rFonts w:eastAsia="標楷體"/>
            <w:szCs w:val="22"/>
          </w:rPr>
          <w:delText>will be</w:delText>
        </w:r>
        <w:r w:rsidRPr="00FA064C" w:rsidDel="00FE6496">
          <w:rPr>
            <w:rFonts w:eastAsia="標楷體" w:hint="eastAsia"/>
            <w:noProof/>
            <w:szCs w:val="22"/>
          </w:rPr>
          <w:delText xml:space="preserve"> partitioned</w:delText>
        </w:r>
        <w:r w:rsidDel="00FE6496">
          <w:rPr>
            <w:rFonts w:eastAsia="標楷體" w:hint="eastAsia"/>
            <w:szCs w:val="22"/>
          </w:rPr>
          <w:delText xml:space="preserve"> </w:delText>
        </w:r>
        <w:r w:rsidDel="00FE6496">
          <w:rPr>
            <w:rFonts w:eastAsia="標楷體"/>
            <w:szCs w:val="22"/>
          </w:rPr>
          <w:delText xml:space="preserve">into diffusive oxygen utilization (DOU) and benthos-mediated oxygen utilization (BMU) </w:delText>
        </w:r>
        <w:r w:rsidDel="00FE6496">
          <w:fldChar w:fldCharType="begin"/>
        </w:r>
        <w:r w:rsidDel="00FE6496">
          <w:delInstrText xml:space="preserve"> ADDIN ZOTERO_ITEM CSL_CITATION {"citationID":"f8YnLog1","properties":{"formattedCitation":"(Glud, 2008; Leduc and Pilditch, 2017; Lichtschlag et al., 2015; Wenzh\\uc0\\u246{}fer and Glud, 2004)","plainCitation":"(Glud, 2008; Leduc and Pilditch, 2017; Lichtschlag et al., 2015; Wenzhöfer and Glud, 2004)","noteIndex":0},"citationItems":[{"id":2156,"uris":["http://zotero.org/users/1268121/items/VQ9TAHAI"],"uri":["http://zotero.org/users/1268121/items/VQ9TAHAI"],"itemData":{"id":2156,"type":"article-journal","abstract":"Abstract Benthic O2 availability regulates many important biogeochemical processes and has crucial implications for the biology and ecology of benthic communities. Further, the benthic O2 exchange rate represents the most widely used proxy for quantifying mineralization and primary production of marine sediments. Consequently, numerous researchers have investigated the benthic O2 dynamics in a wide range of environments. On the basis of case studies – from abyssal sediments to microbial phototrophic communities – I hereby try to review the current status on what we know about controls that interrelate with the O2 dynamics of marine sediments. This includes factors like: sedimentation rates, bottom water O2 concentrations, diffusive boundary layers, fauna activity, light, temperature, and sediment permeability. The investigation of benthic O2 dynamics represents a challenge in resolving variations on temporal and spatial scales covering several orders of magnitude. Such an effort requires the use of several complementary measuring techniques and modeling approaches. Recent technical developments (improved chamber approaches, O2 optodes, eddy-correlation, benthic observatories) and advances in diagenetic modeling have facilitated our abilities to resolve and interpret benthic O2 dynamics. However, all approaches have limitations and caveats that must be carefully evaluated during data interpretation. Much has been learned during the last decades but there are still many unanswered questions that need to be addressed in order to fully understand benthic O2 dynamics and the role of sediments for marine carbon cycling.","container-title":"Marine Biology Research","DOI":"10.1080/17451000801888726","ISSN":"1745-1000","issue":"4","page":"243-289","source":"Taylor and Francis+NEJM","title":"Oxygen dynamics of marine sediments","volume":"4","author":[{"family":"Glud","given":"Ronnie N."}],"issued":{"date-parts":[["2008"]]}}},{"id":5670,"uris":["http://zotero.org/users/1268121/items/BJU8YTYH"],"uri":["http://zotero.org/users/1268121/items/BJU8YTYH"],"itemData":{"id":5670,"type":"article-journal","abstract":"Sediment community oxygen consumption (SCOC) is a proxy for organic matter processing and thus provides a useful proxy of benthic ecosystem function. Oxygen uptake in deep-sea sediments is mainly driven by bacteria, and the direct contribution of benthic macro- and mega-infauna respiration is thought to be relatively modest. However, the main contribution of infaunal organisms to benthic respiration, particularly large burrowing organisms, is likely to be indirect and mainly driven by processes such as feeding and bioturbation that stimulate bacterial metabolism and promote the chemical oxidation of reduced solutes. Here, we estimate the direct and indirect contributions of burrowing shrimp (Eucalastacus cf. torbeni) to sediment community oxygen consumption based on incubations of sediment cores from 490 m depth on the continental slope of New Zealand. Results indicate that the presence of one shrimp in the sediment is responsible for an oxygen uptake rate of about 40 µmol d−1, only 1% of which is estimated to be due to shrimp respiration. We estimate that the presence of ten burrowing shrimp m−2 of seabed would lead to an oxygen uptake comparable to current estimates of macro-infaunal community respiration on Chatham Rise based on allometric equations, and would increase total sediment community oxygen uptake by 14% compared to sediment without shrimp. Our findings suggest that oxygen consumption mediated by burrowing shrimp may be substantial in continental slope ecosystems.","container-title":"PeerJ","DOI":"10.7717/peerj.3309","ISSN":"2167-8359","journalAbbreviation":"PeerJ","language":"en","page":"e3309","source":"peerj.com","title":"Estimating the effect of burrowing shrimp on deep-sea sediment community oxygen consumption","volume":"5","author":[{"family":"Leduc","given":"Daniel"},{"family":"Pilditch","given":"Conrad A."}],"issued":{"date-parts":[["2017",5,11]]}}},{"id":4257,"uris":["http://zotero.org/users/1268121/items/D6TIGKCR"],"uri":["http://zotero.org/users/1268121/items/D6TIGKCR"],"itemData":{"id":4257,"type":"article-journal","abstract":"The outer western Crimean shelf of the Black Sea is a natural laboratory to investigate effects of stable oxic versus varying hypoxic conditions on seafloor biogeochemical processes and benthic community structure. Bottom-water oxygen concentrations ranged from normoxic (175 μmol O2 L−1) and hypoxic (&lt; 63 μmol O2 L−1) or even anoxic/sulfidic conditions within a few kilometers' distance. Variations in oxygen concentrations between 160 and 10 μmol L−1 even occurred within hours close to the chemocline at 134 m water depth. Total oxygen uptake, including diffusive as well as fauna-mediated oxygen  consumption, decreased from 15 mmol m−2 d−1 on average in the oxic zone, to 7 mmol m−2 d−1 on average in the hypoxic zone, correlating with changes in macrobenthos composition. Benthic diffusive oxygen uptake rates, comprising respiration of microorganisms and small meiofauna, were similar in oxic and hypoxic zones (on average 4.5 mmol m−2 d−1), but declined to 1.3 mmol m−2 d−1 in bottom waters with oxygen concentrations below 20 μmol L−1. Measurements and modeling of porewater profiles indicated that reoxidation of reduced compounds played only a minor role in diffusive oxygen uptake under the different oxygen conditions, leaving the major fraction to aerobic degradation of organic carbon. Remineralization efficiency decreased from nearly 100 % in the oxic zone, to 50 % in the oxic–hypoxic zone, to 10 % in the hypoxic–anoxic zone. Overall, the faunal remineralization rate was more important, but also more influenced by fluctuating oxygen concentrations, than microbial and geochemical oxidation processes.","container-title":"Biogeosciences","DOI":"10.5194/bg-12-5075-2015","ISSN":"1726-4189","issue":"16","journalAbbreviation":"Biogeosciences","page":"5075-5092","source":"Copernicus Online Journals","title":"Effects of fluctuating hypoxia on benthic oxygen consumption in the Black Sea (Crimean shelf)","volume":"12","author":[{"family":"Lichtschlag","given":"A."},{"family":"Donis","given":"D."},{"family":"Janssen","given":"F."},{"family":"Jessen","given":"G. L."},{"family":"Holtappels","given":"M."},{"family":"Wenzhöfer","given":"F."},{"family":"Mazlumyan","given":"S."},{"family":"Sergeeva","given":"N."},{"family":"Waldmann","given":"C."},{"family":"Boetius","given":"A."}],"issued":{"date-parts":[["2015",8,27]]}}},{"id":5628,"uris":["http://zotero.org/users/1268121/items/HVPA2BH3"],"uri":["http://zotero.org/users/1268121/items/HVPA2BH3"],"itemData":{"id":5628,"type":"article-journal","abstract":"In situ measurements in a shallow water sediment were performed using three different modules—a microprofiling unit, a transparent benthic chamber, and a planar optode periscope. The combined data set revealed an extremely patchy and variable benthic O2 distribution primarily due to temporal variations in fauna activity and photosynthesis. A distinct diel pattern in the fauna</w:delInstrText>
        </w:r>
        <w:r w:rsidDel="00FE6496">
          <w:rPr>
            <w:rFonts w:hint="eastAsia"/>
          </w:rPr>
          <w:delInstrText xml:space="preserve"> activity, dominated by Hediste diversicolor, resulted in strongly elevated O2 uptake rates of ~5.3 mmol m</w:delInstrText>
        </w:r>
        <w:r w:rsidDel="00FE6496">
          <w:rPr>
            <w:rFonts w:ascii="新細明體-ExtB" w:eastAsia="新細明體-ExtB" w:hAnsi="新細明體-ExtB" w:cs="新細明體-ExtB" w:hint="eastAsia"/>
          </w:rPr>
          <w:delInstrText>𠈒</w:delInstrText>
        </w:r>
        <w:r w:rsidDel="00FE6496">
          <w:rPr>
            <w:rFonts w:hint="eastAsia"/>
          </w:rPr>
          <w:delInstrText>2 h</w:delInstrText>
        </w:r>
        <w:r w:rsidDel="00FE6496">
          <w:rPr>
            <w:rFonts w:ascii="新細明體-ExtB" w:eastAsia="新細明體-ExtB" w:hAnsi="新細明體-ExtB" w:cs="新細明體-ExtB" w:hint="eastAsia"/>
          </w:rPr>
          <w:delInstrText>𠈒</w:delInstrText>
        </w:r>
        <w:r w:rsidDel="00FE6496">
          <w:rPr>
            <w:rFonts w:hint="eastAsia"/>
          </w:rPr>
          <w:delInstrText>1 at the onset of darkness. The activity gradually diminished during the night, and the O2 uptake decreased to less than half the maximum rate</w:delInstrText>
        </w:r>
        <w:r w:rsidDel="00FE6496">
          <w:delInstrText xml:space="preserve"> just before sunrise. The volume of oxic sediment around burrow structures was influenced by changing environmental conditions (benthic photosynthesis and fauna activity) but grossly exceeded that below the primary sediment surface. The volume specific respiration rate around burrows was more than seven times higher than the equivalent value at the sediment surface. A budget of the O2 consumption revealed that the O2 uptake through the burrow walls just after sunset accounted for the major part of the total O2 uptake on a diel scale. The study demonstrates that light-driven variations in fauna activity can have great effects on the total benthic O2 consumption rate with large implications for estimated benthic mineralization rates.","container-title":"Limnology and Oceanography","DOI":"10.4319/lo.2004.49.5.1471","ISSN":"1939-5590","issue":"5","journalAbbreviation":"Limnol. Oceanogr.","language":"en","page":"1471-1481","source":"Wiley Online Library","title":"Small-scale spatial and temporal variability in coastal benthic O2 dynamics: Effects of fauna activity","title-short":"Small-scale spatial and temporal variability in coastal benthic O2 dynamics","volume":"49","author":[{"family":"Wenzhöfer","given":"Frank"},{"family":"Glud","given":"Ronnie N."}],"issued":{"date-parts":[["2004",9,1]]}}}],"schema":"https://github.com/citation-style-language/schema/raw/master/csl-citation.json"} </w:delInstrText>
        </w:r>
        <w:r w:rsidDel="00FE6496">
          <w:fldChar w:fldCharType="separate"/>
        </w:r>
        <w:r w:rsidRPr="00421648" w:rsidDel="00FE6496">
          <w:rPr>
            <w:kern w:val="0"/>
          </w:rPr>
          <w:delText>(Glud, 2008; Leduc and Pilditch, 2017; Lichtschlag et al., 2015; Wenzhöfer and Glud, 2004)</w:delText>
        </w:r>
        <w:r w:rsidDel="00FE6496">
          <w:fldChar w:fldCharType="end"/>
        </w:r>
        <w:r w:rsidDel="00FE6496">
          <w:rPr>
            <w:rFonts w:eastAsia="標楷體"/>
            <w:szCs w:val="22"/>
          </w:rPr>
          <w:delText xml:space="preserve">. </w:delText>
        </w:r>
        <w:r w:rsidDel="00FE6496">
          <w:rPr>
            <w:rFonts w:eastAsia="標楷體" w:hint="eastAsia"/>
            <w:szCs w:val="22"/>
          </w:rPr>
          <w:delText xml:space="preserve"> </w:delText>
        </w:r>
        <w:r w:rsidDel="00FE6496">
          <w:rPr>
            <w:rFonts w:eastAsia="標楷體"/>
            <w:szCs w:val="22"/>
          </w:rPr>
          <w:delText xml:space="preserve">The microbial respiration will </w:delText>
        </w:r>
        <w:r w:rsidRPr="00FA064C" w:rsidDel="00FE6496">
          <w:rPr>
            <w:rFonts w:eastAsia="標楷體"/>
            <w:noProof/>
            <w:szCs w:val="22"/>
          </w:rPr>
          <w:delText>be set</w:delText>
        </w:r>
        <w:r w:rsidDel="00FE6496">
          <w:rPr>
            <w:rFonts w:eastAsia="標楷體"/>
            <w:szCs w:val="22"/>
          </w:rPr>
          <w:delText xml:space="preserve"> to the DOU and BMU is partitioned </w:delText>
        </w:r>
        <w:r w:rsidDel="00FE6496">
          <w:rPr>
            <w:rFonts w:eastAsia="標楷體" w:hint="eastAsia"/>
            <w:szCs w:val="22"/>
          </w:rPr>
          <w:delText xml:space="preserve">allometrically among the </w:delText>
        </w:r>
        <w:r w:rsidDel="00FE6496">
          <w:rPr>
            <w:rFonts w:eastAsia="標楷體"/>
            <w:szCs w:val="22"/>
          </w:rPr>
          <w:delText>meiofauna and macrofauna biomass</w:delText>
        </w:r>
        <w:r w:rsidDel="00FE6496">
          <w:rPr>
            <w:rFonts w:eastAsia="標楷體" w:hint="eastAsia"/>
            <w:szCs w:val="22"/>
          </w:rPr>
          <w:delText>.</w:delText>
        </w:r>
        <w:r w:rsidDel="00FE6496">
          <w:rPr>
            <w:rFonts w:eastAsia="標楷體"/>
            <w:szCs w:val="22"/>
          </w:rPr>
          <w:delText xml:space="preserve">  (3) The respiration of meiofauna and macrofauna will be calculated based on body size and temperature </w:delText>
        </w:r>
        <w:r w:rsidDel="00FE6496">
          <w:rPr>
            <w:rFonts w:eastAsia="標楷體"/>
            <w:szCs w:val="22"/>
          </w:rPr>
          <w:fldChar w:fldCharType="begin"/>
        </w:r>
        <w:r w:rsidDel="00FE6496">
          <w:rPr>
            <w:rFonts w:eastAsia="標楷體"/>
            <w:szCs w:val="22"/>
          </w:rPr>
          <w:delInstrText xml:space="preserve"> ADDIN ZOTERO_ITEM CSL_CITATION {"citationID":"apeeppc1cb","properties":{"formattedCitation":"(Mahaut et al., 1995; Moodley et al., 2008)","plainCitation":"(Mahaut et al., 1995; Moodley et al., 2008)","noteIndex":0},"citationItems":[{"id":4488,"uris":["http://zotero.org/users/1268121/items/89I9ZRPK"],"uri":["http://zotero.org/users/1268121/items/89I9ZRPK"],"itemData":{"id":4488,"type":"article-journal","abstract":"Prediction of the contribution of the deep ecosystem to recycling of organic carbon in the global ocean requires an estimation of the carbon fluxes within the deep benthic food web and their remineralization through respiration processes. After compiling all the existing data on the respiration rate of deep benthic organisms, measured at a comparable ambient temperature (24°C), we suggest here an allometric equation, relating individual respiration rate R (in day−1 ) to individual weight W (in mg C), i.e. R = 7.4 × 10−3 × W−0.24. Thus we have succeeded in calculating the sediment respiration rate at an intensively sampled station at a depth of 2100 m in the N.E. Atlantic. The agreement between this theoretical estimate and another one done at the same depth in situ at a NW Atlantic station shows the reliability of our results and their value for modelling deep benthic organic carbon transfer.","container-title":"Deep Sea Research Part I: Oceanographic Research Papers","DOI":"10.1016/0967-0637(95)00070-M","ISSN":"0967-0637","issue":"9","journalAbbreviation":"Deep Sea Research Part I: Oceanographic Research Papers","page":"1575-1582","source":"ScienceDirect","title":"Weight-dependent respiration rates in deep-sea organisms","volume":"42","author":[{"family":"Mahaut","given":"M. -L."},{"family":"Sibuet","given":"M."},{"family":"Shirayama","given":"Y."}],"issued":{"date-parts":[["1995",9,1]]}}},{"id":5627,"uris":["http://zotero.org/users/1268121/items/L7L59KPX"],"uri":["http://zotero.org/users/1268121/items/L7L59KPX"],"itemData":{"id":5627,"type":"article-journal","abstract":"Meiofauna (small-sized Metazoa and Foraminifera) may constitute a significant part of seafloor biomass and potentially play an important role in benthic metabolism. However, respiration measurements are limited and the methods used are diverse together complicating comparison or upscaling. Here we describe a novel glass micro-respiration chamber used to perform non-invasive measurements (built-in oxygen-sensitive fluorogenic membrane and stirrer) and together with direct organic carbon measurements report initial biomass-specific respiration rates of common intertidal meiofauna. Results indicate large differences between respiration rates of different taxa (biomass 0.7–5.2 µg C per individual) but very similar organic carbon biomass-specific respiration rates (1.6–2.5 µl O2 h−1 mgC−1 or on average 2.0±0.3 µl O2 h−1 mgC−1). This new, rapid and accurate method allows the study of metabolic allometry of the different small-sized taxa and determining their functional role in benthic metabolism.","container-title":"Journal of Experimental Marine Biology and Ecology","DOI":"10.1016/j.jembe.2007.12.025","ISSN":"0022-0981","issue":"1","journalAbbreviation":"Journal of Experimental Marine Biology and Ecology","page":"41-47","source":"ScienceDirect","title":"Biomass-specific respiration rates of benthic meiofauna: Demonstrating a novel oxygen micro-respiration system","title-short":"Biomass-specific respiration rates of benthic meiofauna","volume":"357","author":[{"family":"Moodley","given":"Leon"},{"family":"Steyaert","given":"Maaike"},{"family":"Epping","given":"Eric"},{"family":"Middelburg","given":"Jack J."},{"family":"Vincx","given":"Magda"},{"family":"Avesaath","given":"Pim","non-dropping-particle":"van"},{"family":"Moens","given":"Tom"},{"family":"Soetaert","given":"Karline"}],"issued":{"date-parts":[["2008",3,17]]}}}],"schema":"https://github.com/citation-style-language/schema/raw/master/csl-citation.json"} </w:delInstrText>
        </w:r>
        <w:r w:rsidDel="00FE6496">
          <w:rPr>
            <w:rFonts w:eastAsia="標楷體"/>
            <w:szCs w:val="22"/>
          </w:rPr>
          <w:fldChar w:fldCharType="separate"/>
        </w:r>
        <w:r w:rsidRPr="00421648" w:rsidDel="00FE6496">
          <w:delText>(Mahaut et al., 1995; Moodley et al., 2008)</w:delText>
        </w:r>
        <w:r w:rsidDel="00FE6496">
          <w:rPr>
            <w:rFonts w:eastAsia="標楷體"/>
            <w:szCs w:val="22"/>
          </w:rPr>
          <w:fldChar w:fldCharType="end"/>
        </w:r>
        <w:r w:rsidDel="00FE6496">
          <w:rPr>
            <w:rFonts w:eastAsia="標楷體"/>
            <w:szCs w:val="22"/>
          </w:rPr>
          <w:delText xml:space="preserve">.  The respiration of bacteria will then </w:delText>
        </w:r>
        <w:r w:rsidRPr="00FA064C" w:rsidDel="00FE6496">
          <w:rPr>
            <w:rFonts w:eastAsia="標楷體"/>
            <w:noProof/>
            <w:szCs w:val="22"/>
          </w:rPr>
          <w:delText>be estimated</w:delText>
        </w:r>
        <w:r w:rsidDel="00FE6496">
          <w:rPr>
            <w:rFonts w:eastAsia="標楷體"/>
            <w:szCs w:val="22"/>
          </w:rPr>
          <w:delText xml:space="preserve"> by subtracting the integrated </w:delText>
        </w:r>
        <w:r w:rsidRPr="00FA064C" w:rsidDel="00FE6496">
          <w:rPr>
            <w:rFonts w:eastAsia="標楷體"/>
            <w:noProof/>
            <w:szCs w:val="22"/>
          </w:rPr>
          <w:delText>mei</w:delText>
        </w:r>
        <w:r w:rsidDel="00FE6496">
          <w:rPr>
            <w:rFonts w:eastAsia="標楷體"/>
            <w:noProof/>
            <w:szCs w:val="22"/>
          </w:rPr>
          <w:delText>ofa</w:delText>
        </w:r>
        <w:r w:rsidRPr="00FA064C" w:rsidDel="00FE6496">
          <w:rPr>
            <w:rFonts w:eastAsia="標楷體"/>
            <w:noProof/>
            <w:szCs w:val="22"/>
          </w:rPr>
          <w:delText>una</w:delText>
        </w:r>
        <w:r w:rsidDel="00FE6496">
          <w:rPr>
            <w:rFonts w:eastAsia="標楷體"/>
            <w:szCs w:val="22"/>
          </w:rPr>
          <w:delText xml:space="preserve"> and macrofauna respiration from the SCOC.  The unknown predator-prey relationships or carbon flows (arrows in Fig. 12) will </w:delText>
        </w:r>
        <w:r w:rsidRPr="00FA064C" w:rsidDel="00FE6496">
          <w:rPr>
            <w:rFonts w:eastAsia="標楷體"/>
            <w:noProof/>
            <w:szCs w:val="22"/>
          </w:rPr>
          <w:delText>be solved</w:delText>
        </w:r>
        <w:r w:rsidDel="00FE6496">
          <w:rPr>
            <w:rFonts w:eastAsia="標楷體"/>
            <w:szCs w:val="22"/>
          </w:rPr>
          <w:delText xml:space="preserve"> by a linear inverse model (LIM) based on the </w:delText>
        </w:r>
        <w:r w:rsidRPr="00DE4B73" w:rsidDel="00FE6496">
          <w:rPr>
            <w:rFonts w:eastAsia="標楷體"/>
            <w:noProof/>
            <w:szCs w:val="22"/>
          </w:rPr>
          <w:delText>mass</w:delText>
        </w:r>
        <w:r w:rsidDel="00FE6496">
          <w:rPr>
            <w:rFonts w:eastAsia="標楷體"/>
            <w:szCs w:val="22"/>
          </w:rPr>
          <w:delText xml:space="preserve"> balance of each stock (box in Fig. 12) and the upper and lower bounds of carbon flow from the available </w:delText>
        </w:r>
        <w:r w:rsidRPr="00DE4B73" w:rsidDel="00FE6496">
          <w:rPr>
            <w:rFonts w:eastAsia="標楷體"/>
            <w:noProof/>
            <w:szCs w:val="22"/>
          </w:rPr>
          <w:delText>literature</w:delText>
        </w:r>
        <w:r w:rsidDel="00FE6496">
          <w:rPr>
            <w:rFonts w:eastAsia="標楷體" w:hint="eastAsia"/>
            <w:noProof/>
            <w:szCs w:val="22"/>
          </w:rPr>
          <w:delText>s</w:delText>
        </w:r>
        <w:r w:rsidDel="00FE6496">
          <w:rPr>
            <w:rFonts w:eastAsia="標楷體"/>
            <w:szCs w:val="22"/>
          </w:rPr>
          <w:delText xml:space="preserve">. </w:delText>
        </w:r>
        <w:r w:rsidDel="00FE6496">
          <w:rPr>
            <w:rFonts w:eastAsia="標楷體" w:hint="eastAsia"/>
            <w:szCs w:val="22"/>
          </w:rPr>
          <w:delText xml:space="preserve"> </w:delText>
        </w:r>
        <w:r w:rsidDel="00FE6496">
          <w:rPr>
            <w:rFonts w:eastAsia="標楷體"/>
            <w:szCs w:val="22"/>
          </w:rPr>
          <w:delText xml:space="preserve">The </w:delText>
        </w:r>
        <w:r w:rsidRPr="002640BA" w:rsidDel="00FE6496">
          <w:rPr>
            <w:rFonts w:eastAsia="標楷體"/>
            <w:i/>
            <w:szCs w:val="22"/>
          </w:rPr>
          <w:delText>LIM</w:delText>
        </w:r>
        <w:r w:rsidDel="00FE6496">
          <w:rPr>
            <w:rFonts w:eastAsia="標楷體"/>
            <w:szCs w:val="22"/>
          </w:rPr>
          <w:delText xml:space="preserve"> package </w:delText>
        </w:r>
        <w:r w:rsidDel="00FE6496">
          <w:rPr>
            <w:rFonts w:eastAsia="標楷體"/>
            <w:szCs w:val="22"/>
          </w:rPr>
          <w:fldChar w:fldCharType="begin"/>
        </w:r>
        <w:r w:rsidDel="00FE6496">
          <w:rPr>
            <w:rFonts w:eastAsia="標楷體"/>
            <w:szCs w:val="22"/>
          </w:rPr>
          <w:delInstrText xml:space="preserve"> ADDIN ZOTERO_ITEM CSL_CITATION {"citationID":"0nAtm5Iq","properties":{"formattedCitation":"(Soetaert and Herman, 2009; van Oevelen et al., 2010)","plainCitation":"(Soetaert and Herman, 2009; van Oevelen et al., 2010)","noteIndex":0},"citationItems":[{"id":310,"uris":["http://zotero.org/users/1268121/items/E7J6R56P"],"uri":["http://zotero.org/users/1268121/items/E7J6R56P"],"itemData":{"id":310,"type":"book","event-place":"[Dordrecht]","ISBN":"978-1-4020-8624-3","language":"English","publisher":"Springer","publisher-place":"[Dordrecht]","source":"Open WorldCat","title":"A practical guide to ecological modelling using R as a simulation platform","URL":"http://site.ebrary.com/id/10253335","author":[{"family":"Soetaert","given":"Karline"},{"family":"Herman","given":"P. M. J"}],"accessed":{"date-parts":[["2013",9,21]]},"issued":{"date-parts":[["2009"]]}}},{"id":5629,"uris":["http://zotero.org/users/1268121/items/SJXGQCCQ"],"uri":["http://zotero.org/users/1268121/items/SJXGQCCQ"],"itemData":{"id":5629,"type":"article-journal","abstract":"The quantitative mapping of food web flows based on empirical data is a crucial yet difficult task in ecology. The difficulty arises from the under-sampling of food webs, because most data sets are incomplete and uncertain. In this article, we review methods to quantify food web flows based on empirical data using linear inverse models (LIM). The food web in a LIM is described as a linear function of its flows, which are estimated from empirical data by inversemodeling. The under-sampling of food webs implies that infinitely many different solutions exist that are consistent with a given data set. The existing approaches to food web LIM select a single solution from this infinite set by invoking additional assumptions: either a specific selection criterion that has no solid ecological basis is used or the data set is artificially upgraded by assigning fixed values to, for example, physiological parameters. Here, we advance a likelihood approach (LA) that follows a different solution philosophy. Rather than singling out one particular solution, the LA generates a large set of possible solutions from which the marginal probability density function (mPDF) of each flow and correlations between flows can be derived. The LA is exemplified with an example model of a soil food web and is made available in the open-source R-software. Moreover, we show how stoichiometric data, stable isotope signatures, and fatty acid compositions can be included in the LIM to alleviate the under-sampling problem. Overall, LIM prove to be a powerful tool in food web research, which can bridge the gap between empirical data and the analysis of food web structures.","container-title":"Ecosystems","DOI":"10.1007/s10021-009-9297-6","ISSN":"1432-9840, 1435-0629","issue":"1","journalAbbreviation":"Ecosystems","language":"en","page":"32-45","source":"link.springer.com","title":"Quantifying Food Web Flows Using Linear Inverse Models","volume":"13","author":[{"family":"Oevelen","given":"Dick","non-dropping-particle":"van"},{"family":"Meersche","given":"Karel Van","dropping-particle":"den"},{"family":"Meysman","given":"Filip J. R."},{"family":"Soetaert","given":"Karline"},{"family":"Middelburg","given":"Jack J."},{"family":"Vézina","given":"Alain F."}],"issued":{"date-parts":[["2010",1,1]]}}}],"schema":"https://github.com/citation-style-language/schema/raw/master/csl-citation.json"} </w:delInstrText>
        </w:r>
        <w:r w:rsidDel="00FE6496">
          <w:rPr>
            <w:rFonts w:eastAsia="標楷體"/>
            <w:szCs w:val="22"/>
          </w:rPr>
          <w:fldChar w:fldCharType="separate"/>
        </w:r>
        <w:r w:rsidRPr="00421648" w:rsidDel="00FE6496">
          <w:delText>(Soetaert and Herman, 2009; van Oevelen et al., 2010)</w:delText>
        </w:r>
        <w:r w:rsidDel="00FE6496">
          <w:rPr>
            <w:rFonts w:eastAsia="標楷體"/>
            <w:szCs w:val="22"/>
          </w:rPr>
          <w:fldChar w:fldCharType="end"/>
        </w:r>
        <w:r w:rsidDel="00FE6496">
          <w:rPr>
            <w:rFonts w:eastAsia="標楷體"/>
            <w:szCs w:val="22"/>
          </w:rPr>
          <w:delText xml:space="preserve"> in R (R Development Core Team 2020</w:delText>
        </w:r>
        <w:r w:rsidRPr="002640BA" w:rsidDel="00FE6496">
          <w:rPr>
            <w:rFonts w:eastAsia="標楷體"/>
            <w:szCs w:val="22"/>
          </w:rPr>
          <w:delText>)</w:delText>
        </w:r>
        <w:r w:rsidDel="00FE6496">
          <w:rPr>
            <w:rFonts w:eastAsia="標楷體"/>
            <w:szCs w:val="22"/>
          </w:rPr>
          <w:delText xml:space="preserve"> will be used to </w:delText>
        </w:r>
        <w:r w:rsidRPr="00DE4B73" w:rsidDel="00FE6496">
          <w:rPr>
            <w:rFonts w:eastAsia="標楷體"/>
            <w:noProof/>
            <w:szCs w:val="22"/>
          </w:rPr>
          <w:delText>set</w:delText>
        </w:r>
        <w:r w:rsidDel="00FE6496">
          <w:rPr>
            <w:rFonts w:eastAsia="標楷體"/>
            <w:noProof/>
            <w:szCs w:val="22"/>
          </w:rPr>
          <w:delText xml:space="preserve"> </w:delText>
        </w:r>
        <w:r w:rsidRPr="00DE4B73" w:rsidDel="00FE6496">
          <w:rPr>
            <w:rFonts w:eastAsia="標楷體"/>
            <w:noProof/>
            <w:szCs w:val="22"/>
          </w:rPr>
          <w:delText>up</w:delText>
        </w:r>
        <w:r w:rsidDel="00FE6496">
          <w:rPr>
            <w:rFonts w:eastAsia="標楷體"/>
            <w:szCs w:val="22"/>
          </w:rPr>
          <w:delText xml:space="preserve"> and solved the conceptual model in Fig. 12.  Based on a likelihood approach, an infinite </w:delText>
        </w:r>
        <w:r w:rsidRPr="00DE4B73" w:rsidDel="00FE6496">
          <w:rPr>
            <w:rFonts w:eastAsia="標楷體"/>
            <w:noProof/>
            <w:szCs w:val="22"/>
          </w:rPr>
          <w:delText>number</w:delText>
        </w:r>
        <w:r w:rsidDel="00FE6496">
          <w:rPr>
            <w:rFonts w:eastAsia="標楷體"/>
            <w:szCs w:val="22"/>
          </w:rPr>
          <w:delText xml:space="preserve"> of solutions may </w:delText>
        </w:r>
        <w:r w:rsidRPr="00DE4B73" w:rsidDel="00FE6496">
          <w:rPr>
            <w:rFonts w:eastAsia="標楷體"/>
            <w:noProof/>
            <w:szCs w:val="22"/>
          </w:rPr>
          <w:delText>be reache</w:delText>
        </w:r>
        <w:r w:rsidDel="00FE6496">
          <w:rPr>
            <w:rFonts w:eastAsia="標楷體"/>
            <w:noProof/>
            <w:szCs w:val="22"/>
          </w:rPr>
          <w:delText>d</w:delText>
        </w:r>
        <w:r w:rsidDel="00FE6496">
          <w:rPr>
            <w:rFonts w:eastAsia="標楷體"/>
            <w:szCs w:val="22"/>
          </w:rPr>
          <w:delText xml:space="preserve"> by LIM, given the large numbers of unknown carbon flows.  </w:delText>
        </w:r>
        <w:r w:rsidDel="00FE6496">
          <w:rPr>
            <w:rFonts w:eastAsia="標楷體" w:hint="eastAsia"/>
            <w:szCs w:val="22"/>
          </w:rPr>
          <w:delText>I</w:delText>
        </w:r>
        <w:r w:rsidDel="00FE6496">
          <w:rPr>
            <w:rFonts w:eastAsia="標楷體"/>
            <w:szCs w:val="22"/>
          </w:rPr>
          <w:delText>n such a case, the modeled carbon flows will be randomly re-sampled to calculate the mean and standard deviation.</w:delText>
        </w:r>
      </w:del>
    </w:p>
    <w:p w:rsidR="00FE13C7" w:rsidDel="00451029" w:rsidRDefault="00FE13C7">
      <w:pPr>
        <w:spacing w:before="120" w:after="120" w:line="276" w:lineRule="auto"/>
        <w:jc w:val="center"/>
        <w:rPr>
          <w:del w:id="165" w:author="user" w:date="2021-12-15T17:27:00Z"/>
          <w:rFonts w:eastAsia="標楷體"/>
          <w:szCs w:val="22"/>
        </w:rPr>
      </w:pPr>
      <w:del w:id="166" w:author="user" w:date="2021-12-13T17:31:00Z">
        <w:r w:rsidRPr="000433C2" w:rsidDel="009946C0">
          <w:rPr>
            <w:rFonts w:eastAsia="標楷體"/>
            <w:noProof/>
            <w:szCs w:val="22"/>
          </w:rPr>
          <w:drawing>
            <wp:inline distT="0" distB="0" distL="0" distR="0" wp14:anchorId="3AF39DEB" wp14:editId="2EFE0143">
              <wp:extent cx="3486150" cy="34575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6150" cy="3457575"/>
                      </a:xfrm>
                      <a:prstGeom prst="rect">
                        <a:avLst/>
                      </a:prstGeom>
                      <a:noFill/>
                      <a:ln>
                        <a:noFill/>
                      </a:ln>
                    </pic:spPr>
                  </pic:pic>
                </a:graphicData>
              </a:graphic>
            </wp:inline>
          </w:drawing>
        </w:r>
      </w:del>
    </w:p>
    <w:p w:rsidR="00FE13C7" w:rsidRDefault="00FE13C7">
      <w:pPr>
        <w:spacing w:before="120" w:after="120" w:line="276" w:lineRule="auto"/>
        <w:jc w:val="center"/>
        <w:rPr>
          <w:ins w:id="167" w:author="user" w:date="2021-12-13T13:47:00Z"/>
          <w:rFonts w:eastAsia="標楷體"/>
          <w:szCs w:val="22"/>
        </w:rPr>
        <w:pPrChange w:id="168" w:author="user" w:date="2021-12-16T13:58:00Z">
          <w:pPr>
            <w:spacing w:before="120" w:after="120" w:line="276" w:lineRule="auto"/>
            <w:jc w:val="both"/>
          </w:pPr>
        </w:pPrChange>
      </w:pPr>
      <w:r>
        <w:rPr>
          <w:rFonts w:eastAsia="標楷體" w:hint="eastAsia"/>
          <w:szCs w:val="22"/>
        </w:rPr>
        <w:t xml:space="preserve">Fig. </w:t>
      </w:r>
      <w:r>
        <w:rPr>
          <w:rFonts w:eastAsia="標楷體"/>
          <w:szCs w:val="22"/>
        </w:rPr>
        <w:t>12</w:t>
      </w:r>
      <w:r>
        <w:rPr>
          <w:rFonts w:eastAsia="標楷體" w:hint="eastAsia"/>
          <w:szCs w:val="22"/>
        </w:rPr>
        <w:t xml:space="preserve">. Conceptual </w:t>
      </w:r>
      <w:r>
        <w:rPr>
          <w:rFonts w:eastAsia="標楷體"/>
          <w:szCs w:val="22"/>
        </w:rPr>
        <w:t xml:space="preserve">benthic </w:t>
      </w:r>
      <w:r>
        <w:rPr>
          <w:rFonts w:eastAsia="標楷體" w:hint="eastAsia"/>
          <w:szCs w:val="22"/>
        </w:rPr>
        <w:t>food web model off SW Taiwan</w:t>
      </w:r>
    </w:p>
    <w:p w:rsidR="0076127A" w:rsidRDefault="00FE6496">
      <w:pPr>
        <w:spacing w:before="120" w:after="120" w:line="276" w:lineRule="auto"/>
        <w:ind w:firstLineChars="200" w:firstLine="480"/>
        <w:jc w:val="both"/>
        <w:rPr>
          <w:ins w:id="169" w:author="user" w:date="2021-12-15T17:21:00Z"/>
          <w:rFonts w:eastAsia="標楷體"/>
          <w:szCs w:val="22"/>
        </w:rPr>
        <w:pPrChange w:id="170" w:author="user" w:date="2021-12-16T13:45:00Z">
          <w:pPr>
            <w:spacing w:before="120" w:after="120" w:line="276" w:lineRule="auto"/>
            <w:ind w:firstLine="450"/>
            <w:jc w:val="both"/>
          </w:pPr>
        </w:pPrChange>
      </w:pPr>
      <w:ins w:id="171" w:author="user" w:date="2021-12-14T10:14:00Z">
        <w:r w:rsidRPr="006E436D">
          <w:rPr>
            <w:rFonts w:eastAsia="標楷體"/>
            <w:b/>
            <w:szCs w:val="22"/>
          </w:rPr>
          <w:t xml:space="preserve">Physiological and </w:t>
        </w:r>
        <w:r>
          <w:rPr>
            <w:rFonts w:eastAsia="標楷體"/>
            <w:b/>
            <w:szCs w:val="22"/>
          </w:rPr>
          <w:t>behavioral c</w:t>
        </w:r>
        <w:r w:rsidRPr="006E436D">
          <w:rPr>
            <w:rFonts w:eastAsia="標楷體"/>
            <w:b/>
            <w:szCs w:val="22"/>
          </w:rPr>
          <w:t>onstraints</w:t>
        </w:r>
        <w:r>
          <w:rPr>
            <w:rFonts w:eastAsia="標楷體" w:hint="eastAsia"/>
            <w:b/>
            <w:szCs w:val="22"/>
          </w:rPr>
          <w:t xml:space="preserve">: </w:t>
        </w:r>
      </w:ins>
      <w:ins w:id="172" w:author="user" w:date="2021-12-15T16:56:00Z">
        <w:r w:rsidR="00EB4212">
          <w:rPr>
            <w:rFonts w:eastAsia="標楷體"/>
            <w:szCs w:val="22"/>
          </w:rPr>
          <w:t xml:space="preserve">A </w:t>
        </w:r>
      </w:ins>
      <w:ins w:id="173" w:author="user" w:date="2021-12-15T16:57:00Z">
        <w:r w:rsidR="00EB4212">
          <w:rPr>
            <w:rFonts w:eastAsia="標楷體"/>
            <w:szCs w:val="22"/>
          </w:rPr>
          <w:t xml:space="preserve">broadly accepted physical </w:t>
        </w:r>
        <w:r w:rsidR="00EB4212">
          <w:rPr>
            <w:rFonts w:eastAsia="標楷體"/>
            <w:szCs w:val="22"/>
          </w:rPr>
          <w:lastRenderedPageBreak/>
          <w:t>constraint is that, for e</w:t>
        </w:r>
      </w:ins>
      <w:ins w:id="174" w:author="user" w:date="2021-12-15T16:58:00Z">
        <w:r w:rsidR="00EB4212">
          <w:rPr>
            <w:rFonts w:eastAsia="標楷體"/>
            <w:szCs w:val="22"/>
          </w:rPr>
          <w:t xml:space="preserve">ach chemical element, mass is conserved. </w:t>
        </w:r>
      </w:ins>
      <w:ins w:id="175" w:author="user" w:date="2021-12-15T16:59:00Z">
        <w:r w:rsidR="00EB4212">
          <w:rPr>
            <w:rFonts w:eastAsia="標楷體"/>
            <w:szCs w:val="22"/>
          </w:rPr>
          <w:t xml:space="preserve">This mass balance principle is the backbone </w:t>
        </w:r>
      </w:ins>
      <w:ins w:id="176" w:author="user" w:date="2021-12-15T17:05:00Z">
        <w:r w:rsidR="007E455C">
          <w:rPr>
            <w:rFonts w:eastAsia="標楷體"/>
            <w:szCs w:val="22"/>
          </w:rPr>
          <w:t>of the food web</w:t>
        </w:r>
      </w:ins>
      <w:ins w:id="177" w:author="user" w:date="2021-12-15T17:06:00Z">
        <w:r w:rsidR="007E455C">
          <w:rPr>
            <w:rFonts w:eastAsia="標楷體"/>
            <w:szCs w:val="22"/>
          </w:rPr>
          <w:t xml:space="preserve"> model. First of all, the mass balance can be written as the general form:</w:t>
        </w:r>
      </w:ins>
    </w:p>
    <w:p w:rsidR="0076127A" w:rsidRDefault="004A1C21">
      <w:pPr>
        <w:spacing w:before="120" w:after="120" w:line="276" w:lineRule="auto"/>
        <w:ind w:firstLine="450"/>
        <w:jc w:val="center"/>
        <w:rPr>
          <w:ins w:id="178" w:author="user" w:date="2021-12-15T17:21:00Z"/>
          <w:rFonts w:eastAsia="標楷體"/>
          <w:szCs w:val="22"/>
        </w:rPr>
        <w:pPrChange w:id="179" w:author="user" w:date="2021-12-15T17:21:00Z">
          <w:pPr>
            <w:spacing w:before="120" w:after="120" w:line="276" w:lineRule="auto"/>
            <w:ind w:firstLine="450"/>
            <w:jc w:val="both"/>
          </w:pPr>
        </w:pPrChange>
      </w:pPr>
      <m:oMath>
        <m:f>
          <m:fPr>
            <m:ctrlPr>
              <w:ins w:id="180" w:author="user" w:date="2021-12-15T17:07:00Z">
                <w:rPr>
                  <w:rFonts w:ascii="Cambria Math" w:eastAsia="標楷體" w:hAnsi="Cambria Math"/>
                  <w:szCs w:val="22"/>
                </w:rPr>
              </w:ins>
            </m:ctrlPr>
          </m:fPr>
          <m:num>
            <m:r>
              <w:ins w:id="181" w:author="user" w:date="2021-12-15T17:07:00Z">
                <w:rPr>
                  <w:rFonts w:ascii="Cambria Math" w:eastAsia="標楷體" w:hAnsi="Cambria Math"/>
                  <w:szCs w:val="22"/>
                </w:rPr>
                <m:t>dX</m:t>
              </w:ins>
            </m:r>
          </m:num>
          <m:den>
            <m:r>
              <w:ins w:id="182" w:author="user" w:date="2021-12-15T17:07:00Z">
                <w:rPr>
                  <w:rFonts w:ascii="Cambria Math" w:eastAsia="標楷體" w:hAnsi="Cambria Math"/>
                  <w:szCs w:val="22"/>
                </w:rPr>
                <m:t>dt</m:t>
              </w:ins>
            </m:r>
          </m:den>
        </m:f>
        <m:r>
          <w:ins w:id="183" w:author="user" w:date="2021-12-15T17:07:00Z">
            <w:rPr>
              <w:rFonts w:ascii="Cambria Math" w:eastAsia="標楷體" w:hAnsi="Cambria Math"/>
              <w:szCs w:val="22"/>
            </w:rPr>
            <m:t>=</m:t>
          </w:ins>
        </m:r>
        <m:nary>
          <m:naryPr>
            <m:chr m:val="∑"/>
            <m:limLoc m:val="undOvr"/>
            <m:subHide m:val="1"/>
            <m:supHide m:val="1"/>
            <m:ctrlPr>
              <w:ins w:id="184" w:author="user" w:date="2021-12-15T17:07:00Z">
                <w:rPr>
                  <w:rFonts w:ascii="Cambria Math" w:eastAsia="標楷體" w:hAnsi="Cambria Math"/>
                  <w:i/>
                  <w:szCs w:val="22"/>
                </w:rPr>
              </w:ins>
            </m:ctrlPr>
          </m:naryPr>
          <m:sub/>
          <m:sup/>
          <m:e>
            <m:sSub>
              <m:sSubPr>
                <m:ctrlPr>
                  <w:ins w:id="185" w:author="user" w:date="2021-12-15T17:07:00Z">
                    <w:rPr>
                      <w:rFonts w:ascii="Cambria Math" w:eastAsia="標楷體" w:hAnsi="Cambria Math"/>
                      <w:i/>
                      <w:szCs w:val="22"/>
                    </w:rPr>
                  </w:ins>
                </m:ctrlPr>
              </m:sSubPr>
              <m:e>
                <m:r>
                  <w:ins w:id="186" w:author="user" w:date="2021-12-15T17:07:00Z">
                    <w:rPr>
                      <w:rFonts w:ascii="Cambria Math" w:eastAsia="標楷體" w:hAnsi="Cambria Math"/>
                      <w:szCs w:val="22"/>
                    </w:rPr>
                    <m:t>f</m:t>
                  </w:ins>
                </m:r>
              </m:e>
              <m:sub>
                <m:r>
                  <w:ins w:id="187" w:author="user" w:date="2021-12-15T17:07:00Z">
                    <w:rPr>
                      <w:rFonts w:ascii="Cambria Math" w:eastAsia="標楷體" w:hAnsi="Cambria Math"/>
                      <w:szCs w:val="22"/>
                    </w:rPr>
                    <m:t>in</m:t>
                  </w:ins>
                </m:r>
              </m:sub>
            </m:sSub>
            <m:r>
              <w:ins w:id="188" w:author="user" w:date="2021-12-15T17:08:00Z">
                <w:rPr>
                  <w:rFonts w:ascii="Cambria Math" w:eastAsia="標楷體" w:hAnsi="Cambria Math"/>
                  <w:szCs w:val="22"/>
                </w:rPr>
                <m:t>-</m:t>
              </w:ins>
            </m:r>
            <m:nary>
              <m:naryPr>
                <m:chr m:val="∑"/>
                <m:limLoc m:val="undOvr"/>
                <m:subHide m:val="1"/>
                <m:supHide m:val="1"/>
                <m:ctrlPr>
                  <w:ins w:id="189" w:author="user" w:date="2021-12-15T17:08:00Z">
                    <w:rPr>
                      <w:rFonts w:ascii="Cambria Math" w:eastAsia="標楷體" w:hAnsi="Cambria Math"/>
                      <w:i/>
                      <w:szCs w:val="22"/>
                    </w:rPr>
                  </w:ins>
                </m:ctrlPr>
              </m:naryPr>
              <m:sub/>
              <m:sup/>
              <m:e>
                <m:sSub>
                  <m:sSubPr>
                    <m:ctrlPr>
                      <w:ins w:id="190" w:author="user" w:date="2021-12-15T17:08:00Z">
                        <w:rPr>
                          <w:rFonts w:ascii="Cambria Math" w:eastAsia="標楷體" w:hAnsi="Cambria Math"/>
                          <w:i/>
                          <w:szCs w:val="22"/>
                        </w:rPr>
                      </w:ins>
                    </m:ctrlPr>
                  </m:sSubPr>
                  <m:e>
                    <m:r>
                      <w:ins w:id="191" w:author="user" w:date="2021-12-15T17:08:00Z">
                        <w:rPr>
                          <w:rFonts w:ascii="Cambria Math" w:eastAsia="標楷體" w:hAnsi="Cambria Math"/>
                          <w:szCs w:val="22"/>
                        </w:rPr>
                        <m:t>f</m:t>
                      </w:ins>
                    </m:r>
                  </m:e>
                  <m:sub>
                    <m:r>
                      <w:ins w:id="192" w:author="user" w:date="2021-12-15T17:08:00Z">
                        <w:rPr>
                          <w:rFonts w:ascii="Cambria Math" w:eastAsia="標楷體" w:hAnsi="Cambria Math"/>
                          <w:szCs w:val="22"/>
                        </w:rPr>
                        <m:t xml:space="preserve">out </m:t>
                      </w:ins>
                    </m:r>
                  </m:sub>
                </m:sSub>
              </m:e>
            </m:nary>
          </m:e>
        </m:nary>
      </m:oMath>
      <w:ins w:id="193" w:author="user" w:date="2021-12-15T17:08:00Z">
        <w:r w:rsidR="007E455C">
          <w:rPr>
            <w:rFonts w:eastAsia="標楷體"/>
            <w:szCs w:val="22"/>
          </w:rPr>
          <w:t>,</w:t>
        </w:r>
      </w:ins>
    </w:p>
    <w:p w:rsidR="00CA1A9A" w:rsidRPr="00CA1A9A" w:rsidRDefault="007E455C">
      <w:pPr>
        <w:spacing w:before="120" w:after="120" w:line="276" w:lineRule="auto"/>
        <w:rPr>
          <w:ins w:id="194" w:author="user" w:date="2021-12-15T17:31:00Z"/>
          <w:rFonts w:eastAsia="標楷體"/>
          <w:szCs w:val="22"/>
          <w:rPrChange w:id="195" w:author="user" w:date="2021-12-15T17:31:00Z">
            <w:rPr>
              <w:ins w:id="196" w:author="user" w:date="2021-12-15T17:31:00Z"/>
              <w:rFonts w:ascii="Cambria Math" w:eastAsia="標楷體" w:hAnsi="Cambria Math"/>
              <w:szCs w:val="22"/>
            </w:rPr>
          </w:rPrChange>
        </w:rPr>
        <w:pPrChange w:id="197" w:author="user" w:date="2021-12-15T17:31:00Z">
          <w:pPr>
            <w:spacing w:before="120" w:after="120" w:line="276" w:lineRule="auto"/>
            <w:ind w:firstLine="450"/>
            <w:jc w:val="center"/>
          </w:pPr>
        </w:pPrChange>
      </w:pPr>
      <w:ins w:id="198" w:author="user" w:date="2021-12-15T17:08:00Z">
        <w:r>
          <w:rPr>
            <w:rFonts w:eastAsia="標楷體"/>
            <w:szCs w:val="22"/>
          </w:rPr>
          <w:t>indicating that the</w:t>
        </w:r>
      </w:ins>
      <w:ins w:id="199" w:author="user" w:date="2021-12-15T17:10:00Z">
        <w:r>
          <w:rPr>
            <w:rFonts w:eastAsia="標楷體" w:hint="eastAsia"/>
            <w:szCs w:val="22"/>
          </w:rPr>
          <w:t xml:space="preserve"> </w:t>
        </w:r>
      </w:ins>
      <w:ins w:id="200" w:author="user" w:date="2021-12-15T17:14:00Z">
        <w:r w:rsidR="0076127A">
          <w:rPr>
            <w:rFonts w:eastAsia="標楷體"/>
            <w:szCs w:val="22"/>
          </w:rPr>
          <w:t xml:space="preserve">temporal mass </w:t>
        </w:r>
      </w:ins>
      <w:ins w:id="201" w:author="user" w:date="2021-12-15T17:13:00Z">
        <w:r w:rsidR="0076127A">
          <w:rPr>
            <w:rFonts w:eastAsia="標楷體" w:hint="eastAsia"/>
            <w:szCs w:val="22"/>
          </w:rPr>
          <w:t>c</w:t>
        </w:r>
        <w:r w:rsidR="0076127A">
          <w:rPr>
            <w:rFonts w:eastAsia="標楷體"/>
            <w:szCs w:val="22"/>
          </w:rPr>
          <w:t>hange</w:t>
        </w:r>
      </w:ins>
      <w:ins w:id="202" w:author="user" w:date="2021-12-15T17:14:00Z">
        <w:r w:rsidR="0076127A">
          <w:rPr>
            <w:rFonts w:eastAsia="標楷體" w:hint="eastAsia"/>
            <w:szCs w:val="22"/>
          </w:rPr>
          <w:t xml:space="preserve"> </w:t>
        </w:r>
        <m:oMath>
          <m:r>
            <m:rPr>
              <m:sty m:val="p"/>
            </m:rPr>
            <w:rPr>
              <w:rFonts w:ascii="Cambria Math" w:eastAsia="標楷體" w:hAnsi="Cambria Math" w:hint="eastAsia"/>
              <w:szCs w:val="22"/>
            </w:rPr>
            <m:t>(</m:t>
          </m:r>
          <m:f>
            <m:fPr>
              <m:ctrlPr>
                <w:rPr>
                  <w:rFonts w:ascii="Cambria Math" w:eastAsia="標楷體" w:hAnsi="Cambria Math"/>
                  <w:szCs w:val="22"/>
                </w:rPr>
              </m:ctrlPr>
            </m:fPr>
            <m:num>
              <m:r>
                <w:rPr>
                  <w:rFonts w:ascii="Cambria Math" w:eastAsia="標楷體" w:hAnsi="Cambria Math"/>
                  <w:szCs w:val="22"/>
                </w:rPr>
                <m:t>dX</m:t>
              </m:r>
            </m:num>
            <m:den>
              <m:r>
                <w:rPr>
                  <w:rFonts w:ascii="Cambria Math" w:eastAsia="標楷體" w:hAnsi="Cambria Math"/>
                  <w:szCs w:val="22"/>
                </w:rPr>
                <m:t>dt</m:t>
              </m:r>
            </m:den>
          </m:f>
          <m:r>
            <w:rPr>
              <w:rFonts w:ascii="Cambria Math" w:eastAsia="標楷體" w:hAnsi="Cambria Math" w:hint="eastAsia"/>
              <w:szCs w:val="22"/>
            </w:rPr>
            <m:t>)</m:t>
          </m:r>
        </m:oMath>
      </w:ins>
      <w:ins w:id="203" w:author="user" w:date="2021-12-15T17:13:00Z">
        <w:r w:rsidR="0076127A">
          <w:rPr>
            <w:rFonts w:eastAsia="標楷體"/>
            <w:szCs w:val="22"/>
          </w:rPr>
          <w:t xml:space="preserve"> of</w:t>
        </w:r>
      </w:ins>
      <w:ins w:id="204" w:author="user" w:date="2021-12-15T17:14:00Z">
        <w:r w:rsidR="0076127A">
          <w:rPr>
            <w:rFonts w:eastAsia="標楷體"/>
            <w:szCs w:val="22"/>
          </w:rPr>
          <w:t xml:space="preserve"> a compartment(X) </w:t>
        </w:r>
      </w:ins>
      <w:ins w:id="205" w:author="user" w:date="2021-12-15T17:15:00Z">
        <w:r w:rsidR="0076127A">
          <w:rPr>
            <w:rFonts w:eastAsia="標楷體"/>
            <w:szCs w:val="22"/>
          </w:rPr>
          <w:t xml:space="preserve">is </w:t>
        </w:r>
      </w:ins>
      <w:ins w:id="206" w:author="user" w:date="2021-12-15T17:10:00Z">
        <w:r>
          <w:rPr>
            <w:rFonts w:eastAsia="標楷體" w:hint="eastAsia"/>
            <w:szCs w:val="22"/>
          </w:rPr>
          <w:t>e</w:t>
        </w:r>
        <w:r>
          <w:rPr>
            <w:rFonts w:eastAsia="標楷體"/>
            <w:szCs w:val="22"/>
          </w:rPr>
          <w:t>quals to di</w:t>
        </w:r>
      </w:ins>
      <w:ins w:id="207" w:author="user" w:date="2021-12-15T17:11:00Z">
        <w:r>
          <w:rPr>
            <w:rFonts w:eastAsia="標楷體"/>
            <w:szCs w:val="22"/>
          </w:rPr>
          <w:t xml:space="preserve">fference between </w:t>
        </w:r>
      </w:ins>
      <w:ins w:id="208" w:author="user" w:date="2021-12-15T17:10:00Z">
        <w:r>
          <w:rPr>
            <w:rFonts w:eastAsia="標楷體"/>
            <w:szCs w:val="22"/>
          </w:rPr>
          <w:t>the incoming</w:t>
        </w:r>
      </w:ins>
      <w:ins w:id="209" w:author="user" w:date="2021-12-15T17:11:00Z">
        <w:r>
          <w:rPr>
            <w:rFonts w:eastAsia="標楷體"/>
            <w:szCs w:val="22"/>
          </w:rPr>
          <w:t>(</w:t>
        </w:r>
        <m:oMath>
          <m:sSub>
            <m:sSubPr>
              <m:ctrlPr>
                <w:rPr>
                  <w:rFonts w:ascii="Cambria Math" w:eastAsia="標楷體" w:hAnsi="Cambria Math"/>
                  <w:i/>
                  <w:szCs w:val="22"/>
                </w:rPr>
              </m:ctrlPr>
            </m:sSubPr>
            <m:e>
              <m:r>
                <w:rPr>
                  <w:rFonts w:ascii="Cambria Math" w:eastAsia="標楷體" w:hAnsi="Cambria Math"/>
                  <w:szCs w:val="22"/>
                </w:rPr>
                <m:t>f</m:t>
              </m:r>
            </m:e>
            <m:sub>
              <m:r>
                <w:rPr>
                  <w:rFonts w:ascii="Cambria Math" w:eastAsia="標楷體" w:hAnsi="Cambria Math"/>
                  <w:szCs w:val="22"/>
                </w:rPr>
                <m:t>in</m:t>
              </m:r>
            </m:sub>
          </m:sSub>
          <m:r>
            <w:rPr>
              <w:rFonts w:ascii="Cambria Math" w:eastAsia="標楷體" w:hAnsi="Cambria Math"/>
              <w:szCs w:val="22"/>
            </w:rPr>
            <m:t>)</m:t>
          </m:r>
        </m:oMath>
      </w:ins>
      <w:ins w:id="210" w:author="user" w:date="2021-12-15T17:10:00Z">
        <w:r>
          <w:rPr>
            <w:rFonts w:eastAsia="標楷體"/>
            <w:szCs w:val="22"/>
          </w:rPr>
          <w:t xml:space="preserve"> and outgoing</w:t>
        </w:r>
      </w:ins>
      <w:ins w:id="211" w:author="user" w:date="2021-12-15T17:11:00Z">
        <w:r>
          <w:rPr>
            <w:rFonts w:eastAsia="標楷體"/>
            <w:szCs w:val="22"/>
          </w:rPr>
          <w:t>(</w:t>
        </w:r>
        <m:oMath>
          <m:sSub>
            <m:sSubPr>
              <m:ctrlPr>
                <w:rPr>
                  <w:rFonts w:ascii="Cambria Math" w:eastAsia="標楷體" w:hAnsi="Cambria Math"/>
                  <w:i/>
                  <w:szCs w:val="22"/>
                </w:rPr>
              </m:ctrlPr>
            </m:sSubPr>
            <m:e>
              <m:r>
                <w:rPr>
                  <w:rFonts w:ascii="Cambria Math" w:eastAsia="標楷體" w:hAnsi="Cambria Math"/>
                  <w:szCs w:val="22"/>
                </w:rPr>
                <m:t>f</m:t>
              </m:r>
            </m:e>
            <m:sub>
              <m:r>
                <w:rPr>
                  <w:rFonts w:ascii="Cambria Math" w:eastAsia="標楷體" w:hAnsi="Cambria Math"/>
                  <w:szCs w:val="22"/>
                </w:rPr>
                <m:t>out</m:t>
              </m:r>
            </m:sub>
          </m:sSub>
          <m:r>
            <w:rPr>
              <w:rFonts w:ascii="Cambria Math" w:eastAsia="標楷體" w:hAnsi="Cambria Math"/>
              <w:szCs w:val="22"/>
            </w:rPr>
            <m:t>)</m:t>
          </m:r>
        </m:oMath>
      </w:ins>
      <w:ins w:id="212" w:author="user" w:date="2021-12-15T17:10:00Z">
        <w:r>
          <w:rPr>
            <w:rFonts w:eastAsia="標楷體"/>
            <w:szCs w:val="22"/>
          </w:rPr>
          <w:t xml:space="preserve"> flows</w:t>
        </w:r>
      </w:ins>
      <w:ins w:id="213" w:author="user" w:date="2021-12-15T17:11:00Z">
        <w:r>
          <w:rPr>
            <w:rFonts w:eastAsia="標楷體"/>
            <w:szCs w:val="22"/>
          </w:rPr>
          <w:t xml:space="preserve">. Therefore, if </w:t>
        </w:r>
      </w:ins>
      <m:oMath>
        <m:nary>
          <m:naryPr>
            <m:chr m:val="∑"/>
            <m:limLoc m:val="undOvr"/>
            <m:subHide m:val="1"/>
            <m:supHide m:val="1"/>
            <m:ctrlPr>
              <w:ins w:id="214" w:author="user" w:date="2021-12-15T17:12:00Z">
                <w:rPr>
                  <w:rFonts w:ascii="Cambria Math" w:eastAsia="標楷體" w:hAnsi="Cambria Math"/>
                  <w:i/>
                  <w:szCs w:val="22"/>
                </w:rPr>
              </w:ins>
            </m:ctrlPr>
          </m:naryPr>
          <m:sub/>
          <m:sup/>
          <m:e>
            <m:sSub>
              <m:sSubPr>
                <m:ctrlPr>
                  <w:ins w:id="215" w:author="user" w:date="2021-12-15T17:12:00Z">
                    <w:rPr>
                      <w:rFonts w:ascii="Cambria Math" w:eastAsia="標楷體" w:hAnsi="Cambria Math"/>
                      <w:i/>
                      <w:szCs w:val="22"/>
                    </w:rPr>
                  </w:ins>
                </m:ctrlPr>
              </m:sSubPr>
              <m:e>
                <m:r>
                  <w:ins w:id="216" w:author="user" w:date="2021-12-15T17:12:00Z">
                    <w:rPr>
                      <w:rFonts w:ascii="Cambria Math" w:eastAsia="標楷體" w:hAnsi="Cambria Math"/>
                      <w:szCs w:val="22"/>
                    </w:rPr>
                    <m:t>f</m:t>
                  </w:ins>
                </m:r>
              </m:e>
              <m:sub>
                <m:r>
                  <w:ins w:id="217" w:author="user" w:date="2021-12-15T17:12:00Z">
                    <w:rPr>
                      <w:rFonts w:ascii="Cambria Math" w:eastAsia="標楷體" w:hAnsi="Cambria Math"/>
                      <w:szCs w:val="22"/>
                    </w:rPr>
                    <m:t xml:space="preserve">in </m:t>
                  </w:ins>
                </m:r>
              </m:sub>
            </m:sSub>
          </m:e>
        </m:nary>
      </m:oMath>
      <w:ins w:id="218" w:author="user" w:date="2021-12-15T17:12:00Z">
        <w:r>
          <w:rPr>
            <w:rFonts w:eastAsia="標楷體"/>
            <w:szCs w:val="22"/>
          </w:rPr>
          <w:t xml:space="preserve">is larger than </w:t>
        </w:r>
        <m:oMath>
          <m:nary>
            <m:naryPr>
              <m:chr m:val="∑"/>
              <m:limLoc m:val="undOvr"/>
              <m:subHide m:val="1"/>
              <m:supHide m:val="1"/>
              <m:ctrlPr>
                <w:rPr>
                  <w:rFonts w:ascii="Cambria Math" w:eastAsia="標楷體" w:hAnsi="Cambria Math"/>
                  <w:i/>
                  <w:szCs w:val="22"/>
                </w:rPr>
              </m:ctrlPr>
            </m:naryPr>
            <m:sub/>
            <m:sup/>
            <m:e>
              <m:sSub>
                <m:sSubPr>
                  <m:ctrlPr>
                    <w:rPr>
                      <w:rFonts w:ascii="Cambria Math" w:eastAsia="標楷體" w:hAnsi="Cambria Math"/>
                      <w:i/>
                      <w:szCs w:val="22"/>
                    </w:rPr>
                  </m:ctrlPr>
                </m:sSubPr>
                <m:e>
                  <m:r>
                    <w:rPr>
                      <w:rFonts w:ascii="Cambria Math" w:eastAsia="標楷體" w:hAnsi="Cambria Math"/>
                      <w:szCs w:val="22"/>
                    </w:rPr>
                    <m:t>f</m:t>
                  </m:r>
                </m:e>
                <m:sub>
                  <m:r>
                    <w:rPr>
                      <w:rFonts w:ascii="Cambria Math" w:eastAsia="標楷體" w:hAnsi="Cambria Math"/>
                      <w:szCs w:val="22"/>
                    </w:rPr>
                    <m:t xml:space="preserve">out </m:t>
                  </m:r>
                </m:sub>
              </m:sSub>
            </m:e>
          </m:nary>
        </m:oMath>
        <w:r w:rsidR="0076127A">
          <w:rPr>
            <w:rFonts w:eastAsia="標楷體" w:hint="eastAsia"/>
            <w:szCs w:val="22"/>
          </w:rPr>
          <w:t>,</w:t>
        </w:r>
      </w:ins>
      <w:ins w:id="219" w:author="user" w:date="2021-12-15T17:15:00Z">
        <w:r w:rsidR="0076127A">
          <w:rPr>
            <w:rFonts w:eastAsia="標楷體"/>
            <w:szCs w:val="22"/>
          </w:rPr>
          <w:t xml:space="preserve"> X will increase in time. </w:t>
        </w:r>
      </w:ins>
      <w:ins w:id="220" w:author="user" w:date="2021-12-15T17:22:00Z">
        <w:r w:rsidR="00E82E91">
          <w:rPr>
            <w:rFonts w:eastAsia="標楷體"/>
            <w:szCs w:val="22"/>
          </w:rPr>
          <w:t>Base on this principle, we can de</w:t>
        </w:r>
        <w:r w:rsidR="002F7F46">
          <w:rPr>
            <w:rFonts w:eastAsia="標楷體"/>
            <w:szCs w:val="22"/>
          </w:rPr>
          <w:t>rive the mass balance equations of all the compartment</w:t>
        </w:r>
      </w:ins>
      <w:ins w:id="221" w:author="user" w:date="2021-12-15T17:30:00Z">
        <w:r w:rsidR="00CA1A9A">
          <w:rPr>
            <w:rFonts w:eastAsia="標楷體"/>
            <w:szCs w:val="22"/>
          </w:rPr>
          <w:t>s</w:t>
        </w:r>
      </w:ins>
      <w:ins w:id="222" w:author="user" w:date="2021-12-15T17:22:00Z">
        <w:r w:rsidR="002F7F46">
          <w:rPr>
            <w:rFonts w:eastAsia="標楷體"/>
            <w:szCs w:val="22"/>
          </w:rPr>
          <w:t xml:space="preserve"> </w:t>
        </w:r>
      </w:ins>
      <w:ins w:id="223" w:author="user" w:date="2021-12-15T17:30:00Z">
        <w:r w:rsidR="00CA1A9A">
          <w:rPr>
            <w:rFonts w:eastAsia="標楷體"/>
            <w:szCs w:val="22"/>
          </w:rPr>
          <w:t xml:space="preserve">with the assumption that </w:t>
        </w:r>
      </w:ins>
      <w:ins w:id="224" w:author="user" w:date="2021-12-15T17:32:00Z">
        <w:r w:rsidR="00CA1A9A">
          <w:rPr>
            <w:rFonts w:eastAsia="標楷體"/>
            <w:szCs w:val="22"/>
          </w:rPr>
          <w:t xml:space="preserve">all </w:t>
        </w:r>
      </w:ins>
      <w:ins w:id="225" w:author="user" w:date="2021-12-15T17:30:00Z">
        <w:r w:rsidR="00CA1A9A">
          <w:rPr>
            <w:rFonts w:eastAsia="標楷體"/>
            <w:szCs w:val="22"/>
          </w:rPr>
          <w:t>the comp</w:t>
        </w:r>
      </w:ins>
      <w:ins w:id="226" w:author="user" w:date="2021-12-15T17:31:00Z">
        <w:r w:rsidR="00CA1A9A">
          <w:rPr>
            <w:rFonts w:eastAsia="標楷體"/>
            <w:szCs w:val="22"/>
          </w:rPr>
          <w:t xml:space="preserve">artments are invariant in time: </w:t>
        </w:r>
      </w:ins>
    </w:p>
    <w:p w:rsidR="00CA1A9A" w:rsidRDefault="004A1C21" w:rsidP="00CA1A9A">
      <w:pPr>
        <w:spacing w:before="120" w:after="120" w:line="276" w:lineRule="auto"/>
        <w:ind w:firstLine="450"/>
        <w:jc w:val="center"/>
        <w:rPr>
          <w:ins w:id="227" w:author="user" w:date="2021-12-16T10:58:00Z"/>
          <w:rFonts w:eastAsia="標楷體"/>
          <w:szCs w:val="22"/>
        </w:rPr>
      </w:pPr>
      <m:oMath>
        <m:f>
          <m:fPr>
            <m:ctrlPr>
              <w:ins w:id="228" w:author="user" w:date="2021-12-15T17:31:00Z">
                <w:rPr>
                  <w:rFonts w:ascii="Cambria Math" w:eastAsia="標楷體" w:hAnsi="Cambria Math"/>
                  <w:szCs w:val="22"/>
                </w:rPr>
              </w:ins>
            </m:ctrlPr>
          </m:fPr>
          <m:num>
            <m:r>
              <w:ins w:id="229" w:author="user" w:date="2021-12-15T17:31:00Z">
                <w:rPr>
                  <w:rFonts w:ascii="Cambria Math" w:eastAsia="標楷體" w:hAnsi="Cambria Math"/>
                  <w:szCs w:val="22"/>
                </w:rPr>
                <m:t>d</m:t>
              </w:ins>
            </m:r>
            <m:r>
              <w:ins w:id="230" w:author="user" w:date="2021-12-15T17:32:00Z">
                <w:rPr>
                  <w:rFonts w:ascii="Cambria Math" w:eastAsia="標楷體" w:hAnsi="Cambria Math"/>
                  <w:szCs w:val="22"/>
                </w:rPr>
                <m:t>Compartment</m:t>
              </w:ins>
            </m:r>
          </m:num>
          <m:den>
            <m:r>
              <w:ins w:id="231" w:author="user" w:date="2021-12-15T17:31:00Z">
                <w:rPr>
                  <w:rFonts w:ascii="Cambria Math" w:eastAsia="標楷體" w:hAnsi="Cambria Math"/>
                  <w:szCs w:val="22"/>
                </w:rPr>
                <m:t>dt</m:t>
              </w:ins>
            </m:r>
          </m:den>
        </m:f>
        <m:r>
          <w:ins w:id="232" w:author="user" w:date="2021-12-15T17:31:00Z">
            <w:rPr>
              <w:rFonts w:ascii="Cambria Math" w:eastAsia="標楷體" w:hAnsi="Cambria Math"/>
              <w:szCs w:val="22"/>
            </w:rPr>
            <m:t>=</m:t>
          </w:ins>
        </m:r>
        <m:nary>
          <m:naryPr>
            <m:chr m:val="∑"/>
            <m:limLoc m:val="undOvr"/>
            <m:subHide m:val="1"/>
            <m:supHide m:val="1"/>
            <m:ctrlPr>
              <w:ins w:id="233" w:author="user" w:date="2021-12-15T17:31:00Z">
                <w:rPr>
                  <w:rFonts w:ascii="Cambria Math" w:eastAsia="標楷體" w:hAnsi="Cambria Math"/>
                  <w:i/>
                  <w:szCs w:val="22"/>
                </w:rPr>
              </w:ins>
            </m:ctrlPr>
          </m:naryPr>
          <m:sub/>
          <m:sup/>
          <m:e>
            <m:sSub>
              <m:sSubPr>
                <m:ctrlPr>
                  <w:ins w:id="234" w:author="user" w:date="2021-12-15T17:31:00Z">
                    <w:rPr>
                      <w:rFonts w:ascii="Cambria Math" w:eastAsia="標楷體" w:hAnsi="Cambria Math"/>
                      <w:i/>
                      <w:szCs w:val="22"/>
                    </w:rPr>
                  </w:ins>
                </m:ctrlPr>
              </m:sSubPr>
              <m:e>
                <m:r>
                  <w:ins w:id="235" w:author="user" w:date="2021-12-15T17:31:00Z">
                    <w:rPr>
                      <w:rFonts w:ascii="Cambria Math" w:eastAsia="標楷體" w:hAnsi="Cambria Math"/>
                      <w:szCs w:val="22"/>
                    </w:rPr>
                    <m:t>f</m:t>
                  </w:ins>
                </m:r>
              </m:e>
              <m:sub>
                <m:r>
                  <w:ins w:id="236" w:author="user" w:date="2021-12-15T17:31:00Z">
                    <w:rPr>
                      <w:rFonts w:ascii="Cambria Math" w:eastAsia="標楷體" w:hAnsi="Cambria Math"/>
                      <w:szCs w:val="22"/>
                    </w:rPr>
                    <m:t>in</m:t>
                  </w:ins>
                </m:r>
              </m:sub>
            </m:sSub>
            <m:r>
              <w:ins w:id="237" w:author="user" w:date="2021-12-15T17:31:00Z">
                <w:rPr>
                  <w:rFonts w:ascii="Cambria Math" w:eastAsia="標楷體" w:hAnsi="Cambria Math"/>
                  <w:szCs w:val="22"/>
                </w:rPr>
                <m:t>-</m:t>
              </w:ins>
            </m:r>
            <m:nary>
              <m:naryPr>
                <m:chr m:val="∑"/>
                <m:limLoc m:val="undOvr"/>
                <m:subHide m:val="1"/>
                <m:supHide m:val="1"/>
                <m:ctrlPr>
                  <w:ins w:id="238" w:author="user" w:date="2021-12-15T17:31:00Z">
                    <w:rPr>
                      <w:rFonts w:ascii="Cambria Math" w:eastAsia="標楷體" w:hAnsi="Cambria Math"/>
                      <w:i/>
                      <w:szCs w:val="22"/>
                    </w:rPr>
                  </w:ins>
                </m:ctrlPr>
              </m:naryPr>
              <m:sub/>
              <m:sup/>
              <m:e>
                <m:sSub>
                  <m:sSubPr>
                    <m:ctrlPr>
                      <w:ins w:id="239" w:author="user" w:date="2021-12-15T17:31:00Z">
                        <w:rPr>
                          <w:rFonts w:ascii="Cambria Math" w:eastAsia="標楷體" w:hAnsi="Cambria Math"/>
                          <w:i/>
                          <w:szCs w:val="22"/>
                        </w:rPr>
                      </w:ins>
                    </m:ctrlPr>
                  </m:sSubPr>
                  <m:e>
                    <m:r>
                      <w:ins w:id="240" w:author="user" w:date="2021-12-15T17:31:00Z">
                        <w:rPr>
                          <w:rFonts w:ascii="Cambria Math" w:eastAsia="標楷體" w:hAnsi="Cambria Math"/>
                          <w:szCs w:val="22"/>
                        </w:rPr>
                        <m:t>f</m:t>
                      </w:ins>
                    </m:r>
                  </m:e>
                  <m:sub>
                    <m:r>
                      <w:ins w:id="241" w:author="user" w:date="2021-12-15T17:31:00Z">
                        <w:rPr>
                          <w:rFonts w:ascii="Cambria Math" w:eastAsia="標楷體" w:hAnsi="Cambria Math"/>
                          <w:szCs w:val="22"/>
                        </w:rPr>
                        <m:t>out</m:t>
                      </w:ins>
                    </m:r>
                  </m:sub>
                </m:sSub>
                <m:r>
                  <w:ins w:id="242" w:author="user" w:date="2021-12-15T17:32:00Z">
                    <w:rPr>
                      <w:rFonts w:ascii="Cambria Math" w:eastAsia="標楷體" w:hAnsi="Cambria Math"/>
                      <w:szCs w:val="22"/>
                    </w:rPr>
                    <m:t>=0</m:t>
                  </w:ins>
                </m:r>
              </m:e>
            </m:nary>
          </m:e>
        </m:nary>
      </m:oMath>
      <w:ins w:id="243" w:author="user" w:date="2021-12-15T17:35:00Z">
        <w:r w:rsidR="004D20D3">
          <w:rPr>
            <w:rFonts w:eastAsia="標楷體"/>
            <w:szCs w:val="22"/>
          </w:rPr>
          <w:t>.</w:t>
        </w:r>
      </w:ins>
    </w:p>
    <w:p w:rsidR="00E24B58" w:rsidRDefault="00E24B58" w:rsidP="00380AD8">
      <w:pPr>
        <w:spacing w:before="120" w:after="120" w:line="276" w:lineRule="auto"/>
        <w:ind w:firstLineChars="200" w:firstLine="480"/>
        <w:rPr>
          <w:ins w:id="244" w:author="user" w:date="2021-12-16T10:59:00Z"/>
          <w:rFonts w:eastAsia="標楷體"/>
          <w:szCs w:val="22"/>
        </w:rPr>
      </w:pPr>
      <w:ins w:id="245" w:author="user" w:date="2021-12-16T10:59:00Z">
        <w:r>
          <w:rPr>
            <w:rFonts w:eastAsia="標楷體"/>
            <w:szCs w:val="22"/>
          </w:rPr>
          <w:t xml:space="preserve">Furthermore, this mass balance principle can also be applied to organisms’ physiological behaviors. Take ingestion process for example, when organisms ingest food, only part of the food is assimilated, and the rest is expelled as feces. And the assimilated food is used for maintain its basal metabolism, growth and reproduction. For heterotrophic organisms, the energy needed for growth and maintenance is paid by respiration. Thus, we can write this process as: </w:t>
        </w:r>
      </w:ins>
    </w:p>
    <w:p w:rsidR="00E24B58" w:rsidRDefault="004A1C21" w:rsidP="00E24B58">
      <w:pPr>
        <w:spacing w:before="120" w:after="120" w:line="276" w:lineRule="auto"/>
        <w:ind w:firstLine="450"/>
        <w:jc w:val="center"/>
        <w:rPr>
          <w:ins w:id="246" w:author="user" w:date="2021-12-16T10:59:00Z"/>
          <w:rFonts w:eastAsia="標楷體"/>
          <w:szCs w:val="22"/>
        </w:rPr>
      </w:pPr>
      <m:oMath>
        <m:f>
          <m:fPr>
            <m:ctrlPr>
              <w:ins w:id="247" w:author="user" w:date="2021-12-16T10:59:00Z">
                <w:rPr>
                  <w:rFonts w:ascii="Cambria Math" w:eastAsia="標楷體" w:hAnsi="Cambria Math"/>
                  <w:szCs w:val="22"/>
                </w:rPr>
              </w:ins>
            </m:ctrlPr>
          </m:fPr>
          <m:num>
            <m:r>
              <w:ins w:id="248" w:author="user" w:date="2021-12-16T10:59:00Z">
                <w:rPr>
                  <w:rFonts w:ascii="Cambria Math" w:eastAsia="標楷體" w:hAnsi="Cambria Math"/>
                  <w:szCs w:val="22"/>
                </w:rPr>
                <m:t>dC</m:t>
              </w:ins>
            </m:r>
          </m:num>
          <m:den>
            <m:r>
              <w:ins w:id="249" w:author="user" w:date="2021-12-16T10:59:00Z">
                <w:rPr>
                  <w:rFonts w:ascii="Cambria Math" w:eastAsia="標楷體" w:hAnsi="Cambria Math"/>
                  <w:szCs w:val="22"/>
                </w:rPr>
                <m:t>dt</m:t>
              </w:ins>
            </m:r>
          </m:den>
        </m:f>
        <m:r>
          <w:ins w:id="250" w:author="user" w:date="2021-12-16T10:59:00Z">
            <w:rPr>
              <w:rFonts w:ascii="Cambria Math" w:eastAsia="標楷體" w:hAnsi="Cambria Math"/>
              <w:szCs w:val="22"/>
            </w:rPr>
            <m:t>=Growth=ingestion-defecation-respiration-mortality</m:t>
          </w:ins>
        </m:r>
      </m:oMath>
      <w:ins w:id="251" w:author="user" w:date="2021-12-16T10:59:00Z">
        <w:r w:rsidR="00E24B58">
          <w:rPr>
            <w:rFonts w:eastAsia="標楷體" w:hint="eastAsia"/>
            <w:szCs w:val="22"/>
          </w:rPr>
          <w:t>,</w:t>
        </w:r>
      </w:ins>
    </w:p>
    <w:p w:rsidR="00F37FC7" w:rsidRDefault="00E24B58">
      <w:pPr>
        <w:spacing w:before="120" w:after="120" w:line="276" w:lineRule="auto"/>
        <w:ind w:firstLine="450"/>
        <w:rPr>
          <w:ins w:id="252" w:author="user" w:date="2021-12-16T11:36:00Z"/>
          <w:rFonts w:eastAsia="標楷體"/>
          <w:szCs w:val="22"/>
        </w:rPr>
        <w:pPrChange w:id="253" w:author="user" w:date="2021-12-16T11:11:00Z">
          <w:pPr>
            <w:spacing w:before="120" w:after="120" w:line="276" w:lineRule="auto"/>
            <w:ind w:firstLine="450"/>
            <w:jc w:val="center"/>
          </w:pPr>
        </w:pPrChange>
      </w:pPr>
      <w:ins w:id="254" w:author="user" w:date="2021-12-16T10:59:00Z">
        <w:r>
          <w:rPr>
            <w:rFonts w:eastAsia="標楷體"/>
            <w:szCs w:val="22"/>
          </w:rPr>
          <w:t xml:space="preserve">Where </w:t>
        </w:r>
        <m:oMath>
          <m:r>
            <m:rPr>
              <m:sty m:val="p"/>
            </m:rPr>
            <w:rPr>
              <w:rFonts w:ascii="Cambria Math" w:eastAsia="標楷體" w:hAnsi="Cambria Math"/>
              <w:szCs w:val="22"/>
            </w:rPr>
            <m:t>C</m:t>
          </m:r>
        </m:oMath>
        <w:r>
          <w:rPr>
            <w:rFonts w:eastAsia="標楷體"/>
            <w:szCs w:val="22"/>
          </w:rPr>
          <w:t xml:space="preserve"> is the biomass of the organism, and </w:t>
        </w:r>
        <m:oMath>
          <m:f>
            <m:fPr>
              <m:ctrlPr>
                <w:rPr>
                  <w:rFonts w:ascii="Cambria Math" w:eastAsia="標楷體" w:hAnsi="Cambria Math"/>
                  <w:szCs w:val="22"/>
                </w:rPr>
              </m:ctrlPr>
            </m:fPr>
            <m:num>
              <m:r>
                <w:rPr>
                  <w:rFonts w:ascii="Cambria Math" w:eastAsia="標楷體" w:hAnsi="Cambria Math"/>
                  <w:szCs w:val="22"/>
                </w:rPr>
                <m:t>dC</m:t>
              </m:r>
            </m:num>
            <m:den>
              <m:r>
                <w:rPr>
                  <w:rFonts w:ascii="Cambria Math" w:eastAsia="標楷體" w:hAnsi="Cambria Math"/>
                  <w:szCs w:val="22"/>
                </w:rPr>
                <m:t>dt</m:t>
              </m:r>
            </m:den>
          </m:f>
        </m:oMath>
        <w:r>
          <w:rPr>
            <w:rFonts w:eastAsia="標楷體" w:hint="eastAsia"/>
            <w:szCs w:val="22"/>
          </w:rPr>
          <w:t xml:space="preserve"> </w:t>
        </w:r>
        <w:r>
          <w:rPr>
            <w:rFonts w:eastAsia="標楷體"/>
            <w:szCs w:val="22"/>
          </w:rPr>
          <w:t>is its growth rate.</w:t>
        </w:r>
        <w:r>
          <w:rPr>
            <w:rFonts w:eastAsia="標楷體" w:hint="eastAsia"/>
            <w:szCs w:val="22"/>
          </w:rPr>
          <w:t xml:space="preserve"> Th</w:t>
        </w:r>
        <w:r>
          <w:rPr>
            <w:rFonts w:eastAsia="標楷體"/>
            <w:szCs w:val="22"/>
          </w:rPr>
          <w:t>is mass-balance equation states that the biomass changes to the difference between feeding and loss terms. Note that the balance of all food web compartment are tightly linked. For instance, if species A feeds on species B, not only an increase flow flows into A, but a loss of the same magnitude flow out B. As a result,</w:t>
        </w:r>
      </w:ins>
      <w:ins w:id="255" w:author="user" w:date="2021-12-16T11:05:00Z">
        <w:r>
          <w:rPr>
            <w:rFonts w:eastAsia="標楷體"/>
            <w:szCs w:val="22"/>
          </w:rPr>
          <w:t xml:space="preserve"> the direction of</w:t>
        </w:r>
      </w:ins>
      <w:ins w:id="256" w:author="user" w:date="2021-12-16T10:59:00Z">
        <w:r>
          <w:rPr>
            <w:rFonts w:eastAsia="標楷體"/>
            <w:szCs w:val="22"/>
          </w:rPr>
          <w:t xml:space="preserve"> the flows </w:t>
        </w:r>
      </w:ins>
      <w:ins w:id="257" w:author="user" w:date="2021-12-16T11:05:00Z">
        <w:r w:rsidR="0023577D">
          <w:rPr>
            <w:rFonts w:eastAsia="標楷體"/>
            <w:szCs w:val="22"/>
          </w:rPr>
          <w:t>matters</w:t>
        </w:r>
      </w:ins>
      <w:ins w:id="258" w:author="user" w:date="2021-12-16T11:09:00Z">
        <w:r w:rsidR="0023577D">
          <w:rPr>
            <w:rFonts w:eastAsia="標楷體"/>
            <w:szCs w:val="22"/>
          </w:rPr>
          <w:t>, and we can simply take the mas</w:t>
        </w:r>
      </w:ins>
      <w:ins w:id="259" w:author="user" w:date="2021-12-16T11:10:00Z">
        <w:r w:rsidR="0023577D">
          <w:rPr>
            <w:rFonts w:eastAsia="標楷體"/>
            <w:szCs w:val="22"/>
          </w:rPr>
          <w:t>s-balanced equation as sums and subtractions of these unknown quantities of flows</w:t>
        </w:r>
      </w:ins>
      <w:ins w:id="260" w:author="user" w:date="2021-12-16T11:11:00Z">
        <w:r w:rsidR="0023577D">
          <w:rPr>
            <w:rFonts w:eastAsia="標楷體"/>
            <w:szCs w:val="22"/>
          </w:rPr>
          <w:t>.</w:t>
        </w:r>
        <w:r w:rsidR="0023577D">
          <w:rPr>
            <w:rFonts w:eastAsia="標楷體" w:hint="eastAsia"/>
            <w:szCs w:val="22"/>
          </w:rPr>
          <w:t xml:space="preserve"> He</w:t>
        </w:r>
        <w:r w:rsidR="0023577D">
          <w:rPr>
            <w:rFonts w:eastAsia="標楷體"/>
            <w:szCs w:val="22"/>
          </w:rPr>
          <w:t xml:space="preserve">re, </w:t>
        </w:r>
      </w:ins>
      <w:ins w:id="261" w:author="user" w:date="2021-12-15T17:35:00Z">
        <w:r w:rsidR="004D20D3">
          <w:rPr>
            <w:rFonts w:eastAsia="標楷體"/>
            <w:szCs w:val="22"/>
          </w:rPr>
          <w:t>we classify this type of</w:t>
        </w:r>
      </w:ins>
      <w:ins w:id="262" w:author="user" w:date="2021-12-16T11:12:00Z">
        <w:r w:rsidR="0023577D">
          <w:rPr>
            <w:rFonts w:eastAsia="標楷體"/>
            <w:szCs w:val="22"/>
          </w:rPr>
          <w:t xml:space="preserve"> linear</w:t>
        </w:r>
      </w:ins>
      <w:ins w:id="263" w:author="user" w:date="2021-12-15T17:35:00Z">
        <w:r w:rsidR="004D20D3">
          <w:rPr>
            <w:rFonts w:eastAsia="標楷體"/>
            <w:szCs w:val="22"/>
          </w:rPr>
          <w:t xml:space="preserve"> mass ba</w:t>
        </w:r>
        <w:r w:rsidR="0023577D">
          <w:rPr>
            <w:rFonts w:eastAsia="標楷體"/>
            <w:szCs w:val="22"/>
          </w:rPr>
          <w:t>lance equation</w:t>
        </w:r>
        <w:r w:rsidR="004D20D3">
          <w:rPr>
            <w:rFonts w:eastAsia="標楷體" w:hint="eastAsia"/>
            <w:szCs w:val="22"/>
          </w:rPr>
          <w:t xml:space="preserve"> a</w:t>
        </w:r>
        <w:r w:rsidR="004D20D3">
          <w:rPr>
            <w:rFonts w:eastAsia="標楷體"/>
            <w:szCs w:val="22"/>
          </w:rPr>
          <w:t xml:space="preserve">s </w:t>
        </w:r>
      </w:ins>
      <w:ins w:id="264" w:author="user" w:date="2021-12-15T17:36:00Z">
        <w:r w:rsidR="004D20D3">
          <w:rPr>
            <w:rFonts w:eastAsia="標楷體"/>
            <w:szCs w:val="22"/>
          </w:rPr>
          <w:t>“equality equation”</w:t>
        </w:r>
      </w:ins>
      <w:ins w:id="265" w:author="user" w:date="2021-12-15T17:56:00Z">
        <w:r w:rsidR="00796D94">
          <w:rPr>
            <w:rFonts w:eastAsia="標楷體"/>
            <w:szCs w:val="22"/>
          </w:rPr>
          <w:t xml:space="preserve"> </w:t>
        </w:r>
      </w:ins>
      <w:ins w:id="266" w:author="user" w:date="2021-12-15T17:58:00Z">
        <w:r w:rsidR="00796D94">
          <w:rPr>
            <w:rFonts w:eastAsia="標楷體"/>
            <w:szCs w:val="22"/>
          </w:rPr>
          <w:t xml:space="preserve">, </w:t>
        </w:r>
      </w:ins>
      <w:ins w:id="267" w:author="user" w:date="2021-12-16T11:11:00Z">
        <w:r w:rsidR="0023577D">
          <w:rPr>
            <w:rFonts w:eastAsia="標楷體"/>
            <w:szCs w:val="22"/>
          </w:rPr>
          <w:t xml:space="preserve">and </w:t>
        </w:r>
      </w:ins>
      <w:ins w:id="268" w:author="user" w:date="2021-12-16T11:12:00Z">
        <w:r w:rsidR="0023577D">
          <w:rPr>
            <w:rFonts w:eastAsia="標楷體"/>
            <w:szCs w:val="22"/>
          </w:rPr>
          <w:t xml:space="preserve">it can be expressed </w:t>
        </w:r>
      </w:ins>
      <w:ins w:id="269" w:author="user" w:date="2021-12-16T11:29:00Z">
        <w:r w:rsidR="00B141EB">
          <w:rPr>
            <w:rFonts w:eastAsia="標楷體"/>
            <w:szCs w:val="22"/>
          </w:rPr>
          <w:t>with</w:t>
        </w:r>
      </w:ins>
      <w:ins w:id="270" w:author="user" w:date="2021-12-16T11:12:00Z">
        <w:r w:rsidR="0023577D">
          <w:rPr>
            <w:rFonts w:eastAsia="標楷體"/>
            <w:szCs w:val="22"/>
          </w:rPr>
          <w:t xml:space="preserve"> matrix notation </w:t>
        </w:r>
      </w:ins>
      <w:ins w:id="271" w:author="user" w:date="2021-12-15T17:56:00Z">
        <w:r w:rsidR="00F8295C">
          <w:rPr>
            <w:rFonts w:eastAsia="標楷體"/>
            <w:szCs w:val="22"/>
          </w:rPr>
          <w:t>in the general form</w:t>
        </w:r>
      </w:ins>
      <w:ins w:id="272" w:author="user" w:date="2021-12-15T17:57:00Z">
        <w:r w:rsidR="00F8295C">
          <w:rPr>
            <w:rFonts w:eastAsia="標楷體"/>
            <w:szCs w:val="22"/>
          </w:rPr>
          <w:t>:</w:t>
        </w:r>
        <w:r w:rsidR="00F8295C" w:rsidRPr="00796D94">
          <w:rPr>
            <w:rFonts w:eastAsia="標楷體"/>
            <w:b/>
            <w:szCs w:val="22"/>
            <w:rPrChange w:id="273" w:author="user" w:date="2021-12-15T17:58:00Z">
              <w:rPr>
                <w:rFonts w:eastAsia="標楷體"/>
                <w:szCs w:val="22"/>
              </w:rPr>
            </w:rPrChange>
          </w:rPr>
          <w:t xml:space="preserve"> </w:t>
        </w:r>
      </w:ins>
      <m:oMath>
        <m:r>
          <w:ins w:id="274" w:author="user" w:date="2021-12-15T17:58:00Z">
            <m:rPr>
              <m:sty m:val="b"/>
            </m:rPr>
            <w:rPr>
              <w:rFonts w:ascii="Cambria Math" w:eastAsia="標楷體" w:hAnsi="Cambria Math"/>
              <w:szCs w:val="22"/>
            </w:rPr>
            <m:t>A⋅x</m:t>
          </w:ins>
        </m:r>
        <m:r>
          <w:ins w:id="275" w:author="user" w:date="2021-12-15T17:58:00Z">
            <m:rPr>
              <m:sty m:val="b"/>
            </m:rPr>
            <w:rPr>
              <w:rFonts w:ascii="Cambria Math" w:eastAsia="標楷體" w:hAnsi="Cambria Math"/>
              <w:szCs w:val="22"/>
            </w:rPr>
            <m:t>=</m:t>
          </w:ins>
        </m:r>
        <m:r>
          <w:ins w:id="276" w:author="user" w:date="2021-12-15T17:58:00Z">
            <m:rPr>
              <m:sty m:val="b"/>
            </m:rPr>
            <w:rPr>
              <w:rFonts w:ascii="Cambria Math" w:eastAsia="標楷體" w:hAnsi="Cambria Math"/>
              <w:szCs w:val="22"/>
            </w:rPr>
            <m:t>b</m:t>
          </w:ins>
        </m:r>
      </m:oMath>
      <w:ins w:id="277" w:author="user" w:date="2021-12-16T10:57:00Z">
        <w:r w:rsidRPr="00E24B58">
          <w:rPr>
            <w:rFonts w:eastAsia="標楷體"/>
            <w:szCs w:val="22"/>
          </w:rPr>
          <w:t>,</w:t>
        </w:r>
        <w:r>
          <w:rPr>
            <w:rFonts w:eastAsia="標楷體"/>
            <w:szCs w:val="22"/>
          </w:rPr>
          <w:t xml:space="preserve"> in</w:t>
        </w:r>
      </w:ins>
      <w:ins w:id="278" w:author="user" w:date="2021-12-15T17:40:00Z">
        <w:r w:rsidR="004D20D3">
          <w:rPr>
            <w:rFonts w:eastAsia="標楷體"/>
            <w:szCs w:val="22"/>
          </w:rPr>
          <w:t xml:space="preserve"> </w:t>
        </w:r>
      </w:ins>
      <w:ins w:id="279" w:author="user" w:date="2021-12-16T10:57:00Z">
        <w:r>
          <w:rPr>
            <w:rFonts w:eastAsia="標楷體"/>
            <w:szCs w:val="22"/>
          </w:rPr>
          <w:t>which</w:t>
        </w:r>
      </w:ins>
      <w:ins w:id="280" w:author="user" w:date="2021-12-16T10:58:00Z">
        <w:r>
          <w:rPr>
            <w:rFonts w:eastAsia="標楷體"/>
            <w:szCs w:val="22"/>
          </w:rPr>
          <w:t xml:space="preserve"> x</w:t>
        </w:r>
      </w:ins>
      <w:ins w:id="281" w:author="user" w:date="2021-12-16T11:12:00Z">
        <w:r w:rsidR="0023577D">
          <w:rPr>
            <w:rFonts w:eastAsia="標楷體"/>
            <w:szCs w:val="22"/>
          </w:rPr>
          <w:t xml:space="preserve"> is a vector</w:t>
        </w:r>
      </w:ins>
      <w:ins w:id="282" w:author="user" w:date="2021-12-16T11:13:00Z">
        <w:r w:rsidR="0023577D">
          <w:rPr>
            <w:rFonts w:eastAsia="標楷體"/>
            <w:szCs w:val="22"/>
          </w:rPr>
          <w:t xml:space="preserve"> consisted of unknown </w:t>
        </w:r>
      </w:ins>
      <w:ins w:id="283" w:author="user" w:date="2021-12-16T11:23:00Z">
        <w:r w:rsidR="00B141EB">
          <w:rPr>
            <w:rFonts w:eastAsia="標楷體"/>
            <w:szCs w:val="22"/>
          </w:rPr>
          <w:t xml:space="preserve">flows, </w:t>
        </w:r>
      </w:ins>
      <w:ins w:id="284" w:author="user" w:date="2021-12-16T11:29:00Z">
        <w:r w:rsidR="00B141EB">
          <w:rPr>
            <w:rFonts w:eastAsia="標楷體"/>
            <w:szCs w:val="22"/>
          </w:rPr>
          <w:t xml:space="preserve">b is a vector consisted of </w:t>
        </w:r>
      </w:ins>
      <w:ins w:id="285" w:author="user" w:date="2021-12-16T11:34:00Z">
        <w:r w:rsidR="00692ADC">
          <w:rPr>
            <w:rFonts w:eastAsia="標楷體"/>
            <w:szCs w:val="22"/>
          </w:rPr>
          <w:t>changed rates of the component</w:t>
        </w:r>
      </w:ins>
      <w:ins w:id="286" w:author="user" w:date="2021-12-16T11:30:00Z">
        <w:r w:rsidR="00C45FC3">
          <w:rPr>
            <w:rFonts w:eastAsia="標楷體"/>
            <w:szCs w:val="22"/>
          </w:rPr>
          <w:t>.</w:t>
        </w:r>
      </w:ins>
      <w:ins w:id="287" w:author="user" w:date="2021-12-16T12:54:00Z">
        <w:r w:rsidR="00DC022B">
          <w:rPr>
            <w:rFonts w:eastAsia="標楷體"/>
            <w:szCs w:val="22"/>
          </w:rPr>
          <w:t xml:space="preserve"> Also</w:t>
        </w:r>
      </w:ins>
      <w:ins w:id="288" w:author="user" w:date="2021-12-16T12:55:00Z">
        <w:r w:rsidR="00DC022B">
          <w:rPr>
            <w:rFonts w:eastAsia="標楷體"/>
            <w:szCs w:val="22"/>
          </w:rPr>
          <w:t xml:space="preserve">, because the flows are non-negative quantities, </w:t>
        </w:r>
      </w:ins>
      <m:oMath>
        <m:r>
          <w:ins w:id="289" w:author="user" w:date="2021-12-16T12:56:00Z">
            <m:rPr>
              <m:sty m:val="b"/>
            </m:rPr>
            <w:rPr>
              <w:rFonts w:ascii="Cambria Math" w:eastAsia="標楷體" w:hAnsi="Cambria Math"/>
              <w:szCs w:val="22"/>
            </w:rPr>
            <m:t>x≥0</m:t>
          </w:ins>
        </m:r>
      </m:oMath>
      <w:ins w:id="290" w:author="user" w:date="2021-12-16T12:56:00Z">
        <w:r w:rsidR="00DC022B">
          <w:rPr>
            <w:rFonts w:eastAsia="標楷體"/>
            <w:szCs w:val="22"/>
          </w:rPr>
          <w:t>.</w:t>
        </w:r>
      </w:ins>
    </w:p>
    <w:p w:rsidR="00357BAC" w:rsidRDefault="00692ADC">
      <w:pPr>
        <w:spacing w:before="120" w:after="120" w:line="276" w:lineRule="auto"/>
        <w:ind w:firstLine="450"/>
        <w:rPr>
          <w:ins w:id="291" w:author="user" w:date="2021-12-16T14:52:00Z"/>
        </w:rPr>
        <w:pPrChange w:id="292" w:author="user" w:date="2021-12-16T11:11:00Z">
          <w:pPr>
            <w:spacing w:before="120" w:after="120" w:line="276" w:lineRule="auto"/>
            <w:ind w:firstLine="450"/>
            <w:jc w:val="center"/>
          </w:pPr>
        </w:pPrChange>
      </w:pPr>
      <w:ins w:id="293" w:author="user" w:date="2021-12-16T11:37:00Z">
        <w:r>
          <w:rPr>
            <w:rFonts w:eastAsia="標楷體" w:hint="eastAsia"/>
            <w:szCs w:val="22"/>
          </w:rPr>
          <w:lastRenderedPageBreak/>
          <w:t>On</w:t>
        </w:r>
        <w:r>
          <w:rPr>
            <w:rFonts w:eastAsia="標楷體"/>
            <w:szCs w:val="22"/>
          </w:rPr>
          <w:t xml:space="preserve"> the other hand, </w:t>
        </w:r>
        <w:r w:rsidR="00EF6F74">
          <w:rPr>
            <w:rFonts w:eastAsia="標楷體"/>
            <w:szCs w:val="22"/>
          </w:rPr>
          <w:t xml:space="preserve">the physiology and behavior of organisms </w:t>
        </w:r>
      </w:ins>
      <w:ins w:id="294" w:author="user" w:date="2021-12-16T11:39:00Z">
        <w:r w:rsidR="00EF6F74">
          <w:rPr>
            <w:rFonts w:eastAsia="標楷體"/>
            <w:szCs w:val="22"/>
          </w:rPr>
          <w:t>impose limitation on their feeding and growth rates with upper bound and lower bound.</w:t>
        </w:r>
      </w:ins>
      <w:ins w:id="295" w:author="user" w:date="2021-12-16T11:40:00Z">
        <w:r w:rsidR="00E2642F">
          <w:rPr>
            <w:rFonts w:eastAsia="標楷體"/>
            <w:szCs w:val="22"/>
          </w:rPr>
          <w:t xml:space="preserve"> For example, </w:t>
        </w:r>
      </w:ins>
      <w:ins w:id="296" w:author="user" w:date="2021-12-16T11:41:00Z">
        <w:r w:rsidR="00E2642F">
          <w:rPr>
            <w:rFonts w:eastAsia="標楷體"/>
            <w:szCs w:val="22"/>
          </w:rPr>
          <w:t>when organisms</w:t>
        </w:r>
      </w:ins>
      <w:ins w:id="297" w:author="user" w:date="2021-12-16T11:43:00Z">
        <w:r w:rsidR="00E2642F">
          <w:rPr>
            <w:rFonts w:eastAsia="標楷體"/>
            <w:szCs w:val="22"/>
          </w:rPr>
          <w:t xml:space="preserve"> search for food, not only the </w:t>
        </w:r>
      </w:ins>
      <w:ins w:id="298" w:author="user" w:date="2021-12-16T11:41:00Z">
        <w:r w:rsidR="00E2642F">
          <w:rPr>
            <w:rFonts w:eastAsia="標楷體"/>
            <w:szCs w:val="22"/>
          </w:rPr>
          <w:t xml:space="preserve">encounter </w:t>
        </w:r>
      </w:ins>
      <w:ins w:id="299" w:author="user" w:date="2021-12-16T11:43:00Z">
        <w:r w:rsidR="00E2642F">
          <w:rPr>
            <w:rFonts w:eastAsia="標楷體"/>
            <w:szCs w:val="22"/>
          </w:rPr>
          <w:t>rate</w:t>
        </w:r>
      </w:ins>
      <w:ins w:id="300" w:author="user" w:date="2021-12-16T11:41:00Z">
        <w:r w:rsidR="00E2642F">
          <w:rPr>
            <w:rFonts w:eastAsia="標楷體"/>
            <w:szCs w:val="22"/>
          </w:rPr>
          <w:t>,</w:t>
        </w:r>
      </w:ins>
      <w:ins w:id="301" w:author="user" w:date="2021-12-16T11:43:00Z">
        <w:r w:rsidR="00E2642F">
          <w:rPr>
            <w:rFonts w:eastAsia="標楷體"/>
            <w:szCs w:val="22"/>
          </w:rPr>
          <w:t xml:space="preserve"> but</w:t>
        </w:r>
      </w:ins>
      <w:ins w:id="302" w:author="user" w:date="2021-12-16T11:41:00Z">
        <w:r w:rsidR="00E2642F">
          <w:rPr>
            <w:rFonts w:eastAsia="標楷體"/>
            <w:szCs w:val="22"/>
          </w:rPr>
          <w:t xml:space="preserve"> the external handling time determines the maximal foraging capacity (</w:t>
        </w:r>
        <w:r w:rsidR="00E2642F">
          <w:rPr>
            <w:rFonts w:eastAsia="標楷體" w:hint="eastAsia"/>
            <w:szCs w:val="22"/>
          </w:rPr>
          <w:t>Ho</w:t>
        </w:r>
        <w:r w:rsidR="00E2642F">
          <w:rPr>
            <w:rFonts w:eastAsia="標楷體"/>
            <w:szCs w:val="22"/>
          </w:rPr>
          <w:t>lling, 19</w:t>
        </w:r>
      </w:ins>
      <w:ins w:id="303" w:author="user" w:date="2021-12-16T11:42:00Z">
        <w:r w:rsidR="00E2642F">
          <w:rPr>
            <w:rFonts w:eastAsia="標楷體"/>
            <w:szCs w:val="22"/>
          </w:rPr>
          <w:t>66). A</w:t>
        </w:r>
      </w:ins>
      <w:ins w:id="304" w:author="user" w:date="2021-12-16T11:44:00Z">
        <w:r w:rsidR="00E2642F">
          <w:rPr>
            <w:rFonts w:eastAsia="標楷體"/>
            <w:szCs w:val="22"/>
          </w:rPr>
          <w:t>lso physiological and digestive constraints regulate the process of</w:t>
        </w:r>
      </w:ins>
      <w:ins w:id="305" w:author="user" w:date="2021-12-16T11:45:00Z">
        <w:r w:rsidR="00E2642F">
          <w:rPr>
            <w:rFonts w:eastAsia="標楷體"/>
            <w:szCs w:val="22"/>
          </w:rPr>
          <w:t xml:space="preserve"> assimilation of</w:t>
        </w:r>
      </w:ins>
      <w:ins w:id="306" w:author="user" w:date="2021-12-16T11:44:00Z">
        <w:r w:rsidR="00E2642F">
          <w:rPr>
            <w:rFonts w:eastAsia="標楷體"/>
            <w:szCs w:val="22"/>
          </w:rPr>
          <w:t xml:space="preserve"> </w:t>
        </w:r>
      </w:ins>
      <w:ins w:id="307" w:author="user" w:date="2021-12-16T11:45:00Z">
        <w:r w:rsidR="00E2642F">
          <w:rPr>
            <w:rFonts w:eastAsia="標楷體"/>
            <w:szCs w:val="22"/>
          </w:rPr>
          <w:t>ingested food.</w:t>
        </w:r>
        <w:r w:rsidR="00D87FF7">
          <w:rPr>
            <w:rFonts w:eastAsia="標楷體"/>
            <w:szCs w:val="22"/>
          </w:rPr>
          <w:t xml:space="preserve"> Therefore, animals can only process a finite amount of food per </w:t>
        </w:r>
      </w:ins>
      <w:ins w:id="308" w:author="user" w:date="2021-12-16T11:46:00Z">
        <w:r w:rsidR="0071200D">
          <w:rPr>
            <w:rFonts w:eastAsia="標楷體"/>
            <w:szCs w:val="22"/>
          </w:rPr>
          <w:t>unit per time. These maximu</w:t>
        </w:r>
      </w:ins>
      <w:ins w:id="309" w:author="user" w:date="2021-12-16T11:47:00Z">
        <w:r w:rsidR="0071200D">
          <w:rPr>
            <w:rFonts w:eastAsia="標楷體"/>
            <w:szCs w:val="22"/>
          </w:rPr>
          <w:t>m rates impose an upper bound on ingestion flows, providing important constraints on</w:t>
        </w:r>
      </w:ins>
      <w:ins w:id="310" w:author="user" w:date="2021-12-16T11:48:00Z">
        <w:r w:rsidR="0071200D">
          <w:rPr>
            <w:rFonts w:eastAsia="標楷體"/>
            <w:szCs w:val="22"/>
          </w:rPr>
          <w:t xml:space="preserve"> the magnitudes of the grazing flows in the model.</w:t>
        </w:r>
      </w:ins>
      <w:ins w:id="311" w:author="user" w:date="2021-12-16T12:59:00Z">
        <w:r w:rsidR="00380AD8">
          <w:rPr>
            <w:rFonts w:eastAsia="標楷體"/>
            <w:szCs w:val="22"/>
          </w:rPr>
          <w:t xml:space="preserve"> Similarly, </w:t>
        </w:r>
      </w:ins>
      <w:ins w:id="312" w:author="user" w:date="2021-12-16T13:02:00Z">
        <w:r w:rsidR="00380AD8">
          <w:rPr>
            <w:rFonts w:eastAsia="標楷體"/>
            <w:szCs w:val="22"/>
          </w:rPr>
          <w:t xml:space="preserve">respiration flows are restricted by </w:t>
        </w:r>
      </w:ins>
      <w:ins w:id="313" w:author="user" w:date="2021-12-16T13:01:00Z">
        <w:r w:rsidR="00380AD8">
          <w:rPr>
            <w:rFonts w:eastAsia="標楷體"/>
            <w:szCs w:val="22"/>
          </w:rPr>
          <w:t>allometric rul</w:t>
        </w:r>
      </w:ins>
      <w:ins w:id="314" w:author="user" w:date="2021-12-16T13:02:00Z">
        <w:r w:rsidR="00380AD8">
          <w:rPr>
            <w:rFonts w:eastAsia="標楷體"/>
            <w:szCs w:val="22"/>
          </w:rPr>
          <w:t>es (e.g., Mahaut et al.,</w:t>
        </w:r>
      </w:ins>
      <w:ins w:id="315" w:author="user" w:date="2021-12-16T13:03:00Z">
        <w:r w:rsidR="00380AD8">
          <w:rPr>
            <w:rFonts w:eastAsia="標楷體"/>
            <w:szCs w:val="22"/>
          </w:rPr>
          <w:t xml:space="preserve"> 1995). The minimal basal respiration</w:t>
        </w:r>
      </w:ins>
      <w:ins w:id="316" w:author="user" w:date="2021-12-16T13:05:00Z">
        <w:r w:rsidR="00677EBD">
          <w:rPr>
            <w:rFonts w:eastAsia="標楷體"/>
            <w:szCs w:val="22"/>
          </w:rPr>
          <w:t xml:space="preserve"> rate</w:t>
        </w:r>
      </w:ins>
      <w:ins w:id="317" w:author="user" w:date="2021-12-16T13:03:00Z">
        <w:r w:rsidR="00380AD8">
          <w:rPr>
            <w:rFonts w:eastAsia="標楷體"/>
            <w:szCs w:val="22"/>
          </w:rPr>
          <w:t xml:space="preserve"> required for sustain metabolis</w:t>
        </w:r>
      </w:ins>
      <w:ins w:id="318" w:author="user" w:date="2021-12-16T13:04:00Z">
        <w:r w:rsidR="00677EBD">
          <w:rPr>
            <w:rFonts w:eastAsia="標楷體"/>
            <w:szCs w:val="22"/>
          </w:rPr>
          <w:t xml:space="preserve">m is </w:t>
        </w:r>
      </w:ins>
      <w:ins w:id="319" w:author="user" w:date="2021-12-16T13:05:00Z">
        <w:r w:rsidR="00677EBD">
          <w:rPr>
            <w:rFonts w:eastAsia="標楷體"/>
            <w:szCs w:val="22"/>
          </w:rPr>
          <w:t>imposed as lower bounds.</w:t>
        </w:r>
      </w:ins>
      <w:ins w:id="320" w:author="user" w:date="2021-12-16T13:06:00Z">
        <w:r w:rsidR="00677EBD">
          <w:rPr>
            <w:rFonts w:eastAsia="標楷體"/>
            <w:szCs w:val="22"/>
          </w:rPr>
          <w:t xml:space="preserve"> </w:t>
        </w:r>
      </w:ins>
      <w:ins w:id="321" w:author="user" w:date="2021-12-16T13:07:00Z">
        <w:r w:rsidR="00677EBD">
          <w:rPr>
            <w:rFonts w:eastAsia="標楷體"/>
            <w:szCs w:val="22"/>
          </w:rPr>
          <w:t xml:space="preserve">Other </w:t>
        </w:r>
      </w:ins>
      <w:ins w:id="322" w:author="user" w:date="2021-12-16T13:08:00Z">
        <w:r w:rsidR="00677EBD">
          <w:rPr>
            <w:rFonts w:eastAsia="標楷體"/>
            <w:szCs w:val="22"/>
          </w:rPr>
          <w:t xml:space="preserve">physiological constraints </w:t>
        </w:r>
      </w:ins>
      <w:ins w:id="323" w:author="user" w:date="2021-12-16T13:17:00Z">
        <w:r w:rsidR="002538FB">
          <w:rPr>
            <w:rFonts w:eastAsia="標楷體"/>
            <w:szCs w:val="22"/>
          </w:rPr>
          <w:t>restrict the relationships between flows. For example,</w:t>
        </w:r>
      </w:ins>
      <w:ins w:id="324" w:author="user" w:date="2021-12-16T13:19:00Z">
        <w:r w:rsidR="002538FB">
          <w:rPr>
            <w:rFonts w:eastAsia="標楷體"/>
            <w:szCs w:val="22"/>
          </w:rPr>
          <w:t xml:space="preserve"> growth</w:t>
        </w:r>
      </w:ins>
      <w:ins w:id="325" w:author="user" w:date="2021-12-16T13:20:00Z">
        <w:r w:rsidR="002538FB">
          <w:rPr>
            <w:rFonts w:eastAsia="標楷體"/>
            <w:szCs w:val="22"/>
          </w:rPr>
          <w:t xml:space="preserve"> efficiency is defined as</w:t>
        </w:r>
      </w:ins>
      <w:ins w:id="326" w:author="user" w:date="2021-12-16T13:17:00Z">
        <w:r w:rsidR="002538FB">
          <w:rPr>
            <w:rFonts w:eastAsia="標楷體"/>
            <w:szCs w:val="22"/>
          </w:rPr>
          <w:t xml:space="preserve"> the</w:t>
        </w:r>
      </w:ins>
      <w:ins w:id="327" w:author="user" w:date="2021-12-16T13:18:00Z">
        <w:r w:rsidR="002538FB">
          <w:rPr>
            <w:rFonts w:eastAsia="標楷體"/>
            <w:szCs w:val="22"/>
          </w:rPr>
          <w:t xml:space="preserve"> ratio of secondary production </w:t>
        </w:r>
      </w:ins>
      <w:ins w:id="328" w:author="user" w:date="2021-12-16T13:21:00Z">
        <w:r w:rsidR="002538FB">
          <w:rPr>
            <w:rFonts w:eastAsia="標楷體"/>
            <w:szCs w:val="22"/>
          </w:rPr>
          <w:t xml:space="preserve">to assimilated </w:t>
        </w:r>
      </w:ins>
      <w:ins w:id="329" w:author="user" w:date="2021-12-16T13:22:00Z">
        <w:r w:rsidR="002538FB">
          <w:rPr>
            <w:rFonts w:eastAsia="標楷體"/>
            <w:szCs w:val="22"/>
          </w:rPr>
          <w:t xml:space="preserve">food, which </w:t>
        </w:r>
      </w:ins>
      <w:ins w:id="330" w:author="user" w:date="2021-12-16T13:24:00Z">
        <w:r w:rsidR="002538FB">
          <w:rPr>
            <w:rFonts w:eastAsia="標楷體"/>
            <w:szCs w:val="22"/>
          </w:rPr>
          <w:t>is suggested to be 60-</w:t>
        </w:r>
      </w:ins>
      <w:ins w:id="331" w:author="user" w:date="2021-12-16T13:25:00Z">
        <w:r w:rsidR="002538FB">
          <w:rPr>
            <w:rFonts w:eastAsia="標楷體"/>
            <w:szCs w:val="22"/>
          </w:rPr>
          <w:t>8</w:t>
        </w:r>
      </w:ins>
      <w:ins w:id="332" w:author="user" w:date="2021-12-16T13:24:00Z">
        <w:r w:rsidR="002538FB">
          <w:rPr>
            <w:rFonts w:eastAsia="標楷體"/>
            <w:szCs w:val="22"/>
          </w:rPr>
          <w:t>0% (</w:t>
        </w:r>
      </w:ins>
      <w:ins w:id="333" w:author="user" w:date="2021-12-16T13:25:00Z">
        <w:r w:rsidR="002538FB">
          <w:rPr>
            <w:rFonts w:eastAsia="標楷體"/>
            <w:szCs w:val="22"/>
          </w:rPr>
          <w:t xml:space="preserve">Calow,1977; </w:t>
        </w:r>
        <w:r w:rsidR="002538FB">
          <w:rPr>
            <w:rFonts w:eastAsia="標楷體" w:hint="eastAsia"/>
            <w:szCs w:val="22"/>
          </w:rPr>
          <w:t>Sc</w:t>
        </w:r>
        <w:r w:rsidR="002538FB">
          <w:rPr>
            <w:rFonts w:eastAsia="標楷體"/>
            <w:szCs w:val="22"/>
          </w:rPr>
          <w:t>hroeder, 1981)</w:t>
        </w:r>
      </w:ins>
      <w:ins w:id="334" w:author="user" w:date="2021-12-16T13:22:00Z">
        <w:r w:rsidR="002538FB">
          <w:rPr>
            <w:rFonts w:eastAsia="標楷體"/>
            <w:szCs w:val="22"/>
          </w:rPr>
          <w:t xml:space="preserve">. </w:t>
        </w:r>
      </w:ins>
      <w:ins w:id="335" w:author="user" w:date="2021-12-16T13:25:00Z">
        <w:r w:rsidR="00C111B5">
          <w:rPr>
            <w:rFonts w:eastAsia="標楷體"/>
            <w:szCs w:val="22"/>
          </w:rPr>
          <w:t xml:space="preserve">These constraints can also be </w:t>
        </w:r>
      </w:ins>
      <w:ins w:id="336" w:author="user" w:date="2021-12-16T13:26:00Z">
        <w:r w:rsidR="00C111B5">
          <w:rPr>
            <w:rFonts w:eastAsia="標楷體"/>
            <w:szCs w:val="22"/>
          </w:rPr>
          <w:t>transformed into matrix</w:t>
        </w:r>
      </w:ins>
      <w:ins w:id="337" w:author="user" w:date="2021-12-16T15:12:00Z">
        <w:r w:rsidR="00AD3C39">
          <w:rPr>
            <w:rFonts w:eastAsia="標楷體"/>
            <w:szCs w:val="22"/>
          </w:rPr>
          <w:t xml:space="preserve"> </w:t>
        </w:r>
      </w:ins>
      <w:ins w:id="338" w:author="user" w:date="2021-12-16T13:26:00Z">
        <w:r w:rsidR="00C111B5">
          <w:rPr>
            <w:rFonts w:eastAsia="標楷體"/>
            <w:szCs w:val="22"/>
          </w:rPr>
          <w:t xml:space="preserve">equation </w:t>
        </w:r>
      </w:ins>
      <w:ins w:id="339" w:author="user" w:date="2021-12-16T15:12:00Z">
        <w:r w:rsidR="00AD3C39">
          <w:rPr>
            <w:rFonts w:eastAsia="標楷體"/>
            <w:szCs w:val="22"/>
          </w:rPr>
          <w:t>with inequality</w:t>
        </w:r>
      </w:ins>
      <w:ins w:id="340" w:author="user" w:date="2021-12-16T13:26:00Z">
        <w:r w:rsidR="00C111B5">
          <w:rPr>
            <w:rFonts w:eastAsia="標楷體"/>
            <w:szCs w:val="22"/>
          </w:rPr>
          <w:t>:</w:t>
        </w:r>
        <w:r w:rsidR="00C111B5" w:rsidRPr="00271B89">
          <w:rPr>
            <w:rFonts w:eastAsia="標楷體"/>
            <w:b/>
            <w:szCs w:val="22"/>
          </w:rPr>
          <w:t xml:space="preserve"> </w:t>
        </w:r>
        <m:oMath>
          <m:r>
            <m:rPr>
              <m:sty m:val="b"/>
            </m:rPr>
            <w:rPr>
              <w:rFonts w:ascii="Cambria Math" w:eastAsia="標楷體" w:hAnsi="Cambria Math"/>
              <w:szCs w:val="22"/>
            </w:rPr>
            <m:t>G⋅x≥h</m:t>
          </m:r>
        </m:oMath>
        <w:r w:rsidR="00C111B5" w:rsidRPr="00271B89">
          <w:rPr>
            <w:rFonts w:eastAsia="標楷體"/>
            <w:szCs w:val="22"/>
          </w:rPr>
          <w:t>,</w:t>
        </w:r>
        <w:r w:rsidR="00C111B5">
          <w:rPr>
            <w:rFonts w:eastAsia="標楷體"/>
            <w:szCs w:val="22"/>
          </w:rPr>
          <w:t xml:space="preserve"> in which x is still</w:t>
        </w:r>
        <w:r w:rsidR="004F3159">
          <w:rPr>
            <w:rFonts w:eastAsia="標楷體"/>
            <w:szCs w:val="22"/>
          </w:rPr>
          <w:t xml:space="preserve"> unknown</w:t>
        </w:r>
      </w:ins>
      <w:ins w:id="341" w:author="user" w:date="2021-12-16T13:27:00Z">
        <w:r w:rsidR="004F3159">
          <w:rPr>
            <w:rFonts w:eastAsia="標楷體"/>
            <w:szCs w:val="22"/>
          </w:rPr>
          <w:t>-</w:t>
        </w:r>
      </w:ins>
      <w:ins w:id="342" w:author="user" w:date="2021-12-16T13:26:00Z">
        <w:r w:rsidR="00C111B5">
          <w:rPr>
            <w:rFonts w:eastAsia="標楷體"/>
            <w:szCs w:val="22"/>
          </w:rPr>
          <w:t>flows</w:t>
        </w:r>
      </w:ins>
      <w:ins w:id="343" w:author="user" w:date="2021-12-16T13:27:00Z">
        <w:r w:rsidR="004F3159">
          <w:rPr>
            <w:rFonts w:eastAsia="標楷體"/>
            <w:szCs w:val="22"/>
          </w:rPr>
          <w:t xml:space="preserve"> vector</w:t>
        </w:r>
      </w:ins>
      <w:ins w:id="344" w:author="user" w:date="2021-12-16T13:26:00Z">
        <w:r w:rsidR="00C111B5">
          <w:rPr>
            <w:rFonts w:eastAsia="標楷體"/>
            <w:szCs w:val="22"/>
          </w:rPr>
          <w:t xml:space="preserve">, </w:t>
        </w:r>
      </w:ins>
      <w:ins w:id="345" w:author="user" w:date="2021-12-16T13:27:00Z">
        <w:r w:rsidR="004F3159">
          <w:rPr>
            <w:rFonts w:eastAsia="標楷體"/>
            <w:szCs w:val="22"/>
          </w:rPr>
          <w:t>h</w:t>
        </w:r>
      </w:ins>
      <w:ins w:id="346" w:author="user" w:date="2021-12-16T13:26:00Z">
        <w:r w:rsidR="00C111B5">
          <w:rPr>
            <w:rFonts w:eastAsia="標楷體"/>
            <w:szCs w:val="22"/>
          </w:rPr>
          <w:t xml:space="preserve"> is a vector </w:t>
        </w:r>
      </w:ins>
      <w:ins w:id="347" w:author="user" w:date="2021-12-16T13:27:00Z">
        <w:r w:rsidR="004F3159">
          <w:rPr>
            <w:rFonts w:eastAsia="標楷體" w:hint="eastAsia"/>
            <w:szCs w:val="22"/>
          </w:rPr>
          <w:t>c</w:t>
        </w:r>
        <w:r w:rsidR="004F3159">
          <w:rPr>
            <w:rFonts w:eastAsia="標楷體"/>
            <w:szCs w:val="22"/>
          </w:rPr>
          <w:t>omprise constraints</w:t>
        </w:r>
      </w:ins>
      <w:ins w:id="348" w:author="user" w:date="2021-12-16T13:26:00Z">
        <w:r w:rsidR="00C111B5">
          <w:rPr>
            <w:rFonts w:eastAsia="標楷體"/>
            <w:szCs w:val="22"/>
          </w:rPr>
          <w:t>.</w:t>
        </w:r>
      </w:ins>
      <w:ins w:id="349" w:author="user" w:date="2021-12-16T13:28:00Z">
        <w:r w:rsidR="00574090">
          <w:rPr>
            <w:rFonts w:eastAsia="標楷體"/>
            <w:szCs w:val="22"/>
          </w:rPr>
          <w:t xml:space="preserve"> </w:t>
        </w:r>
      </w:ins>
      <w:ins w:id="350" w:author="user" w:date="2021-12-16T13:29:00Z">
        <w:r w:rsidR="002F6916">
          <w:rPr>
            <w:rFonts w:eastAsia="標楷體"/>
            <w:szCs w:val="22"/>
          </w:rPr>
          <w:t>Most of these</w:t>
        </w:r>
      </w:ins>
      <w:ins w:id="351" w:author="user" w:date="2021-12-16T13:36:00Z">
        <w:r w:rsidR="00056B71">
          <w:rPr>
            <w:rFonts w:eastAsia="標楷體"/>
            <w:szCs w:val="22"/>
          </w:rPr>
          <w:t xml:space="preserve"> constraints can be extr</w:t>
        </w:r>
      </w:ins>
      <w:ins w:id="352" w:author="user" w:date="2021-12-16T13:37:00Z">
        <w:r w:rsidR="00056B71">
          <w:rPr>
            <w:rFonts w:eastAsia="標楷體"/>
            <w:szCs w:val="22"/>
          </w:rPr>
          <w:t xml:space="preserve">acted from literature. </w:t>
        </w:r>
        <w:r w:rsidR="00056B71">
          <w:rPr>
            <w:rFonts w:eastAsia="標楷體" w:hint="eastAsia"/>
            <w:szCs w:val="22"/>
          </w:rPr>
          <w:t>He</w:t>
        </w:r>
        <w:r w:rsidR="00056B71">
          <w:rPr>
            <w:rFonts w:eastAsia="標楷體"/>
            <w:szCs w:val="22"/>
          </w:rPr>
          <w:t>re we apply four most</w:t>
        </w:r>
      </w:ins>
      <w:ins w:id="353" w:author="user" w:date="2021-12-16T13:39:00Z">
        <w:r w:rsidR="00F767B7">
          <w:rPr>
            <w:rFonts w:eastAsia="標楷體"/>
            <w:szCs w:val="22"/>
          </w:rPr>
          <w:t xml:space="preserve"> used constrain</w:t>
        </w:r>
      </w:ins>
      <w:ins w:id="354" w:author="user" w:date="2021-12-16T13:40:00Z">
        <w:r w:rsidR="00F767B7">
          <w:rPr>
            <w:rFonts w:eastAsia="標楷體"/>
            <w:szCs w:val="22"/>
          </w:rPr>
          <w:t xml:space="preserve">ts </w:t>
        </w:r>
      </w:ins>
      <w:ins w:id="355" w:author="user" w:date="2021-12-16T13:42:00Z">
        <w:r w:rsidR="00F767B7">
          <w:rPr>
            <w:rFonts w:eastAsia="標楷體"/>
            <w:szCs w:val="22"/>
          </w:rPr>
          <w:t>in LIM studies (</w:t>
        </w:r>
      </w:ins>
      <w:ins w:id="356" w:author="user" w:date="2021-12-16T13:43:00Z">
        <w:r w:rsidR="00F767B7">
          <w:rPr>
            <w:rFonts w:eastAsia="標楷體"/>
            <w:szCs w:val="22"/>
          </w:rPr>
          <w:t xml:space="preserve">van Oevelen et al., 2006; Stratmann et al., 2018) </w:t>
        </w:r>
      </w:ins>
      <w:ins w:id="357" w:author="user" w:date="2021-12-16T13:42:00Z">
        <w:r w:rsidR="00F767B7">
          <w:rPr>
            <w:rFonts w:eastAsia="標楷體"/>
            <w:szCs w:val="22"/>
          </w:rPr>
          <w:t>to our model</w:t>
        </w:r>
      </w:ins>
      <w:ins w:id="358" w:author="user" w:date="2021-12-16T13:45:00Z">
        <w:r w:rsidR="007B35C0">
          <w:rPr>
            <w:rFonts w:eastAsia="標楷體"/>
            <w:szCs w:val="22"/>
          </w:rPr>
          <w:t xml:space="preserve">, </w:t>
        </w:r>
      </w:ins>
      <w:ins w:id="359" w:author="user" w:date="2021-12-16T13:58:00Z">
        <w:r w:rsidR="00493622">
          <w:rPr>
            <w:rFonts w:eastAsia="標楷體"/>
            <w:szCs w:val="22"/>
          </w:rPr>
          <w:t xml:space="preserve">including </w:t>
        </w:r>
      </w:ins>
      <w:ins w:id="360" w:author="user" w:date="2021-12-16T13:47:00Z">
        <w:r w:rsidR="007B35C0">
          <w:rPr>
            <w:rFonts w:eastAsia="標楷體"/>
            <w:szCs w:val="22"/>
          </w:rPr>
          <w:t>assimilation efficiency</w:t>
        </w:r>
      </w:ins>
      <w:ins w:id="361" w:author="user" w:date="2021-12-16T14:01:00Z">
        <w:r w:rsidR="009451BB">
          <w:rPr>
            <w:rFonts w:eastAsia="標楷體" w:hint="eastAsia"/>
            <w:szCs w:val="22"/>
          </w:rPr>
          <w:t>(AE)</w:t>
        </w:r>
      </w:ins>
      <w:ins w:id="362" w:author="user" w:date="2021-12-16T13:47:00Z">
        <w:r w:rsidR="007B35C0">
          <w:rPr>
            <w:rFonts w:eastAsia="標楷體"/>
            <w:szCs w:val="22"/>
          </w:rPr>
          <w:t>,</w:t>
        </w:r>
      </w:ins>
      <w:ins w:id="363" w:author="user" w:date="2021-12-16T13:58:00Z">
        <w:r w:rsidR="00D5686A">
          <w:rPr>
            <w:rFonts w:eastAsia="標楷體"/>
            <w:szCs w:val="22"/>
          </w:rPr>
          <w:t xml:space="preserve"> net growth efficiency</w:t>
        </w:r>
      </w:ins>
      <w:ins w:id="364" w:author="user" w:date="2021-12-16T14:01:00Z">
        <w:r w:rsidR="009451BB">
          <w:rPr>
            <w:rFonts w:eastAsia="標楷體" w:hint="eastAsia"/>
            <w:szCs w:val="22"/>
          </w:rPr>
          <w:t>(NGE)</w:t>
        </w:r>
      </w:ins>
      <w:ins w:id="365" w:author="user" w:date="2021-12-16T13:58:00Z">
        <w:r w:rsidR="00D5686A">
          <w:rPr>
            <w:rFonts w:eastAsia="標楷體"/>
            <w:szCs w:val="22"/>
          </w:rPr>
          <w:t>, production</w:t>
        </w:r>
      </w:ins>
      <w:ins w:id="366" w:author="user" w:date="2021-12-16T14:20:00Z">
        <w:r w:rsidR="00DB2A8D">
          <w:rPr>
            <w:rFonts w:eastAsia="標楷體" w:hint="eastAsia"/>
            <w:szCs w:val="22"/>
          </w:rPr>
          <w:t xml:space="preserve"> </w:t>
        </w:r>
      </w:ins>
      <w:ins w:id="367" w:author="user" w:date="2021-12-16T14:01:00Z">
        <w:r w:rsidR="009451BB">
          <w:rPr>
            <w:rFonts w:eastAsia="標楷體" w:hint="eastAsia"/>
            <w:szCs w:val="22"/>
          </w:rPr>
          <w:t>(P)</w:t>
        </w:r>
      </w:ins>
      <w:ins w:id="368" w:author="user" w:date="2021-12-16T13:58:00Z">
        <w:r w:rsidR="00D5686A">
          <w:rPr>
            <w:rFonts w:eastAsia="標楷體"/>
            <w:szCs w:val="22"/>
          </w:rPr>
          <w:t xml:space="preserve"> and respiration</w:t>
        </w:r>
      </w:ins>
      <w:ins w:id="369" w:author="user" w:date="2021-12-16T14:01:00Z">
        <w:r w:rsidR="009451BB">
          <w:rPr>
            <w:rFonts w:eastAsia="標楷體" w:hint="eastAsia"/>
            <w:szCs w:val="22"/>
          </w:rPr>
          <w:t>(R)</w:t>
        </w:r>
      </w:ins>
      <w:ins w:id="370" w:author="user" w:date="2021-12-16T13:42:00Z">
        <w:r w:rsidR="00F767B7">
          <w:rPr>
            <w:rFonts w:eastAsia="標楷體"/>
            <w:szCs w:val="22"/>
          </w:rPr>
          <w:t>.</w:t>
        </w:r>
      </w:ins>
      <w:ins w:id="371" w:author="user" w:date="2021-12-16T14:00:00Z">
        <w:r w:rsidR="009451BB">
          <w:rPr>
            <w:rFonts w:eastAsia="標楷體"/>
            <w:szCs w:val="22"/>
          </w:rPr>
          <w:t xml:space="preserve"> </w:t>
        </w:r>
      </w:ins>
      <w:ins w:id="372" w:author="user" w:date="2021-12-16T14:01:00Z">
        <w:r w:rsidR="009451BB">
          <w:rPr>
            <w:rFonts w:eastAsia="標楷體" w:hint="eastAsia"/>
            <w:szCs w:val="22"/>
          </w:rPr>
          <w:t>AE i</w:t>
        </w:r>
        <w:r w:rsidR="009451BB">
          <w:rPr>
            <w:rFonts w:eastAsia="標楷體"/>
            <w:szCs w:val="22"/>
          </w:rPr>
          <w:t xml:space="preserve">s </w:t>
        </w:r>
      </w:ins>
      <w:ins w:id="373" w:author="user" w:date="2021-12-16T14:03:00Z">
        <w:r w:rsidR="009451BB">
          <w:rPr>
            <w:rFonts w:eastAsia="標楷體"/>
            <w:szCs w:val="22"/>
          </w:rPr>
          <w:t xml:space="preserve">calculated </w:t>
        </w:r>
      </w:ins>
      <w:ins w:id="374" w:author="user" w:date="2021-12-16T14:01:00Z">
        <w:r w:rsidR="009451BB">
          <w:rPr>
            <w:rFonts w:eastAsia="標楷體"/>
            <w:szCs w:val="22"/>
          </w:rPr>
          <w:t>as</w:t>
        </w:r>
      </w:ins>
      <w:ins w:id="375" w:author="user" w:date="2021-12-16T14:05:00Z">
        <w:r w:rsidR="009451BB">
          <w:rPr>
            <w:rFonts w:eastAsia="標楷體"/>
            <w:szCs w:val="22"/>
          </w:rPr>
          <w:t xml:space="preserve"> </w:t>
        </w:r>
      </w:ins>
      <m:oMath>
        <m:r>
          <w:ins w:id="376" w:author="user" w:date="2021-12-16T14:04:00Z">
            <m:rPr>
              <m:sty m:val="p"/>
            </m:rPr>
            <w:rPr>
              <w:rFonts w:ascii="Cambria Math" w:eastAsia="標楷體" w:hAnsi="Cambria Math"/>
              <w:szCs w:val="22"/>
            </w:rPr>
            <m:t>AE=</m:t>
          </w:ins>
        </m:r>
        <m:r>
          <w:ins w:id="377" w:author="user" w:date="2021-12-16T14:05:00Z">
            <m:rPr>
              <m:sty m:val="p"/>
            </m:rPr>
            <w:rPr>
              <w:rFonts w:ascii="Cambria Math" w:eastAsia="標楷體" w:hAnsi="Cambria Math"/>
              <w:szCs w:val="22"/>
            </w:rPr>
            <m:t>(I-F)/I</m:t>
          </w:ins>
        </m:r>
      </m:oMath>
      <w:ins w:id="378" w:author="user" w:date="2021-12-16T14:05:00Z">
        <w:r w:rsidR="009451BB">
          <w:rPr>
            <w:rFonts w:eastAsia="標楷體" w:hint="eastAsia"/>
            <w:szCs w:val="22"/>
          </w:rPr>
          <w:t>,</w:t>
        </w:r>
        <w:r w:rsidR="009451BB">
          <w:rPr>
            <w:rFonts w:eastAsia="標楷體"/>
            <w:szCs w:val="22"/>
          </w:rPr>
          <w:t xml:space="preserve"> where I is the ingested food and F is the feces(Crisp,1</w:t>
        </w:r>
      </w:ins>
      <w:ins w:id="379" w:author="user" w:date="2021-12-16T14:06:00Z">
        <w:r w:rsidR="009451BB">
          <w:rPr>
            <w:rFonts w:eastAsia="標楷體"/>
            <w:szCs w:val="22"/>
          </w:rPr>
          <w:t xml:space="preserve">971). The </w:t>
        </w:r>
      </w:ins>
      <w:ins w:id="380" w:author="user" w:date="2021-12-16T14:07:00Z">
        <w:r w:rsidR="009451BB">
          <w:rPr>
            <w:rFonts w:eastAsia="標楷體"/>
            <w:szCs w:val="22"/>
          </w:rPr>
          <w:t>min-max range is set from</w:t>
        </w:r>
      </w:ins>
      <w:ins w:id="381" w:author="user" w:date="2021-12-16T14:08:00Z">
        <w:r w:rsidR="009451BB">
          <w:rPr>
            <w:rFonts w:eastAsia="標楷體"/>
            <w:szCs w:val="22"/>
          </w:rPr>
          <w:t xml:space="preserve"> 0.29 to 0.77 f</w:t>
        </w:r>
      </w:ins>
      <w:ins w:id="382" w:author="user" w:date="2021-12-16T14:09:00Z">
        <w:r w:rsidR="009451BB">
          <w:rPr>
            <w:rFonts w:eastAsia="標楷體"/>
            <w:szCs w:val="22"/>
          </w:rPr>
          <w:t xml:space="preserve">or meiofauna (Hendriks, 1999; van Oevelen et al., 2006), and from </w:t>
        </w:r>
      </w:ins>
      <w:ins w:id="383" w:author="user" w:date="2021-12-16T14:07:00Z">
        <w:r w:rsidR="009451BB">
          <w:rPr>
            <w:rFonts w:eastAsia="標楷體"/>
            <w:szCs w:val="22"/>
          </w:rPr>
          <w:t>0.62 to 0.87</w:t>
        </w:r>
        <w:r w:rsidR="009451BB">
          <w:rPr>
            <w:rFonts w:eastAsia="標楷體" w:hint="eastAsia"/>
            <w:szCs w:val="22"/>
          </w:rPr>
          <w:t xml:space="preserve"> f</w:t>
        </w:r>
        <w:r w:rsidR="009451BB">
          <w:rPr>
            <w:rFonts w:eastAsia="標楷體"/>
            <w:szCs w:val="22"/>
          </w:rPr>
          <w:t>or macrofauna (Stratmann e</w:t>
        </w:r>
      </w:ins>
      <w:ins w:id="384" w:author="user" w:date="2021-12-16T14:08:00Z">
        <w:r w:rsidR="009451BB">
          <w:rPr>
            <w:rFonts w:eastAsia="標楷體"/>
            <w:szCs w:val="22"/>
          </w:rPr>
          <w:t>t al., unpublished)</w:t>
        </w:r>
      </w:ins>
      <w:ins w:id="385" w:author="user" w:date="2021-12-16T14:09:00Z">
        <w:r w:rsidR="009451BB">
          <w:rPr>
            <w:rFonts w:eastAsia="標楷體"/>
            <w:szCs w:val="22"/>
          </w:rPr>
          <w:t xml:space="preserve">. </w:t>
        </w:r>
        <w:r w:rsidR="00211BE0">
          <w:rPr>
            <w:rFonts w:eastAsia="標楷體"/>
            <w:szCs w:val="22"/>
          </w:rPr>
          <w:t xml:space="preserve">NGE is </w:t>
        </w:r>
      </w:ins>
      <w:ins w:id="386" w:author="user" w:date="2021-12-16T14:10:00Z">
        <w:r w:rsidR="00211BE0">
          <w:rPr>
            <w:rFonts w:eastAsia="標楷體"/>
            <w:szCs w:val="22"/>
          </w:rPr>
          <w:t xml:space="preserve">calculated as </w:t>
        </w:r>
        <m:oMath>
          <m:r>
            <m:rPr>
              <m:sty m:val="p"/>
            </m:rPr>
            <w:rPr>
              <w:rFonts w:ascii="Cambria Math" w:eastAsia="標楷體" w:hAnsi="Cambria Math" w:hint="eastAsia"/>
              <w:szCs w:val="22"/>
            </w:rPr>
            <m:t>NG</m:t>
          </m:r>
          <m:r>
            <m:rPr>
              <m:sty m:val="p"/>
            </m:rPr>
            <w:rPr>
              <w:rFonts w:ascii="Cambria Math" w:eastAsia="標楷體" w:hAnsi="Cambria Math"/>
              <w:szCs w:val="22"/>
            </w:rPr>
            <m:t>E=P/(P+R)</m:t>
          </m:r>
        </m:oMath>
        <w:r w:rsidR="00211BE0">
          <w:rPr>
            <w:rFonts w:eastAsia="標楷體" w:hint="eastAsia"/>
            <w:szCs w:val="22"/>
          </w:rPr>
          <w:t>,</w:t>
        </w:r>
        <w:r w:rsidR="00211BE0">
          <w:rPr>
            <w:rFonts w:eastAsia="標楷體"/>
            <w:szCs w:val="22"/>
          </w:rPr>
          <w:t xml:space="preserve"> where</w:t>
        </w:r>
      </w:ins>
      <w:ins w:id="387" w:author="user" w:date="2021-12-16T14:12:00Z">
        <w:r w:rsidR="00751C46">
          <w:rPr>
            <w:rFonts w:eastAsia="標楷體"/>
            <w:szCs w:val="22"/>
          </w:rPr>
          <w:t xml:space="preserve"> P</w:t>
        </w:r>
      </w:ins>
      <w:ins w:id="388" w:author="user" w:date="2021-12-16T14:10:00Z">
        <w:r w:rsidR="00211BE0">
          <w:rPr>
            <w:rFonts w:eastAsia="標楷體"/>
            <w:szCs w:val="22"/>
          </w:rPr>
          <w:t xml:space="preserve"> is the</w:t>
        </w:r>
      </w:ins>
      <w:ins w:id="389" w:author="user" w:date="2021-12-16T14:14:00Z">
        <w:r w:rsidR="00751C46">
          <w:rPr>
            <w:rFonts w:eastAsia="標楷體"/>
            <w:szCs w:val="22"/>
          </w:rPr>
          <w:t xml:space="preserve"> secondary</w:t>
        </w:r>
      </w:ins>
      <w:ins w:id="390" w:author="user" w:date="2021-12-16T14:12:00Z">
        <w:r w:rsidR="00751C46">
          <w:rPr>
            <w:rFonts w:eastAsia="標楷體"/>
            <w:szCs w:val="22"/>
          </w:rPr>
          <w:t xml:space="preserve"> production</w:t>
        </w:r>
      </w:ins>
      <w:ins w:id="391" w:author="user" w:date="2021-12-16T14:14:00Z">
        <w:r w:rsidR="00751C46">
          <w:rPr>
            <w:rFonts w:eastAsia="標楷體"/>
            <w:szCs w:val="22"/>
          </w:rPr>
          <w:t xml:space="preserve"> and R is respiration</w:t>
        </w:r>
      </w:ins>
      <w:ins w:id="392" w:author="user" w:date="2021-12-16T14:10:00Z">
        <w:r w:rsidR="00211BE0">
          <w:rPr>
            <w:rFonts w:eastAsia="標楷體"/>
            <w:szCs w:val="22"/>
          </w:rPr>
          <w:t>(</w:t>
        </w:r>
      </w:ins>
      <w:ins w:id="393" w:author="user" w:date="2021-12-16T14:14:00Z">
        <w:r w:rsidR="00751C46">
          <w:rPr>
            <w:rFonts w:eastAsia="標楷體"/>
            <w:szCs w:val="22"/>
          </w:rPr>
          <w:t>Clausen and Riisgård, 1996</w:t>
        </w:r>
      </w:ins>
      <w:ins w:id="394" w:author="user" w:date="2021-12-16T14:10:00Z">
        <w:r w:rsidR="00211BE0">
          <w:rPr>
            <w:rFonts w:eastAsia="標楷體"/>
            <w:szCs w:val="22"/>
          </w:rPr>
          <w:t>). The min-max range is set from 0.</w:t>
        </w:r>
      </w:ins>
      <w:ins w:id="395" w:author="user" w:date="2021-12-16T14:15:00Z">
        <w:r w:rsidR="00751C46">
          <w:rPr>
            <w:rFonts w:eastAsia="標楷體"/>
            <w:szCs w:val="22"/>
          </w:rPr>
          <w:t>6</w:t>
        </w:r>
      </w:ins>
      <w:ins w:id="396" w:author="user" w:date="2021-12-16T14:10:00Z">
        <w:r w:rsidR="00751C46">
          <w:rPr>
            <w:rFonts w:eastAsia="標楷體"/>
            <w:szCs w:val="22"/>
          </w:rPr>
          <w:t xml:space="preserve"> to 0.</w:t>
        </w:r>
      </w:ins>
      <w:ins w:id="397" w:author="user" w:date="2021-12-16T14:15:00Z">
        <w:r w:rsidR="00751C46">
          <w:rPr>
            <w:rFonts w:eastAsia="標楷體"/>
            <w:szCs w:val="22"/>
          </w:rPr>
          <w:t>9</w:t>
        </w:r>
      </w:ins>
      <w:ins w:id="398" w:author="user" w:date="2021-12-16T14:10:00Z">
        <w:r w:rsidR="00211BE0">
          <w:rPr>
            <w:rFonts w:eastAsia="標楷體"/>
            <w:szCs w:val="22"/>
          </w:rPr>
          <w:t xml:space="preserve"> for meiofauna (Hendriks, 1999), and from </w:t>
        </w:r>
        <w:r w:rsidR="00751C46">
          <w:rPr>
            <w:rFonts w:eastAsia="標楷體"/>
            <w:szCs w:val="22"/>
          </w:rPr>
          <w:t>0.6 to 0.</w:t>
        </w:r>
      </w:ins>
      <w:ins w:id="399" w:author="user" w:date="2021-12-16T14:15:00Z">
        <w:r w:rsidR="00751C46">
          <w:rPr>
            <w:rFonts w:eastAsia="標楷體"/>
            <w:szCs w:val="22"/>
          </w:rPr>
          <w:t>72</w:t>
        </w:r>
      </w:ins>
      <w:ins w:id="400" w:author="user" w:date="2021-12-16T14:10:00Z">
        <w:r w:rsidR="00211BE0">
          <w:rPr>
            <w:rFonts w:eastAsia="標楷體" w:hint="eastAsia"/>
            <w:szCs w:val="22"/>
          </w:rPr>
          <w:t xml:space="preserve"> f</w:t>
        </w:r>
        <w:r w:rsidR="00211BE0">
          <w:rPr>
            <w:rFonts w:eastAsia="標楷體"/>
            <w:szCs w:val="22"/>
          </w:rPr>
          <w:t>or macrofauna (</w:t>
        </w:r>
      </w:ins>
      <w:ins w:id="401" w:author="user" w:date="2021-12-16T14:15:00Z">
        <w:r w:rsidR="00751C46">
          <w:rPr>
            <w:rFonts w:eastAsia="標楷體" w:hint="eastAsia"/>
            <w:szCs w:val="22"/>
          </w:rPr>
          <w:t>Na</w:t>
        </w:r>
        <w:r w:rsidR="00751C46">
          <w:rPr>
            <w:rFonts w:eastAsia="標楷體"/>
            <w:szCs w:val="22"/>
          </w:rPr>
          <w:t>varro et al., 1994, Nielsen et al., 1995</w:t>
        </w:r>
      </w:ins>
      <w:ins w:id="402" w:author="user" w:date="2021-12-16T14:10:00Z">
        <w:r w:rsidR="00211BE0">
          <w:rPr>
            <w:rFonts w:eastAsia="標楷體"/>
            <w:szCs w:val="22"/>
          </w:rPr>
          <w:t>).</w:t>
        </w:r>
      </w:ins>
      <w:ins w:id="403" w:author="user" w:date="2021-12-16T14:19:00Z">
        <w:r w:rsidR="00751C46">
          <w:rPr>
            <w:rFonts w:eastAsia="標楷體"/>
            <w:szCs w:val="22"/>
          </w:rPr>
          <w:t xml:space="preserve"> </w:t>
        </w:r>
      </w:ins>
      <w:ins w:id="404" w:author="user" w:date="2021-12-16T14:21:00Z">
        <w:r w:rsidR="00DB2A8D">
          <w:rPr>
            <w:rFonts w:eastAsia="標楷體"/>
            <w:szCs w:val="22"/>
          </w:rPr>
          <w:t>T</w:t>
        </w:r>
      </w:ins>
      <w:ins w:id="405" w:author="user" w:date="2021-12-16T14:19:00Z">
        <w:r w:rsidR="00751C46">
          <w:rPr>
            <w:rFonts w:eastAsia="標楷體"/>
            <w:szCs w:val="22"/>
          </w:rPr>
          <w:t>he</w:t>
        </w:r>
        <w:r w:rsidR="00DB2A8D">
          <w:rPr>
            <w:rFonts w:eastAsia="標楷體"/>
            <w:szCs w:val="22"/>
          </w:rPr>
          <w:t xml:space="preserve"> </w:t>
        </w:r>
      </w:ins>
      <w:ins w:id="406" w:author="user" w:date="2021-12-16T14:20:00Z">
        <w:r w:rsidR="00DB2A8D">
          <w:rPr>
            <w:rFonts w:eastAsia="標楷體"/>
            <w:szCs w:val="22"/>
          </w:rPr>
          <w:t>secondary production(P)</w:t>
        </w:r>
      </w:ins>
      <w:ins w:id="407" w:author="user" w:date="2021-12-16T14:21:00Z">
        <w:r w:rsidR="00DB2A8D">
          <w:rPr>
            <w:rFonts w:eastAsia="標楷體"/>
            <w:szCs w:val="22"/>
          </w:rPr>
          <w:t xml:space="preserve"> is calculated as </w:t>
        </w:r>
      </w:ins>
      <m:oMath>
        <m:r>
          <w:ins w:id="408" w:author="user" w:date="2021-12-16T14:30:00Z">
            <m:rPr>
              <m:sty m:val="p"/>
            </m:rPr>
            <w:rPr>
              <w:rFonts w:ascii="Cambria Math" w:eastAsia="標楷體" w:hAnsi="Cambria Math"/>
              <w:szCs w:val="22"/>
            </w:rPr>
            <m:t>P=</m:t>
          </w:ins>
        </m:r>
        <m:r>
          <w:ins w:id="409" w:author="user" w:date="2021-12-16T14:22:00Z">
            <m:rPr>
              <m:sty m:val="p"/>
            </m:rPr>
            <w:rPr>
              <w:rFonts w:ascii="Cambria Math" w:eastAsia="標楷體" w:hAnsi="Cambria Math"/>
              <w:szCs w:val="22"/>
            </w:rPr>
            <m:t xml:space="preserve">P/B </m:t>
          </w:ins>
        </m:r>
        <m:r>
          <w:ins w:id="410" w:author="user" w:date="2021-12-16T14:21:00Z">
            <m:rPr>
              <m:sty m:val="p"/>
            </m:rPr>
            <w:rPr>
              <w:rFonts w:ascii="Cambria Math" w:eastAsia="標楷體" w:hAnsi="Cambria Math"/>
              <w:szCs w:val="22"/>
            </w:rPr>
            <m:t>ratio×carbon stock</m:t>
          </w:ins>
        </m:r>
      </m:oMath>
      <w:ins w:id="411" w:author="user" w:date="2021-12-16T14:19:00Z">
        <w:r w:rsidR="00751C46">
          <w:rPr>
            <w:rFonts w:eastAsia="標楷體"/>
            <w:szCs w:val="22"/>
          </w:rPr>
          <w:t xml:space="preserve">, </w:t>
        </w:r>
      </w:ins>
      <w:ins w:id="412" w:author="user" w:date="2021-12-16T14:21:00Z">
        <w:r w:rsidR="00DB2A8D">
          <w:rPr>
            <w:rFonts w:eastAsia="標楷體"/>
            <w:szCs w:val="22"/>
          </w:rPr>
          <w:t xml:space="preserve">and the </w:t>
        </w:r>
      </w:ins>
      <m:oMath>
        <m:r>
          <w:ins w:id="413" w:author="user" w:date="2021-12-16T14:22:00Z">
            <m:rPr>
              <m:sty m:val="p"/>
            </m:rPr>
            <w:rPr>
              <w:rFonts w:ascii="Cambria Math" w:eastAsia="標楷體" w:hAnsi="Cambria Math"/>
              <w:szCs w:val="22"/>
            </w:rPr>
            <m:t>P/B ratio</m:t>
          </w:ins>
        </m:r>
      </m:oMath>
      <w:ins w:id="414" w:author="user" w:date="2021-12-16T14:22:00Z">
        <w:r w:rsidR="00DB2A8D">
          <w:rPr>
            <w:rFonts w:eastAsia="標楷體"/>
            <w:szCs w:val="22"/>
          </w:rPr>
          <w:t xml:space="preserve"> for </w:t>
        </w:r>
      </w:ins>
      <w:ins w:id="415" w:author="user" w:date="2021-12-16T14:23:00Z">
        <w:r w:rsidR="00DB2A8D">
          <w:rPr>
            <w:rFonts w:eastAsia="標楷體" w:hint="eastAsia"/>
            <w:szCs w:val="22"/>
          </w:rPr>
          <w:t>m</w:t>
        </w:r>
        <w:r w:rsidR="00DB2A8D">
          <w:rPr>
            <w:rFonts w:eastAsia="標楷體"/>
            <w:szCs w:val="22"/>
          </w:rPr>
          <w:t>eiofauna is set between 0.05 and 0.2</w:t>
        </w:r>
      </w:ins>
      <w:ins w:id="416" w:author="user" w:date="2021-12-16T14:26:00Z">
        <w:r w:rsidR="00DB2A8D">
          <w:rPr>
            <w:rFonts w:eastAsia="標楷體"/>
            <w:szCs w:val="22"/>
          </w:rPr>
          <w:t xml:space="preserve"> </w:t>
        </w:r>
      </w:ins>
      <w:ins w:id="417" w:author="user" w:date="2021-12-16T14:24:00Z">
        <w:r w:rsidR="00DB2A8D">
          <w:rPr>
            <w:rFonts w:eastAsia="標楷體"/>
            <w:szCs w:val="22"/>
          </w:rPr>
          <w:t>(Hendriks, 1999)</w:t>
        </w:r>
      </w:ins>
      <w:ins w:id="418" w:author="user" w:date="2021-12-16T14:23:00Z">
        <w:r w:rsidR="00DB2A8D">
          <w:rPr>
            <w:rFonts w:eastAsia="標楷體"/>
            <w:szCs w:val="22"/>
          </w:rPr>
          <w:t>, while for macrofauna</w:t>
        </w:r>
        <w:r w:rsidR="00DB2A8D">
          <w:rPr>
            <w:rFonts w:eastAsia="標楷體" w:hint="eastAsia"/>
            <w:szCs w:val="22"/>
          </w:rPr>
          <w:t xml:space="preserve"> </w:t>
        </w:r>
        <w:r w:rsidR="00DB2A8D">
          <w:rPr>
            <w:rFonts w:eastAsia="標楷體"/>
            <w:szCs w:val="22"/>
          </w:rPr>
          <w:t>is set between</w:t>
        </w:r>
      </w:ins>
      <w:ins w:id="419" w:author="user" w:date="2021-12-16T14:24:00Z">
        <w:r w:rsidR="00DB2A8D">
          <w:rPr>
            <w:rFonts w:eastAsia="標楷體"/>
            <w:szCs w:val="22"/>
          </w:rPr>
          <w:t xml:space="preserve"> </w:t>
        </w:r>
      </w:ins>
      <w:ins w:id="420" w:author="user" w:date="2021-12-16T14:25:00Z">
        <w:r w:rsidR="00DB2A8D">
          <w:rPr>
            <w:rFonts w:eastAsia="標楷體"/>
            <w:szCs w:val="22"/>
          </w:rPr>
          <w:t>0.01 and 0.05 (Tenore 1982</w:t>
        </w:r>
      </w:ins>
      <w:ins w:id="421" w:author="user" w:date="2021-12-16T14:24:00Z">
        <w:r w:rsidR="00DB2A8D">
          <w:t>)</w:t>
        </w:r>
      </w:ins>
      <w:ins w:id="422" w:author="user" w:date="2021-12-16T14:26:00Z">
        <w:r w:rsidR="00DB2A8D">
          <w:t>. And the respiration</w:t>
        </w:r>
      </w:ins>
      <w:ins w:id="423" w:author="user" w:date="2021-12-16T14:29:00Z">
        <w:r w:rsidR="00DB2A8D" w:rsidRPr="00DB2A8D">
          <w:rPr>
            <w:rFonts w:eastAsia="標楷體"/>
            <w:szCs w:val="22"/>
          </w:rPr>
          <w:t xml:space="preserve"> </w:t>
        </w:r>
        <w:r w:rsidR="00DB2A8D">
          <w:rPr>
            <w:rFonts w:eastAsia="標楷體"/>
            <w:szCs w:val="22"/>
          </w:rPr>
          <w:t>is calculated as</w:t>
        </w:r>
      </w:ins>
      <m:oMath>
        <m:r>
          <w:ins w:id="424" w:author="user" w:date="2021-12-16T14:30:00Z">
            <m:rPr>
              <m:sty m:val="p"/>
            </m:rPr>
            <w:rPr>
              <w:rFonts w:ascii="Cambria Math" w:eastAsia="標楷體" w:hAnsi="Cambria Math"/>
              <w:szCs w:val="22"/>
            </w:rPr>
            <m:t xml:space="preserve"> R=</m:t>
          </w:ins>
        </m:r>
        <m:r>
          <w:ins w:id="425" w:author="user" w:date="2021-12-16T14:30:00Z">
            <m:rPr>
              <m:sty m:val="p"/>
            </m:rPr>
            <w:rPr>
              <w:rFonts w:ascii="Cambria Math" w:hAnsi="Cambria Math"/>
            </w:rPr>
            <m:t>bsFR</m:t>
          </w:ins>
        </m:r>
        <m:r>
          <w:ins w:id="426" w:author="user" w:date="2021-12-16T14:30:00Z">
            <m:rPr>
              <m:sty m:val="p"/>
            </m:rPr>
            <w:rPr>
              <w:rFonts w:ascii="Cambria Math" w:eastAsia="標楷體" w:hAnsi="Cambria Math"/>
              <w:szCs w:val="22"/>
            </w:rPr>
            <m:t>×carbon stock</m:t>
          </w:ins>
        </m:r>
      </m:oMath>
      <w:ins w:id="427" w:author="user" w:date="2021-12-16T14:26:00Z">
        <w:r w:rsidR="00DB2A8D">
          <w:t>,</w:t>
        </w:r>
      </w:ins>
      <w:ins w:id="428" w:author="user" w:date="2021-12-16T14:30:00Z">
        <w:r w:rsidR="002B0723">
          <w:t xml:space="preserve"> where</w:t>
        </w:r>
      </w:ins>
      <w:ins w:id="429" w:author="user" w:date="2021-12-16T14:26:00Z">
        <w:r w:rsidR="00DB2A8D">
          <w:t xml:space="preserve"> </w:t>
        </w:r>
      </w:ins>
      <w:ins w:id="430" w:author="user" w:date="2021-12-16T14:30:00Z">
        <w:r w:rsidR="002B0723">
          <w:t xml:space="preserve">bsFR </w:t>
        </w:r>
      </w:ins>
      <w:ins w:id="431" w:author="user" w:date="2021-12-16T14:31:00Z">
        <w:r w:rsidR="002B0723">
          <w:rPr>
            <w:rFonts w:hint="eastAsia"/>
          </w:rPr>
          <w:t>i</w:t>
        </w:r>
        <w:r w:rsidR="002B0723">
          <w:t xml:space="preserve">s </w:t>
        </w:r>
      </w:ins>
      <w:ins w:id="432" w:author="user" w:date="2021-12-16T14:26:00Z">
        <w:r w:rsidR="00DB2A8D">
          <w:t>the biomass-specific f</w:t>
        </w:r>
      </w:ins>
      <w:ins w:id="433" w:author="user" w:date="2021-12-16T14:27:00Z">
        <w:r w:rsidR="00DB2A8D">
          <w:t>aunal respiration rate</w:t>
        </w:r>
      </w:ins>
      <w:ins w:id="434" w:author="user" w:date="2021-12-16T14:37:00Z">
        <w:r w:rsidR="002B0723">
          <w:t xml:space="preserve">, which </w:t>
        </w:r>
      </w:ins>
      <w:ins w:id="435" w:author="user" w:date="2021-12-16T14:31:00Z">
        <w:r w:rsidR="002B0723">
          <w:t>range</w:t>
        </w:r>
      </w:ins>
      <w:ins w:id="436" w:author="user" w:date="2021-12-16T14:38:00Z">
        <w:r w:rsidR="002B0723">
          <w:t>s from</w:t>
        </w:r>
      </w:ins>
      <w:ins w:id="437" w:author="user" w:date="2021-12-16T14:37:00Z">
        <w:r w:rsidR="002B0723">
          <w:t xml:space="preserve"> </w:t>
        </w:r>
        <w:r w:rsidR="004803CF">
          <w:rPr>
            <w:rFonts w:eastAsia="標楷體"/>
            <w:szCs w:val="22"/>
          </w:rPr>
          <w:t>0.0</w:t>
        </w:r>
      </w:ins>
      <w:ins w:id="438" w:author="user" w:date="2021-12-16T14:50:00Z">
        <w:r w:rsidR="004803CF">
          <w:rPr>
            <w:rFonts w:eastAsia="標楷體"/>
            <w:szCs w:val="22"/>
          </w:rPr>
          <w:t xml:space="preserve">21 </w:t>
        </w:r>
      </w:ins>
      <w:ins w:id="439" w:author="user" w:date="2021-12-16T14:37:00Z">
        <w:r w:rsidR="002B0723">
          <w:rPr>
            <w:rFonts w:eastAsia="標楷體"/>
            <w:szCs w:val="22"/>
          </w:rPr>
          <w:t>and 0.</w:t>
        </w:r>
      </w:ins>
      <w:ins w:id="440" w:author="user" w:date="2021-12-16T14:50:00Z">
        <w:r w:rsidR="004803CF">
          <w:rPr>
            <w:rFonts w:eastAsia="標楷體"/>
            <w:szCs w:val="22"/>
          </w:rPr>
          <w:t>032</w:t>
        </w:r>
      </w:ins>
      <w:ins w:id="441" w:author="user" w:date="2021-12-16T14:37:00Z">
        <w:r w:rsidR="002B0723">
          <w:rPr>
            <w:rFonts w:eastAsia="標楷體"/>
            <w:szCs w:val="22"/>
          </w:rPr>
          <w:t xml:space="preserve"> (</w:t>
        </w:r>
      </w:ins>
      <w:ins w:id="442" w:author="user" w:date="2021-12-16T14:50:00Z">
        <w:r w:rsidR="004803CF">
          <w:rPr>
            <w:rFonts w:eastAsia="標楷體"/>
            <w:szCs w:val="22"/>
          </w:rPr>
          <w:t>Moodley</w:t>
        </w:r>
      </w:ins>
      <w:ins w:id="443" w:author="user" w:date="2021-12-16T14:37:00Z">
        <w:r w:rsidR="002B0723">
          <w:rPr>
            <w:rFonts w:eastAsia="標楷體"/>
            <w:szCs w:val="22"/>
          </w:rPr>
          <w:t xml:space="preserve"> </w:t>
        </w:r>
      </w:ins>
      <w:ins w:id="444" w:author="user" w:date="2021-12-16T14:38:00Z">
        <w:r w:rsidR="002B0723">
          <w:rPr>
            <w:rFonts w:eastAsia="標楷體"/>
            <w:szCs w:val="22"/>
          </w:rPr>
          <w:t>et al., 2008)</w:t>
        </w:r>
      </w:ins>
      <w:ins w:id="445" w:author="user" w:date="2021-12-16T14:41:00Z">
        <w:r w:rsidR="00D138D7">
          <w:rPr>
            <w:rFonts w:eastAsia="標楷體"/>
            <w:szCs w:val="22"/>
          </w:rPr>
          <w:t xml:space="preserve"> for meiofauna, and </w:t>
        </w:r>
      </w:ins>
      <w:ins w:id="446" w:author="user" w:date="2021-12-16T14:51:00Z">
        <w:r w:rsidR="00C71513">
          <w:rPr>
            <w:rFonts w:eastAsia="標楷體"/>
            <w:szCs w:val="22"/>
          </w:rPr>
          <w:t>7.12</w:t>
        </w:r>
      </w:ins>
      <w:ins w:id="447" w:author="user" w:date="2021-12-16T14:52:00Z">
        <w:r w:rsidR="00C71513">
          <w:t>×</w:t>
        </w:r>
      </w:ins>
      <w:ins w:id="448" w:author="user" w:date="2021-12-16T14:51:00Z">
        <w:r w:rsidR="00C71513">
          <w:rPr>
            <w:rFonts w:eastAsia="標楷體"/>
          </w:rPr>
          <w:t>10</w:t>
        </w:r>
        <w:r w:rsidR="00C71513" w:rsidRPr="00C71513">
          <w:rPr>
            <w:rFonts w:eastAsia="標楷體"/>
            <w:vertAlign w:val="superscript"/>
            <w:rPrChange w:id="449" w:author="user" w:date="2021-12-16T14:52:00Z">
              <w:rPr>
                <w:rFonts w:eastAsia="標楷體"/>
              </w:rPr>
            </w:rPrChange>
          </w:rPr>
          <w:t>-5</w:t>
        </w:r>
      </w:ins>
      <w:ins w:id="450" w:author="user" w:date="2021-12-16T14:52:00Z">
        <w:r w:rsidR="00C71513">
          <w:rPr>
            <w:rFonts w:eastAsia="標楷體" w:hint="eastAsia"/>
            <w:vertAlign w:val="superscript"/>
          </w:rPr>
          <w:t xml:space="preserve"> </w:t>
        </w:r>
      </w:ins>
      <w:ins w:id="451" w:author="user" w:date="2021-12-16T14:50:00Z">
        <w:r w:rsidR="00C71513">
          <w:t>and 2.28 × 10</w:t>
        </w:r>
        <w:r w:rsidR="00C71513" w:rsidRPr="00C71513">
          <w:rPr>
            <w:vertAlign w:val="superscript"/>
            <w:rPrChange w:id="452" w:author="user" w:date="2021-12-16T14:52:00Z">
              <w:rPr/>
            </w:rPrChange>
          </w:rPr>
          <w:t>−2</w:t>
        </w:r>
        <w:r w:rsidR="00C71513">
          <w:t xml:space="preserve"> for macrofauna</w:t>
        </w:r>
      </w:ins>
      <w:ins w:id="453" w:author="user" w:date="2021-12-16T14:52:00Z">
        <w:r w:rsidR="00C71513">
          <w:rPr>
            <w:rFonts w:hint="eastAsia"/>
          </w:rPr>
          <w:t>.</w:t>
        </w:r>
      </w:ins>
    </w:p>
    <w:p w:rsidR="00FC2EC6" w:rsidRDefault="00145BB0">
      <w:pPr>
        <w:spacing w:before="120" w:after="120" w:line="276" w:lineRule="auto"/>
        <w:ind w:firstLine="450"/>
        <w:rPr>
          <w:ins w:id="454" w:author="user" w:date="2021-12-16T14:57:00Z"/>
          <w:rFonts w:eastAsia="標楷體"/>
          <w:szCs w:val="22"/>
        </w:rPr>
        <w:pPrChange w:id="455" w:author="user" w:date="2021-12-16T14:57:00Z">
          <w:pPr>
            <w:spacing w:before="120" w:after="120" w:line="276" w:lineRule="auto"/>
            <w:jc w:val="both"/>
          </w:pPr>
        </w:pPrChange>
      </w:pPr>
      <w:ins w:id="456" w:author="user" w:date="2021-12-16T14:54:00Z">
        <w:r w:rsidRPr="00271B89">
          <w:rPr>
            <w:rFonts w:eastAsia="標楷體" w:hint="eastAsia"/>
            <w:b/>
            <w:i/>
            <w:szCs w:val="22"/>
          </w:rPr>
          <w:t>In</w:t>
        </w:r>
        <w:r w:rsidRPr="00271B89">
          <w:rPr>
            <w:rFonts w:eastAsia="標楷體"/>
            <w:b/>
            <w:i/>
            <w:szCs w:val="22"/>
          </w:rPr>
          <w:t xml:space="preserve"> situ</w:t>
        </w:r>
        <w:r>
          <w:rPr>
            <w:rFonts w:eastAsia="標楷體"/>
            <w:b/>
            <w:szCs w:val="22"/>
          </w:rPr>
          <w:t xml:space="preserve"> mea</w:t>
        </w:r>
        <w:r w:rsidR="00FC2EC6">
          <w:rPr>
            <w:rFonts w:eastAsia="標楷體"/>
            <w:b/>
            <w:szCs w:val="22"/>
          </w:rPr>
          <w:t>surements:</w:t>
        </w:r>
        <w:r w:rsidR="00FC2EC6">
          <w:rPr>
            <w:rFonts w:eastAsia="標楷體" w:hint="eastAsia"/>
            <w:b/>
            <w:szCs w:val="22"/>
          </w:rPr>
          <w:t xml:space="preserve"> </w:t>
        </w:r>
      </w:ins>
      <w:ins w:id="457" w:author="user" w:date="2021-12-16T14:55:00Z">
        <w:r w:rsidR="00FC2EC6">
          <w:rPr>
            <w:rFonts w:eastAsia="標楷體" w:hint="eastAsia"/>
            <w:szCs w:val="22"/>
          </w:rPr>
          <w:t>Th</w:t>
        </w:r>
        <w:r w:rsidR="00FC2EC6">
          <w:rPr>
            <w:rFonts w:eastAsia="標楷體"/>
            <w:szCs w:val="22"/>
          </w:rPr>
          <w:t>e data types mentioned above are derived from the general principles which can be applie</w:t>
        </w:r>
      </w:ins>
      <w:ins w:id="458" w:author="user" w:date="2021-12-16T14:56:00Z">
        <w:r w:rsidR="00FC2EC6">
          <w:rPr>
            <w:rFonts w:eastAsia="標楷體"/>
            <w:szCs w:val="22"/>
          </w:rPr>
          <w:t xml:space="preserve">d to most ecosystem. To deal with a food web </w:t>
        </w:r>
        <w:r w:rsidR="00FC2EC6">
          <w:rPr>
            <w:rFonts w:eastAsia="標楷體"/>
            <w:szCs w:val="22"/>
          </w:rPr>
          <w:lastRenderedPageBreak/>
          <w:t xml:space="preserve">model of a specific location, the </w:t>
        </w:r>
        <w:r w:rsidR="00FC2EC6" w:rsidRPr="00FC2EC6">
          <w:rPr>
            <w:rFonts w:eastAsia="標楷體"/>
            <w:i/>
            <w:szCs w:val="22"/>
            <w:rPrChange w:id="459" w:author="user" w:date="2021-12-16T14:57:00Z">
              <w:rPr>
                <w:rFonts w:eastAsia="標楷體"/>
                <w:szCs w:val="22"/>
              </w:rPr>
            </w:rPrChange>
          </w:rPr>
          <w:t>in s</w:t>
        </w:r>
      </w:ins>
      <w:ins w:id="460" w:author="user" w:date="2021-12-16T14:57:00Z">
        <w:r w:rsidR="00FC2EC6" w:rsidRPr="00FC2EC6">
          <w:rPr>
            <w:rFonts w:eastAsia="標楷體"/>
            <w:i/>
            <w:szCs w:val="22"/>
            <w:rPrChange w:id="461" w:author="user" w:date="2021-12-16T14:57:00Z">
              <w:rPr>
                <w:rFonts w:eastAsia="標楷體"/>
                <w:szCs w:val="22"/>
              </w:rPr>
            </w:rPrChange>
          </w:rPr>
          <w:t>itu</w:t>
        </w:r>
        <w:r w:rsidR="00FC2EC6">
          <w:rPr>
            <w:rFonts w:eastAsia="標楷體"/>
            <w:szCs w:val="22"/>
          </w:rPr>
          <w:t xml:space="preserve"> data is necessary. In our model, </w:t>
        </w:r>
      </w:ins>
      <w:ins w:id="462" w:author="user" w:date="2021-12-16T14:59:00Z">
        <w:r w:rsidR="00FC2EC6">
          <w:rPr>
            <w:rFonts w:eastAsia="標楷體"/>
            <w:szCs w:val="22"/>
          </w:rPr>
          <w:t>estimated</w:t>
        </w:r>
      </w:ins>
      <w:ins w:id="463" w:author="user" w:date="2021-12-16T14:58:00Z">
        <w:r w:rsidR="00FC2EC6">
          <w:rPr>
            <w:rFonts w:eastAsia="標楷體"/>
            <w:szCs w:val="22"/>
          </w:rPr>
          <w:t xml:space="preserve"> b</w:t>
        </w:r>
        <w:r w:rsidR="001333F7">
          <w:rPr>
            <w:rFonts w:eastAsia="標楷體"/>
            <w:szCs w:val="22"/>
          </w:rPr>
          <w:t xml:space="preserve">iomass </w:t>
        </w:r>
      </w:ins>
      <w:ins w:id="464" w:author="user" w:date="2021-12-16T15:01:00Z">
        <w:r w:rsidR="001333F7">
          <w:rPr>
            <w:rFonts w:eastAsia="標楷體"/>
            <w:szCs w:val="22"/>
          </w:rPr>
          <w:t>are the stocks of</w:t>
        </w:r>
        <w:r w:rsidR="001333F7" w:rsidRPr="001333F7">
          <w:rPr>
            <w:rFonts w:eastAsia="標楷體"/>
            <w:szCs w:val="22"/>
          </w:rPr>
          <w:t xml:space="preserve"> </w:t>
        </w:r>
        <w:r w:rsidR="001333F7">
          <w:rPr>
            <w:rFonts w:eastAsia="標楷體"/>
            <w:szCs w:val="22"/>
          </w:rPr>
          <w:t>organism compartments</w:t>
        </w:r>
      </w:ins>
      <w:ins w:id="465" w:author="user" w:date="2021-12-16T14:58:00Z">
        <w:r w:rsidR="00FC2EC6">
          <w:rPr>
            <w:rFonts w:eastAsia="標楷體"/>
            <w:szCs w:val="22"/>
          </w:rPr>
          <w:t>,</w:t>
        </w:r>
      </w:ins>
      <w:ins w:id="466" w:author="user" w:date="2021-12-16T15:01:00Z">
        <w:r w:rsidR="001333F7">
          <w:rPr>
            <w:rFonts w:eastAsia="標楷體"/>
            <w:szCs w:val="22"/>
          </w:rPr>
          <w:t xml:space="preserve"> while the</w:t>
        </w:r>
      </w:ins>
      <w:ins w:id="467" w:author="user" w:date="2021-12-16T15:02:00Z">
        <w:r w:rsidR="001333F7">
          <w:rPr>
            <w:rFonts w:eastAsia="標楷體"/>
            <w:szCs w:val="22"/>
          </w:rPr>
          <w:t xml:space="preserve"> </w:t>
        </w:r>
      </w:ins>
      <w:ins w:id="468" w:author="user" w:date="2021-12-16T14:59:00Z">
        <w:r w:rsidR="00FC2EC6">
          <w:rPr>
            <w:rFonts w:eastAsia="標楷體"/>
            <w:szCs w:val="22"/>
          </w:rPr>
          <w:t>SCOC</w:t>
        </w:r>
      </w:ins>
      <w:ins w:id="469" w:author="user" w:date="2021-12-16T15:02:00Z">
        <w:r w:rsidR="001333F7">
          <w:rPr>
            <w:rFonts w:eastAsia="標楷體"/>
            <w:szCs w:val="22"/>
          </w:rPr>
          <w:t xml:space="preserve"> data</w:t>
        </w:r>
      </w:ins>
      <w:ins w:id="470" w:author="user" w:date="2021-12-16T15:01:00Z">
        <w:r w:rsidR="001333F7">
          <w:rPr>
            <w:rFonts w:eastAsia="標楷體"/>
            <w:szCs w:val="22"/>
          </w:rPr>
          <w:t xml:space="preserve"> and</w:t>
        </w:r>
      </w:ins>
      <w:ins w:id="471" w:author="user" w:date="2021-12-16T14:59:00Z">
        <w:r w:rsidR="00FC2EC6">
          <w:rPr>
            <w:rFonts w:eastAsia="標楷體"/>
            <w:szCs w:val="22"/>
          </w:rPr>
          <w:t xml:space="preserve"> POC flux are </w:t>
        </w:r>
      </w:ins>
      <w:ins w:id="472" w:author="user" w:date="2021-12-16T15:01:00Z">
        <w:r w:rsidR="001333F7">
          <w:rPr>
            <w:rFonts w:eastAsia="標楷體"/>
            <w:szCs w:val="22"/>
          </w:rPr>
          <w:t xml:space="preserve">served as </w:t>
        </w:r>
      </w:ins>
      <w:ins w:id="473" w:author="user" w:date="2021-12-16T15:00:00Z">
        <w:r w:rsidR="001333F7">
          <w:rPr>
            <w:rFonts w:eastAsia="標楷體" w:hint="eastAsia"/>
            <w:szCs w:val="22"/>
          </w:rPr>
          <w:t>d</w:t>
        </w:r>
        <w:r w:rsidR="001333F7">
          <w:rPr>
            <w:rFonts w:eastAsia="標楷體"/>
            <w:szCs w:val="22"/>
          </w:rPr>
          <w:t>ire</w:t>
        </w:r>
      </w:ins>
      <w:ins w:id="474" w:author="user" w:date="2021-12-16T15:02:00Z">
        <w:r w:rsidR="001333F7">
          <w:rPr>
            <w:rFonts w:eastAsia="標楷體"/>
            <w:szCs w:val="22"/>
          </w:rPr>
          <w:t xml:space="preserve">ctly measured flows. Because of the </w:t>
        </w:r>
      </w:ins>
      <w:ins w:id="475" w:author="user" w:date="2021-12-16T15:03:00Z">
        <w:r w:rsidR="001333F7">
          <w:rPr>
            <w:rFonts w:eastAsia="標楷體"/>
            <w:szCs w:val="22"/>
          </w:rPr>
          <w:t xml:space="preserve">valuable information </w:t>
        </w:r>
      </w:ins>
      <w:ins w:id="476" w:author="user" w:date="2021-12-16T15:10:00Z">
        <w:r w:rsidR="00AD3C39">
          <w:rPr>
            <w:rFonts w:eastAsia="標楷體"/>
            <w:szCs w:val="22"/>
          </w:rPr>
          <w:t xml:space="preserve">from in site-specific measurements, this </w:t>
        </w:r>
      </w:ins>
      <w:ins w:id="477" w:author="user" w:date="2021-12-16T15:11:00Z">
        <w:r w:rsidR="00AD3C39">
          <w:rPr>
            <w:rFonts w:eastAsia="標楷體"/>
            <w:szCs w:val="22"/>
          </w:rPr>
          <w:t>type of data is generally implemented as e</w:t>
        </w:r>
      </w:ins>
      <w:ins w:id="478" w:author="user" w:date="2021-12-16T15:12:00Z">
        <w:r w:rsidR="00AD3C39">
          <w:rPr>
            <w:rFonts w:eastAsia="標楷體"/>
            <w:szCs w:val="22"/>
          </w:rPr>
          <w:t xml:space="preserve">quality equations: </w:t>
        </w:r>
      </w:ins>
      <m:oMath>
        <m:r>
          <w:ins w:id="479" w:author="user" w:date="2021-12-16T15:13:00Z">
            <m:rPr>
              <m:sty m:val="b"/>
            </m:rPr>
            <w:rPr>
              <w:rFonts w:ascii="Cambria Math" w:eastAsia="標楷體" w:hAnsi="Cambria Math" w:hint="eastAsia"/>
              <w:szCs w:val="22"/>
            </w:rPr>
            <m:t>E</m:t>
          </w:ins>
        </m:r>
        <m:r>
          <w:ins w:id="480" w:author="user" w:date="2021-12-16T15:13:00Z">
            <m:rPr>
              <m:sty m:val="b"/>
            </m:rPr>
            <w:rPr>
              <w:rFonts w:ascii="Cambria Math" w:eastAsia="標楷體" w:hAnsi="Cambria Math"/>
              <w:szCs w:val="22"/>
            </w:rPr>
            <m:t>⋅x</m:t>
          </w:ins>
        </m:r>
        <m:r>
          <w:ins w:id="481" w:author="user" w:date="2021-12-16T15:13:00Z">
            <m:rPr>
              <m:sty m:val="b"/>
            </m:rPr>
            <w:rPr>
              <w:rFonts w:ascii="Cambria Math" w:eastAsia="標楷體" w:hAnsi="Cambria Math" w:hint="eastAsia"/>
              <w:szCs w:val="22"/>
            </w:rPr>
            <m:t>=</m:t>
          </w:ins>
        </m:r>
        <m:r>
          <w:ins w:id="482" w:author="user" w:date="2021-12-16T15:13:00Z">
            <m:rPr>
              <m:sty m:val="b"/>
            </m:rPr>
            <w:rPr>
              <w:rFonts w:ascii="Cambria Math" w:eastAsia="標楷體" w:hAnsi="Cambria Math"/>
              <w:szCs w:val="22"/>
            </w:rPr>
            <m:t>f</m:t>
          </w:ins>
        </m:r>
      </m:oMath>
      <w:ins w:id="483" w:author="user" w:date="2021-12-16T15:13:00Z">
        <w:r w:rsidR="00AD3C39" w:rsidRPr="00AD3C39">
          <w:rPr>
            <w:rFonts w:eastAsia="標楷體"/>
            <w:szCs w:val="22"/>
            <w:rPrChange w:id="484" w:author="user" w:date="2021-12-16T15:13:00Z">
              <w:rPr>
                <w:rFonts w:eastAsia="標楷體"/>
                <w:b/>
                <w:szCs w:val="22"/>
              </w:rPr>
            </w:rPrChange>
          </w:rPr>
          <w:t>,</w:t>
        </w:r>
        <w:r w:rsidR="00AD3C39">
          <w:rPr>
            <w:rFonts w:eastAsia="標楷體"/>
            <w:szCs w:val="22"/>
          </w:rPr>
          <w:t xml:space="preserve"> where f represents the vector contains </w:t>
        </w:r>
        <w:r w:rsidR="00AD3C39" w:rsidRPr="00AD3C39">
          <w:rPr>
            <w:rFonts w:eastAsia="標楷體"/>
            <w:i/>
            <w:szCs w:val="22"/>
            <w:rPrChange w:id="485" w:author="user" w:date="2021-12-16T15:14:00Z">
              <w:rPr>
                <w:rFonts w:eastAsia="標楷體"/>
                <w:szCs w:val="22"/>
              </w:rPr>
            </w:rPrChange>
          </w:rPr>
          <w:t>in situ</w:t>
        </w:r>
        <w:r w:rsidR="00AD3C39">
          <w:rPr>
            <w:rFonts w:eastAsia="標楷體"/>
            <w:szCs w:val="22"/>
          </w:rPr>
          <w:t xml:space="preserve"> </w:t>
        </w:r>
      </w:ins>
      <w:ins w:id="486" w:author="user" w:date="2021-12-16T15:14:00Z">
        <w:r w:rsidR="007F4975">
          <w:rPr>
            <w:rFonts w:eastAsia="標楷體" w:hint="eastAsia"/>
            <w:szCs w:val="22"/>
          </w:rPr>
          <w:t>d</w:t>
        </w:r>
        <w:r w:rsidR="007F4975">
          <w:rPr>
            <w:rFonts w:eastAsia="標楷體"/>
            <w:szCs w:val="22"/>
          </w:rPr>
          <w:t>ata</w:t>
        </w:r>
      </w:ins>
      <w:ins w:id="487" w:author="user" w:date="2021-12-16T15:13:00Z">
        <w:r w:rsidR="00AD3C39">
          <w:rPr>
            <w:rFonts w:eastAsia="標楷體"/>
            <w:szCs w:val="22"/>
          </w:rPr>
          <w:t>.</w:t>
        </w:r>
      </w:ins>
    </w:p>
    <w:p w:rsidR="00D814D0" w:rsidRDefault="00145BB0">
      <w:pPr>
        <w:spacing w:before="120" w:after="120" w:line="276" w:lineRule="auto"/>
        <w:rPr>
          <w:ins w:id="488" w:author="user" w:date="2021-12-16T16:14:00Z"/>
          <w:rFonts w:eastAsia="標楷體"/>
          <w:szCs w:val="22"/>
        </w:rPr>
        <w:pPrChange w:id="489" w:author="user" w:date="2021-12-16T16:09:00Z">
          <w:pPr>
            <w:spacing w:before="120" w:after="120" w:line="276" w:lineRule="auto"/>
            <w:ind w:firstLine="450"/>
            <w:jc w:val="both"/>
          </w:pPr>
        </w:pPrChange>
      </w:pPr>
      <w:ins w:id="490" w:author="user" w:date="2021-12-16T14:54:00Z">
        <w:r w:rsidRPr="00271B89">
          <w:rPr>
            <w:b/>
          </w:rPr>
          <w:t>Model Solution</w:t>
        </w:r>
        <w:r>
          <w:rPr>
            <w:rFonts w:hint="eastAsia"/>
            <w:b/>
          </w:rPr>
          <w:t>:</w:t>
        </w:r>
      </w:ins>
      <w:ins w:id="491" w:author="user" w:date="2021-12-16T15:35:00Z">
        <w:r w:rsidR="000E5521">
          <w:rPr>
            <w:b/>
          </w:rPr>
          <w:t xml:space="preserve"> </w:t>
        </w:r>
        <w:r w:rsidR="000E5521">
          <w:rPr>
            <w:rFonts w:hint="eastAsia"/>
          </w:rPr>
          <w:t>Fi</w:t>
        </w:r>
        <w:r w:rsidR="000E5521">
          <w:t xml:space="preserve">nally, we combine </w:t>
        </w:r>
      </w:ins>
      <w:ins w:id="492" w:author="user" w:date="2021-12-16T15:36:00Z">
        <w:r w:rsidR="000E5521">
          <w:t>three types of data</w:t>
        </w:r>
      </w:ins>
      <w:ins w:id="493" w:author="user" w:date="2021-12-16T15:37:00Z">
        <w:r w:rsidR="000E5521">
          <w:rPr>
            <w:rFonts w:hint="eastAsia"/>
          </w:rPr>
          <w:t xml:space="preserve"> t</w:t>
        </w:r>
        <w:r w:rsidR="000E5521">
          <w:t xml:space="preserve">ogether to </w:t>
        </w:r>
      </w:ins>
      <w:ins w:id="494" w:author="user" w:date="2021-12-16T15:38:00Z">
        <w:r w:rsidR="000E5521">
          <w:t>achieve our entire model</w:t>
        </w:r>
      </w:ins>
      <w:ins w:id="495" w:author="user" w:date="2021-12-16T15:36:00Z">
        <w:r w:rsidR="000E5521">
          <w:t>,</w:t>
        </w:r>
      </w:ins>
      <w:ins w:id="496" w:author="user" w:date="2021-12-16T15:38:00Z">
        <w:r w:rsidR="000E5521">
          <w:t xml:space="preserve"> </w:t>
        </w:r>
      </w:ins>
      <w:ins w:id="497" w:author="user" w:date="2021-12-16T15:36:00Z">
        <w:r w:rsidR="000E5521">
          <w:t>which consist</w:t>
        </w:r>
      </w:ins>
      <w:ins w:id="498" w:author="user" w:date="2021-12-16T15:37:00Z">
        <w:r w:rsidR="000E5521">
          <w:t>s of mass balance equation</w:t>
        </w:r>
      </w:ins>
      <w:ins w:id="499" w:author="user" w:date="2021-12-16T15:44:00Z">
        <w:r w:rsidR="000E5521">
          <w:t>s</w:t>
        </w:r>
      </w:ins>
      <w:ins w:id="500" w:author="user" w:date="2021-12-16T15:37:00Z">
        <w:r w:rsidR="000E5521">
          <w:t xml:space="preserve">, physiological constraints and </w:t>
        </w:r>
        <w:r w:rsidR="000E5521" w:rsidRPr="00271B89">
          <w:rPr>
            <w:rFonts w:eastAsia="標楷體"/>
            <w:i/>
            <w:szCs w:val="22"/>
          </w:rPr>
          <w:t>in situ</w:t>
        </w:r>
        <w:r w:rsidR="000E5521">
          <w:rPr>
            <w:rFonts w:eastAsia="標楷體"/>
            <w:szCs w:val="22"/>
          </w:rPr>
          <w:t xml:space="preserve"> </w:t>
        </w:r>
        <w:r w:rsidR="000E5521">
          <w:rPr>
            <w:rFonts w:eastAsia="標楷體" w:hint="eastAsia"/>
            <w:szCs w:val="22"/>
          </w:rPr>
          <w:t>d</w:t>
        </w:r>
        <w:r w:rsidR="000E5521">
          <w:rPr>
            <w:rFonts w:eastAsia="標楷體"/>
            <w:szCs w:val="22"/>
          </w:rPr>
          <w:t>ata.</w:t>
        </w:r>
      </w:ins>
      <w:ins w:id="501" w:author="user" w:date="2021-12-16T15:38:00Z">
        <w:r w:rsidR="000E5521">
          <w:rPr>
            <w:rFonts w:eastAsia="標楷體"/>
            <w:szCs w:val="22"/>
          </w:rPr>
          <w:t xml:space="preserve"> The solution of this model is a set of flow values(</w:t>
        </w:r>
        <w:r w:rsidR="000E5521" w:rsidRPr="000E5521">
          <w:rPr>
            <w:rFonts w:eastAsia="標楷體"/>
            <w:b/>
            <w:szCs w:val="22"/>
            <w:rPrChange w:id="502" w:author="user" w:date="2021-12-16T15:38:00Z">
              <w:rPr>
                <w:rFonts w:eastAsia="標楷體"/>
                <w:szCs w:val="22"/>
              </w:rPr>
            </w:rPrChange>
          </w:rPr>
          <w:t>x</w:t>
        </w:r>
        <w:r w:rsidR="000E5521">
          <w:rPr>
            <w:rFonts w:eastAsia="標楷體"/>
            <w:szCs w:val="22"/>
          </w:rPr>
          <w:t>)</w:t>
        </w:r>
        <w:r w:rsidR="000E5521">
          <w:rPr>
            <w:rFonts w:eastAsia="標楷體" w:hint="eastAsia"/>
            <w:szCs w:val="22"/>
          </w:rPr>
          <w:t>.</w:t>
        </w:r>
        <w:r w:rsidR="000E5521">
          <w:rPr>
            <w:rFonts w:eastAsia="標楷體"/>
            <w:szCs w:val="22"/>
          </w:rPr>
          <w:t xml:space="preserve"> </w:t>
        </w:r>
      </w:ins>
      <w:ins w:id="503" w:author="user" w:date="2021-12-16T15:51:00Z">
        <w:r w:rsidR="00A64DC3">
          <w:rPr>
            <w:rFonts w:eastAsia="標楷體"/>
            <w:szCs w:val="22"/>
          </w:rPr>
          <w:t>Depending on the number of equations and the numbers of the unknowns, different methods of solution are used.</w:t>
        </w:r>
      </w:ins>
      <w:ins w:id="504" w:author="user" w:date="2021-12-16T15:52:00Z">
        <w:r w:rsidR="00E90F1D">
          <w:rPr>
            <w:rFonts w:eastAsia="標楷體"/>
            <w:szCs w:val="22"/>
          </w:rPr>
          <w:t xml:space="preserve"> Ideally the equations lead to only one set of so</w:t>
        </w:r>
      </w:ins>
      <w:ins w:id="505" w:author="user" w:date="2021-12-16T15:53:00Z">
        <w:r w:rsidR="00E90F1D">
          <w:rPr>
            <w:rFonts w:eastAsia="標楷體"/>
            <w:szCs w:val="22"/>
          </w:rPr>
          <w:t xml:space="preserve">lution which perfectly fits the data when the number of equations equals to the numbers of the unknowns. </w:t>
        </w:r>
      </w:ins>
      <w:ins w:id="506" w:author="user" w:date="2021-12-16T15:54:00Z">
        <w:r w:rsidR="00E90F1D">
          <w:rPr>
            <w:rFonts w:eastAsia="標楷體"/>
            <w:szCs w:val="22"/>
          </w:rPr>
          <w:t xml:space="preserve">However, the most commonly </w:t>
        </w:r>
      </w:ins>
      <w:ins w:id="507" w:author="user" w:date="2021-12-16T15:55:00Z">
        <w:r w:rsidR="00A33A52">
          <w:rPr>
            <w:rFonts w:eastAsia="標楷體"/>
            <w:szCs w:val="22"/>
          </w:rPr>
          <w:t>encountered situation is tha</w:t>
        </w:r>
      </w:ins>
      <w:ins w:id="508" w:author="user" w:date="2021-12-16T15:56:00Z">
        <w:r w:rsidR="00A33A52">
          <w:rPr>
            <w:rFonts w:eastAsia="標楷體"/>
            <w:szCs w:val="22"/>
          </w:rPr>
          <w:t>t, the number of equations is far less than the number of unknowns. As a result, there is no unique solution</w:t>
        </w:r>
      </w:ins>
      <w:ins w:id="509" w:author="user" w:date="2021-12-16T16:03:00Z">
        <w:r w:rsidR="001D7FB5">
          <w:rPr>
            <w:rFonts w:eastAsia="標楷體"/>
            <w:szCs w:val="22"/>
          </w:rPr>
          <w:t xml:space="preserve"> set, whereas an infinite number of valid solution sets exist, crea</w:t>
        </w:r>
      </w:ins>
      <w:ins w:id="510" w:author="user" w:date="2021-12-16T16:04:00Z">
        <w:r w:rsidR="001D7FB5">
          <w:rPr>
            <w:rFonts w:eastAsia="標楷體"/>
            <w:szCs w:val="22"/>
          </w:rPr>
          <w:t>ting a multidimensional solution space</w:t>
        </w:r>
      </w:ins>
      <w:ins w:id="511" w:author="user" w:date="2021-12-16T15:56:00Z">
        <w:r w:rsidR="00A33A52">
          <w:rPr>
            <w:rFonts w:eastAsia="標楷體"/>
            <w:szCs w:val="22"/>
          </w:rPr>
          <w:t xml:space="preserve">. </w:t>
        </w:r>
      </w:ins>
      <w:ins w:id="512" w:author="user" w:date="2021-12-16T16:04:00Z">
        <w:r w:rsidR="001D7FB5">
          <w:rPr>
            <w:rFonts w:eastAsia="標楷體" w:hint="eastAsia"/>
            <w:szCs w:val="22"/>
          </w:rPr>
          <w:t>Ea</w:t>
        </w:r>
        <w:r w:rsidR="001D7FB5">
          <w:rPr>
            <w:rFonts w:eastAsia="標楷體"/>
            <w:szCs w:val="22"/>
          </w:rPr>
          <w:t>r</w:t>
        </w:r>
      </w:ins>
      <w:ins w:id="513" w:author="user" w:date="2021-12-16T16:05:00Z">
        <w:r w:rsidR="001D7FB5">
          <w:rPr>
            <w:rFonts w:eastAsia="標楷體"/>
            <w:szCs w:val="22"/>
          </w:rPr>
          <w:t>ly modeling studies usually selected one solution from this solution space. The principle of parsimony</w:t>
        </w:r>
        <w:r w:rsidR="00D814D0">
          <w:rPr>
            <w:rFonts w:eastAsia="標楷體"/>
            <w:szCs w:val="22"/>
          </w:rPr>
          <w:t xml:space="preserve"> had often been </w:t>
        </w:r>
      </w:ins>
      <w:ins w:id="514" w:author="user" w:date="2021-12-16T16:06:00Z">
        <w:r w:rsidR="00D814D0">
          <w:rPr>
            <w:rFonts w:eastAsia="標楷體"/>
            <w:szCs w:val="22"/>
          </w:rPr>
          <w:t xml:space="preserve">applied as the selection criterion </w:t>
        </w:r>
        <w:r w:rsidR="00D814D0">
          <w:t>(Vézina and Platt, 1988), implying</w:t>
        </w:r>
      </w:ins>
      <w:ins w:id="515" w:author="user" w:date="2021-12-16T16:10:00Z">
        <w:r w:rsidR="00D814D0">
          <w:t xml:space="preserve"> that</w:t>
        </w:r>
      </w:ins>
      <w:ins w:id="516" w:author="user" w:date="2021-12-16T16:06:00Z">
        <w:r w:rsidR="00D814D0">
          <w:t xml:space="preserve"> </w:t>
        </w:r>
      </w:ins>
      <w:ins w:id="517" w:author="user" w:date="2021-12-16T16:09:00Z">
        <w:r w:rsidR="00D814D0">
          <w:t xml:space="preserve">the flow set with </w:t>
        </w:r>
      </w:ins>
      <w:ins w:id="518" w:author="user" w:date="2021-12-16T16:10:00Z">
        <w:r w:rsidR="00D814D0">
          <w:t xml:space="preserve">the minimal sum of squared value is selected. While the parsimonious food </w:t>
        </w:r>
      </w:ins>
      <w:ins w:id="519" w:author="user" w:date="2021-12-16T16:11:00Z">
        <w:r w:rsidR="00D814D0">
          <w:t>web often takes the extreme values to meet the criterion (Difendorfer et al., 2001; Kones et al., 2006).</w:t>
        </w:r>
      </w:ins>
      <w:ins w:id="520" w:author="user" w:date="2021-12-16T16:12:00Z">
        <w:r w:rsidR="00D814D0">
          <w:t xml:space="preserve"> Alternatively, a </w:t>
        </w:r>
      </w:ins>
      <w:ins w:id="521" w:author="user" w:date="2021-12-16T16:26:00Z">
        <w:r w:rsidR="00F91E99">
          <w:t xml:space="preserve">likelihood approach </w:t>
        </w:r>
      </w:ins>
      <w:ins w:id="522" w:author="user" w:date="2021-12-16T16:23:00Z">
        <w:r w:rsidR="00F91E99">
          <w:t>based on</w:t>
        </w:r>
      </w:ins>
      <w:ins w:id="523" w:author="user" w:date="2021-12-16T16:27:00Z">
        <w:r w:rsidR="00F91E99">
          <w:t xml:space="preserve"> Markov Chain</w:t>
        </w:r>
      </w:ins>
      <w:ins w:id="524" w:author="user" w:date="2021-12-16T16:23:00Z">
        <w:r w:rsidR="00F91E99">
          <w:t xml:space="preserve"> </w:t>
        </w:r>
        <w:r w:rsidR="00F91E99">
          <w:rPr>
            <w:rFonts w:hint="eastAsia"/>
          </w:rPr>
          <w:t>Mo</w:t>
        </w:r>
        <w:r w:rsidR="00F91E99">
          <w:t>nte Carlo</w:t>
        </w:r>
      </w:ins>
      <w:ins w:id="525" w:author="user" w:date="2021-12-20T11:56:00Z">
        <w:r w:rsidR="00C96F15">
          <w:t>(MCMC)</w:t>
        </w:r>
      </w:ins>
      <w:ins w:id="526" w:author="user" w:date="2021-12-16T16:23:00Z">
        <w:r w:rsidR="00F91E99">
          <w:t xml:space="preserve"> </w:t>
        </w:r>
      </w:ins>
      <w:ins w:id="527" w:author="user" w:date="2021-12-16T16:27:00Z">
        <w:r w:rsidR="00F91E99">
          <w:t>algorithm</w:t>
        </w:r>
      </w:ins>
      <w:ins w:id="528" w:author="user" w:date="2021-12-16T16:23:00Z">
        <w:r w:rsidR="00F91E99">
          <w:t xml:space="preserve"> </w:t>
        </w:r>
      </w:ins>
      <w:ins w:id="529" w:author="user" w:date="2021-12-16T16:12:00Z">
        <w:r w:rsidR="00F91E99">
          <w:t>has been developed</w:t>
        </w:r>
      </w:ins>
      <w:ins w:id="530" w:author="user" w:date="2021-12-16T16:24:00Z">
        <w:r w:rsidR="00F91E99">
          <w:t xml:space="preserve">, in which the mean values and standard deviations of the flow values </w:t>
        </w:r>
      </w:ins>
      <w:ins w:id="531" w:author="user" w:date="2021-12-16T16:25:00Z">
        <w:r w:rsidR="00F91E99">
          <w:t xml:space="preserve">are calculated </w:t>
        </w:r>
      </w:ins>
      <w:ins w:id="532" w:author="user" w:date="2021-12-16T16:24:00Z">
        <w:r w:rsidR="00F91E99">
          <w:t>from the solution se</w:t>
        </w:r>
      </w:ins>
      <w:ins w:id="533" w:author="user" w:date="2021-12-16T16:25:00Z">
        <w:r w:rsidR="00F91E99">
          <w:t xml:space="preserve">t (Kones et al., 2006). </w:t>
        </w:r>
      </w:ins>
      <w:ins w:id="534" w:author="user" w:date="2021-12-16T16:28:00Z">
        <w:r w:rsidR="00F91E99">
          <w:rPr>
            <w:rFonts w:eastAsia="標楷體"/>
            <w:szCs w:val="22"/>
          </w:rPr>
          <w:t xml:space="preserve">The </w:t>
        </w:r>
        <w:r w:rsidR="00F91E99" w:rsidRPr="002640BA">
          <w:rPr>
            <w:rFonts w:eastAsia="標楷體"/>
            <w:i/>
            <w:szCs w:val="22"/>
          </w:rPr>
          <w:t>LIM</w:t>
        </w:r>
        <w:r w:rsidR="00F91E99">
          <w:rPr>
            <w:rFonts w:eastAsia="標楷體"/>
            <w:szCs w:val="22"/>
          </w:rPr>
          <w:t xml:space="preserve"> package </w:t>
        </w:r>
        <w:r w:rsidR="00F91E99">
          <w:rPr>
            <w:rFonts w:eastAsia="標楷體"/>
            <w:szCs w:val="22"/>
          </w:rPr>
          <w:fldChar w:fldCharType="begin"/>
        </w:r>
        <w:r w:rsidR="00F91E99">
          <w:rPr>
            <w:rFonts w:eastAsia="標楷體"/>
            <w:szCs w:val="22"/>
          </w:rPr>
          <w:instrText xml:space="preserve"> ADDIN ZOTERO_ITEM CSL_CITATION {"citationID":"0nAtm5Iq","properties":{"formattedCitation":"(Soetaert and Herman, 2009; van Oevelen et al., 2010)","plainCitation":"(Soetaert and Herman, 2009; van Oevelen et al., 2010)","noteIndex":0},"citationItems":[{"id":310,"uris":["http://zotero.org/users/1268121/items/E7J6R56P"],"uri":["http://zotero.org/users/1268121/items/E7J6R56P"],"itemData":{"id":310,"type":"book","event-place":"[Dordrecht]","ISBN":"978-1-4020-8624-3","language":"English","publisher":"Springer","publisher-place":"[Dordrecht]","source":"Open WorldCat","title":"A practical guide to ecological modelling using R as a simulation platform","URL":"http://site.ebrary.com/id/10253335","author":[{"family":"Soetaert","given":"Karline"},{"family":"Herman","given":"P. M. J"}],"accessed":{"date-parts":[["2013",9,21]]},"issued":{"date-parts":[["2009"]]}}},{"id":5629,"uris":["http://zotero.org/users/1268121/items/SJXGQCCQ"],"uri":["http://zotero.org/users/1268121/items/SJXGQCCQ"],"itemData":{"id":5629,"type":"article-journal","abstract":"The quantitative mapping of food web flows based on empirical data is a crucial yet difficult task in ecology. The difficulty arises from the under-sampling of food webs, because most data sets are incomplete and uncertain. In this article, we review methods to quantify food web flows based on empirical data using linear inverse models (LIM). The food web in a LIM is described as a linear function of its flows, which are estimated from empirical data by inversemodeling. The under-sampling of food webs implies that infinitely many different solutions exist that are consistent with a given data set. The existing approaches to food web LIM select a single solution from this infinite set by invoking additional assumptions: either a specific selection criterion that has no solid ecological basis is used or the data set is artificially upgraded by assigning fixed values to, for example, physiological parameters. Here, we advance a likelihood approach (LA) that follows a different solution philosophy. Rather than singling out one particular solution, the LA generates a large set of possible solutions from which the marginal probability density function (mPDF) of each flow and correlations between flows can be derived. The LA is exemplified with an example model of a soil food web and is made available in the open-source R-software. Moreover, we show how stoichiometric data, stable isotope signatures, and fatty acid compositions can be included in the LIM to alleviate the under-sampling problem. Overall, LIM prove to be a powerful tool in food web research, which can bridge the gap between empirical data and the analysis of food web structures.","container-title":"Ecosystems","DOI":"10.1007/s10021-009-9297-6","ISSN":"1432-9840, 1435-0629","issue":"1","journalAbbreviation":"Ecosystems","language":"en","page":"32-45","source":"link.springer.com","title":"Quantifying Food Web Flows Using Linear Inverse Models","volume":"13","author":[{"family":"Oevelen","given":"Dick","non-dropping-particle":"van"},{"family":"Meersche","given":"Karel Van","dropping-particle":"den"},{"family":"Meysman","given":"Filip J. R."},{"family":"Soetaert","given":"Karline"},{"family":"Middelburg","given":"Jack J."},{"family":"Vézina","given":"Alain F."}],"issued":{"date-parts":[["2010",1,1]]}}}],"schema":"https://github.com/citation-style-language/schema/raw/master/csl-citation.json"} </w:instrText>
        </w:r>
        <w:r w:rsidR="00F91E99">
          <w:rPr>
            <w:rFonts w:eastAsia="標楷體"/>
            <w:szCs w:val="22"/>
          </w:rPr>
          <w:fldChar w:fldCharType="separate"/>
        </w:r>
        <w:r w:rsidR="00F91E99" w:rsidRPr="00421648">
          <w:t>(Soetaert and Herman, 2009; van Oevelen et al., 2010)</w:t>
        </w:r>
        <w:r w:rsidR="00F91E99">
          <w:rPr>
            <w:rFonts w:eastAsia="標楷體"/>
            <w:szCs w:val="22"/>
          </w:rPr>
          <w:fldChar w:fldCharType="end"/>
        </w:r>
        <w:r w:rsidR="00F91E99">
          <w:rPr>
            <w:rFonts w:eastAsia="標楷體"/>
            <w:szCs w:val="22"/>
          </w:rPr>
          <w:t xml:space="preserve"> in R (R Development Core Team 2020</w:t>
        </w:r>
        <w:r w:rsidR="00F91E99" w:rsidRPr="002640BA">
          <w:rPr>
            <w:rFonts w:eastAsia="標楷體"/>
            <w:szCs w:val="22"/>
          </w:rPr>
          <w:t>)</w:t>
        </w:r>
        <w:r w:rsidR="00F91E99">
          <w:rPr>
            <w:rFonts w:eastAsia="標楷體"/>
            <w:szCs w:val="22"/>
          </w:rPr>
          <w:t xml:space="preserve"> will be used to </w:t>
        </w:r>
        <w:r w:rsidR="00F91E99" w:rsidRPr="00DE4B73">
          <w:rPr>
            <w:rFonts w:eastAsia="標楷體"/>
            <w:noProof/>
            <w:szCs w:val="22"/>
          </w:rPr>
          <w:t>set</w:t>
        </w:r>
        <w:r w:rsidR="00F91E99">
          <w:rPr>
            <w:rFonts w:eastAsia="標楷體"/>
            <w:noProof/>
            <w:szCs w:val="22"/>
          </w:rPr>
          <w:t xml:space="preserve"> </w:t>
        </w:r>
        <w:r w:rsidR="00F91E99" w:rsidRPr="00DE4B73">
          <w:rPr>
            <w:rFonts w:eastAsia="標楷體"/>
            <w:noProof/>
            <w:szCs w:val="22"/>
          </w:rPr>
          <w:t>up</w:t>
        </w:r>
        <w:r w:rsidR="00F91E99">
          <w:rPr>
            <w:rFonts w:eastAsia="標楷體"/>
            <w:szCs w:val="22"/>
          </w:rPr>
          <w:t xml:space="preserve"> and solved the conceptual model in Fig. 12.</w:t>
        </w:r>
      </w:ins>
    </w:p>
    <w:p w:rsidR="00BB21FB" w:rsidRDefault="00DD5823" w:rsidP="0053476F">
      <w:pPr>
        <w:spacing w:before="120" w:after="120" w:line="276" w:lineRule="auto"/>
        <w:rPr>
          <w:ins w:id="535" w:author="user" w:date="2021-12-20T13:44:00Z"/>
        </w:rPr>
        <w:pPrChange w:id="536" w:author="user" w:date="2021-12-20T13:29:00Z">
          <w:pPr>
            <w:spacing w:before="120" w:after="120" w:line="276" w:lineRule="auto"/>
            <w:ind w:firstLine="450"/>
            <w:jc w:val="both"/>
          </w:pPr>
        </w:pPrChange>
      </w:pPr>
      <w:ins w:id="537" w:author="user" w:date="2021-12-17T14:26:00Z">
        <w:r w:rsidRPr="00DD5823">
          <w:rPr>
            <w:b/>
          </w:rPr>
          <w:t>Network flow indices of ecosystems</w:t>
        </w:r>
        <w:r>
          <w:rPr>
            <w:b/>
          </w:rPr>
          <w:t xml:space="preserve">: </w:t>
        </w:r>
      </w:ins>
      <w:ins w:id="538" w:author="user" w:date="2021-12-17T14:32:00Z">
        <w:r>
          <w:t>While the</w:t>
        </w:r>
      </w:ins>
      <w:ins w:id="539" w:author="user" w:date="2021-12-17T14:27:00Z">
        <w:r>
          <w:t xml:space="preserve"> food web</w:t>
        </w:r>
      </w:ins>
      <w:ins w:id="540" w:author="user" w:date="2021-12-17T14:33:00Z">
        <w:r>
          <w:t xml:space="preserve"> can be solved with linear inverse methods,</w:t>
        </w:r>
      </w:ins>
      <w:ins w:id="541" w:author="user" w:date="2021-12-17T14:34:00Z">
        <w:r w:rsidR="00481B52">
          <w:t xml:space="preserve"> the subsequent network analysis is </w:t>
        </w:r>
      </w:ins>
      <w:ins w:id="542" w:author="user" w:date="2021-12-17T14:38:00Z">
        <w:r w:rsidR="00481B52">
          <w:t xml:space="preserve">indispensable. </w:t>
        </w:r>
      </w:ins>
      <w:ins w:id="543" w:author="user" w:date="2021-12-20T10:45:00Z">
        <w:r w:rsidR="00D24526">
          <w:t>Network analysis help</w:t>
        </w:r>
      </w:ins>
      <w:ins w:id="544" w:author="user" w:date="2021-12-20T11:40:00Z">
        <w:r w:rsidR="00906270">
          <w:t>s</w:t>
        </w:r>
      </w:ins>
      <w:ins w:id="545" w:author="user" w:date="2021-12-20T10:45:00Z">
        <w:r w:rsidR="00D24526">
          <w:t xml:space="preserve"> us better understand the structural properties and transformations that occur in ecosystem</w:t>
        </w:r>
        <w:r w:rsidR="00D24526">
          <w:rPr>
            <w:rFonts w:hint="eastAsia"/>
          </w:rPr>
          <w:t>.</w:t>
        </w:r>
      </w:ins>
      <w:ins w:id="546" w:author="user" w:date="2021-12-20T10:47:00Z">
        <w:r w:rsidR="00660E17">
          <w:t xml:space="preserve"> </w:t>
        </w:r>
      </w:ins>
      <w:ins w:id="547" w:author="user" w:date="2021-12-20T13:28:00Z">
        <w:r w:rsidR="00C654F3">
          <w:rPr>
            <w:rFonts w:hint="eastAsia"/>
          </w:rPr>
          <w:t>T</w:t>
        </w:r>
        <w:r w:rsidR="00C654F3">
          <w:t>o compare the complex interactions between compartments for the different food webs, several network indices were calculated</w:t>
        </w:r>
        <w:r w:rsidR="0053476F">
          <w:t xml:space="preserve"> from the results of </w:t>
        </w:r>
      </w:ins>
      <w:ins w:id="548" w:author="user" w:date="2021-12-20T13:29:00Z">
        <w:r w:rsidR="0053476F">
          <w:t xml:space="preserve">LIM-solved flows with </w:t>
        </w:r>
        <w:r w:rsidR="0053476F">
          <w:rPr>
            <w:rFonts w:hint="eastAsia"/>
          </w:rPr>
          <w:t xml:space="preserve">MCMC </w:t>
        </w:r>
        <w:r w:rsidR="0053476F">
          <w:t>algorithm</w:t>
        </w:r>
      </w:ins>
      <w:ins w:id="549" w:author="user" w:date="2021-12-20T13:42:00Z">
        <w:r w:rsidR="009B0DFF">
          <w:t>,</w:t>
        </w:r>
        <w:r w:rsidR="009B0DFF" w:rsidRPr="009B0DFF">
          <w:t xml:space="preserve"> </w:t>
        </w:r>
        <w:r w:rsidR="009B0DFF">
          <w:t xml:space="preserve">which </w:t>
        </w:r>
        <w:r w:rsidR="009B0DFF">
          <w:rPr>
            <w:rFonts w:hint="eastAsia"/>
          </w:rPr>
          <w:t>s</w:t>
        </w:r>
        <w:r w:rsidR="009B0DFF">
          <w:t>erve as robust estimators of food web functioning even in the face of food web uncertainty</w:t>
        </w:r>
        <w:r w:rsidR="009B0DFF">
          <w:t xml:space="preserve"> (Kones et al</w:t>
        </w:r>
      </w:ins>
      <w:ins w:id="550" w:author="user" w:date="2021-12-20T13:29:00Z">
        <w:r w:rsidR="0053476F">
          <w:t>.</w:t>
        </w:r>
      </w:ins>
      <w:ins w:id="551" w:author="user" w:date="2021-12-20T13:43:00Z">
        <w:r w:rsidR="009B0DFF">
          <w:t>, 2009).</w:t>
        </w:r>
      </w:ins>
      <w:ins w:id="552" w:author="user" w:date="2021-12-20T13:29:00Z">
        <w:r w:rsidR="0053476F">
          <w:t xml:space="preserve"> </w:t>
        </w:r>
      </w:ins>
    </w:p>
    <w:p w:rsidR="00F663A8" w:rsidRDefault="00F448EB" w:rsidP="008B547A">
      <w:pPr>
        <w:widowControl/>
        <w:rPr>
          <w:ins w:id="553" w:author="user" w:date="2021-12-20T12:09:00Z"/>
        </w:rPr>
        <w:pPrChange w:id="554" w:author="user" w:date="2021-12-20T14:52:00Z">
          <w:pPr>
            <w:spacing w:before="120" w:after="120" w:line="276" w:lineRule="auto"/>
            <w:ind w:firstLine="450"/>
            <w:jc w:val="both"/>
          </w:pPr>
        </w:pPrChange>
      </w:pPr>
      <w:ins w:id="555" w:author="user" w:date="2021-12-20T13:35:00Z">
        <w:r>
          <w:t xml:space="preserve">The descriptions of symbols used in network indices </w:t>
        </w:r>
      </w:ins>
      <w:ins w:id="556" w:author="user" w:date="2021-12-20T13:36:00Z">
        <w:r>
          <w:t>calculations are shown in Table 1 and Table 2.</w:t>
        </w:r>
      </w:ins>
      <w:ins w:id="557" w:author="user" w:date="2021-12-20T13:38:00Z">
        <w:r w:rsidR="00AC5C21">
          <w:t xml:space="preserve"> Assuming that a system has </w:t>
        </w:r>
        <m:oMath>
          <m:r>
            <w:rPr>
              <w:rFonts w:ascii="Cambria Math" w:hAnsi="Cambria Math"/>
              <w:color w:val="000000"/>
              <w:kern w:val="0"/>
            </w:rPr>
            <m:t>n</m:t>
          </m:r>
        </m:oMath>
        <w:r w:rsidR="00AC5C21">
          <w:rPr>
            <w:rFonts w:hint="eastAsia"/>
            <w:color w:val="000000"/>
            <w:kern w:val="0"/>
          </w:rPr>
          <w:t xml:space="preserve"> </w:t>
        </w:r>
      </w:ins>
      <w:ins w:id="558" w:author="user" w:date="2021-12-20T13:39:00Z">
        <w:r w:rsidR="00AC5C21">
          <w:rPr>
            <w:color w:val="000000"/>
            <w:kern w:val="0"/>
          </w:rPr>
          <w:t xml:space="preserve">compartments, and the flow value </w:t>
        </w:r>
        <m:oMath>
          <m:sSub>
            <m:sSubPr>
              <m:ctrlPr>
                <w:rPr>
                  <w:rFonts w:ascii="Cambria Math" w:hAnsi="Cambria Math"/>
                  <w:i/>
                  <w:color w:val="000000"/>
                  <w:kern w:val="0"/>
                </w:rPr>
              </m:ctrlPr>
            </m:sSubPr>
            <m:e>
              <m:r>
                <w:rPr>
                  <w:rFonts w:ascii="Cambria Math" w:hAnsi="Cambria Math"/>
                  <w:color w:val="000000"/>
                  <w:kern w:val="0"/>
                </w:rPr>
                <m:t>T</m:t>
              </m:r>
            </m:e>
            <m:sub>
              <m:r>
                <w:rPr>
                  <w:rFonts w:ascii="Cambria Math" w:hAnsi="Cambria Math"/>
                  <w:color w:val="000000"/>
                  <w:kern w:val="0"/>
                </w:rPr>
                <m:t>ij</m:t>
              </m:r>
            </m:sub>
          </m:sSub>
        </m:oMath>
        <w:r w:rsidR="00AC5C21">
          <w:rPr>
            <w:rFonts w:hint="eastAsia"/>
            <w:color w:val="000000"/>
            <w:kern w:val="0"/>
          </w:rPr>
          <w:t xml:space="preserve"> i</w:t>
        </w:r>
        <w:r w:rsidR="00AC5C21">
          <w:rPr>
            <w:color w:val="000000"/>
            <w:kern w:val="0"/>
          </w:rPr>
          <w:t xml:space="preserve">s </w:t>
        </w:r>
        <w:r w:rsidR="00AC5C21">
          <w:rPr>
            <w:color w:val="000000"/>
            <w:kern w:val="0"/>
          </w:rPr>
          <w:lastRenderedPageBreak/>
          <w:t xml:space="preserve">defined as a </w:t>
        </w:r>
      </w:ins>
      <w:ins w:id="559" w:author="user" w:date="2021-12-20T13:40:00Z">
        <w:r w:rsidR="00AC5C21">
          <w:rPr>
            <w:color w:val="000000"/>
            <w:kern w:val="0"/>
          </w:rPr>
          <w:t xml:space="preserve">sink-to-source flow (i.e. </w:t>
        </w:r>
        <m:oMath>
          <m:r>
            <w:rPr>
              <w:rFonts w:ascii="Cambria Math" w:hAnsi="Cambria Math"/>
              <w:color w:val="000000"/>
              <w:kern w:val="0"/>
            </w:rPr>
            <m:t>j→i</m:t>
          </m:r>
        </m:oMath>
        <w:r w:rsidR="00AC5C21">
          <w:rPr>
            <w:rFonts w:hint="eastAsia"/>
            <w:color w:val="000000"/>
            <w:kern w:val="0"/>
          </w:rPr>
          <w:t>)</w:t>
        </w:r>
        <w:r w:rsidR="00AC5C21">
          <w:rPr>
            <w:color w:val="000000"/>
            <w:kern w:val="0"/>
          </w:rPr>
          <w:t>.</w:t>
        </w:r>
        <w:r w:rsidR="00AC5C21">
          <w:rPr>
            <w:rFonts w:hint="eastAsia"/>
            <w:color w:val="000000"/>
            <w:kern w:val="0"/>
          </w:rPr>
          <w:t xml:space="preserve"> </w:t>
        </w:r>
      </w:ins>
      <w:ins w:id="560" w:author="user" w:date="2021-12-20T14:04:00Z">
        <w:r w:rsidR="00A307C7">
          <w:rPr>
            <w:color w:val="000000"/>
            <w:kern w:val="0"/>
          </w:rPr>
          <w:t>T</w:t>
        </w:r>
      </w:ins>
      <w:ins w:id="561" w:author="user" w:date="2021-12-20T13:47:00Z">
        <w:r w:rsidR="006E3295">
          <w:rPr>
            <w:color w:val="000000"/>
            <w:kern w:val="0"/>
          </w:rPr>
          <w:t xml:space="preserve">he </w:t>
        </w:r>
      </w:ins>
      <w:ins w:id="562" w:author="user" w:date="2021-12-20T13:45:00Z">
        <w:r w:rsidR="00BB21FB">
          <w:t>total system throughput</w:t>
        </w:r>
        <w:r w:rsidR="00BB21FB">
          <w:rPr>
            <w:rFonts w:hint="eastAsia"/>
          </w:rPr>
          <w:t xml:space="preserve"> (</w:t>
        </w:r>
        <m:oMath>
          <m:r>
            <w:rPr>
              <w:rFonts w:ascii="Cambria Math" w:hAnsi="Cambria Math"/>
              <w:color w:val="000000"/>
              <w:kern w:val="0"/>
            </w:rPr>
            <m:t>T..</m:t>
          </m:r>
        </m:oMath>
        <w:r w:rsidR="00BB21FB">
          <w:rPr>
            <w:rFonts w:hint="eastAsia"/>
            <w:color w:val="000000"/>
            <w:kern w:val="0"/>
          </w:rPr>
          <w:t>)</w:t>
        </w:r>
        <w:r w:rsidR="00BB21FB">
          <w:rPr>
            <w:rFonts w:hint="eastAsia"/>
            <w:color w:val="000000"/>
            <w:kern w:val="0"/>
          </w:rPr>
          <w:t xml:space="preserve"> </w:t>
        </w:r>
      </w:ins>
      <w:ins w:id="563" w:author="user" w:date="2021-12-20T14:04:00Z">
        <w:r w:rsidR="00A307C7">
          <w:rPr>
            <w:color w:val="000000"/>
            <w:kern w:val="0"/>
          </w:rPr>
          <w:t>is a measure of the growth and size of the s</w:t>
        </w:r>
      </w:ins>
      <w:ins w:id="564" w:author="user" w:date="2021-12-20T14:05:00Z">
        <w:r w:rsidR="00A307C7">
          <w:rPr>
            <w:color w:val="000000"/>
            <w:kern w:val="0"/>
          </w:rPr>
          <w:t xml:space="preserve">ystem, obtained by </w:t>
        </w:r>
        <w:r w:rsidR="00A307C7">
          <w:t>summing all flow magnitude</w:t>
        </w:r>
        <w:r w:rsidR="00A307C7">
          <w:rPr>
            <w:rFonts w:hint="eastAsia"/>
          </w:rPr>
          <w:t>s</w:t>
        </w:r>
        <w:r w:rsidR="00A307C7">
          <w:t>; while</w:t>
        </w:r>
        <w:r w:rsidR="00A307C7">
          <w:rPr>
            <w:color w:val="000000"/>
            <w:kern w:val="0"/>
          </w:rPr>
          <w:t xml:space="preserve"> </w:t>
        </w:r>
        <w:r w:rsidR="00A307C7">
          <w:rPr>
            <w:rFonts w:hint="eastAsia"/>
            <w:color w:val="000000"/>
            <w:kern w:val="0"/>
          </w:rPr>
          <w:t>t</w:t>
        </w:r>
        <w:r w:rsidR="00A307C7">
          <w:t>he total system throug</w:t>
        </w:r>
        <w:r w:rsidR="00A307C7">
          <w:t>hflow</w:t>
        </w:r>
        <w:r w:rsidR="00A307C7">
          <w:rPr>
            <w:rFonts w:hint="eastAsia"/>
          </w:rPr>
          <w:t xml:space="preserve"> (</w:t>
        </w:r>
        <m:oMath>
          <m:r>
            <w:rPr>
              <w:rFonts w:ascii="Cambria Math" w:hAnsi="Cambria Math"/>
              <w:color w:val="000000"/>
              <w:kern w:val="0"/>
            </w:rPr>
            <m:t>T</m:t>
          </m:r>
          <m:r>
            <w:rPr>
              <w:rFonts w:ascii="Cambria Math" w:hAnsi="Cambria Math"/>
              <w:color w:val="000000"/>
              <w:kern w:val="0"/>
            </w:rPr>
            <m:t>ST</m:t>
          </m:r>
        </m:oMath>
        <w:r w:rsidR="00A307C7">
          <w:rPr>
            <w:rFonts w:hint="eastAsia"/>
            <w:color w:val="000000"/>
            <w:kern w:val="0"/>
          </w:rPr>
          <w:t>)</w:t>
        </w:r>
        <w:r w:rsidR="00A307C7" w:rsidRPr="00A307C7">
          <w:t xml:space="preserve"> </w:t>
        </w:r>
        <w:r w:rsidR="00A307C7">
          <w:t>is the sum of compartmental throughflows</w:t>
        </w:r>
        <w:r w:rsidR="00A307C7">
          <w:t xml:space="preserve">. These two indices </w:t>
        </w:r>
      </w:ins>
      <w:ins w:id="565" w:author="user" w:date="2021-12-20T14:07:00Z">
        <w:r w:rsidR="00842379">
          <w:rPr>
            <w:rFonts w:hint="eastAsia"/>
          </w:rPr>
          <w:t>i</w:t>
        </w:r>
        <w:r w:rsidR="00842379">
          <w:t>nfer</w:t>
        </w:r>
      </w:ins>
      <w:ins w:id="566" w:author="user" w:date="2021-12-20T14:06:00Z">
        <w:r w:rsidR="00A307C7">
          <w:t xml:space="preserve"> </w:t>
        </w:r>
      </w:ins>
      <w:ins w:id="567" w:author="user" w:date="2021-12-20T14:04:00Z">
        <w:r w:rsidR="00A307C7">
          <w:rPr>
            <w:color w:val="000000"/>
            <w:kern w:val="0"/>
          </w:rPr>
          <w:t>the general properties of the food web system,</w:t>
        </w:r>
      </w:ins>
      <w:ins w:id="568" w:author="user" w:date="2021-12-20T14:07:00Z">
        <w:r w:rsidR="00842379">
          <w:rPr>
            <w:color w:val="000000"/>
            <w:kern w:val="0"/>
          </w:rPr>
          <w:t xml:space="preserve"> that is, t</w:t>
        </w:r>
      </w:ins>
      <w:ins w:id="569" w:author="user" w:date="2021-12-20T14:06:00Z">
        <w:r w:rsidR="00842379">
          <w:t>he more material</w:t>
        </w:r>
      </w:ins>
      <w:ins w:id="570" w:author="user" w:date="2021-12-20T14:07:00Z">
        <w:r w:rsidR="00842379">
          <w:t xml:space="preserve"> or </w:t>
        </w:r>
      </w:ins>
      <w:ins w:id="571" w:author="user" w:date="2021-12-20T14:06:00Z">
        <w:r w:rsidR="00A307C7">
          <w:t>energy flowing through the system, the larger the value</w:t>
        </w:r>
      </w:ins>
      <w:ins w:id="572" w:author="user" w:date="2021-12-20T14:07:00Z">
        <w:r w:rsidR="00842379">
          <w:t xml:space="preserve"> of</w:t>
        </w:r>
      </w:ins>
      <w:ins w:id="573" w:author="user" w:date="2021-12-20T14:06:00Z">
        <w:r w:rsidR="00A307C7">
          <w:t xml:space="preserve"> </w:t>
        </w:r>
      </w:ins>
      <m:oMath>
        <m:r>
          <w:ins w:id="574" w:author="user" w:date="2021-12-20T14:08:00Z">
            <w:rPr>
              <w:rFonts w:ascii="Cambria Math" w:hAnsi="Cambria Math"/>
              <w:color w:val="000000"/>
              <w:kern w:val="0"/>
            </w:rPr>
            <m:t>T</m:t>
          </w:ins>
        </m:r>
        <m:r>
          <w:ins w:id="575" w:author="user" w:date="2021-12-20T14:08:00Z">
            <w:rPr>
              <w:rFonts w:ascii="Cambria Math" w:hAnsi="Cambria Math"/>
              <w:color w:val="000000"/>
              <w:kern w:val="0"/>
            </w:rPr>
            <m:t>ST</m:t>
          </w:ins>
        </m:r>
      </m:oMath>
      <w:ins w:id="576" w:author="user" w:date="2021-12-20T14:06:00Z">
        <w:r w:rsidR="00A307C7">
          <w:t xml:space="preserve"> and </w:t>
        </w:r>
      </w:ins>
      <m:oMath>
        <m:r>
          <w:ins w:id="577" w:author="user" w:date="2021-12-20T14:08:00Z">
            <w:rPr>
              <w:rFonts w:ascii="Cambria Math" w:hAnsi="Cambria Math"/>
              <w:color w:val="000000"/>
              <w:kern w:val="0"/>
            </w:rPr>
            <m:t>T..</m:t>
          </w:ins>
        </m:r>
      </m:oMath>
      <w:ins w:id="578" w:author="user" w:date="2021-12-20T14:08:00Z">
        <w:r w:rsidR="00301F1C">
          <w:rPr>
            <w:color w:val="000000"/>
            <w:kern w:val="0"/>
          </w:rPr>
          <w:t xml:space="preserve"> will be</w:t>
        </w:r>
      </w:ins>
      <w:ins w:id="579" w:author="user" w:date="2021-12-20T14:06:00Z">
        <w:r w:rsidR="00A307C7">
          <w:t>.</w:t>
        </w:r>
      </w:ins>
      <w:ins w:id="580" w:author="user" w:date="2021-12-20T14:17:00Z">
        <w:r w:rsidR="00E35CA8">
          <w:rPr>
            <w:rFonts w:hint="eastAsia"/>
          </w:rPr>
          <w:t xml:space="preserve"> Th</w:t>
        </w:r>
        <w:r w:rsidR="00E35CA8">
          <w:t>e cycled portion of total system through flow (</w:t>
        </w:r>
      </w:ins>
      <m:oMath>
        <m:sSub>
          <m:sSubPr>
            <m:ctrlPr>
              <w:ins w:id="581" w:author="user" w:date="2021-12-20T14:18:00Z">
                <w:rPr>
                  <w:rFonts w:ascii="Cambria Math" w:hAnsi="Cambria Math"/>
                  <w:i/>
                  <w:color w:val="000000"/>
                  <w:kern w:val="0"/>
                  <w:rPrChange w:id="582" w:author="user" w:date="2021-12-20T14:18:00Z">
                    <w:rPr>
                      <w:rFonts w:ascii="Cambria Math" w:hAnsi="Cambria Math"/>
                      <w:i/>
                      <w:color w:val="000000"/>
                      <w:kern w:val="0"/>
                      <w:sz w:val="18"/>
                    </w:rPr>
                  </w:rPrChange>
                </w:rPr>
              </w:ins>
            </m:ctrlPr>
          </m:sSubPr>
          <m:e>
            <m:r>
              <w:ins w:id="583" w:author="user" w:date="2021-12-20T14:18:00Z">
                <w:rPr>
                  <w:rFonts w:ascii="Cambria Math" w:hAnsi="Cambria Math" w:hint="eastAsia"/>
                  <w:color w:val="000000"/>
                  <w:kern w:val="0"/>
                  <w:rPrChange w:id="584" w:author="user" w:date="2021-12-20T14:18:00Z">
                    <w:rPr>
                      <w:rFonts w:ascii="Cambria Math" w:hAnsi="Cambria Math" w:hint="eastAsia"/>
                      <w:color w:val="000000"/>
                      <w:kern w:val="0"/>
                      <w:sz w:val="18"/>
                    </w:rPr>
                  </w:rPrChange>
                </w:rPr>
                <m:t>TST</m:t>
              </w:ins>
            </m:r>
          </m:e>
          <m:sub>
            <m:r>
              <w:ins w:id="585" w:author="user" w:date="2021-12-20T14:18:00Z">
                <w:rPr>
                  <w:rFonts w:ascii="Cambria Math" w:hAnsi="Cambria Math" w:hint="eastAsia"/>
                  <w:color w:val="000000"/>
                  <w:kern w:val="0"/>
                  <w:rPrChange w:id="586" w:author="user" w:date="2021-12-20T14:18:00Z">
                    <w:rPr>
                      <w:rFonts w:ascii="Cambria Math" w:hAnsi="Cambria Math" w:hint="eastAsia"/>
                      <w:color w:val="000000"/>
                      <w:kern w:val="0"/>
                      <w:sz w:val="18"/>
                    </w:rPr>
                  </w:rPrChange>
                </w:rPr>
                <m:t>C</m:t>
              </w:ins>
            </m:r>
          </m:sub>
        </m:sSub>
      </m:oMath>
      <w:ins w:id="587" w:author="user" w:date="2021-12-20T14:18:00Z">
        <w:r w:rsidR="00E35CA8">
          <w:rPr>
            <w:rFonts w:hint="eastAsia"/>
            <w:color w:val="000000"/>
            <w:kern w:val="0"/>
          </w:rPr>
          <w:t>)</w:t>
        </w:r>
        <w:r w:rsidR="00E35CA8">
          <w:rPr>
            <w:color w:val="000000"/>
            <w:kern w:val="0"/>
          </w:rPr>
          <w:t xml:space="preserve"> is the sum of cycled flow in all through flows</w:t>
        </w:r>
      </w:ins>
      <w:ins w:id="588" w:author="user" w:date="2021-12-20T14:19:00Z">
        <w:r w:rsidR="00E35CA8">
          <w:rPr>
            <w:color w:val="000000"/>
            <w:kern w:val="0"/>
          </w:rPr>
          <w:t xml:space="preserve"> (Finn</w:t>
        </w:r>
      </w:ins>
      <w:ins w:id="589" w:author="user" w:date="2021-12-20T14:20:00Z">
        <w:r w:rsidR="00E35CA8">
          <w:rPr>
            <w:color w:val="000000"/>
            <w:kern w:val="0"/>
          </w:rPr>
          <w:t>, 1976)</w:t>
        </w:r>
      </w:ins>
      <w:ins w:id="590" w:author="user" w:date="2021-12-20T14:18:00Z">
        <w:r w:rsidR="00E35CA8">
          <w:rPr>
            <w:color w:val="000000"/>
            <w:kern w:val="0"/>
          </w:rPr>
          <w:t xml:space="preserve">. </w:t>
        </w:r>
      </w:ins>
      <w:ins w:id="591" w:author="user" w:date="2021-12-20T14:19:00Z">
        <w:r w:rsidR="00E35CA8">
          <w:rPr>
            <w:color w:val="000000"/>
            <w:kern w:val="0"/>
          </w:rPr>
          <w:t>The proportion</w:t>
        </w:r>
      </w:ins>
      <w:ins w:id="592" w:author="user" w:date="2021-12-20T14:20:00Z">
        <w:r w:rsidR="00E35CA8">
          <w:rPr>
            <w:color w:val="000000"/>
            <w:kern w:val="0"/>
          </w:rPr>
          <w:t xml:space="preserve"> of </w:t>
        </w:r>
        <m:oMath>
          <m:sSub>
            <m:sSubPr>
              <m:ctrlPr>
                <w:rPr>
                  <w:rFonts w:ascii="Cambria Math" w:hAnsi="Cambria Math"/>
                  <w:i/>
                  <w:color w:val="000000"/>
                  <w:kern w:val="0"/>
                </w:rPr>
              </m:ctrlPr>
            </m:sSubPr>
            <m:e>
              <m:r>
                <w:rPr>
                  <w:rFonts w:ascii="Cambria Math" w:hAnsi="Cambria Math" w:hint="eastAsia"/>
                  <w:color w:val="000000"/>
                  <w:kern w:val="0"/>
                </w:rPr>
                <m:t>TST</m:t>
              </m:r>
            </m:e>
            <m:sub>
              <m:r>
                <w:rPr>
                  <w:rFonts w:ascii="Cambria Math" w:hAnsi="Cambria Math" w:hint="eastAsia"/>
                  <w:color w:val="000000"/>
                  <w:kern w:val="0"/>
                </w:rPr>
                <m:t>C</m:t>
              </m:r>
            </m:sub>
          </m:sSub>
        </m:oMath>
        <w:r w:rsidR="00E35CA8">
          <w:rPr>
            <w:rFonts w:hint="eastAsia"/>
            <w:color w:val="000000"/>
            <w:kern w:val="0"/>
          </w:rPr>
          <w:t xml:space="preserve"> </w:t>
        </w:r>
        <w:r w:rsidR="00E35CA8">
          <w:rPr>
            <w:color w:val="000000"/>
            <w:kern w:val="0"/>
          </w:rPr>
          <w:t xml:space="preserve">and </w:t>
        </w:r>
        <m:oMath>
          <m:r>
            <w:rPr>
              <w:rFonts w:ascii="Cambria Math" w:hAnsi="Cambria Math"/>
              <w:color w:val="000000"/>
              <w:kern w:val="0"/>
            </w:rPr>
            <m:t>T</m:t>
          </m:r>
          <m:r>
            <w:rPr>
              <w:rFonts w:ascii="Cambria Math" w:hAnsi="Cambria Math"/>
              <w:color w:val="000000"/>
              <w:kern w:val="0"/>
            </w:rPr>
            <m:t>ST</m:t>
          </m:r>
        </m:oMath>
        <w:r w:rsidR="00E35CA8">
          <w:rPr>
            <w:color w:val="000000"/>
            <w:kern w:val="0"/>
          </w:rPr>
          <w:t xml:space="preserve"> is referred to the Finn cycling index</w:t>
        </w:r>
      </w:ins>
      <w:ins w:id="593" w:author="user" w:date="2021-12-20T14:21:00Z">
        <w:r w:rsidR="00E35CA8">
          <w:rPr>
            <w:color w:val="000000"/>
            <w:kern w:val="0"/>
          </w:rPr>
          <w:t xml:space="preserve"> </w:t>
        </w:r>
        <w:r w:rsidR="00E35CA8">
          <w:rPr>
            <w:rFonts w:hint="eastAsia"/>
            <w:color w:val="000000"/>
            <w:kern w:val="0"/>
          </w:rPr>
          <w:t>(</w:t>
        </w:r>
        <m:oMath>
          <m:r>
            <w:rPr>
              <w:rFonts w:ascii="Cambria Math" w:hAnsi="Cambria Math"/>
              <w:color w:val="000000"/>
              <w:kern w:val="0"/>
            </w:rPr>
            <m:t>FCI</m:t>
          </m:r>
        </m:oMath>
        <w:r w:rsidR="00E35CA8">
          <w:rPr>
            <w:rFonts w:hint="eastAsia"/>
            <w:color w:val="000000"/>
            <w:kern w:val="0"/>
          </w:rPr>
          <w:t>)</w:t>
        </w:r>
      </w:ins>
      <w:ins w:id="594" w:author="user" w:date="2021-12-20T14:25:00Z">
        <w:r w:rsidR="008D27CA">
          <w:rPr>
            <w:color w:val="000000"/>
            <w:kern w:val="0"/>
          </w:rPr>
          <w:t xml:space="preserve">, </w:t>
        </w:r>
      </w:ins>
      <w:ins w:id="595" w:author="user" w:date="2021-12-20T14:26:00Z">
        <w:r w:rsidR="008D27CA">
          <w:rPr>
            <w:color w:val="000000"/>
            <w:kern w:val="0"/>
          </w:rPr>
          <w:t>which summarized the fraction of the material/energy that is generated by recycling process</w:t>
        </w:r>
      </w:ins>
      <w:ins w:id="596" w:author="user" w:date="2021-12-20T14:27:00Z">
        <w:r w:rsidR="008D27CA">
          <w:rPr>
            <w:color w:val="000000"/>
            <w:kern w:val="0"/>
          </w:rPr>
          <w:t xml:space="preserve"> (Allesina and Ulanowicz, 2004).</w:t>
        </w:r>
      </w:ins>
      <w:ins w:id="597" w:author="user" w:date="2021-12-20T14:31:00Z">
        <w:r w:rsidR="00C40B3B">
          <w:t xml:space="preserve"> Final</w:t>
        </w:r>
      </w:ins>
      <w:ins w:id="598" w:author="user" w:date="2021-12-20T14:32:00Z">
        <w:r w:rsidR="00C40B3B">
          <w:t>ly</w:t>
        </w:r>
      </w:ins>
      <w:ins w:id="599" w:author="user" w:date="2021-12-20T14:33:00Z">
        <w:r w:rsidR="00C40B3B">
          <w:t>, the index average mutual information (</w:t>
        </w:r>
      </w:ins>
      <m:oMath>
        <m:r>
          <w:ins w:id="600" w:author="user" w:date="2021-12-20T13:26:00Z">
            <w:rPr>
              <w:rFonts w:ascii="Cambria Math" w:hAnsi="Cambria Math"/>
              <w:color w:val="000000"/>
              <w:kern w:val="0"/>
            </w:rPr>
            <m:t>AMI</m:t>
          </w:ins>
        </m:r>
      </m:oMath>
      <w:ins w:id="601" w:author="user" w:date="2021-12-20T14:33:00Z">
        <w:r w:rsidR="00C40B3B">
          <w:rPr>
            <w:rFonts w:hint="eastAsia"/>
            <w:color w:val="000000"/>
            <w:kern w:val="0"/>
          </w:rPr>
          <w:t>)</w:t>
        </w:r>
      </w:ins>
      <w:ins w:id="602" w:author="user" w:date="2021-12-20T14:34:00Z">
        <w:r w:rsidR="00C40B3B">
          <w:rPr>
            <w:color w:val="000000"/>
            <w:kern w:val="0"/>
          </w:rPr>
          <w:t xml:space="preserve"> base</w:t>
        </w:r>
      </w:ins>
      <w:ins w:id="603" w:author="user" w:date="2021-12-20T14:37:00Z">
        <w:r w:rsidR="00C40B3B">
          <w:rPr>
            <w:rFonts w:hint="eastAsia"/>
            <w:color w:val="000000"/>
            <w:kern w:val="0"/>
          </w:rPr>
          <w:t>d</w:t>
        </w:r>
      </w:ins>
      <w:ins w:id="604" w:author="user" w:date="2021-12-20T14:34:00Z">
        <w:r w:rsidR="00C40B3B">
          <w:rPr>
            <w:color w:val="000000"/>
            <w:kern w:val="0"/>
          </w:rPr>
          <w:t xml:space="preserve"> on com</w:t>
        </w:r>
      </w:ins>
      <w:ins w:id="605" w:author="user" w:date="2021-12-20T14:35:00Z">
        <w:r w:rsidR="00C40B3B">
          <w:rPr>
            <w:color w:val="000000"/>
            <w:kern w:val="0"/>
          </w:rPr>
          <w:t>m</w:t>
        </w:r>
      </w:ins>
      <w:ins w:id="606" w:author="user" w:date="2021-12-20T14:34:00Z">
        <w:r w:rsidR="00C40B3B">
          <w:rPr>
            <w:color w:val="000000"/>
            <w:kern w:val="0"/>
          </w:rPr>
          <w:t>u</w:t>
        </w:r>
      </w:ins>
      <w:ins w:id="607" w:author="user" w:date="2021-12-20T14:35:00Z">
        <w:r w:rsidR="00C40B3B">
          <w:rPr>
            <w:color w:val="000000"/>
            <w:kern w:val="0"/>
          </w:rPr>
          <w:t>nication theory</w:t>
        </w:r>
      </w:ins>
      <w:ins w:id="608" w:author="user" w:date="2021-12-20T14:37:00Z">
        <w:r w:rsidR="00C40B3B">
          <w:rPr>
            <w:color w:val="000000"/>
            <w:kern w:val="0"/>
          </w:rPr>
          <w:t xml:space="preserve"> measure the average amount of constraint</w:t>
        </w:r>
      </w:ins>
      <w:ins w:id="609" w:author="user" w:date="2021-12-20T14:39:00Z">
        <w:r w:rsidR="00C40B3B">
          <w:rPr>
            <w:rFonts w:hint="eastAsia"/>
            <w:color w:val="000000"/>
            <w:kern w:val="0"/>
          </w:rPr>
          <w:t xml:space="preserve"> </w:t>
        </w:r>
        <w:r w:rsidR="00C40B3B">
          <w:rPr>
            <w:color w:val="000000"/>
            <w:kern w:val="0"/>
          </w:rPr>
          <w:t xml:space="preserve">placed on an arbitrary unit of </w:t>
        </w:r>
      </w:ins>
      <w:ins w:id="610" w:author="user" w:date="2021-12-20T14:40:00Z">
        <w:r w:rsidR="00C40B3B">
          <w:rPr>
            <w:color w:val="000000"/>
            <w:kern w:val="0"/>
          </w:rPr>
          <w:t>flow from any one compartment to another (</w:t>
        </w:r>
      </w:ins>
      <w:ins w:id="611" w:author="user" w:date="2021-12-20T14:41:00Z">
        <w:r w:rsidR="00C40B3B">
          <w:rPr>
            <w:color w:val="000000"/>
            <w:kern w:val="0"/>
          </w:rPr>
          <w:t>Ulanowicz, 1997), therefore,</w:t>
        </w:r>
        <w:r w:rsidR="00BB232C" w:rsidRPr="00BB232C">
          <w:rPr>
            <w:color w:val="000000"/>
            <w:kern w:val="0"/>
          </w:rPr>
          <w:t xml:space="preserve"> </w:t>
        </w:r>
        <w:r w:rsidR="00BB232C">
          <w:rPr>
            <w:color w:val="000000"/>
            <w:kern w:val="0"/>
          </w:rPr>
          <w:t>Ulanowicz</w:t>
        </w:r>
      </w:ins>
      <w:ins w:id="612" w:author="user" w:date="2021-12-20T14:42:00Z">
        <w:r w:rsidR="00BB232C">
          <w:rPr>
            <w:rFonts w:hint="eastAsia"/>
            <w:color w:val="000000"/>
            <w:kern w:val="0"/>
          </w:rPr>
          <w:t>(</w:t>
        </w:r>
        <w:r w:rsidR="00BB232C">
          <w:rPr>
            <w:color w:val="000000"/>
            <w:kern w:val="0"/>
          </w:rPr>
          <w:t>1980) proposed that AMI is ind</w:t>
        </w:r>
      </w:ins>
      <w:ins w:id="613" w:author="user" w:date="2021-12-20T14:43:00Z">
        <w:r w:rsidR="00BB232C">
          <w:rPr>
            <w:color w:val="000000"/>
            <w:kern w:val="0"/>
          </w:rPr>
          <w:t xml:space="preserve">icative of the developmental status of a system. </w:t>
        </w:r>
        <w:r w:rsidR="00295EF7">
          <w:rPr>
            <w:color w:val="000000"/>
            <w:kern w:val="0"/>
          </w:rPr>
          <w:t xml:space="preserve">In other words, </w:t>
        </w:r>
      </w:ins>
      <w:ins w:id="614" w:author="user" w:date="2021-12-20T14:49:00Z">
        <w:r w:rsidR="00903136">
          <w:rPr>
            <w:color w:val="000000"/>
            <w:kern w:val="0"/>
          </w:rPr>
          <w:t>trophic specialization</w:t>
        </w:r>
        <w:r w:rsidR="00B20B1E">
          <w:rPr>
            <w:color w:val="000000"/>
            <w:kern w:val="0"/>
          </w:rPr>
          <w:t xml:space="preserve"> and climax community </w:t>
        </w:r>
      </w:ins>
      <w:ins w:id="615" w:author="user" w:date="2021-12-20T14:50:00Z">
        <w:r w:rsidR="00B20B1E">
          <w:rPr>
            <w:color w:val="000000"/>
            <w:kern w:val="0"/>
          </w:rPr>
          <w:t>will result in a higher AMI value (</w:t>
        </w:r>
      </w:ins>
      <w:ins w:id="616" w:author="user" w:date="2021-12-20T14:51:00Z">
        <w:r w:rsidR="00B20B1E">
          <w:rPr>
            <w:color w:val="000000"/>
            <w:kern w:val="0"/>
          </w:rPr>
          <w:t xml:space="preserve">Ulanowicz, </w:t>
        </w:r>
        <w:r w:rsidR="007B4233">
          <w:rPr>
            <w:color w:val="000000"/>
            <w:kern w:val="0"/>
          </w:rPr>
          <w:t>2004)</w:t>
        </w:r>
      </w:ins>
      <w:ins w:id="617" w:author="user" w:date="2021-12-20T14:52:00Z">
        <w:r w:rsidR="007B4233">
          <w:rPr>
            <w:color w:val="000000"/>
            <w:kern w:val="0"/>
          </w:rPr>
          <w:t>.</w:t>
        </w:r>
      </w:ins>
      <w:ins w:id="618" w:author="user" w:date="2021-12-20T14:51:00Z">
        <w:r w:rsidR="00B20B1E">
          <w:rPr>
            <w:color w:val="000000"/>
            <w:kern w:val="0"/>
          </w:rPr>
          <w:t xml:space="preserve"> </w:t>
        </w:r>
        <w:r w:rsidR="00B20B1E">
          <w:rPr>
            <w:rFonts w:hint="eastAsia"/>
            <w:color w:val="000000"/>
            <w:kern w:val="0"/>
          </w:rPr>
          <w:t>Mo</w:t>
        </w:r>
        <w:r w:rsidR="00B20B1E">
          <w:rPr>
            <w:color w:val="000000"/>
            <w:kern w:val="0"/>
          </w:rPr>
          <w:t>re d</w:t>
        </w:r>
        <w:r w:rsidR="00B20B1E">
          <w:t>etails on the calculation of the indices can be found by Ulanowicz (2004) and Kones et al. (2009).</w:t>
        </w:r>
      </w:ins>
      <w:ins w:id="619" w:author="user" w:date="2021-12-20T14:52:00Z">
        <w:r w:rsidR="007B4233">
          <w:t xml:space="preserve"> All the network indices will be</w:t>
        </w:r>
      </w:ins>
      <w:ins w:id="620" w:author="user" w:date="2021-12-20T13:25:00Z">
        <w:r w:rsidR="00663161">
          <w:t xml:space="preserve"> directly calculated in R using R-package NetIndices (Kones et al., 2009). </w:t>
        </w:r>
      </w:ins>
    </w:p>
    <w:tbl>
      <w:tblPr>
        <w:tblStyle w:val="afb"/>
        <w:tblW w:w="830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Change w:id="621" w:author="user" w:date="2021-12-20T13:10:00Z">
          <w:tblPr>
            <w:tblStyle w:val="afb"/>
            <w:tblW w:w="830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
        <w:gridCol w:w="7313"/>
        <w:tblGridChange w:id="622">
          <w:tblGrid>
            <w:gridCol w:w="851"/>
            <w:gridCol w:w="142"/>
            <w:gridCol w:w="7313"/>
          </w:tblGrid>
        </w:tblGridChange>
      </w:tblGrid>
      <w:tr w:rsidR="004A1C21" w:rsidRPr="004A1C21" w:rsidTr="004A1C21">
        <w:trPr>
          <w:trHeight w:val="20"/>
          <w:jc w:val="center"/>
          <w:ins w:id="623" w:author="user" w:date="2021-12-20T12:18:00Z"/>
          <w:trPrChange w:id="624" w:author="user" w:date="2021-12-20T13:10:00Z">
            <w:trPr>
              <w:trHeight w:val="20"/>
              <w:jc w:val="center"/>
            </w:trPr>
          </w:trPrChange>
        </w:trPr>
        <w:tc>
          <w:tcPr>
            <w:tcW w:w="993" w:type="dxa"/>
            <w:tcBorders>
              <w:top w:val="single" w:sz="4" w:space="0" w:color="auto"/>
              <w:bottom w:val="single" w:sz="4" w:space="0" w:color="auto"/>
            </w:tcBorders>
            <w:noWrap/>
            <w:hideMark/>
            <w:tcPrChange w:id="625" w:author="user" w:date="2021-12-20T13:10:00Z">
              <w:tcPr>
                <w:tcW w:w="993" w:type="dxa"/>
                <w:gridSpan w:val="2"/>
                <w:tcBorders>
                  <w:top w:val="single" w:sz="4" w:space="0" w:color="auto"/>
                  <w:bottom w:val="single" w:sz="4" w:space="0" w:color="auto"/>
                </w:tcBorders>
                <w:noWrap/>
                <w:hideMark/>
              </w:tcPr>
            </w:tcPrChange>
          </w:tcPr>
          <w:p w:rsidR="007E5B9B" w:rsidRPr="004A1C21" w:rsidRDefault="007E5B9B" w:rsidP="007E5B9B">
            <w:pPr>
              <w:widowControl/>
              <w:rPr>
                <w:ins w:id="626" w:author="user" w:date="2021-12-20T12:18:00Z"/>
                <w:color w:val="000000"/>
                <w:kern w:val="0"/>
                <w:sz w:val="18"/>
                <w:szCs w:val="16"/>
                <w:rPrChange w:id="627" w:author="user" w:date="2021-12-20T13:07:00Z">
                  <w:rPr>
                    <w:ins w:id="628" w:author="user" w:date="2021-12-20T12:18:00Z"/>
                    <w:rFonts w:ascii="新細明體" w:hAnsi="新細明體" w:cs="新細明體"/>
                    <w:color w:val="000000"/>
                    <w:kern w:val="0"/>
                  </w:rPr>
                </w:rPrChange>
              </w:rPr>
            </w:pPr>
            <w:ins w:id="629" w:author="user" w:date="2021-12-20T12:18:00Z">
              <w:r w:rsidRPr="004A1C21">
                <w:rPr>
                  <w:color w:val="000000"/>
                  <w:kern w:val="0"/>
                  <w:sz w:val="18"/>
                  <w:szCs w:val="16"/>
                  <w:rPrChange w:id="630" w:author="user" w:date="2021-12-20T13:07:00Z">
                    <w:rPr>
                      <w:rFonts w:ascii="新細明體" w:hAnsi="新細明體" w:cs="新細明體" w:hint="eastAsia"/>
                      <w:color w:val="000000"/>
                      <w:kern w:val="0"/>
                    </w:rPr>
                  </w:rPrChange>
                </w:rPr>
                <w:t xml:space="preserve">Term </w:t>
              </w:r>
            </w:ins>
          </w:p>
        </w:tc>
        <w:tc>
          <w:tcPr>
            <w:tcW w:w="7313" w:type="dxa"/>
            <w:tcBorders>
              <w:top w:val="single" w:sz="4" w:space="0" w:color="auto"/>
              <w:bottom w:val="single" w:sz="4" w:space="0" w:color="auto"/>
            </w:tcBorders>
            <w:noWrap/>
            <w:hideMark/>
            <w:tcPrChange w:id="631" w:author="user" w:date="2021-12-20T13:10:00Z">
              <w:tcPr>
                <w:tcW w:w="7313" w:type="dxa"/>
                <w:tcBorders>
                  <w:top w:val="single" w:sz="4" w:space="0" w:color="auto"/>
                  <w:bottom w:val="single" w:sz="4" w:space="0" w:color="auto"/>
                </w:tcBorders>
                <w:noWrap/>
                <w:hideMark/>
              </w:tcPr>
            </w:tcPrChange>
          </w:tcPr>
          <w:p w:rsidR="007E5B9B" w:rsidRPr="004A1C21" w:rsidRDefault="007E5B9B" w:rsidP="007E5B9B">
            <w:pPr>
              <w:widowControl/>
              <w:rPr>
                <w:ins w:id="632" w:author="user" w:date="2021-12-20T12:18:00Z"/>
                <w:kern w:val="0"/>
                <w:sz w:val="18"/>
                <w:szCs w:val="16"/>
                <w:rPrChange w:id="633" w:author="user" w:date="2021-12-20T13:07:00Z">
                  <w:rPr>
                    <w:ins w:id="634" w:author="user" w:date="2021-12-20T12:18:00Z"/>
                    <w:rFonts w:ascii="新細明體" w:hAnsi="新細明體" w:cs="新細明體" w:hint="eastAsia"/>
                    <w:kern w:val="0"/>
                  </w:rPr>
                </w:rPrChange>
              </w:rPr>
            </w:pPr>
            <w:ins w:id="635" w:author="user" w:date="2021-12-20T12:18:00Z">
              <w:r w:rsidRPr="004A1C21">
                <w:rPr>
                  <w:kern w:val="0"/>
                  <w:sz w:val="18"/>
                  <w:szCs w:val="16"/>
                  <w:rPrChange w:id="636" w:author="user" w:date="2021-12-20T13:07:00Z">
                    <w:rPr>
                      <w:rFonts w:ascii="新細明體" w:hAnsi="新細明體" w:cs="新細明體" w:hint="eastAsia"/>
                      <w:kern w:val="0"/>
                    </w:rPr>
                  </w:rPrChange>
                </w:rPr>
                <w:t>Description</w:t>
              </w:r>
            </w:ins>
          </w:p>
        </w:tc>
      </w:tr>
      <w:tr w:rsidR="004A1C21" w:rsidRPr="004A1C21" w:rsidTr="004A1C21">
        <w:trPr>
          <w:trHeight w:val="20"/>
          <w:jc w:val="center"/>
          <w:ins w:id="637" w:author="user" w:date="2021-12-20T12:18:00Z"/>
          <w:trPrChange w:id="638" w:author="user" w:date="2021-12-20T13:10:00Z">
            <w:trPr>
              <w:trHeight w:val="20"/>
              <w:jc w:val="center"/>
            </w:trPr>
          </w:trPrChange>
        </w:trPr>
        <w:tc>
          <w:tcPr>
            <w:tcW w:w="993" w:type="dxa"/>
            <w:tcBorders>
              <w:top w:val="single" w:sz="4" w:space="0" w:color="auto"/>
            </w:tcBorders>
            <w:noWrap/>
            <w:hideMark/>
            <w:tcPrChange w:id="639" w:author="user" w:date="2021-12-20T13:10:00Z">
              <w:tcPr>
                <w:tcW w:w="993" w:type="dxa"/>
                <w:gridSpan w:val="2"/>
                <w:tcBorders>
                  <w:top w:val="single" w:sz="4" w:space="0" w:color="auto"/>
                </w:tcBorders>
                <w:noWrap/>
                <w:hideMark/>
              </w:tcPr>
            </w:tcPrChange>
          </w:tcPr>
          <w:p w:rsidR="007E5B9B" w:rsidRPr="004A1C21" w:rsidRDefault="005A7B0D" w:rsidP="005A7B0D">
            <w:pPr>
              <w:widowControl/>
              <w:rPr>
                <w:ins w:id="640" w:author="user" w:date="2021-12-20T12:18:00Z"/>
                <w:rFonts w:hint="eastAsia"/>
                <w:color w:val="000000"/>
                <w:kern w:val="0"/>
                <w:sz w:val="18"/>
                <w:szCs w:val="16"/>
                <w:rPrChange w:id="641" w:author="user" w:date="2021-12-20T13:07:00Z">
                  <w:rPr>
                    <w:ins w:id="642" w:author="user" w:date="2021-12-20T12:18:00Z"/>
                    <w:rFonts w:ascii="新細明體" w:hAnsi="新細明體" w:cs="新細明體" w:hint="eastAsia"/>
                    <w:color w:val="000000"/>
                    <w:kern w:val="0"/>
                  </w:rPr>
                </w:rPrChange>
              </w:rPr>
              <w:pPrChange w:id="643" w:author="user" w:date="2021-12-20T12:59:00Z">
                <w:pPr>
                  <w:widowControl/>
                </w:pPr>
              </w:pPrChange>
            </w:pPr>
            <m:oMath>
              <m:r>
                <w:ins w:id="644" w:author="user" w:date="2021-12-20T12:59:00Z">
                  <m:rPr>
                    <m:sty m:val="p"/>
                  </m:rPr>
                  <w:rPr>
                    <w:rFonts w:ascii="Cambria Math" w:hAnsi="Cambria Math"/>
                    <w:color w:val="000000"/>
                    <w:kern w:val="0"/>
                    <w:sz w:val="18"/>
                    <w:szCs w:val="16"/>
                    <w:rPrChange w:id="645" w:author="user" w:date="2021-12-20T13:07:00Z">
                      <w:rPr>
                        <w:rFonts w:ascii="Cambria Math" w:hAnsi="Cambria Math"/>
                        <w:color w:val="000000"/>
                        <w:kern w:val="0"/>
                        <w:sz w:val="16"/>
                        <w:szCs w:val="16"/>
                      </w:rPr>
                    </w:rPrChange>
                  </w:rPr>
                  <m:t>n</m:t>
                </w:ins>
              </m:r>
            </m:oMath>
            <w:r w:rsidRPr="004A1C21">
              <w:rPr>
                <w:color w:val="000000"/>
                <w:kern w:val="0"/>
                <w:sz w:val="18"/>
                <w:szCs w:val="16"/>
                <w:rPrChange w:id="646" w:author="user" w:date="2021-12-20T13:07:00Z">
                  <w:rPr>
                    <w:color w:val="000000"/>
                    <w:kern w:val="0"/>
                    <w:sz w:val="16"/>
                    <w:szCs w:val="16"/>
                  </w:rPr>
                </w:rPrChange>
              </w:rPr>
              <w:t xml:space="preserve"> </w:t>
            </w:r>
          </w:p>
        </w:tc>
        <w:tc>
          <w:tcPr>
            <w:tcW w:w="7313" w:type="dxa"/>
            <w:tcBorders>
              <w:top w:val="single" w:sz="4" w:space="0" w:color="auto"/>
            </w:tcBorders>
            <w:noWrap/>
            <w:hideMark/>
            <w:tcPrChange w:id="647" w:author="user" w:date="2021-12-20T13:10:00Z">
              <w:tcPr>
                <w:tcW w:w="7313" w:type="dxa"/>
                <w:tcBorders>
                  <w:top w:val="single" w:sz="4" w:space="0" w:color="auto"/>
                </w:tcBorders>
                <w:noWrap/>
                <w:hideMark/>
              </w:tcPr>
            </w:tcPrChange>
          </w:tcPr>
          <w:p w:rsidR="007E5B9B" w:rsidRPr="004A1C21" w:rsidRDefault="007E5B9B" w:rsidP="004A1C21">
            <w:pPr>
              <w:widowControl/>
              <w:rPr>
                <w:ins w:id="648" w:author="user" w:date="2021-12-20T12:18:00Z"/>
                <w:color w:val="000000"/>
                <w:kern w:val="0"/>
                <w:sz w:val="18"/>
                <w:szCs w:val="16"/>
                <w:rPrChange w:id="649" w:author="user" w:date="2021-12-20T13:07:00Z">
                  <w:rPr>
                    <w:ins w:id="650" w:author="user" w:date="2021-12-20T12:18:00Z"/>
                    <w:rFonts w:ascii="新細明體" w:hAnsi="新細明體" w:cs="新細明體" w:hint="eastAsia"/>
                    <w:color w:val="000000"/>
                    <w:kern w:val="0"/>
                  </w:rPr>
                </w:rPrChange>
              </w:rPr>
              <w:pPrChange w:id="651" w:author="user" w:date="2021-12-20T13:08:00Z">
                <w:pPr>
                  <w:widowControl/>
                </w:pPr>
              </w:pPrChange>
            </w:pPr>
            <w:ins w:id="652" w:author="user" w:date="2021-12-20T12:18:00Z">
              <w:r w:rsidRPr="004A1C21">
                <w:rPr>
                  <w:color w:val="000000"/>
                  <w:kern w:val="0"/>
                  <w:sz w:val="18"/>
                  <w:szCs w:val="16"/>
                  <w:rPrChange w:id="653" w:author="user" w:date="2021-12-20T13:07:00Z">
                    <w:rPr>
                      <w:rFonts w:ascii="新細明體" w:hAnsi="新細明體" w:cs="新細明體" w:hint="eastAsia"/>
                      <w:color w:val="000000"/>
                      <w:kern w:val="0"/>
                    </w:rPr>
                  </w:rPrChange>
                </w:rPr>
                <w:t xml:space="preserve">Number of internal compartments in the network, excluding 0 (zero), </w:t>
              </w:r>
            </w:ins>
            <m:oMath>
              <m:r>
                <w:ins w:id="654" w:author="user" w:date="2021-12-20T13:08:00Z">
                  <w:rPr>
                    <w:rFonts w:ascii="Cambria Math" w:hAnsi="Cambria Math"/>
                    <w:color w:val="000000"/>
                    <w:kern w:val="0"/>
                    <w:sz w:val="18"/>
                  </w:rPr>
                  <m:t>n+1</m:t>
                </w:ins>
              </m:r>
            </m:oMath>
            <w:ins w:id="655" w:author="user" w:date="2021-12-20T12:18:00Z">
              <w:r w:rsidRPr="004A1C21">
                <w:rPr>
                  <w:color w:val="000000"/>
                  <w:kern w:val="0"/>
                  <w:sz w:val="18"/>
                  <w:szCs w:val="16"/>
                  <w:rPrChange w:id="656" w:author="user" w:date="2021-12-20T13:07:00Z">
                    <w:rPr>
                      <w:rFonts w:ascii="新細明體" w:hAnsi="新細明體" w:cs="新細明體" w:hint="eastAsia"/>
                      <w:color w:val="000000"/>
                      <w:kern w:val="0"/>
                    </w:rPr>
                  </w:rPrChange>
                </w:rPr>
                <w:t xml:space="preserve"> and </w:t>
              </w:r>
            </w:ins>
            <m:oMath>
              <m:r>
                <w:ins w:id="657" w:author="user" w:date="2021-12-20T13:08:00Z">
                  <w:rPr>
                    <w:rFonts w:ascii="Cambria Math" w:hAnsi="Cambria Math"/>
                    <w:color w:val="000000"/>
                    <w:kern w:val="0"/>
                    <w:sz w:val="18"/>
                  </w:rPr>
                  <m:t>n+</m:t>
                </w:ins>
              </m:r>
              <m:r>
                <w:ins w:id="658" w:author="user" w:date="2021-12-20T13:08:00Z">
                  <w:rPr>
                    <w:rFonts w:ascii="Cambria Math" w:hAnsi="Cambria Math"/>
                    <w:color w:val="000000"/>
                    <w:kern w:val="0"/>
                    <w:sz w:val="18"/>
                  </w:rPr>
                  <m:t>2</m:t>
                </w:ins>
              </m:r>
            </m:oMath>
          </w:p>
        </w:tc>
      </w:tr>
      <w:tr w:rsidR="004A1C21" w:rsidRPr="004A1C21" w:rsidTr="004A1C21">
        <w:trPr>
          <w:trHeight w:val="20"/>
          <w:jc w:val="center"/>
          <w:ins w:id="659" w:author="user" w:date="2021-12-20T12:18:00Z"/>
          <w:trPrChange w:id="660" w:author="user" w:date="2021-12-20T13:10:00Z">
            <w:trPr>
              <w:trHeight w:val="20"/>
              <w:jc w:val="center"/>
            </w:trPr>
          </w:trPrChange>
        </w:trPr>
        <w:tc>
          <w:tcPr>
            <w:tcW w:w="993" w:type="dxa"/>
            <w:noWrap/>
            <w:tcPrChange w:id="661" w:author="user" w:date="2021-12-20T13:10:00Z">
              <w:tcPr>
                <w:tcW w:w="851" w:type="dxa"/>
                <w:noWrap/>
              </w:tcPr>
            </w:tcPrChange>
          </w:tcPr>
          <w:p w:rsidR="004A1C21" w:rsidRPr="004A1C21" w:rsidRDefault="004A1C21" w:rsidP="004A1C21">
            <w:pPr>
              <w:widowControl/>
              <w:rPr>
                <w:ins w:id="662" w:author="user" w:date="2021-12-20T12:18:00Z"/>
                <w:color w:val="000000"/>
                <w:kern w:val="0"/>
                <w:sz w:val="18"/>
                <w:szCs w:val="16"/>
                <w:rPrChange w:id="663" w:author="user" w:date="2021-12-20T13:07:00Z">
                  <w:rPr>
                    <w:ins w:id="664" w:author="user" w:date="2021-12-20T12:18:00Z"/>
                    <w:rFonts w:ascii="新細明體" w:hAnsi="新細明體" w:cs="新細明體" w:hint="eastAsia"/>
                    <w:color w:val="000000"/>
                    <w:kern w:val="0"/>
                  </w:rPr>
                </w:rPrChange>
              </w:rPr>
              <w:pPrChange w:id="665" w:author="user" w:date="2021-12-20T13:05:00Z">
                <w:pPr>
                  <w:widowControl/>
                </w:pPr>
              </w:pPrChange>
            </w:pPr>
            <m:oMath>
              <m:r>
                <w:ins w:id="666" w:author="user" w:date="2021-12-20T13:05:00Z">
                  <w:rPr>
                    <w:rFonts w:ascii="Cambria Math" w:hAnsi="Cambria Math"/>
                    <w:color w:val="000000"/>
                    <w:kern w:val="0"/>
                    <w:sz w:val="18"/>
                    <w:rPrChange w:id="667" w:author="user" w:date="2021-12-20T13:07:00Z">
                      <w:rPr>
                        <w:rFonts w:ascii="Cambria Math" w:hAnsi="Cambria Math"/>
                        <w:color w:val="000000"/>
                        <w:kern w:val="0"/>
                        <w:sz w:val="16"/>
                      </w:rPr>
                    </w:rPrChange>
                  </w:rPr>
                  <m:t>j=0</m:t>
                </w:ins>
              </m:r>
            </m:oMath>
            <w:r w:rsidRPr="004A1C21">
              <w:rPr>
                <w:color w:val="000000"/>
                <w:kern w:val="0"/>
                <w:sz w:val="18"/>
                <w:szCs w:val="16"/>
                <w:rPrChange w:id="668" w:author="user" w:date="2021-12-20T13:07:00Z">
                  <w:rPr>
                    <w:color w:val="000000"/>
                    <w:kern w:val="0"/>
                    <w:sz w:val="16"/>
                    <w:szCs w:val="16"/>
                  </w:rPr>
                </w:rPrChange>
              </w:rPr>
              <w:t xml:space="preserve"> </w:t>
            </w:r>
          </w:p>
        </w:tc>
        <w:tc>
          <w:tcPr>
            <w:tcW w:w="7313" w:type="dxa"/>
            <w:noWrap/>
            <w:hideMark/>
            <w:tcPrChange w:id="669" w:author="user" w:date="2021-12-20T13:10:00Z">
              <w:tcPr>
                <w:tcW w:w="7455" w:type="dxa"/>
                <w:gridSpan w:val="2"/>
                <w:noWrap/>
                <w:hideMark/>
              </w:tcPr>
            </w:tcPrChange>
          </w:tcPr>
          <w:p w:rsidR="004A1C21" w:rsidRPr="004A1C21" w:rsidRDefault="004A1C21" w:rsidP="004A1C21">
            <w:pPr>
              <w:widowControl/>
              <w:rPr>
                <w:ins w:id="670" w:author="user" w:date="2021-12-20T12:18:00Z"/>
                <w:color w:val="000000"/>
                <w:kern w:val="0"/>
                <w:sz w:val="18"/>
                <w:szCs w:val="16"/>
                <w:rPrChange w:id="671" w:author="user" w:date="2021-12-20T13:07:00Z">
                  <w:rPr>
                    <w:ins w:id="672" w:author="user" w:date="2021-12-20T12:18:00Z"/>
                    <w:rFonts w:ascii="新細明體" w:hAnsi="新細明體" w:cs="新細明體" w:hint="eastAsia"/>
                    <w:color w:val="000000"/>
                    <w:kern w:val="0"/>
                  </w:rPr>
                </w:rPrChange>
              </w:rPr>
              <w:pPrChange w:id="673" w:author="user" w:date="2021-12-20T13:08:00Z">
                <w:pPr>
                  <w:widowControl/>
                </w:pPr>
              </w:pPrChange>
            </w:pPr>
            <w:ins w:id="674" w:author="user" w:date="2021-12-20T12:18:00Z">
              <w:r>
                <w:rPr>
                  <w:color w:val="000000"/>
                  <w:kern w:val="0"/>
                  <w:sz w:val="18"/>
                  <w:szCs w:val="16"/>
                  <w:rPrChange w:id="675" w:author="user" w:date="2021-12-20T13:07:00Z">
                    <w:rPr>
                      <w:color w:val="000000"/>
                      <w:kern w:val="0"/>
                      <w:sz w:val="18"/>
                      <w:szCs w:val="16"/>
                    </w:rPr>
                  </w:rPrChange>
                </w:rPr>
                <w:t>External source</w:t>
              </w:r>
            </w:ins>
          </w:p>
        </w:tc>
      </w:tr>
      <w:tr w:rsidR="004A1C21" w:rsidRPr="004A1C21" w:rsidTr="004A1C21">
        <w:trPr>
          <w:trHeight w:val="20"/>
          <w:jc w:val="center"/>
          <w:ins w:id="676" w:author="user" w:date="2021-12-20T12:18:00Z"/>
          <w:trPrChange w:id="677" w:author="user" w:date="2021-12-20T13:10:00Z">
            <w:trPr>
              <w:trHeight w:val="20"/>
              <w:jc w:val="center"/>
            </w:trPr>
          </w:trPrChange>
        </w:trPr>
        <w:tc>
          <w:tcPr>
            <w:tcW w:w="993" w:type="dxa"/>
            <w:noWrap/>
            <w:hideMark/>
            <w:tcPrChange w:id="678" w:author="user" w:date="2021-12-20T13:10:00Z">
              <w:tcPr>
                <w:tcW w:w="993" w:type="dxa"/>
                <w:gridSpan w:val="2"/>
                <w:noWrap/>
                <w:hideMark/>
              </w:tcPr>
            </w:tcPrChange>
          </w:tcPr>
          <w:p w:rsidR="004A1C21" w:rsidRPr="004A1C21" w:rsidRDefault="004A1C21" w:rsidP="004A1C21">
            <w:pPr>
              <w:widowControl/>
              <w:rPr>
                <w:ins w:id="679" w:author="user" w:date="2021-12-20T12:18:00Z"/>
                <w:color w:val="000000"/>
                <w:kern w:val="0"/>
                <w:sz w:val="18"/>
                <w:szCs w:val="16"/>
                <w:rPrChange w:id="680" w:author="user" w:date="2021-12-20T13:07:00Z">
                  <w:rPr>
                    <w:ins w:id="681" w:author="user" w:date="2021-12-20T12:18:00Z"/>
                    <w:rFonts w:ascii="新細明體" w:hAnsi="新細明體" w:cs="新細明體" w:hint="eastAsia"/>
                    <w:color w:val="000000"/>
                    <w:kern w:val="0"/>
                  </w:rPr>
                </w:rPrChange>
              </w:rPr>
            </w:pPr>
            <m:oMath>
              <m:r>
                <w:ins w:id="682" w:author="user" w:date="2021-12-20T13:05:00Z">
                  <w:rPr>
                    <w:rFonts w:ascii="Cambria Math" w:hAnsi="Cambria Math"/>
                    <w:color w:val="000000"/>
                    <w:kern w:val="0"/>
                    <w:sz w:val="18"/>
                    <w:rPrChange w:id="683" w:author="user" w:date="2021-12-20T13:07:00Z">
                      <w:rPr>
                        <w:rFonts w:ascii="Cambria Math" w:hAnsi="Cambria Math"/>
                        <w:color w:val="000000"/>
                        <w:kern w:val="0"/>
                        <w:sz w:val="16"/>
                      </w:rPr>
                    </w:rPrChange>
                  </w:rPr>
                  <m:t>j=n+1</m:t>
                </w:ins>
              </m:r>
            </m:oMath>
            <w:r w:rsidRPr="004A1C21">
              <w:rPr>
                <w:color w:val="000000"/>
                <w:kern w:val="0"/>
                <w:sz w:val="18"/>
                <w:szCs w:val="16"/>
                <w:rPrChange w:id="684" w:author="user" w:date="2021-12-20T13:07:00Z">
                  <w:rPr>
                    <w:color w:val="000000"/>
                    <w:kern w:val="0"/>
                    <w:sz w:val="16"/>
                    <w:szCs w:val="16"/>
                  </w:rPr>
                </w:rPrChange>
              </w:rPr>
              <w:t xml:space="preserve"> </w:t>
            </w:r>
          </w:p>
        </w:tc>
        <w:tc>
          <w:tcPr>
            <w:tcW w:w="7313" w:type="dxa"/>
            <w:noWrap/>
            <w:hideMark/>
            <w:tcPrChange w:id="685" w:author="user" w:date="2021-12-20T13:10:00Z">
              <w:tcPr>
                <w:tcW w:w="7313" w:type="dxa"/>
                <w:noWrap/>
                <w:hideMark/>
              </w:tcPr>
            </w:tcPrChange>
          </w:tcPr>
          <w:p w:rsidR="004A1C21" w:rsidRPr="004A1C21" w:rsidRDefault="004A1C21" w:rsidP="004A1C21">
            <w:pPr>
              <w:widowControl/>
              <w:rPr>
                <w:ins w:id="686" w:author="user" w:date="2021-12-20T12:18:00Z"/>
                <w:color w:val="000000"/>
                <w:kern w:val="0"/>
                <w:sz w:val="18"/>
                <w:szCs w:val="16"/>
                <w:rPrChange w:id="687" w:author="user" w:date="2021-12-20T13:07:00Z">
                  <w:rPr>
                    <w:ins w:id="688" w:author="user" w:date="2021-12-20T12:18:00Z"/>
                    <w:rFonts w:ascii="新細明體" w:hAnsi="新細明體" w:cs="新細明體" w:hint="eastAsia"/>
                    <w:color w:val="000000"/>
                    <w:kern w:val="0"/>
                  </w:rPr>
                </w:rPrChange>
              </w:rPr>
              <w:pPrChange w:id="689" w:author="user" w:date="2021-12-20T13:08:00Z">
                <w:pPr>
                  <w:widowControl/>
                </w:pPr>
              </w:pPrChange>
            </w:pPr>
            <w:ins w:id="690" w:author="user" w:date="2021-12-20T12:18:00Z">
              <w:r w:rsidRPr="004A1C21">
                <w:rPr>
                  <w:color w:val="000000"/>
                  <w:kern w:val="0"/>
                  <w:sz w:val="18"/>
                  <w:szCs w:val="16"/>
                  <w:rPrChange w:id="691" w:author="user" w:date="2021-12-20T13:07:00Z">
                    <w:rPr>
                      <w:rFonts w:ascii="新細明體" w:hAnsi="新細明體" w:cs="新細明體" w:hint="eastAsia"/>
                      <w:color w:val="000000"/>
                      <w:kern w:val="0"/>
                    </w:rPr>
                  </w:rPrChange>
                </w:rPr>
                <w:t>Useable export from the food web</w:t>
              </w:r>
            </w:ins>
          </w:p>
        </w:tc>
      </w:tr>
      <w:tr w:rsidR="004A1C21" w:rsidRPr="004A1C21" w:rsidTr="004A1C21">
        <w:trPr>
          <w:trHeight w:val="20"/>
          <w:jc w:val="center"/>
          <w:ins w:id="692" w:author="user" w:date="2021-12-20T12:18:00Z"/>
          <w:trPrChange w:id="693" w:author="user" w:date="2021-12-20T13:10:00Z">
            <w:trPr>
              <w:trHeight w:val="20"/>
              <w:jc w:val="center"/>
            </w:trPr>
          </w:trPrChange>
        </w:trPr>
        <w:tc>
          <w:tcPr>
            <w:tcW w:w="993" w:type="dxa"/>
            <w:noWrap/>
            <w:hideMark/>
            <w:tcPrChange w:id="694" w:author="user" w:date="2021-12-20T13:10:00Z">
              <w:tcPr>
                <w:tcW w:w="993" w:type="dxa"/>
                <w:gridSpan w:val="2"/>
                <w:noWrap/>
                <w:hideMark/>
              </w:tcPr>
            </w:tcPrChange>
          </w:tcPr>
          <w:p w:rsidR="004A1C21" w:rsidRPr="004A1C21" w:rsidRDefault="004A1C21" w:rsidP="004A1C21">
            <w:pPr>
              <w:widowControl/>
              <w:rPr>
                <w:ins w:id="695" w:author="user" w:date="2021-12-20T12:18:00Z"/>
                <w:color w:val="000000"/>
                <w:kern w:val="0"/>
                <w:sz w:val="18"/>
                <w:szCs w:val="16"/>
                <w:rPrChange w:id="696" w:author="user" w:date="2021-12-20T13:07:00Z">
                  <w:rPr>
                    <w:ins w:id="697" w:author="user" w:date="2021-12-20T12:18:00Z"/>
                    <w:rFonts w:ascii="新細明體" w:hAnsi="新細明體" w:cs="新細明體" w:hint="eastAsia"/>
                    <w:color w:val="000000"/>
                    <w:kern w:val="0"/>
                  </w:rPr>
                </w:rPrChange>
              </w:rPr>
            </w:pPr>
            <m:oMath>
              <m:r>
                <w:ins w:id="698" w:author="user" w:date="2021-12-20T13:05:00Z">
                  <w:rPr>
                    <w:rFonts w:ascii="Cambria Math" w:hAnsi="Cambria Math"/>
                    <w:color w:val="000000"/>
                    <w:kern w:val="0"/>
                    <w:sz w:val="18"/>
                    <w:rPrChange w:id="699" w:author="user" w:date="2021-12-20T13:07:00Z">
                      <w:rPr>
                        <w:rFonts w:ascii="Cambria Math" w:hAnsi="Cambria Math"/>
                        <w:color w:val="000000"/>
                        <w:kern w:val="0"/>
                        <w:sz w:val="16"/>
                      </w:rPr>
                    </w:rPrChange>
                  </w:rPr>
                  <m:t>j=n+2</m:t>
                </w:ins>
              </m:r>
            </m:oMath>
            <w:r w:rsidRPr="004A1C21">
              <w:rPr>
                <w:color w:val="000000"/>
                <w:kern w:val="0"/>
                <w:sz w:val="18"/>
                <w:szCs w:val="16"/>
                <w:rPrChange w:id="700" w:author="user" w:date="2021-12-20T13:07:00Z">
                  <w:rPr>
                    <w:color w:val="000000"/>
                    <w:kern w:val="0"/>
                    <w:sz w:val="16"/>
                    <w:szCs w:val="16"/>
                  </w:rPr>
                </w:rPrChange>
              </w:rPr>
              <w:t xml:space="preserve"> </w:t>
            </w:r>
          </w:p>
        </w:tc>
        <w:tc>
          <w:tcPr>
            <w:tcW w:w="7313" w:type="dxa"/>
            <w:noWrap/>
            <w:hideMark/>
            <w:tcPrChange w:id="701" w:author="user" w:date="2021-12-20T13:10:00Z">
              <w:tcPr>
                <w:tcW w:w="7313" w:type="dxa"/>
                <w:noWrap/>
                <w:hideMark/>
              </w:tcPr>
            </w:tcPrChange>
          </w:tcPr>
          <w:p w:rsidR="004A1C21" w:rsidRPr="004A1C21" w:rsidRDefault="004A1C21" w:rsidP="004A1C21">
            <w:pPr>
              <w:widowControl/>
              <w:rPr>
                <w:ins w:id="702" w:author="user" w:date="2021-12-20T12:18:00Z"/>
                <w:color w:val="000000"/>
                <w:kern w:val="0"/>
                <w:sz w:val="18"/>
                <w:szCs w:val="16"/>
                <w:rPrChange w:id="703" w:author="user" w:date="2021-12-20T13:07:00Z">
                  <w:rPr>
                    <w:ins w:id="704" w:author="user" w:date="2021-12-20T12:18:00Z"/>
                    <w:rFonts w:ascii="新細明體" w:hAnsi="新細明體" w:cs="新細明體" w:hint="eastAsia"/>
                    <w:color w:val="000000"/>
                    <w:kern w:val="0"/>
                  </w:rPr>
                </w:rPrChange>
              </w:rPr>
              <w:pPrChange w:id="705" w:author="user" w:date="2021-12-20T13:08:00Z">
                <w:pPr>
                  <w:widowControl/>
                </w:pPr>
              </w:pPrChange>
            </w:pPr>
            <w:ins w:id="706" w:author="user" w:date="2021-12-20T12:18:00Z">
              <w:r w:rsidRPr="004A1C21">
                <w:rPr>
                  <w:color w:val="000000"/>
                  <w:kern w:val="0"/>
                  <w:sz w:val="18"/>
                  <w:szCs w:val="16"/>
                  <w:rPrChange w:id="707" w:author="user" w:date="2021-12-20T13:07:00Z">
                    <w:rPr>
                      <w:rFonts w:ascii="新細明體" w:hAnsi="新細明體" w:cs="新細明體" w:hint="eastAsia"/>
                      <w:color w:val="000000"/>
                      <w:kern w:val="0"/>
                    </w:rPr>
                  </w:rPrChange>
                </w:rPr>
                <w:t>Unusable export from the food web</w:t>
              </w:r>
            </w:ins>
          </w:p>
        </w:tc>
      </w:tr>
      <w:tr w:rsidR="004A1C21" w:rsidRPr="004A1C21" w:rsidTr="004A1C21">
        <w:trPr>
          <w:trHeight w:val="20"/>
          <w:jc w:val="center"/>
          <w:ins w:id="708" w:author="user" w:date="2021-12-20T12:18:00Z"/>
          <w:trPrChange w:id="709" w:author="user" w:date="2021-12-20T13:10:00Z">
            <w:trPr>
              <w:trHeight w:val="20"/>
              <w:jc w:val="center"/>
            </w:trPr>
          </w:trPrChange>
        </w:trPr>
        <w:tc>
          <w:tcPr>
            <w:tcW w:w="993" w:type="dxa"/>
            <w:noWrap/>
            <w:hideMark/>
            <w:tcPrChange w:id="710" w:author="user" w:date="2021-12-20T13:10:00Z">
              <w:tcPr>
                <w:tcW w:w="993" w:type="dxa"/>
                <w:gridSpan w:val="2"/>
                <w:noWrap/>
                <w:hideMark/>
              </w:tcPr>
            </w:tcPrChange>
          </w:tcPr>
          <w:p w:rsidR="004A1C21" w:rsidRPr="004A1C21" w:rsidRDefault="004A1C21" w:rsidP="004A1C21">
            <w:pPr>
              <w:widowControl/>
              <w:rPr>
                <w:ins w:id="711" w:author="user" w:date="2021-12-20T12:18:00Z"/>
                <w:color w:val="000000"/>
                <w:kern w:val="0"/>
                <w:sz w:val="18"/>
                <w:szCs w:val="16"/>
                <w:rPrChange w:id="712" w:author="user" w:date="2021-12-20T13:07:00Z">
                  <w:rPr>
                    <w:ins w:id="713" w:author="user" w:date="2021-12-20T12:18:00Z"/>
                    <w:rFonts w:ascii="新細明體" w:hAnsi="新細明體" w:cs="新細明體" w:hint="eastAsia"/>
                    <w:color w:val="000000"/>
                    <w:kern w:val="0"/>
                  </w:rPr>
                </w:rPrChange>
              </w:rPr>
            </w:pPr>
            <m:oMath>
              <m:sSub>
                <m:sSubPr>
                  <m:ctrlPr>
                    <w:ins w:id="714" w:author="user" w:date="2021-12-20T12:58:00Z">
                      <w:rPr>
                        <w:rFonts w:ascii="Cambria Math" w:hAnsi="Cambria Math"/>
                        <w:i/>
                        <w:color w:val="000000"/>
                        <w:kern w:val="0"/>
                        <w:sz w:val="18"/>
                        <w:rPrChange w:id="715" w:author="user" w:date="2021-12-20T13:07:00Z">
                          <w:rPr>
                            <w:rFonts w:ascii="Cambria Math" w:hAnsi="Cambria Math"/>
                            <w:i/>
                            <w:color w:val="000000"/>
                            <w:kern w:val="0"/>
                            <w:sz w:val="16"/>
                          </w:rPr>
                        </w:rPrChange>
                      </w:rPr>
                    </w:ins>
                  </m:ctrlPr>
                </m:sSubPr>
                <m:e>
                  <m:r>
                    <w:ins w:id="716" w:author="user" w:date="2021-12-20T12:58:00Z">
                      <w:rPr>
                        <w:rFonts w:ascii="Cambria Math" w:hAnsi="Cambria Math"/>
                        <w:color w:val="000000"/>
                        <w:kern w:val="0"/>
                        <w:sz w:val="18"/>
                        <w:rPrChange w:id="717" w:author="user" w:date="2021-12-20T13:07:00Z">
                          <w:rPr>
                            <w:rFonts w:ascii="Cambria Math" w:hAnsi="Cambria Math"/>
                            <w:color w:val="000000"/>
                            <w:kern w:val="0"/>
                            <w:sz w:val="16"/>
                          </w:rPr>
                        </w:rPrChange>
                      </w:rPr>
                      <m:t>T</m:t>
                    </w:ins>
                  </m:r>
                </m:e>
                <m:sub>
                  <m:r>
                    <w:ins w:id="718" w:author="user" w:date="2021-12-20T12:58:00Z">
                      <w:rPr>
                        <w:rFonts w:ascii="Cambria Math" w:hAnsi="Cambria Math"/>
                        <w:color w:val="000000"/>
                        <w:kern w:val="0"/>
                        <w:sz w:val="18"/>
                        <w:rPrChange w:id="719" w:author="user" w:date="2021-12-20T13:07:00Z">
                          <w:rPr>
                            <w:rFonts w:ascii="Cambria Math" w:hAnsi="Cambria Math"/>
                            <w:color w:val="000000"/>
                            <w:kern w:val="0"/>
                            <w:sz w:val="16"/>
                          </w:rPr>
                        </w:rPrChange>
                      </w:rPr>
                      <m:t>ij</m:t>
                    </w:ins>
                  </m:r>
                </m:sub>
              </m:sSub>
            </m:oMath>
            <w:r w:rsidRPr="004A1C21">
              <w:rPr>
                <w:color w:val="000000"/>
                <w:kern w:val="0"/>
                <w:sz w:val="18"/>
                <w:szCs w:val="16"/>
                <w:rPrChange w:id="720" w:author="user" w:date="2021-12-20T13:07:00Z">
                  <w:rPr>
                    <w:color w:val="000000"/>
                    <w:kern w:val="0"/>
                    <w:sz w:val="16"/>
                    <w:szCs w:val="16"/>
                  </w:rPr>
                </w:rPrChange>
              </w:rPr>
              <w:t xml:space="preserve"> </w:t>
            </w:r>
          </w:p>
        </w:tc>
        <w:tc>
          <w:tcPr>
            <w:tcW w:w="7313" w:type="dxa"/>
            <w:noWrap/>
            <w:hideMark/>
            <w:tcPrChange w:id="721" w:author="user" w:date="2021-12-20T13:10:00Z">
              <w:tcPr>
                <w:tcW w:w="7313" w:type="dxa"/>
                <w:noWrap/>
                <w:hideMark/>
              </w:tcPr>
            </w:tcPrChange>
          </w:tcPr>
          <w:p w:rsidR="004A1C21" w:rsidRPr="004A1C21" w:rsidRDefault="004A1C21" w:rsidP="004A1C21">
            <w:pPr>
              <w:widowControl/>
              <w:rPr>
                <w:ins w:id="722" w:author="user" w:date="2021-12-20T12:18:00Z"/>
                <w:color w:val="000000"/>
                <w:kern w:val="0"/>
                <w:sz w:val="18"/>
                <w:szCs w:val="16"/>
                <w:rPrChange w:id="723" w:author="user" w:date="2021-12-20T13:07:00Z">
                  <w:rPr>
                    <w:ins w:id="724" w:author="user" w:date="2021-12-20T12:18:00Z"/>
                    <w:rFonts w:ascii="新細明體" w:hAnsi="新細明體" w:cs="新細明體" w:hint="eastAsia"/>
                    <w:color w:val="000000"/>
                    <w:kern w:val="0"/>
                  </w:rPr>
                </w:rPrChange>
              </w:rPr>
              <w:pPrChange w:id="725" w:author="user" w:date="2021-12-20T13:09:00Z">
                <w:pPr>
                  <w:widowControl/>
                </w:pPr>
              </w:pPrChange>
            </w:pPr>
            <w:ins w:id="726" w:author="user" w:date="2021-12-20T12:18:00Z">
              <w:r w:rsidRPr="004A1C21">
                <w:rPr>
                  <w:color w:val="000000"/>
                  <w:kern w:val="0"/>
                  <w:sz w:val="18"/>
                  <w:szCs w:val="16"/>
                  <w:rPrChange w:id="727" w:author="user" w:date="2021-12-20T13:07:00Z">
                    <w:rPr>
                      <w:rFonts w:ascii="新細明體" w:hAnsi="新細明體" w:cs="新細明體" w:hint="eastAsia"/>
                      <w:color w:val="000000"/>
                      <w:kern w:val="0"/>
                    </w:rPr>
                  </w:rPrChange>
                </w:rPr>
                <w:t xml:space="preserve">Flow from compartment </w:t>
              </w:r>
            </w:ins>
            <m:oMath>
              <m:r>
                <w:ins w:id="728" w:author="user" w:date="2021-12-20T13:09:00Z">
                  <w:rPr>
                    <w:rFonts w:ascii="Cambria Math" w:hAnsi="Cambria Math"/>
                    <w:color w:val="000000"/>
                    <w:kern w:val="0"/>
                    <w:sz w:val="18"/>
                  </w:rPr>
                  <m:t>j</m:t>
                </w:ins>
              </m:r>
            </m:oMath>
            <w:ins w:id="729" w:author="user" w:date="2021-12-20T12:18:00Z">
              <w:r w:rsidRPr="004A1C21">
                <w:rPr>
                  <w:color w:val="000000"/>
                  <w:kern w:val="0"/>
                  <w:sz w:val="18"/>
                  <w:szCs w:val="16"/>
                  <w:rPrChange w:id="730" w:author="user" w:date="2021-12-20T13:07:00Z">
                    <w:rPr>
                      <w:rFonts w:ascii="新細明體" w:hAnsi="新細明體" w:cs="新細明體" w:hint="eastAsia"/>
                      <w:color w:val="000000"/>
                      <w:kern w:val="0"/>
                    </w:rPr>
                  </w:rPrChange>
                </w:rPr>
                <w:t xml:space="preserve"> to </w:t>
              </w:r>
            </w:ins>
            <m:oMath>
              <m:r>
                <w:ins w:id="731" w:author="user" w:date="2021-12-20T13:09:00Z">
                  <w:rPr>
                    <w:rFonts w:ascii="Cambria Math" w:hAnsi="Cambria Math"/>
                    <w:color w:val="000000"/>
                    <w:kern w:val="0"/>
                    <w:sz w:val="18"/>
                  </w:rPr>
                  <m:t>i</m:t>
                </w:ins>
              </m:r>
            </m:oMath>
            <w:ins w:id="732" w:author="user" w:date="2021-12-20T12:18:00Z">
              <w:r w:rsidRPr="004A1C21">
                <w:rPr>
                  <w:color w:val="000000"/>
                  <w:kern w:val="0"/>
                  <w:sz w:val="18"/>
                  <w:szCs w:val="16"/>
                  <w:rPrChange w:id="733" w:author="user" w:date="2021-12-20T13:07:00Z">
                    <w:rPr>
                      <w:rFonts w:ascii="新細明體" w:hAnsi="新細明體" w:cs="新細明體" w:hint="eastAsia"/>
                      <w:color w:val="000000"/>
                      <w:kern w:val="0"/>
                    </w:rPr>
                  </w:rPrChange>
                </w:rPr>
                <w:t xml:space="preserve"> where </w:t>
              </w:r>
            </w:ins>
            <m:oMath>
              <m:r>
                <w:ins w:id="734" w:author="user" w:date="2021-12-20T13:08:00Z">
                  <w:rPr>
                    <w:rFonts w:ascii="Cambria Math" w:hAnsi="Cambria Math"/>
                    <w:color w:val="000000"/>
                    <w:kern w:val="0"/>
                    <w:sz w:val="18"/>
                  </w:rPr>
                  <m:t>j</m:t>
                </w:ins>
              </m:r>
            </m:oMath>
            <w:ins w:id="735" w:author="user" w:date="2021-12-20T12:18:00Z">
              <w:r w:rsidRPr="004A1C21">
                <w:rPr>
                  <w:color w:val="000000"/>
                  <w:kern w:val="0"/>
                  <w:sz w:val="18"/>
                  <w:szCs w:val="16"/>
                  <w:rPrChange w:id="736" w:author="user" w:date="2021-12-20T13:07:00Z">
                    <w:rPr>
                      <w:rFonts w:ascii="新細明體" w:hAnsi="新細明體" w:cs="新細明體" w:hint="eastAsia"/>
                      <w:color w:val="000000"/>
                      <w:kern w:val="0"/>
                    </w:rPr>
                  </w:rPrChange>
                </w:rPr>
                <w:t xml:space="preserve"> represents the columns of the flow matrix and </w:t>
              </w:r>
            </w:ins>
            <m:oMath>
              <m:r>
                <w:ins w:id="737" w:author="user" w:date="2021-12-20T13:09:00Z">
                  <w:rPr>
                    <w:rFonts w:ascii="Cambria Math" w:hAnsi="Cambria Math"/>
                    <w:color w:val="000000"/>
                    <w:kern w:val="0"/>
                    <w:sz w:val="18"/>
                  </w:rPr>
                  <m:t>i</m:t>
                </w:ins>
              </m:r>
            </m:oMath>
            <w:ins w:id="738" w:author="user" w:date="2021-12-20T12:18:00Z">
              <w:r w:rsidRPr="004A1C21">
                <w:rPr>
                  <w:color w:val="000000"/>
                  <w:kern w:val="0"/>
                  <w:sz w:val="18"/>
                  <w:szCs w:val="16"/>
                  <w:rPrChange w:id="739" w:author="user" w:date="2021-12-20T13:07:00Z">
                    <w:rPr>
                      <w:rFonts w:ascii="新細明體" w:hAnsi="新細明體" w:cs="新細明體" w:hint="eastAsia"/>
                      <w:color w:val="000000"/>
                      <w:kern w:val="0"/>
                    </w:rPr>
                  </w:rPrChange>
                </w:rPr>
                <w:t xml:space="preserve"> the rows</w:t>
              </w:r>
            </w:ins>
          </w:p>
        </w:tc>
      </w:tr>
      <w:tr w:rsidR="004A1C21" w:rsidRPr="004A1C21" w:rsidTr="004A1C21">
        <w:trPr>
          <w:trHeight w:val="20"/>
          <w:jc w:val="center"/>
          <w:ins w:id="740" w:author="user" w:date="2021-12-20T12:18:00Z"/>
          <w:trPrChange w:id="741" w:author="user" w:date="2021-12-20T13:10:00Z">
            <w:trPr>
              <w:trHeight w:val="20"/>
              <w:jc w:val="center"/>
            </w:trPr>
          </w:trPrChange>
        </w:trPr>
        <w:tc>
          <w:tcPr>
            <w:tcW w:w="993" w:type="dxa"/>
            <w:noWrap/>
            <w:hideMark/>
            <w:tcPrChange w:id="742" w:author="user" w:date="2021-12-20T13:10:00Z">
              <w:tcPr>
                <w:tcW w:w="993" w:type="dxa"/>
                <w:gridSpan w:val="2"/>
                <w:noWrap/>
                <w:hideMark/>
              </w:tcPr>
            </w:tcPrChange>
          </w:tcPr>
          <w:p w:rsidR="004A1C21" w:rsidRPr="004A1C21" w:rsidRDefault="004A1C21" w:rsidP="004A1C21">
            <w:pPr>
              <w:widowControl/>
              <w:rPr>
                <w:ins w:id="743" w:author="user" w:date="2021-12-20T12:18:00Z"/>
                <w:color w:val="000000"/>
                <w:kern w:val="0"/>
                <w:sz w:val="18"/>
                <w:szCs w:val="16"/>
                <w:rPrChange w:id="744" w:author="user" w:date="2021-12-20T13:07:00Z">
                  <w:rPr>
                    <w:ins w:id="745" w:author="user" w:date="2021-12-20T12:18:00Z"/>
                    <w:rFonts w:ascii="新細明體" w:hAnsi="新細明體" w:cs="新細明體" w:hint="eastAsia"/>
                    <w:color w:val="000000"/>
                    <w:kern w:val="0"/>
                  </w:rPr>
                </w:rPrChange>
              </w:rPr>
              <w:pPrChange w:id="746" w:author="user" w:date="2021-12-20T13:01:00Z">
                <w:pPr>
                  <w:widowControl/>
                </w:pPr>
              </w:pPrChange>
            </w:pPr>
            <m:oMath>
              <m:sSubSup>
                <m:sSubSupPr>
                  <m:ctrlPr>
                    <w:ins w:id="747" w:author="user" w:date="2021-12-20T13:01:00Z">
                      <w:rPr>
                        <w:rFonts w:ascii="Cambria Math" w:hAnsi="Cambria Math"/>
                        <w:i/>
                        <w:color w:val="000000"/>
                        <w:kern w:val="0"/>
                        <w:sz w:val="18"/>
                        <w:rPrChange w:id="748" w:author="user" w:date="2021-12-20T13:07:00Z">
                          <w:rPr>
                            <w:rFonts w:ascii="Cambria Math" w:hAnsi="Cambria Math"/>
                            <w:i/>
                            <w:color w:val="000000"/>
                            <w:kern w:val="0"/>
                            <w:sz w:val="16"/>
                          </w:rPr>
                        </w:rPrChange>
                      </w:rPr>
                    </w:ins>
                  </m:ctrlPr>
                </m:sSubSupPr>
                <m:e>
                  <m:r>
                    <w:ins w:id="749" w:author="user" w:date="2021-12-20T13:01:00Z">
                      <w:rPr>
                        <w:rFonts w:ascii="Cambria Math" w:hAnsi="Cambria Math"/>
                        <w:color w:val="000000"/>
                        <w:kern w:val="0"/>
                        <w:sz w:val="18"/>
                        <w:rPrChange w:id="750" w:author="user" w:date="2021-12-20T13:07:00Z">
                          <w:rPr>
                            <w:rFonts w:ascii="Cambria Math" w:hAnsi="Cambria Math"/>
                            <w:color w:val="000000"/>
                            <w:kern w:val="0"/>
                            <w:sz w:val="16"/>
                          </w:rPr>
                        </w:rPrChange>
                      </w:rPr>
                      <m:t>T</m:t>
                    </w:ins>
                  </m:r>
                </m:e>
                <m:sub>
                  <m:r>
                    <w:ins w:id="751" w:author="user" w:date="2021-12-20T13:01:00Z">
                      <w:rPr>
                        <w:rFonts w:ascii="Cambria Math" w:hAnsi="Cambria Math"/>
                        <w:color w:val="000000"/>
                        <w:kern w:val="0"/>
                        <w:sz w:val="18"/>
                        <w:rPrChange w:id="752" w:author="user" w:date="2021-12-20T13:07:00Z">
                          <w:rPr>
                            <w:rFonts w:ascii="Cambria Math" w:hAnsi="Cambria Math"/>
                            <w:color w:val="000000"/>
                            <w:kern w:val="0"/>
                            <w:sz w:val="16"/>
                          </w:rPr>
                        </w:rPrChange>
                      </w:rPr>
                      <m:t>ij</m:t>
                    </w:ins>
                  </m:r>
                </m:sub>
                <m:sup>
                  <m:r>
                    <w:ins w:id="753" w:author="user" w:date="2021-12-20T13:01:00Z">
                      <w:rPr>
                        <w:rFonts w:ascii="Cambria Math" w:hAnsi="Cambria Math"/>
                        <w:color w:val="000000"/>
                        <w:kern w:val="0"/>
                        <w:sz w:val="18"/>
                        <w:rPrChange w:id="754" w:author="user" w:date="2021-12-20T13:07:00Z">
                          <w:rPr>
                            <w:rFonts w:ascii="Cambria Math" w:hAnsi="Cambria Math"/>
                            <w:color w:val="000000"/>
                            <w:kern w:val="0"/>
                            <w:sz w:val="16"/>
                          </w:rPr>
                        </w:rPrChange>
                      </w:rPr>
                      <m:t>*</m:t>
                    </w:ins>
                  </m:r>
                </m:sup>
              </m:sSubSup>
            </m:oMath>
            <w:r w:rsidRPr="004A1C21">
              <w:rPr>
                <w:color w:val="000000"/>
                <w:kern w:val="0"/>
                <w:sz w:val="18"/>
                <w:szCs w:val="16"/>
                <w:rPrChange w:id="755" w:author="user" w:date="2021-12-20T13:07:00Z">
                  <w:rPr>
                    <w:color w:val="000000"/>
                    <w:kern w:val="0"/>
                    <w:sz w:val="16"/>
                    <w:szCs w:val="16"/>
                  </w:rPr>
                </w:rPrChange>
              </w:rPr>
              <w:t xml:space="preserve"> </w:t>
            </w:r>
          </w:p>
        </w:tc>
        <w:tc>
          <w:tcPr>
            <w:tcW w:w="7313" w:type="dxa"/>
            <w:noWrap/>
            <w:hideMark/>
            <w:tcPrChange w:id="756" w:author="user" w:date="2021-12-20T13:10:00Z">
              <w:tcPr>
                <w:tcW w:w="7313" w:type="dxa"/>
                <w:noWrap/>
                <w:hideMark/>
              </w:tcPr>
            </w:tcPrChange>
          </w:tcPr>
          <w:p w:rsidR="004A1C21" w:rsidRPr="004A1C21" w:rsidRDefault="004A1C21" w:rsidP="004A1C21">
            <w:pPr>
              <w:widowControl/>
              <w:rPr>
                <w:ins w:id="757" w:author="user" w:date="2021-12-20T12:18:00Z"/>
                <w:color w:val="000000"/>
                <w:kern w:val="0"/>
                <w:sz w:val="18"/>
                <w:szCs w:val="16"/>
                <w:rPrChange w:id="758" w:author="user" w:date="2021-12-20T13:07:00Z">
                  <w:rPr>
                    <w:ins w:id="759" w:author="user" w:date="2021-12-20T12:18:00Z"/>
                    <w:rFonts w:ascii="新細明體" w:hAnsi="新細明體" w:cs="新細明體" w:hint="eastAsia"/>
                    <w:color w:val="000000"/>
                    <w:kern w:val="0"/>
                  </w:rPr>
                </w:rPrChange>
              </w:rPr>
            </w:pPr>
            <w:ins w:id="760" w:author="user" w:date="2021-12-20T12:18:00Z">
              <w:r w:rsidRPr="004A1C21">
                <w:rPr>
                  <w:color w:val="000000"/>
                  <w:kern w:val="0"/>
                  <w:sz w:val="18"/>
                  <w:szCs w:val="16"/>
                  <w:rPrChange w:id="761" w:author="user" w:date="2021-12-20T13:07:00Z">
                    <w:rPr>
                      <w:rFonts w:ascii="新細明體" w:hAnsi="新細明體" w:cs="新細明體" w:hint="eastAsia"/>
                      <w:color w:val="000000"/>
                      <w:kern w:val="0"/>
                    </w:rPr>
                  </w:rPrChange>
                </w:rPr>
                <w:t>Flow matrix, excluding flows to and from the externals</w:t>
              </w:r>
            </w:ins>
          </w:p>
        </w:tc>
      </w:tr>
      <w:tr w:rsidR="004A1C21" w:rsidRPr="004A1C21" w:rsidTr="004A1C21">
        <w:trPr>
          <w:trHeight w:val="20"/>
          <w:jc w:val="center"/>
          <w:ins w:id="762" w:author="user" w:date="2021-12-20T12:18:00Z"/>
          <w:trPrChange w:id="763" w:author="user" w:date="2021-12-20T13:10:00Z">
            <w:trPr>
              <w:trHeight w:val="20"/>
              <w:jc w:val="center"/>
            </w:trPr>
          </w:trPrChange>
        </w:trPr>
        <w:tc>
          <w:tcPr>
            <w:tcW w:w="993" w:type="dxa"/>
            <w:noWrap/>
            <w:hideMark/>
            <w:tcPrChange w:id="764" w:author="user" w:date="2021-12-20T13:10:00Z">
              <w:tcPr>
                <w:tcW w:w="993" w:type="dxa"/>
                <w:gridSpan w:val="2"/>
                <w:noWrap/>
                <w:hideMark/>
              </w:tcPr>
            </w:tcPrChange>
          </w:tcPr>
          <w:p w:rsidR="004A1C21" w:rsidRPr="004A1C21" w:rsidRDefault="004A1C21" w:rsidP="004A1C21">
            <w:pPr>
              <w:widowControl/>
              <w:rPr>
                <w:ins w:id="765" w:author="user" w:date="2021-12-20T12:18:00Z"/>
                <w:color w:val="000000"/>
                <w:kern w:val="0"/>
                <w:sz w:val="18"/>
                <w:szCs w:val="16"/>
                <w:rPrChange w:id="766" w:author="user" w:date="2021-12-20T13:07:00Z">
                  <w:rPr>
                    <w:ins w:id="767" w:author="user" w:date="2021-12-20T12:18:00Z"/>
                    <w:rFonts w:ascii="新細明體" w:hAnsi="新細明體" w:cs="新細明體" w:hint="eastAsia"/>
                    <w:color w:val="000000"/>
                    <w:kern w:val="0"/>
                  </w:rPr>
                </w:rPrChange>
              </w:rPr>
            </w:pPr>
            <m:oMath>
              <m:sSub>
                <m:sSubPr>
                  <m:ctrlPr>
                    <w:ins w:id="768" w:author="user" w:date="2021-12-20T13:01:00Z">
                      <w:rPr>
                        <w:rFonts w:ascii="Cambria Math" w:hAnsi="Cambria Math"/>
                        <w:i/>
                        <w:color w:val="000000"/>
                        <w:kern w:val="0"/>
                        <w:sz w:val="18"/>
                        <w:rPrChange w:id="769" w:author="user" w:date="2021-12-20T13:07:00Z">
                          <w:rPr>
                            <w:rFonts w:ascii="Cambria Math" w:hAnsi="Cambria Math"/>
                            <w:i/>
                            <w:color w:val="000000"/>
                            <w:kern w:val="0"/>
                            <w:sz w:val="16"/>
                          </w:rPr>
                        </w:rPrChange>
                      </w:rPr>
                    </w:ins>
                  </m:ctrlPr>
                </m:sSubPr>
                <m:e>
                  <m:r>
                    <w:ins w:id="770" w:author="user" w:date="2021-12-20T13:01:00Z">
                      <w:rPr>
                        <w:rFonts w:ascii="Cambria Math" w:hAnsi="Cambria Math"/>
                        <w:color w:val="000000"/>
                        <w:kern w:val="0"/>
                        <w:sz w:val="18"/>
                        <w:rPrChange w:id="771" w:author="user" w:date="2021-12-20T13:07:00Z">
                          <w:rPr>
                            <w:rFonts w:ascii="Cambria Math" w:hAnsi="Cambria Math"/>
                            <w:color w:val="000000"/>
                            <w:kern w:val="0"/>
                            <w:sz w:val="16"/>
                          </w:rPr>
                        </w:rPrChange>
                      </w:rPr>
                      <m:t>T</m:t>
                    </w:ins>
                  </m:r>
                </m:e>
                <m:sub>
                  <m:r>
                    <w:ins w:id="772" w:author="user" w:date="2021-12-20T13:01:00Z">
                      <w:rPr>
                        <w:rFonts w:ascii="Cambria Math" w:hAnsi="Cambria Math"/>
                        <w:color w:val="000000"/>
                        <w:kern w:val="0"/>
                        <w:sz w:val="18"/>
                        <w:rPrChange w:id="773" w:author="user" w:date="2021-12-20T13:07:00Z">
                          <w:rPr>
                            <w:rFonts w:ascii="Cambria Math" w:hAnsi="Cambria Math"/>
                            <w:color w:val="000000"/>
                            <w:kern w:val="0"/>
                            <w:sz w:val="16"/>
                          </w:rPr>
                        </w:rPrChange>
                      </w:rPr>
                      <m:t>i.</m:t>
                    </w:ins>
                  </m:r>
                </m:sub>
              </m:sSub>
            </m:oMath>
            <w:ins w:id="774" w:author="user" w:date="2021-12-20T13:01:00Z">
              <w:r w:rsidRPr="004A1C21">
                <w:rPr>
                  <w:color w:val="000000"/>
                  <w:kern w:val="0"/>
                  <w:sz w:val="18"/>
                  <w:szCs w:val="16"/>
                  <w:rPrChange w:id="775" w:author="user" w:date="2021-12-20T13:07:00Z">
                    <w:rPr>
                      <w:color w:val="000000"/>
                      <w:kern w:val="0"/>
                      <w:sz w:val="16"/>
                      <w:szCs w:val="16"/>
                    </w:rPr>
                  </w:rPrChange>
                </w:rPr>
                <w:t xml:space="preserve"> </w:t>
              </w:r>
            </w:ins>
          </w:p>
        </w:tc>
        <w:tc>
          <w:tcPr>
            <w:tcW w:w="7313" w:type="dxa"/>
            <w:noWrap/>
            <w:hideMark/>
            <w:tcPrChange w:id="776" w:author="user" w:date="2021-12-20T13:10:00Z">
              <w:tcPr>
                <w:tcW w:w="7313" w:type="dxa"/>
                <w:noWrap/>
                <w:hideMark/>
              </w:tcPr>
            </w:tcPrChange>
          </w:tcPr>
          <w:p w:rsidR="004A1C21" w:rsidRPr="004A1C21" w:rsidRDefault="004A1C21" w:rsidP="004A1C21">
            <w:pPr>
              <w:widowControl/>
              <w:rPr>
                <w:ins w:id="777" w:author="user" w:date="2021-12-20T12:18:00Z"/>
                <w:color w:val="000000"/>
                <w:kern w:val="0"/>
                <w:sz w:val="18"/>
                <w:szCs w:val="16"/>
                <w:rPrChange w:id="778" w:author="user" w:date="2021-12-20T13:07:00Z">
                  <w:rPr>
                    <w:ins w:id="779" w:author="user" w:date="2021-12-20T12:18:00Z"/>
                    <w:rFonts w:ascii="新細明體" w:hAnsi="新細明體" w:cs="新細明體" w:hint="eastAsia"/>
                    <w:color w:val="000000"/>
                    <w:kern w:val="0"/>
                  </w:rPr>
                </w:rPrChange>
              </w:rPr>
            </w:pPr>
            <w:ins w:id="780" w:author="user" w:date="2021-12-20T12:18:00Z">
              <w:r w:rsidRPr="004A1C21">
                <w:rPr>
                  <w:color w:val="000000"/>
                  <w:kern w:val="0"/>
                  <w:sz w:val="18"/>
                  <w:szCs w:val="16"/>
                  <w:rPrChange w:id="781" w:author="user" w:date="2021-12-20T13:07:00Z">
                    <w:rPr>
                      <w:rFonts w:ascii="新細明體" w:hAnsi="新細明體" w:cs="新細明體" w:hint="eastAsia"/>
                      <w:color w:val="000000"/>
                      <w:kern w:val="0"/>
                    </w:rPr>
                  </w:rPrChange>
                </w:rPr>
                <w:t xml:space="preserve">Total inflows to compartment </w:t>
              </w:r>
            </w:ins>
            <m:oMath>
              <m:r>
                <w:ins w:id="782" w:author="user" w:date="2021-12-20T13:37:00Z">
                  <w:rPr>
                    <w:rFonts w:ascii="Cambria Math" w:hAnsi="Cambria Math"/>
                    <w:color w:val="000000"/>
                    <w:kern w:val="0"/>
                    <w:sz w:val="18"/>
                  </w:rPr>
                  <m:t>i</m:t>
                </w:ins>
              </m:r>
            </m:oMath>
          </w:p>
        </w:tc>
      </w:tr>
      <w:tr w:rsidR="004A1C21" w:rsidRPr="004A1C21" w:rsidTr="004A1C21">
        <w:trPr>
          <w:trHeight w:val="20"/>
          <w:jc w:val="center"/>
          <w:ins w:id="783" w:author="user" w:date="2021-12-20T12:18:00Z"/>
          <w:trPrChange w:id="784" w:author="user" w:date="2021-12-20T13:10:00Z">
            <w:trPr>
              <w:trHeight w:val="20"/>
              <w:jc w:val="center"/>
            </w:trPr>
          </w:trPrChange>
        </w:trPr>
        <w:tc>
          <w:tcPr>
            <w:tcW w:w="993" w:type="dxa"/>
            <w:noWrap/>
            <w:hideMark/>
            <w:tcPrChange w:id="785" w:author="user" w:date="2021-12-20T13:10:00Z">
              <w:tcPr>
                <w:tcW w:w="993" w:type="dxa"/>
                <w:gridSpan w:val="2"/>
                <w:noWrap/>
                <w:hideMark/>
              </w:tcPr>
            </w:tcPrChange>
          </w:tcPr>
          <w:p w:rsidR="004A1C21" w:rsidRPr="004A1C21" w:rsidRDefault="004A1C21" w:rsidP="004A1C21">
            <w:pPr>
              <w:widowControl/>
              <w:rPr>
                <w:ins w:id="786" w:author="user" w:date="2021-12-20T12:18:00Z"/>
                <w:color w:val="000000"/>
                <w:kern w:val="0"/>
                <w:sz w:val="18"/>
                <w:szCs w:val="16"/>
                <w:rPrChange w:id="787" w:author="user" w:date="2021-12-20T13:07:00Z">
                  <w:rPr>
                    <w:ins w:id="788" w:author="user" w:date="2021-12-20T12:18:00Z"/>
                    <w:rFonts w:ascii="新細明體" w:hAnsi="新細明體" w:cs="新細明體" w:hint="eastAsia"/>
                    <w:color w:val="000000"/>
                    <w:kern w:val="0"/>
                  </w:rPr>
                </w:rPrChange>
              </w:rPr>
            </w:pPr>
            <m:oMath>
              <m:sSub>
                <m:sSubPr>
                  <m:ctrlPr>
                    <w:ins w:id="789" w:author="user" w:date="2021-12-20T13:01:00Z">
                      <w:rPr>
                        <w:rFonts w:ascii="Cambria Math" w:hAnsi="Cambria Math"/>
                        <w:i/>
                        <w:color w:val="000000"/>
                        <w:kern w:val="0"/>
                        <w:sz w:val="18"/>
                        <w:rPrChange w:id="790" w:author="user" w:date="2021-12-20T13:07:00Z">
                          <w:rPr>
                            <w:rFonts w:ascii="Cambria Math" w:hAnsi="Cambria Math"/>
                            <w:i/>
                            <w:color w:val="000000"/>
                            <w:kern w:val="0"/>
                            <w:sz w:val="16"/>
                          </w:rPr>
                        </w:rPrChange>
                      </w:rPr>
                    </w:ins>
                  </m:ctrlPr>
                </m:sSubPr>
                <m:e>
                  <m:r>
                    <w:ins w:id="791" w:author="user" w:date="2021-12-20T13:01:00Z">
                      <w:rPr>
                        <w:rFonts w:ascii="Cambria Math" w:hAnsi="Cambria Math"/>
                        <w:color w:val="000000"/>
                        <w:kern w:val="0"/>
                        <w:sz w:val="18"/>
                        <w:rPrChange w:id="792" w:author="user" w:date="2021-12-20T13:07:00Z">
                          <w:rPr>
                            <w:rFonts w:ascii="Cambria Math" w:hAnsi="Cambria Math"/>
                            <w:color w:val="000000"/>
                            <w:kern w:val="0"/>
                            <w:sz w:val="16"/>
                          </w:rPr>
                        </w:rPrChange>
                      </w:rPr>
                      <m:t>T</m:t>
                    </w:ins>
                  </m:r>
                </m:e>
                <m:sub>
                  <m:r>
                    <w:ins w:id="793" w:author="user" w:date="2021-12-20T13:01:00Z">
                      <w:rPr>
                        <w:rFonts w:ascii="Cambria Math" w:hAnsi="Cambria Math"/>
                        <w:color w:val="000000"/>
                        <w:kern w:val="0"/>
                        <w:sz w:val="18"/>
                        <w:rPrChange w:id="794" w:author="user" w:date="2021-12-20T13:07:00Z">
                          <w:rPr>
                            <w:rFonts w:ascii="Cambria Math" w:hAnsi="Cambria Math"/>
                            <w:color w:val="000000"/>
                            <w:kern w:val="0"/>
                            <w:sz w:val="16"/>
                          </w:rPr>
                        </w:rPrChange>
                      </w:rPr>
                      <m:t>.j</m:t>
                    </w:ins>
                  </m:r>
                </m:sub>
              </m:sSub>
            </m:oMath>
            <w:ins w:id="795" w:author="user" w:date="2021-12-20T13:01:00Z">
              <w:r w:rsidRPr="004A1C21">
                <w:rPr>
                  <w:color w:val="000000"/>
                  <w:kern w:val="0"/>
                  <w:sz w:val="18"/>
                  <w:szCs w:val="16"/>
                  <w:rPrChange w:id="796" w:author="user" w:date="2021-12-20T13:07:00Z">
                    <w:rPr>
                      <w:color w:val="000000"/>
                      <w:kern w:val="0"/>
                      <w:sz w:val="16"/>
                      <w:szCs w:val="16"/>
                    </w:rPr>
                  </w:rPrChange>
                </w:rPr>
                <w:t xml:space="preserve"> </w:t>
              </w:r>
            </w:ins>
          </w:p>
        </w:tc>
        <w:tc>
          <w:tcPr>
            <w:tcW w:w="7313" w:type="dxa"/>
            <w:noWrap/>
            <w:hideMark/>
            <w:tcPrChange w:id="797" w:author="user" w:date="2021-12-20T13:10:00Z">
              <w:tcPr>
                <w:tcW w:w="7313" w:type="dxa"/>
                <w:noWrap/>
                <w:hideMark/>
              </w:tcPr>
            </w:tcPrChange>
          </w:tcPr>
          <w:p w:rsidR="004A1C21" w:rsidRPr="004A1C21" w:rsidRDefault="004A1C21" w:rsidP="004A1C21">
            <w:pPr>
              <w:widowControl/>
              <w:rPr>
                <w:ins w:id="798" w:author="user" w:date="2021-12-20T12:18:00Z"/>
                <w:color w:val="000000"/>
                <w:kern w:val="0"/>
                <w:sz w:val="18"/>
                <w:szCs w:val="16"/>
                <w:rPrChange w:id="799" w:author="user" w:date="2021-12-20T13:07:00Z">
                  <w:rPr>
                    <w:ins w:id="800" w:author="user" w:date="2021-12-20T12:18:00Z"/>
                    <w:rFonts w:ascii="新細明體" w:hAnsi="新細明體" w:cs="新細明體" w:hint="eastAsia"/>
                    <w:color w:val="000000"/>
                    <w:kern w:val="0"/>
                  </w:rPr>
                </w:rPrChange>
              </w:rPr>
            </w:pPr>
            <w:ins w:id="801" w:author="user" w:date="2021-12-20T12:18:00Z">
              <w:r w:rsidRPr="004A1C21">
                <w:rPr>
                  <w:color w:val="000000"/>
                  <w:kern w:val="0"/>
                  <w:sz w:val="18"/>
                  <w:szCs w:val="16"/>
                  <w:rPrChange w:id="802" w:author="user" w:date="2021-12-20T13:07:00Z">
                    <w:rPr>
                      <w:rFonts w:ascii="新細明體" w:hAnsi="新細明體" w:cs="新細明體" w:hint="eastAsia"/>
                      <w:color w:val="000000"/>
                      <w:kern w:val="0"/>
                    </w:rPr>
                  </w:rPrChange>
                </w:rPr>
                <w:t xml:space="preserve">Total outflows from compartment </w:t>
              </w:r>
            </w:ins>
            <m:oMath>
              <m:r>
                <w:ins w:id="803" w:author="user" w:date="2021-12-20T13:08:00Z">
                  <w:rPr>
                    <w:rFonts w:ascii="Cambria Math" w:hAnsi="Cambria Math"/>
                    <w:color w:val="000000"/>
                    <w:kern w:val="0"/>
                    <w:sz w:val="18"/>
                  </w:rPr>
                  <m:t>j</m:t>
                </w:ins>
              </m:r>
            </m:oMath>
          </w:p>
        </w:tc>
      </w:tr>
      <w:tr w:rsidR="004A1C21" w:rsidRPr="004A1C21" w:rsidTr="004A1C21">
        <w:trPr>
          <w:trHeight w:val="20"/>
          <w:jc w:val="center"/>
          <w:ins w:id="804" w:author="user" w:date="2021-12-20T12:18:00Z"/>
          <w:trPrChange w:id="805" w:author="user" w:date="2021-12-20T13:10:00Z">
            <w:trPr>
              <w:trHeight w:val="20"/>
              <w:jc w:val="center"/>
            </w:trPr>
          </w:trPrChange>
        </w:trPr>
        <w:tc>
          <w:tcPr>
            <w:tcW w:w="993" w:type="dxa"/>
            <w:noWrap/>
            <w:hideMark/>
            <w:tcPrChange w:id="806" w:author="user" w:date="2021-12-20T13:10:00Z">
              <w:tcPr>
                <w:tcW w:w="993" w:type="dxa"/>
                <w:gridSpan w:val="2"/>
                <w:noWrap/>
                <w:hideMark/>
              </w:tcPr>
            </w:tcPrChange>
          </w:tcPr>
          <w:p w:rsidR="004A1C21" w:rsidRPr="004A1C21" w:rsidRDefault="004A1C21" w:rsidP="004A1C21">
            <w:pPr>
              <w:widowControl/>
              <w:rPr>
                <w:ins w:id="807" w:author="user" w:date="2021-12-20T12:18:00Z"/>
                <w:color w:val="000000"/>
                <w:kern w:val="0"/>
                <w:sz w:val="18"/>
                <w:szCs w:val="16"/>
                <w:rPrChange w:id="808" w:author="user" w:date="2021-12-20T13:07:00Z">
                  <w:rPr>
                    <w:ins w:id="809" w:author="user" w:date="2021-12-20T12:18:00Z"/>
                    <w:rFonts w:ascii="新細明體" w:hAnsi="新細明體" w:cs="新細明體" w:hint="eastAsia"/>
                    <w:color w:val="000000"/>
                    <w:kern w:val="0"/>
                  </w:rPr>
                </w:rPrChange>
              </w:rPr>
            </w:pPr>
            <m:oMath>
              <m:sSub>
                <m:sSubPr>
                  <m:ctrlPr>
                    <w:ins w:id="810" w:author="user" w:date="2021-12-20T13:02:00Z">
                      <w:rPr>
                        <w:rFonts w:ascii="Cambria Math" w:hAnsi="Cambria Math"/>
                        <w:i/>
                        <w:color w:val="000000"/>
                        <w:kern w:val="0"/>
                        <w:sz w:val="18"/>
                        <w:rPrChange w:id="811" w:author="user" w:date="2021-12-20T13:07:00Z">
                          <w:rPr>
                            <w:rFonts w:ascii="Cambria Math" w:hAnsi="Cambria Math"/>
                            <w:i/>
                            <w:color w:val="000000"/>
                            <w:kern w:val="0"/>
                            <w:sz w:val="16"/>
                          </w:rPr>
                        </w:rPrChange>
                      </w:rPr>
                    </w:ins>
                  </m:ctrlPr>
                </m:sSubPr>
                <m:e>
                  <m:r>
                    <w:ins w:id="812" w:author="user" w:date="2021-12-20T13:02:00Z">
                      <w:rPr>
                        <w:rFonts w:ascii="Cambria Math" w:hAnsi="Cambria Math"/>
                        <w:color w:val="000000"/>
                        <w:kern w:val="0"/>
                        <w:sz w:val="18"/>
                        <w:rPrChange w:id="813" w:author="user" w:date="2021-12-20T13:07:00Z">
                          <w:rPr>
                            <w:rFonts w:ascii="Cambria Math" w:hAnsi="Cambria Math"/>
                            <w:color w:val="000000"/>
                            <w:kern w:val="0"/>
                            <w:sz w:val="16"/>
                          </w:rPr>
                        </w:rPrChange>
                      </w:rPr>
                      <m:t>T</m:t>
                    </w:ins>
                  </m:r>
                </m:e>
                <m:sub>
                  <m:r>
                    <w:ins w:id="814" w:author="user" w:date="2021-12-20T13:02:00Z">
                      <w:rPr>
                        <w:rFonts w:ascii="Cambria Math" w:hAnsi="Cambria Math"/>
                        <w:color w:val="000000"/>
                        <w:kern w:val="0"/>
                        <w:sz w:val="18"/>
                        <w:rPrChange w:id="815" w:author="user" w:date="2021-12-20T13:07:00Z">
                          <w:rPr>
                            <w:rFonts w:ascii="Cambria Math" w:hAnsi="Cambria Math"/>
                            <w:color w:val="000000"/>
                            <w:kern w:val="0"/>
                            <w:sz w:val="16"/>
                          </w:rPr>
                        </w:rPrChange>
                      </w:rPr>
                      <m:t>i</m:t>
                    </w:ins>
                  </m:r>
                </m:sub>
              </m:sSub>
            </m:oMath>
            <w:ins w:id="816" w:author="user" w:date="2021-12-20T13:02:00Z">
              <w:r w:rsidRPr="004A1C21">
                <w:rPr>
                  <w:color w:val="000000"/>
                  <w:kern w:val="0"/>
                  <w:sz w:val="18"/>
                  <w:szCs w:val="16"/>
                  <w:rPrChange w:id="817" w:author="user" w:date="2021-12-20T13:07:00Z">
                    <w:rPr>
                      <w:color w:val="000000"/>
                      <w:kern w:val="0"/>
                      <w:sz w:val="16"/>
                      <w:szCs w:val="16"/>
                    </w:rPr>
                  </w:rPrChange>
                </w:rPr>
                <w:t xml:space="preserve"> </w:t>
              </w:r>
            </w:ins>
          </w:p>
        </w:tc>
        <w:tc>
          <w:tcPr>
            <w:tcW w:w="7313" w:type="dxa"/>
            <w:noWrap/>
            <w:hideMark/>
            <w:tcPrChange w:id="818" w:author="user" w:date="2021-12-20T13:10:00Z">
              <w:tcPr>
                <w:tcW w:w="7313" w:type="dxa"/>
                <w:noWrap/>
                <w:hideMark/>
              </w:tcPr>
            </w:tcPrChange>
          </w:tcPr>
          <w:p w:rsidR="004A1C21" w:rsidRPr="004A1C21" w:rsidRDefault="004A1C21" w:rsidP="004A1C21">
            <w:pPr>
              <w:widowControl/>
              <w:rPr>
                <w:ins w:id="819" w:author="user" w:date="2021-12-20T12:18:00Z"/>
                <w:color w:val="000000"/>
                <w:kern w:val="0"/>
                <w:sz w:val="18"/>
                <w:szCs w:val="16"/>
                <w:rPrChange w:id="820" w:author="user" w:date="2021-12-20T13:07:00Z">
                  <w:rPr>
                    <w:ins w:id="821" w:author="user" w:date="2021-12-20T12:18:00Z"/>
                    <w:rFonts w:ascii="新細明體" w:hAnsi="新細明體" w:cs="新細明體" w:hint="eastAsia"/>
                    <w:color w:val="000000"/>
                    <w:kern w:val="0"/>
                  </w:rPr>
                </w:rPrChange>
              </w:rPr>
            </w:pPr>
            <w:ins w:id="822" w:author="user" w:date="2021-12-20T12:18:00Z">
              <w:r w:rsidRPr="004A1C21">
                <w:rPr>
                  <w:color w:val="000000"/>
                  <w:kern w:val="0"/>
                  <w:sz w:val="18"/>
                  <w:szCs w:val="16"/>
                  <w:rPrChange w:id="823" w:author="user" w:date="2021-12-20T13:07:00Z">
                    <w:rPr>
                      <w:rFonts w:ascii="新細明體" w:hAnsi="新細明體" w:cs="新細明體" w:hint="eastAsia"/>
                      <w:color w:val="000000"/>
                      <w:kern w:val="0"/>
                    </w:rPr>
                  </w:rPrChange>
                </w:rPr>
                <w:t xml:space="preserve">Total inflows to compartment </w:t>
              </w:r>
            </w:ins>
            <m:oMath>
              <m:r>
                <w:ins w:id="824" w:author="user" w:date="2021-12-20T13:10:00Z">
                  <w:rPr>
                    <w:rFonts w:ascii="Cambria Math" w:hAnsi="Cambria Math"/>
                    <w:color w:val="000000"/>
                    <w:kern w:val="0"/>
                    <w:sz w:val="18"/>
                  </w:rPr>
                  <m:t>i</m:t>
                </w:ins>
              </m:r>
            </m:oMath>
            <w:ins w:id="825" w:author="user" w:date="2021-12-20T12:18:00Z">
              <w:r w:rsidRPr="004A1C21">
                <w:rPr>
                  <w:color w:val="000000"/>
                  <w:kern w:val="0"/>
                  <w:sz w:val="18"/>
                  <w:szCs w:val="16"/>
                  <w:rPrChange w:id="826" w:author="user" w:date="2021-12-20T13:07:00Z">
                    <w:rPr>
                      <w:rFonts w:ascii="新細明體" w:hAnsi="新細明體" w:cs="新細明體" w:hint="eastAsia"/>
                      <w:color w:val="000000"/>
                      <w:kern w:val="0"/>
                    </w:rPr>
                  </w:rPrChange>
                </w:rPr>
                <w:t xml:space="preserve"> excluding inflow from external sources</w:t>
              </w:r>
            </w:ins>
          </w:p>
        </w:tc>
      </w:tr>
      <w:tr w:rsidR="004A1C21" w:rsidRPr="004A1C21" w:rsidTr="004A1C21">
        <w:trPr>
          <w:trHeight w:val="20"/>
          <w:jc w:val="center"/>
          <w:ins w:id="827" w:author="user" w:date="2021-12-20T12:18:00Z"/>
          <w:trPrChange w:id="828" w:author="user" w:date="2021-12-20T13:10:00Z">
            <w:trPr>
              <w:trHeight w:val="20"/>
              <w:jc w:val="center"/>
            </w:trPr>
          </w:trPrChange>
        </w:trPr>
        <w:tc>
          <w:tcPr>
            <w:tcW w:w="993" w:type="dxa"/>
            <w:noWrap/>
            <w:hideMark/>
            <w:tcPrChange w:id="829" w:author="user" w:date="2021-12-20T13:10:00Z">
              <w:tcPr>
                <w:tcW w:w="993" w:type="dxa"/>
                <w:gridSpan w:val="2"/>
                <w:noWrap/>
                <w:hideMark/>
              </w:tcPr>
            </w:tcPrChange>
          </w:tcPr>
          <w:p w:rsidR="004A1C21" w:rsidRPr="004A1C21" w:rsidRDefault="004A1C21" w:rsidP="004A1C21">
            <w:pPr>
              <w:widowControl/>
              <w:rPr>
                <w:ins w:id="830" w:author="user" w:date="2021-12-20T12:18:00Z"/>
                <w:color w:val="000000"/>
                <w:kern w:val="0"/>
                <w:sz w:val="18"/>
                <w:szCs w:val="16"/>
                <w:rPrChange w:id="831" w:author="user" w:date="2021-12-20T13:07:00Z">
                  <w:rPr>
                    <w:ins w:id="832" w:author="user" w:date="2021-12-20T12:18:00Z"/>
                    <w:rFonts w:ascii="新細明體" w:hAnsi="新細明體" w:cs="新細明體" w:hint="eastAsia"/>
                    <w:color w:val="000000"/>
                    <w:kern w:val="0"/>
                  </w:rPr>
                </w:rPrChange>
              </w:rPr>
            </w:pPr>
            <m:oMath>
              <m:sSub>
                <m:sSubPr>
                  <m:ctrlPr>
                    <w:ins w:id="833" w:author="user" w:date="2021-12-20T13:02:00Z">
                      <w:rPr>
                        <w:rFonts w:ascii="Cambria Math" w:hAnsi="Cambria Math"/>
                        <w:i/>
                        <w:color w:val="000000"/>
                        <w:kern w:val="0"/>
                        <w:sz w:val="18"/>
                        <w:rPrChange w:id="834" w:author="user" w:date="2021-12-20T13:07:00Z">
                          <w:rPr>
                            <w:rFonts w:ascii="Cambria Math" w:hAnsi="Cambria Math"/>
                            <w:i/>
                            <w:color w:val="000000"/>
                            <w:kern w:val="0"/>
                            <w:sz w:val="16"/>
                          </w:rPr>
                        </w:rPrChange>
                      </w:rPr>
                    </w:ins>
                  </m:ctrlPr>
                </m:sSubPr>
                <m:e>
                  <m:r>
                    <w:ins w:id="835" w:author="user" w:date="2021-12-20T13:02:00Z">
                      <w:rPr>
                        <w:rFonts w:ascii="Cambria Math" w:hAnsi="Cambria Math"/>
                        <w:color w:val="000000"/>
                        <w:kern w:val="0"/>
                        <w:sz w:val="18"/>
                        <w:rPrChange w:id="836" w:author="user" w:date="2021-12-20T13:07:00Z">
                          <w:rPr>
                            <w:rFonts w:ascii="Cambria Math" w:hAnsi="Cambria Math"/>
                            <w:color w:val="000000"/>
                            <w:kern w:val="0"/>
                            <w:sz w:val="16"/>
                          </w:rPr>
                        </w:rPrChange>
                      </w:rPr>
                      <m:t>T</m:t>
                    </w:ins>
                  </m:r>
                </m:e>
                <m:sub>
                  <m:r>
                    <w:ins w:id="837" w:author="user" w:date="2021-12-20T13:02:00Z">
                      <w:rPr>
                        <w:rFonts w:ascii="Cambria Math" w:hAnsi="Cambria Math"/>
                        <w:color w:val="000000"/>
                        <w:kern w:val="0"/>
                        <w:sz w:val="18"/>
                        <w:rPrChange w:id="838" w:author="user" w:date="2021-12-20T13:07:00Z">
                          <w:rPr>
                            <w:rFonts w:ascii="Cambria Math" w:hAnsi="Cambria Math"/>
                            <w:color w:val="000000"/>
                            <w:kern w:val="0"/>
                            <w:sz w:val="16"/>
                          </w:rPr>
                        </w:rPrChange>
                      </w:rPr>
                      <m:t>j</m:t>
                    </w:ins>
                  </m:r>
                </m:sub>
              </m:sSub>
            </m:oMath>
            <w:ins w:id="839" w:author="user" w:date="2021-12-20T13:02:00Z">
              <w:r w:rsidRPr="004A1C21">
                <w:rPr>
                  <w:color w:val="000000"/>
                  <w:kern w:val="0"/>
                  <w:sz w:val="18"/>
                  <w:szCs w:val="16"/>
                  <w:rPrChange w:id="840" w:author="user" w:date="2021-12-20T13:07:00Z">
                    <w:rPr>
                      <w:color w:val="000000"/>
                      <w:kern w:val="0"/>
                      <w:sz w:val="16"/>
                      <w:szCs w:val="16"/>
                    </w:rPr>
                  </w:rPrChange>
                </w:rPr>
                <w:t xml:space="preserve"> </w:t>
              </w:r>
            </w:ins>
          </w:p>
        </w:tc>
        <w:tc>
          <w:tcPr>
            <w:tcW w:w="7313" w:type="dxa"/>
            <w:noWrap/>
            <w:hideMark/>
            <w:tcPrChange w:id="841" w:author="user" w:date="2021-12-20T13:10:00Z">
              <w:tcPr>
                <w:tcW w:w="7313" w:type="dxa"/>
                <w:noWrap/>
                <w:hideMark/>
              </w:tcPr>
            </w:tcPrChange>
          </w:tcPr>
          <w:p w:rsidR="004A1C21" w:rsidRPr="004A1C21" w:rsidRDefault="004A1C21" w:rsidP="004A1C21">
            <w:pPr>
              <w:widowControl/>
              <w:rPr>
                <w:ins w:id="842" w:author="user" w:date="2021-12-20T12:18:00Z"/>
                <w:color w:val="000000"/>
                <w:kern w:val="0"/>
                <w:sz w:val="18"/>
                <w:szCs w:val="16"/>
                <w:rPrChange w:id="843" w:author="user" w:date="2021-12-20T13:07:00Z">
                  <w:rPr>
                    <w:ins w:id="844" w:author="user" w:date="2021-12-20T12:18:00Z"/>
                    <w:rFonts w:ascii="新細明體" w:hAnsi="新細明體" w:cs="新細明體" w:hint="eastAsia"/>
                    <w:color w:val="000000"/>
                    <w:kern w:val="0"/>
                  </w:rPr>
                </w:rPrChange>
              </w:rPr>
            </w:pPr>
            <w:ins w:id="845" w:author="user" w:date="2021-12-20T12:18:00Z">
              <w:r w:rsidRPr="004A1C21">
                <w:rPr>
                  <w:color w:val="000000"/>
                  <w:kern w:val="0"/>
                  <w:sz w:val="18"/>
                  <w:szCs w:val="16"/>
                  <w:rPrChange w:id="846" w:author="user" w:date="2021-12-20T13:07:00Z">
                    <w:rPr>
                      <w:rFonts w:ascii="新細明體" w:hAnsi="新細明體" w:cs="新細明體" w:hint="eastAsia"/>
                      <w:color w:val="000000"/>
                      <w:kern w:val="0"/>
                    </w:rPr>
                  </w:rPrChange>
                </w:rPr>
                <w:t>T</w:t>
              </w:r>
              <w:r>
                <w:rPr>
                  <w:color w:val="000000"/>
                  <w:kern w:val="0"/>
                  <w:sz w:val="18"/>
                  <w:szCs w:val="16"/>
                  <w:rPrChange w:id="847" w:author="user" w:date="2021-12-20T13:07:00Z">
                    <w:rPr>
                      <w:color w:val="000000"/>
                      <w:kern w:val="0"/>
                      <w:sz w:val="18"/>
                      <w:szCs w:val="16"/>
                    </w:rPr>
                  </w:rPrChange>
                </w:rPr>
                <w:t xml:space="preserve">otal outflows from compartment </w:t>
              </w:r>
            </w:ins>
            <m:oMath>
              <m:r>
                <w:ins w:id="848" w:author="user" w:date="2021-12-20T13:10:00Z">
                  <w:rPr>
                    <w:rFonts w:ascii="Cambria Math" w:hAnsi="Cambria Math"/>
                    <w:color w:val="000000"/>
                    <w:kern w:val="0"/>
                    <w:sz w:val="18"/>
                  </w:rPr>
                  <m:t>j</m:t>
                </w:ins>
              </m:r>
            </m:oMath>
            <w:ins w:id="849" w:author="user" w:date="2021-12-20T12:18:00Z">
              <w:r w:rsidRPr="004A1C21">
                <w:rPr>
                  <w:color w:val="000000"/>
                  <w:kern w:val="0"/>
                  <w:sz w:val="18"/>
                  <w:szCs w:val="16"/>
                  <w:rPrChange w:id="850" w:author="user" w:date="2021-12-20T13:07:00Z">
                    <w:rPr>
                      <w:rFonts w:ascii="新細明體" w:hAnsi="新細明體" w:cs="新細明體" w:hint="eastAsia"/>
                      <w:color w:val="000000"/>
                      <w:kern w:val="0"/>
                    </w:rPr>
                  </w:rPrChange>
                </w:rPr>
                <w:t xml:space="preserve"> excluding outflow to external sources</w:t>
              </w:r>
            </w:ins>
          </w:p>
        </w:tc>
      </w:tr>
      <w:tr w:rsidR="004A1C21" w:rsidRPr="004A1C21" w:rsidTr="004A1C21">
        <w:trPr>
          <w:trHeight w:val="20"/>
          <w:jc w:val="center"/>
          <w:ins w:id="851" w:author="user" w:date="2021-12-20T12:18:00Z"/>
          <w:trPrChange w:id="852" w:author="user" w:date="2021-12-20T13:10:00Z">
            <w:trPr>
              <w:trHeight w:val="20"/>
              <w:jc w:val="center"/>
            </w:trPr>
          </w:trPrChange>
        </w:trPr>
        <w:tc>
          <w:tcPr>
            <w:tcW w:w="993" w:type="dxa"/>
            <w:noWrap/>
            <w:hideMark/>
            <w:tcPrChange w:id="853" w:author="user" w:date="2021-12-20T13:10:00Z">
              <w:tcPr>
                <w:tcW w:w="993" w:type="dxa"/>
                <w:gridSpan w:val="2"/>
                <w:noWrap/>
                <w:hideMark/>
              </w:tcPr>
            </w:tcPrChange>
          </w:tcPr>
          <w:p w:rsidR="004A1C21" w:rsidRPr="004A1C21" w:rsidRDefault="004A1C21" w:rsidP="004A1C21">
            <w:pPr>
              <w:widowControl/>
              <w:rPr>
                <w:ins w:id="854" w:author="user" w:date="2021-12-20T12:18:00Z"/>
                <w:color w:val="000000"/>
                <w:kern w:val="0"/>
                <w:sz w:val="18"/>
                <w:szCs w:val="16"/>
                <w:rPrChange w:id="855" w:author="user" w:date="2021-12-20T13:07:00Z">
                  <w:rPr>
                    <w:ins w:id="856" w:author="user" w:date="2021-12-20T12:18:00Z"/>
                    <w:rFonts w:ascii="新細明體" w:hAnsi="新細明體" w:cs="新細明體" w:hint="eastAsia"/>
                    <w:color w:val="000000"/>
                    <w:kern w:val="0"/>
                  </w:rPr>
                </w:rPrChange>
              </w:rPr>
            </w:pPr>
            <m:oMath>
              <m:sSub>
                <m:sSubPr>
                  <m:ctrlPr>
                    <w:ins w:id="857" w:author="user" w:date="2021-12-20T13:04:00Z">
                      <w:rPr>
                        <w:rFonts w:ascii="Cambria Math" w:hAnsi="Cambria Math"/>
                        <w:i/>
                        <w:color w:val="000000"/>
                        <w:kern w:val="0"/>
                        <w:sz w:val="18"/>
                        <w:rPrChange w:id="858" w:author="user" w:date="2021-12-20T13:07:00Z">
                          <w:rPr>
                            <w:rFonts w:ascii="Cambria Math" w:hAnsi="Cambria Math"/>
                            <w:i/>
                            <w:color w:val="000000"/>
                            <w:kern w:val="0"/>
                            <w:sz w:val="16"/>
                          </w:rPr>
                        </w:rPrChange>
                      </w:rPr>
                    </w:ins>
                  </m:ctrlPr>
                </m:sSubPr>
                <m:e>
                  <m:r>
                    <w:ins w:id="859" w:author="user" w:date="2021-12-20T13:04:00Z">
                      <w:rPr>
                        <w:rFonts w:ascii="Cambria Math" w:hAnsi="Cambria Math"/>
                        <w:color w:val="000000"/>
                        <w:kern w:val="0"/>
                        <w:sz w:val="18"/>
                        <w:rPrChange w:id="860" w:author="user" w:date="2021-12-20T13:07:00Z">
                          <w:rPr>
                            <w:rFonts w:ascii="Cambria Math" w:hAnsi="Cambria Math"/>
                            <w:color w:val="000000"/>
                            <w:kern w:val="0"/>
                            <w:sz w:val="16"/>
                          </w:rPr>
                        </w:rPrChange>
                      </w:rPr>
                      <m:t>(</m:t>
                    </w:ins>
                  </m:r>
                  <m:sSub>
                    <m:sSubPr>
                      <m:ctrlPr>
                        <w:ins w:id="861" w:author="user" w:date="2021-12-20T13:04:00Z">
                          <w:rPr>
                            <w:rFonts w:ascii="Cambria Math" w:hAnsi="Cambria Math"/>
                            <w:i/>
                            <w:color w:val="000000"/>
                            <w:kern w:val="0"/>
                            <w:sz w:val="18"/>
                            <w:rPrChange w:id="862" w:author="user" w:date="2021-12-20T13:07:00Z">
                              <w:rPr>
                                <w:rFonts w:ascii="Cambria Math" w:hAnsi="Cambria Math"/>
                                <w:i/>
                                <w:color w:val="000000"/>
                                <w:kern w:val="0"/>
                                <w:sz w:val="16"/>
                              </w:rPr>
                            </w:rPrChange>
                          </w:rPr>
                        </w:ins>
                      </m:ctrlPr>
                    </m:sSubPr>
                    <m:e>
                      <m:r>
                        <w:ins w:id="863" w:author="user" w:date="2021-12-20T13:04:00Z">
                          <w:rPr>
                            <w:rFonts w:ascii="Cambria Math" w:hAnsi="Cambria Math"/>
                            <w:color w:val="000000"/>
                            <w:kern w:val="0"/>
                            <w:sz w:val="18"/>
                            <w:rPrChange w:id="864" w:author="user" w:date="2021-12-20T13:07:00Z">
                              <w:rPr>
                                <w:rFonts w:ascii="Cambria Math" w:hAnsi="Cambria Math"/>
                                <w:color w:val="000000"/>
                                <w:kern w:val="0"/>
                                <w:sz w:val="16"/>
                              </w:rPr>
                            </w:rPrChange>
                          </w:rPr>
                          <m:t>x</m:t>
                        </w:ins>
                      </m:r>
                    </m:e>
                    <m:sub>
                      <m:r>
                        <w:ins w:id="865" w:author="user" w:date="2021-12-20T13:04:00Z">
                          <w:rPr>
                            <w:rFonts w:ascii="Cambria Math" w:hAnsi="Cambria Math"/>
                            <w:color w:val="000000"/>
                            <w:kern w:val="0"/>
                            <w:sz w:val="18"/>
                            <w:rPrChange w:id="866" w:author="user" w:date="2021-12-20T13:07:00Z">
                              <w:rPr>
                                <w:rFonts w:ascii="Cambria Math" w:hAnsi="Cambria Math"/>
                                <w:color w:val="000000"/>
                                <w:kern w:val="0"/>
                                <w:sz w:val="16"/>
                              </w:rPr>
                            </w:rPrChange>
                          </w:rPr>
                          <m:t>i</m:t>
                        </w:ins>
                      </m:r>
                    </m:sub>
                  </m:sSub>
                  <m:r>
                    <w:ins w:id="867" w:author="user" w:date="2021-12-20T13:04:00Z">
                      <w:rPr>
                        <w:rFonts w:ascii="Cambria Math" w:hAnsi="Cambria Math"/>
                        <w:color w:val="000000"/>
                        <w:kern w:val="0"/>
                        <w:sz w:val="18"/>
                        <w:rPrChange w:id="868" w:author="user" w:date="2021-12-20T13:07:00Z">
                          <w:rPr>
                            <w:rFonts w:ascii="Cambria Math" w:hAnsi="Cambria Math"/>
                            <w:color w:val="000000"/>
                            <w:kern w:val="0"/>
                            <w:sz w:val="16"/>
                          </w:rPr>
                        </w:rPrChange>
                      </w:rPr>
                      <m:t>)</m:t>
                    </w:ins>
                  </m:r>
                </m:e>
                <m:sub>
                  <m:r>
                    <w:ins w:id="869" w:author="user" w:date="2021-12-20T13:04:00Z">
                      <w:rPr>
                        <w:rFonts w:ascii="Cambria Math" w:hAnsi="Cambria Math"/>
                        <w:color w:val="000000"/>
                        <w:kern w:val="0"/>
                        <w:sz w:val="18"/>
                        <w:rPrChange w:id="870" w:author="user" w:date="2021-12-20T13:07:00Z">
                          <w:rPr>
                            <w:rFonts w:ascii="Cambria Math" w:hAnsi="Cambria Math"/>
                            <w:color w:val="000000"/>
                            <w:kern w:val="0"/>
                            <w:sz w:val="16"/>
                          </w:rPr>
                        </w:rPrChange>
                      </w:rPr>
                      <m:t>-</m:t>
                    </w:ins>
                  </m:r>
                </m:sub>
              </m:sSub>
            </m:oMath>
            <w:ins w:id="871" w:author="user" w:date="2021-12-20T13:04:00Z">
              <w:r w:rsidRPr="004A1C21">
                <w:rPr>
                  <w:color w:val="000000"/>
                  <w:kern w:val="0"/>
                  <w:sz w:val="18"/>
                  <w:szCs w:val="16"/>
                  <w:rPrChange w:id="872" w:author="user" w:date="2021-12-20T13:07:00Z">
                    <w:rPr>
                      <w:color w:val="000000"/>
                      <w:kern w:val="0"/>
                      <w:sz w:val="16"/>
                      <w:szCs w:val="16"/>
                    </w:rPr>
                  </w:rPrChange>
                </w:rPr>
                <w:t xml:space="preserve"> </w:t>
              </w:r>
            </w:ins>
          </w:p>
        </w:tc>
        <w:tc>
          <w:tcPr>
            <w:tcW w:w="7313" w:type="dxa"/>
            <w:noWrap/>
            <w:hideMark/>
            <w:tcPrChange w:id="873" w:author="user" w:date="2021-12-20T13:10:00Z">
              <w:tcPr>
                <w:tcW w:w="7313" w:type="dxa"/>
                <w:noWrap/>
                <w:hideMark/>
              </w:tcPr>
            </w:tcPrChange>
          </w:tcPr>
          <w:p w:rsidR="004A1C21" w:rsidRPr="004A1C21" w:rsidRDefault="004A1C21" w:rsidP="004A1C21">
            <w:pPr>
              <w:widowControl/>
              <w:rPr>
                <w:ins w:id="874" w:author="user" w:date="2021-12-20T12:18:00Z"/>
                <w:color w:val="000000"/>
                <w:kern w:val="0"/>
                <w:sz w:val="18"/>
                <w:szCs w:val="16"/>
                <w:rPrChange w:id="875" w:author="user" w:date="2021-12-20T13:07:00Z">
                  <w:rPr>
                    <w:ins w:id="876" w:author="user" w:date="2021-12-20T12:18:00Z"/>
                    <w:rFonts w:ascii="新細明體" w:hAnsi="新細明體" w:cs="新細明體" w:hint="eastAsia"/>
                    <w:color w:val="000000"/>
                    <w:kern w:val="0"/>
                  </w:rPr>
                </w:rPrChange>
              </w:rPr>
            </w:pPr>
            <w:ins w:id="877" w:author="user" w:date="2021-12-20T12:18:00Z">
              <w:r w:rsidRPr="004A1C21">
                <w:rPr>
                  <w:color w:val="000000"/>
                  <w:kern w:val="0"/>
                  <w:sz w:val="18"/>
                  <w:szCs w:val="16"/>
                  <w:rPrChange w:id="878" w:author="user" w:date="2021-12-20T13:07:00Z">
                    <w:rPr>
                      <w:rFonts w:ascii="新細明體" w:hAnsi="新細明體" w:cs="新細明體" w:hint="eastAsia"/>
                      <w:color w:val="000000"/>
                      <w:kern w:val="0"/>
                    </w:rPr>
                  </w:rPrChange>
                </w:rPr>
                <w:t>A negative state derivative, considered as a gain to the system pool of mobile energy</w:t>
              </w:r>
            </w:ins>
          </w:p>
        </w:tc>
      </w:tr>
      <w:tr w:rsidR="004A1C21" w:rsidRPr="004A1C21" w:rsidTr="004A1C21">
        <w:trPr>
          <w:trHeight w:val="20"/>
          <w:jc w:val="center"/>
          <w:ins w:id="879" w:author="user" w:date="2021-12-20T12:18:00Z"/>
          <w:trPrChange w:id="880" w:author="user" w:date="2021-12-20T13:10:00Z">
            <w:trPr>
              <w:trHeight w:val="20"/>
              <w:jc w:val="center"/>
            </w:trPr>
          </w:trPrChange>
        </w:trPr>
        <w:tc>
          <w:tcPr>
            <w:tcW w:w="993" w:type="dxa"/>
            <w:noWrap/>
            <w:hideMark/>
            <w:tcPrChange w:id="881" w:author="user" w:date="2021-12-20T13:10:00Z">
              <w:tcPr>
                <w:tcW w:w="993" w:type="dxa"/>
                <w:gridSpan w:val="2"/>
                <w:noWrap/>
                <w:hideMark/>
              </w:tcPr>
            </w:tcPrChange>
          </w:tcPr>
          <w:p w:rsidR="004A1C21" w:rsidRPr="004A1C21" w:rsidRDefault="004A1C21" w:rsidP="004A1C21">
            <w:pPr>
              <w:widowControl/>
              <w:rPr>
                <w:ins w:id="882" w:author="user" w:date="2021-12-20T12:18:00Z"/>
                <w:color w:val="000000"/>
                <w:kern w:val="0"/>
                <w:sz w:val="18"/>
                <w:szCs w:val="16"/>
                <w:rPrChange w:id="883" w:author="user" w:date="2021-12-20T13:07:00Z">
                  <w:rPr>
                    <w:ins w:id="884" w:author="user" w:date="2021-12-20T12:18:00Z"/>
                    <w:rFonts w:ascii="新細明體" w:hAnsi="新細明體" w:cs="新細明體" w:hint="eastAsia"/>
                    <w:color w:val="000000"/>
                    <w:kern w:val="0"/>
                  </w:rPr>
                </w:rPrChange>
              </w:rPr>
            </w:pPr>
            <m:oMath>
              <m:sSub>
                <m:sSubPr>
                  <m:ctrlPr>
                    <w:ins w:id="885" w:author="user" w:date="2021-12-20T13:04:00Z">
                      <w:rPr>
                        <w:rFonts w:ascii="Cambria Math" w:hAnsi="Cambria Math"/>
                        <w:i/>
                        <w:color w:val="000000"/>
                        <w:kern w:val="0"/>
                        <w:sz w:val="18"/>
                        <w:rPrChange w:id="886" w:author="user" w:date="2021-12-20T13:07:00Z">
                          <w:rPr>
                            <w:rFonts w:ascii="Cambria Math" w:hAnsi="Cambria Math"/>
                            <w:i/>
                            <w:color w:val="000000"/>
                            <w:kern w:val="0"/>
                            <w:sz w:val="16"/>
                          </w:rPr>
                        </w:rPrChange>
                      </w:rPr>
                    </w:ins>
                  </m:ctrlPr>
                </m:sSubPr>
                <m:e>
                  <m:r>
                    <w:ins w:id="887" w:author="user" w:date="2021-12-20T13:04:00Z">
                      <w:rPr>
                        <w:rFonts w:ascii="Cambria Math" w:hAnsi="Cambria Math"/>
                        <w:color w:val="000000"/>
                        <w:kern w:val="0"/>
                        <w:sz w:val="18"/>
                        <w:rPrChange w:id="888" w:author="user" w:date="2021-12-20T13:07:00Z">
                          <w:rPr>
                            <w:rFonts w:ascii="Cambria Math" w:hAnsi="Cambria Math"/>
                            <w:color w:val="000000"/>
                            <w:kern w:val="0"/>
                            <w:sz w:val="16"/>
                          </w:rPr>
                        </w:rPrChange>
                      </w:rPr>
                      <m:t>(</m:t>
                    </w:ins>
                  </m:r>
                  <m:sSub>
                    <m:sSubPr>
                      <m:ctrlPr>
                        <w:ins w:id="889" w:author="user" w:date="2021-12-20T13:04:00Z">
                          <w:rPr>
                            <w:rFonts w:ascii="Cambria Math" w:hAnsi="Cambria Math"/>
                            <w:i/>
                            <w:color w:val="000000"/>
                            <w:kern w:val="0"/>
                            <w:sz w:val="18"/>
                            <w:rPrChange w:id="890" w:author="user" w:date="2021-12-20T13:07:00Z">
                              <w:rPr>
                                <w:rFonts w:ascii="Cambria Math" w:hAnsi="Cambria Math"/>
                                <w:i/>
                                <w:color w:val="000000"/>
                                <w:kern w:val="0"/>
                                <w:sz w:val="16"/>
                              </w:rPr>
                            </w:rPrChange>
                          </w:rPr>
                        </w:ins>
                      </m:ctrlPr>
                    </m:sSubPr>
                    <m:e>
                      <m:r>
                        <w:ins w:id="891" w:author="user" w:date="2021-12-20T13:04:00Z">
                          <w:rPr>
                            <w:rFonts w:ascii="Cambria Math" w:hAnsi="Cambria Math"/>
                            <w:color w:val="000000"/>
                            <w:kern w:val="0"/>
                            <w:sz w:val="18"/>
                            <w:rPrChange w:id="892" w:author="user" w:date="2021-12-20T13:07:00Z">
                              <w:rPr>
                                <w:rFonts w:ascii="Cambria Math" w:hAnsi="Cambria Math"/>
                                <w:color w:val="000000"/>
                                <w:kern w:val="0"/>
                                <w:sz w:val="16"/>
                              </w:rPr>
                            </w:rPrChange>
                          </w:rPr>
                          <m:t>x</m:t>
                        </w:ins>
                      </m:r>
                    </m:e>
                    <m:sub>
                      <m:r>
                        <w:ins w:id="893" w:author="user" w:date="2021-12-20T13:04:00Z">
                          <w:rPr>
                            <w:rFonts w:ascii="Cambria Math" w:hAnsi="Cambria Math"/>
                            <w:color w:val="000000"/>
                            <w:kern w:val="0"/>
                            <w:sz w:val="18"/>
                            <w:rPrChange w:id="894" w:author="user" w:date="2021-12-20T13:07:00Z">
                              <w:rPr>
                                <w:rFonts w:ascii="Cambria Math" w:hAnsi="Cambria Math"/>
                                <w:color w:val="000000"/>
                                <w:kern w:val="0"/>
                                <w:sz w:val="16"/>
                              </w:rPr>
                            </w:rPrChange>
                          </w:rPr>
                          <m:t>i</m:t>
                        </w:ins>
                      </m:r>
                    </m:sub>
                  </m:sSub>
                  <m:r>
                    <w:ins w:id="895" w:author="user" w:date="2021-12-20T13:04:00Z">
                      <w:rPr>
                        <w:rFonts w:ascii="Cambria Math" w:hAnsi="Cambria Math"/>
                        <w:color w:val="000000"/>
                        <w:kern w:val="0"/>
                        <w:sz w:val="18"/>
                        <w:rPrChange w:id="896" w:author="user" w:date="2021-12-20T13:07:00Z">
                          <w:rPr>
                            <w:rFonts w:ascii="Cambria Math" w:hAnsi="Cambria Math"/>
                            <w:color w:val="000000"/>
                            <w:kern w:val="0"/>
                            <w:sz w:val="16"/>
                          </w:rPr>
                        </w:rPrChange>
                      </w:rPr>
                      <m:t>)</m:t>
                    </w:ins>
                  </m:r>
                </m:e>
                <m:sub>
                  <m:r>
                    <w:ins w:id="897" w:author="user" w:date="2021-12-20T13:04:00Z">
                      <w:rPr>
                        <w:rFonts w:ascii="Cambria Math" w:hAnsi="Cambria Math"/>
                        <w:color w:val="000000"/>
                        <w:kern w:val="0"/>
                        <w:sz w:val="18"/>
                        <w:rPrChange w:id="898" w:author="user" w:date="2021-12-20T13:07:00Z">
                          <w:rPr>
                            <w:rFonts w:ascii="Cambria Math" w:hAnsi="Cambria Math"/>
                            <w:color w:val="000000"/>
                            <w:kern w:val="0"/>
                            <w:sz w:val="16"/>
                          </w:rPr>
                        </w:rPrChange>
                      </w:rPr>
                      <m:t>+</m:t>
                    </w:ins>
                  </m:r>
                </m:sub>
              </m:sSub>
            </m:oMath>
            <w:ins w:id="899" w:author="user" w:date="2021-12-20T13:04:00Z">
              <w:r w:rsidRPr="004A1C21">
                <w:rPr>
                  <w:color w:val="000000"/>
                  <w:kern w:val="0"/>
                  <w:sz w:val="18"/>
                  <w:szCs w:val="16"/>
                  <w:rPrChange w:id="900" w:author="user" w:date="2021-12-20T13:07:00Z">
                    <w:rPr>
                      <w:color w:val="000000"/>
                      <w:kern w:val="0"/>
                      <w:sz w:val="16"/>
                      <w:szCs w:val="16"/>
                    </w:rPr>
                  </w:rPrChange>
                </w:rPr>
                <w:t xml:space="preserve"> </w:t>
              </w:r>
            </w:ins>
          </w:p>
        </w:tc>
        <w:tc>
          <w:tcPr>
            <w:tcW w:w="7313" w:type="dxa"/>
            <w:noWrap/>
            <w:hideMark/>
            <w:tcPrChange w:id="901" w:author="user" w:date="2021-12-20T13:10:00Z">
              <w:tcPr>
                <w:tcW w:w="7313" w:type="dxa"/>
                <w:noWrap/>
                <w:hideMark/>
              </w:tcPr>
            </w:tcPrChange>
          </w:tcPr>
          <w:p w:rsidR="004A1C21" w:rsidRPr="004A1C21" w:rsidRDefault="004A1C21" w:rsidP="004A1C21">
            <w:pPr>
              <w:widowControl/>
              <w:rPr>
                <w:ins w:id="902" w:author="user" w:date="2021-12-20T12:18:00Z"/>
                <w:color w:val="000000"/>
                <w:kern w:val="0"/>
                <w:sz w:val="18"/>
                <w:szCs w:val="16"/>
                <w:rPrChange w:id="903" w:author="user" w:date="2021-12-20T13:07:00Z">
                  <w:rPr>
                    <w:ins w:id="904" w:author="user" w:date="2021-12-20T12:18:00Z"/>
                    <w:rFonts w:ascii="新細明體" w:hAnsi="新細明體" w:cs="新細明體" w:hint="eastAsia"/>
                    <w:color w:val="000000"/>
                    <w:kern w:val="0"/>
                  </w:rPr>
                </w:rPrChange>
              </w:rPr>
            </w:pPr>
            <w:ins w:id="905" w:author="user" w:date="2021-12-20T12:18:00Z">
              <w:r w:rsidRPr="004A1C21">
                <w:rPr>
                  <w:color w:val="000000"/>
                  <w:kern w:val="0"/>
                  <w:sz w:val="18"/>
                  <w:szCs w:val="16"/>
                  <w:rPrChange w:id="906" w:author="user" w:date="2021-12-20T13:07:00Z">
                    <w:rPr>
                      <w:rFonts w:ascii="新細明體" w:hAnsi="新細明體" w:cs="新細明體" w:hint="eastAsia"/>
                      <w:color w:val="000000"/>
                      <w:kern w:val="0"/>
                    </w:rPr>
                  </w:rPrChange>
                </w:rPr>
                <w:t>A positive state derivative, considered as a loss from the system pool of mobile energy</w:t>
              </w:r>
            </w:ins>
          </w:p>
        </w:tc>
      </w:tr>
      <w:tr w:rsidR="004A1C21" w:rsidRPr="004A1C21" w:rsidTr="004A1C21">
        <w:trPr>
          <w:trHeight w:val="20"/>
          <w:jc w:val="center"/>
          <w:ins w:id="907" w:author="user" w:date="2021-12-20T12:18:00Z"/>
          <w:trPrChange w:id="908" w:author="user" w:date="2021-12-20T13:10:00Z">
            <w:trPr>
              <w:trHeight w:val="20"/>
              <w:jc w:val="center"/>
            </w:trPr>
          </w:trPrChange>
        </w:trPr>
        <w:tc>
          <w:tcPr>
            <w:tcW w:w="993" w:type="dxa"/>
            <w:noWrap/>
            <w:hideMark/>
            <w:tcPrChange w:id="909" w:author="user" w:date="2021-12-20T13:10:00Z">
              <w:tcPr>
                <w:tcW w:w="993" w:type="dxa"/>
                <w:gridSpan w:val="2"/>
                <w:noWrap/>
                <w:hideMark/>
              </w:tcPr>
            </w:tcPrChange>
          </w:tcPr>
          <w:p w:rsidR="004A1C21" w:rsidRPr="004A1C21" w:rsidRDefault="004A1C21" w:rsidP="004A1C21">
            <w:pPr>
              <w:widowControl/>
              <w:rPr>
                <w:ins w:id="910" w:author="user" w:date="2021-12-20T12:18:00Z"/>
                <w:color w:val="000000"/>
                <w:kern w:val="0"/>
                <w:sz w:val="18"/>
                <w:szCs w:val="16"/>
                <w:rPrChange w:id="911" w:author="user" w:date="2021-12-20T13:07:00Z">
                  <w:rPr>
                    <w:ins w:id="912" w:author="user" w:date="2021-12-20T12:18:00Z"/>
                    <w:rFonts w:ascii="新細明體" w:hAnsi="新細明體" w:cs="新細明體" w:hint="eastAsia"/>
                    <w:color w:val="000000"/>
                    <w:kern w:val="0"/>
                  </w:rPr>
                </w:rPrChange>
              </w:rPr>
            </w:pPr>
            <m:oMath>
              <m:sSub>
                <m:sSubPr>
                  <m:ctrlPr>
                    <w:ins w:id="913" w:author="user" w:date="2021-12-20T13:03:00Z">
                      <w:rPr>
                        <w:rFonts w:ascii="Cambria Math" w:hAnsi="Cambria Math"/>
                        <w:i/>
                        <w:color w:val="000000"/>
                        <w:kern w:val="0"/>
                        <w:sz w:val="18"/>
                        <w:rPrChange w:id="914" w:author="user" w:date="2021-12-20T13:07:00Z">
                          <w:rPr>
                            <w:rFonts w:ascii="Cambria Math" w:hAnsi="Cambria Math"/>
                            <w:i/>
                            <w:color w:val="000000"/>
                            <w:kern w:val="0"/>
                            <w:sz w:val="16"/>
                          </w:rPr>
                        </w:rPrChange>
                      </w:rPr>
                    </w:ins>
                  </m:ctrlPr>
                </m:sSubPr>
                <m:e>
                  <m:r>
                    <w:ins w:id="915" w:author="user" w:date="2021-12-20T13:03:00Z">
                      <w:rPr>
                        <w:rFonts w:ascii="Cambria Math" w:hAnsi="Cambria Math" w:hint="eastAsia"/>
                        <w:color w:val="000000"/>
                        <w:kern w:val="0"/>
                        <w:sz w:val="18"/>
                        <w:rPrChange w:id="916" w:author="user" w:date="2021-12-20T13:07:00Z">
                          <w:rPr>
                            <w:rFonts w:ascii="Cambria Math" w:hAnsi="Cambria Math" w:hint="eastAsia"/>
                            <w:color w:val="000000"/>
                            <w:kern w:val="0"/>
                            <w:sz w:val="16"/>
                          </w:rPr>
                        </w:rPrChange>
                      </w:rPr>
                      <m:t>Z</m:t>
                    </w:ins>
                  </m:r>
                </m:e>
                <m:sub>
                  <m:r>
                    <w:ins w:id="917" w:author="user" w:date="2021-12-20T13:03:00Z">
                      <w:rPr>
                        <w:rFonts w:ascii="Cambria Math" w:hAnsi="Cambria Math"/>
                        <w:color w:val="000000"/>
                        <w:kern w:val="0"/>
                        <w:sz w:val="18"/>
                        <w:rPrChange w:id="918" w:author="user" w:date="2021-12-20T13:07:00Z">
                          <w:rPr>
                            <w:rFonts w:ascii="Cambria Math" w:hAnsi="Cambria Math"/>
                            <w:color w:val="000000"/>
                            <w:kern w:val="0"/>
                            <w:sz w:val="16"/>
                          </w:rPr>
                        </w:rPrChange>
                      </w:rPr>
                      <m:t>i0</m:t>
                    </w:ins>
                  </m:r>
                </m:sub>
              </m:sSub>
            </m:oMath>
            <w:ins w:id="919" w:author="user" w:date="2021-12-20T13:03:00Z">
              <w:r w:rsidRPr="004A1C21">
                <w:rPr>
                  <w:color w:val="000000"/>
                  <w:kern w:val="0"/>
                  <w:sz w:val="18"/>
                  <w:szCs w:val="16"/>
                  <w:rPrChange w:id="920" w:author="user" w:date="2021-12-20T13:07:00Z">
                    <w:rPr>
                      <w:color w:val="000000"/>
                      <w:kern w:val="0"/>
                      <w:sz w:val="16"/>
                      <w:szCs w:val="16"/>
                    </w:rPr>
                  </w:rPrChange>
                </w:rPr>
                <w:t xml:space="preserve"> </w:t>
              </w:r>
            </w:ins>
          </w:p>
        </w:tc>
        <w:tc>
          <w:tcPr>
            <w:tcW w:w="7313" w:type="dxa"/>
            <w:noWrap/>
            <w:hideMark/>
            <w:tcPrChange w:id="921" w:author="user" w:date="2021-12-20T13:10:00Z">
              <w:tcPr>
                <w:tcW w:w="7313" w:type="dxa"/>
                <w:noWrap/>
                <w:hideMark/>
              </w:tcPr>
            </w:tcPrChange>
          </w:tcPr>
          <w:p w:rsidR="004A1C21" w:rsidRPr="004A1C21" w:rsidRDefault="004A1C21" w:rsidP="004A1C21">
            <w:pPr>
              <w:widowControl/>
              <w:rPr>
                <w:ins w:id="922" w:author="user" w:date="2021-12-20T12:18:00Z"/>
                <w:color w:val="000000"/>
                <w:kern w:val="0"/>
                <w:sz w:val="18"/>
                <w:szCs w:val="16"/>
                <w:rPrChange w:id="923" w:author="user" w:date="2021-12-20T13:07:00Z">
                  <w:rPr>
                    <w:ins w:id="924" w:author="user" w:date="2021-12-20T12:18:00Z"/>
                    <w:rFonts w:ascii="新細明體" w:hAnsi="新細明體" w:cs="新細明體" w:hint="eastAsia"/>
                    <w:color w:val="000000"/>
                    <w:kern w:val="0"/>
                  </w:rPr>
                </w:rPrChange>
              </w:rPr>
            </w:pPr>
            <w:ins w:id="925" w:author="user" w:date="2021-12-20T12:18:00Z">
              <w:r w:rsidRPr="004A1C21">
                <w:rPr>
                  <w:color w:val="000000"/>
                  <w:kern w:val="0"/>
                  <w:sz w:val="18"/>
                  <w:szCs w:val="16"/>
                  <w:rPrChange w:id="926" w:author="user" w:date="2021-12-20T13:07:00Z">
                    <w:rPr>
                      <w:color w:val="000000"/>
                      <w:kern w:val="0"/>
                      <w:sz w:val="16"/>
                      <w:szCs w:val="16"/>
                    </w:rPr>
                  </w:rPrChange>
                </w:rPr>
                <w:t xml:space="preserve">Flow into compartment </w:t>
              </w:r>
            </w:ins>
            <m:oMath>
              <m:r>
                <w:ins w:id="927" w:author="user" w:date="2021-12-20T13:10:00Z">
                  <w:rPr>
                    <w:rFonts w:ascii="Cambria Math" w:hAnsi="Cambria Math"/>
                    <w:color w:val="000000"/>
                    <w:kern w:val="0"/>
                    <w:sz w:val="18"/>
                  </w:rPr>
                  <m:t>i</m:t>
                </w:ins>
              </m:r>
            </m:oMath>
            <w:ins w:id="928" w:author="user" w:date="2021-12-20T12:18:00Z">
              <w:r w:rsidRPr="004A1C21">
                <w:rPr>
                  <w:color w:val="000000"/>
                  <w:kern w:val="0"/>
                  <w:sz w:val="18"/>
                  <w:szCs w:val="16"/>
                  <w:rPrChange w:id="929" w:author="user" w:date="2021-12-20T13:07:00Z">
                    <w:rPr>
                      <w:rFonts w:ascii="新細明體" w:hAnsi="新細明體" w:cs="新細明體" w:hint="eastAsia"/>
                      <w:color w:val="000000"/>
                      <w:kern w:val="0"/>
                    </w:rPr>
                  </w:rPrChange>
                </w:rPr>
                <w:t xml:space="preserve"> from outside the network</w:t>
              </w:r>
            </w:ins>
          </w:p>
        </w:tc>
      </w:tr>
      <w:tr w:rsidR="004A1C21" w:rsidRPr="004A1C21" w:rsidTr="004A1C21">
        <w:trPr>
          <w:trHeight w:val="20"/>
          <w:jc w:val="center"/>
          <w:ins w:id="930" w:author="user" w:date="2021-12-20T12:18:00Z"/>
          <w:trPrChange w:id="931" w:author="user" w:date="2021-12-20T13:10:00Z">
            <w:trPr>
              <w:trHeight w:val="20"/>
              <w:jc w:val="center"/>
            </w:trPr>
          </w:trPrChange>
        </w:trPr>
        <w:tc>
          <w:tcPr>
            <w:tcW w:w="993" w:type="dxa"/>
            <w:noWrap/>
            <w:hideMark/>
            <w:tcPrChange w:id="932" w:author="user" w:date="2021-12-20T13:10:00Z">
              <w:tcPr>
                <w:tcW w:w="993" w:type="dxa"/>
                <w:gridSpan w:val="2"/>
                <w:noWrap/>
                <w:hideMark/>
              </w:tcPr>
            </w:tcPrChange>
          </w:tcPr>
          <w:p w:rsidR="004A1C21" w:rsidRPr="004A1C21" w:rsidRDefault="004A1C21" w:rsidP="004A1C21">
            <w:pPr>
              <w:widowControl/>
              <w:rPr>
                <w:ins w:id="933" w:author="user" w:date="2021-12-20T12:18:00Z"/>
                <w:color w:val="000000"/>
                <w:kern w:val="0"/>
                <w:sz w:val="18"/>
                <w:szCs w:val="16"/>
                <w:rPrChange w:id="934" w:author="user" w:date="2021-12-20T13:07:00Z">
                  <w:rPr>
                    <w:ins w:id="935" w:author="user" w:date="2021-12-20T12:18:00Z"/>
                    <w:rFonts w:ascii="新細明體" w:hAnsi="新細明體" w:cs="新細明體" w:hint="eastAsia"/>
                    <w:color w:val="000000"/>
                    <w:kern w:val="0"/>
                  </w:rPr>
                </w:rPrChange>
              </w:rPr>
              <w:pPrChange w:id="936" w:author="user" w:date="2021-12-20T13:03:00Z">
                <w:pPr>
                  <w:widowControl/>
                </w:pPr>
              </w:pPrChange>
            </w:pPr>
            <m:oMath>
              <m:sSub>
                <m:sSubPr>
                  <m:ctrlPr>
                    <w:ins w:id="937" w:author="user" w:date="2021-12-20T13:03:00Z">
                      <w:rPr>
                        <w:rFonts w:ascii="Cambria Math" w:hAnsi="Cambria Math"/>
                        <w:i/>
                        <w:color w:val="000000"/>
                        <w:kern w:val="0"/>
                        <w:sz w:val="18"/>
                        <w:rPrChange w:id="938" w:author="user" w:date="2021-12-20T13:07:00Z">
                          <w:rPr>
                            <w:rFonts w:ascii="Cambria Math" w:hAnsi="Cambria Math"/>
                            <w:i/>
                            <w:color w:val="000000"/>
                            <w:kern w:val="0"/>
                            <w:sz w:val="16"/>
                          </w:rPr>
                        </w:rPrChange>
                      </w:rPr>
                    </w:ins>
                  </m:ctrlPr>
                </m:sSubPr>
                <m:e>
                  <m:r>
                    <w:ins w:id="939" w:author="user" w:date="2021-12-20T13:03:00Z">
                      <w:rPr>
                        <w:rFonts w:ascii="Cambria Math" w:hAnsi="Cambria Math" w:hint="eastAsia"/>
                        <w:color w:val="000000"/>
                        <w:kern w:val="0"/>
                        <w:sz w:val="18"/>
                        <w:rPrChange w:id="940" w:author="user" w:date="2021-12-20T13:07:00Z">
                          <w:rPr>
                            <w:rFonts w:ascii="Cambria Math" w:hAnsi="Cambria Math" w:hint="eastAsia"/>
                            <w:color w:val="000000"/>
                            <w:kern w:val="0"/>
                            <w:sz w:val="16"/>
                          </w:rPr>
                        </w:rPrChange>
                      </w:rPr>
                      <m:t>Y</m:t>
                    </w:ins>
                  </m:r>
                </m:e>
                <m:sub>
                  <m:r>
                    <w:ins w:id="941" w:author="user" w:date="2021-12-20T13:03:00Z">
                      <w:rPr>
                        <w:rFonts w:ascii="Cambria Math" w:hAnsi="Cambria Math"/>
                        <w:color w:val="000000"/>
                        <w:kern w:val="0"/>
                        <w:sz w:val="18"/>
                        <w:rPrChange w:id="942" w:author="user" w:date="2021-12-20T13:07:00Z">
                          <w:rPr>
                            <w:rFonts w:ascii="Cambria Math" w:hAnsi="Cambria Math"/>
                            <w:color w:val="000000"/>
                            <w:kern w:val="0"/>
                            <w:sz w:val="16"/>
                          </w:rPr>
                        </w:rPrChange>
                      </w:rPr>
                      <m:t>n</m:t>
                    </w:ins>
                  </m:r>
                  <m:r>
                    <w:ins w:id="943" w:author="user" w:date="2021-12-20T13:03:00Z">
                      <w:rPr>
                        <w:rFonts w:ascii="Cambria Math" w:hAnsi="Cambria Math" w:hint="eastAsia"/>
                        <w:color w:val="000000"/>
                        <w:kern w:val="0"/>
                        <w:sz w:val="18"/>
                        <w:rPrChange w:id="944" w:author="user" w:date="2021-12-20T13:07:00Z">
                          <w:rPr>
                            <w:rFonts w:ascii="Cambria Math" w:hAnsi="Cambria Math" w:hint="eastAsia"/>
                            <w:color w:val="000000"/>
                            <w:kern w:val="0"/>
                            <w:sz w:val="16"/>
                          </w:rPr>
                        </w:rPrChange>
                      </w:rPr>
                      <m:t>+</m:t>
                    </w:ins>
                  </m:r>
                  <m:r>
                    <w:ins w:id="945" w:author="user" w:date="2021-12-20T13:03:00Z">
                      <w:rPr>
                        <w:rFonts w:ascii="Cambria Math" w:hAnsi="Cambria Math"/>
                        <w:color w:val="000000"/>
                        <w:kern w:val="0"/>
                        <w:sz w:val="18"/>
                        <w:rPrChange w:id="946" w:author="user" w:date="2021-12-20T13:07:00Z">
                          <w:rPr>
                            <w:rFonts w:ascii="Cambria Math" w:hAnsi="Cambria Math"/>
                            <w:color w:val="000000"/>
                            <w:kern w:val="0"/>
                            <w:sz w:val="16"/>
                          </w:rPr>
                        </w:rPrChange>
                      </w:rPr>
                      <m:t>j</m:t>
                    </w:ins>
                  </m:r>
                </m:sub>
              </m:sSub>
            </m:oMath>
            <w:ins w:id="947" w:author="user" w:date="2021-12-20T13:03:00Z">
              <w:r w:rsidRPr="004A1C21">
                <w:rPr>
                  <w:color w:val="000000"/>
                  <w:kern w:val="0"/>
                  <w:sz w:val="18"/>
                  <w:szCs w:val="16"/>
                  <w:rPrChange w:id="948" w:author="user" w:date="2021-12-20T13:07:00Z">
                    <w:rPr>
                      <w:color w:val="000000"/>
                      <w:kern w:val="0"/>
                      <w:sz w:val="16"/>
                      <w:szCs w:val="16"/>
                    </w:rPr>
                  </w:rPrChange>
                </w:rPr>
                <w:t xml:space="preserve"> </w:t>
              </w:r>
            </w:ins>
          </w:p>
        </w:tc>
        <w:tc>
          <w:tcPr>
            <w:tcW w:w="7313" w:type="dxa"/>
            <w:noWrap/>
            <w:hideMark/>
            <w:tcPrChange w:id="949" w:author="user" w:date="2021-12-20T13:10:00Z">
              <w:tcPr>
                <w:tcW w:w="7313" w:type="dxa"/>
                <w:noWrap/>
                <w:hideMark/>
              </w:tcPr>
            </w:tcPrChange>
          </w:tcPr>
          <w:p w:rsidR="004A1C21" w:rsidRPr="004A1C21" w:rsidRDefault="004A1C21" w:rsidP="004A1C21">
            <w:pPr>
              <w:widowControl/>
              <w:rPr>
                <w:ins w:id="950" w:author="user" w:date="2021-12-20T12:18:00Z"/>
                <w:color w:val="000000"/>
                <w:kern w:val="0"/>
                <w:sz w:val="18"/>
                <w:szCs w:val="16"/>
                <w:rPrChange w:id="951" w:author="user" w:date="2021-12-20T13:07:00Z">
                  <w:rPr>
                    <w:ins w:id="952" w:author="user" w:date="2021-12-20T12:18:00Z"/>
                    <w:rFonts w:ascii="新細明體" w:hAnsi="新細明體" w:cs="新細明體" w:hint="eastAsia"/>
                    <w:color w:val="000000"/>
                    <w:kern w:val="0"/>
                  </w:rPr>
                </w:rPrChange>
              </w:rPr>
              <w:pPrChange w:id="953" w:author="user" w:date="2021-12-20T13:09:00Z">
                <w:pPr>
                  <w:widowControl/>
                </w:pPr>
              </w:pPrChange>
            </w:pPr>
            <w:ins w:id="954" w:author="user" w:date="2021-12-20T12:18:00Z">
              <w:r w:rsidRPr="004A1C21">
                <w:rPr>
                  <w:color w:val="000000"/>
                  <w:kern w:val="0"/>
                  <w:sz w:val="18"/>
                  <w:szCs w:val="16"/>
                  <w:rPrChange w:id="955" w:author="user" w:date="2021-12-20T13:07:00Z">
                    <w:rPr>
                      <w:rFonts w:ascii="新細明體" w:hAnsi="新細明體" w:cs="新細明體" w:hint="eastAsia"/>
                      <w:color w:val="000000"/>
                      <w:kern w:val="0"/>
                    </w:rPr>
                  </w:rPrChange>
                </w:rPr>
                <w:t xml:space="preserve">Flow out of the network for compartment </w:t>
              </w:r>
            </w:ins>
            <m:oMath>
              <m:r>
                <w:ins w:id="956" w:author="user" w:date="2021-12-20T13:08:00Z">
                  <w:rPr>
                    <w:rFonts w:ascii="Cambria Math" w:hAnsi="Cambria Math"/>
                    <w:color w:val="000000"/>
                    <w:kern w:val="0"/>
                    <w:sz w:val="18"/>
                  </w:rPr>
                  <m:t>j</m:t>
                </w:ins>
              </m:r>
            </m:oMath>
            <w:ins w:id="957" w:author="user" w:date="2021-12-20T12:18:00Z">
              <w:r w:rsidRPr="004A1C21">
                <w:rPr>
                  <w:color w:val="000000"/>
                  <w:kern w:val="0"/>
                  <w:sz w:val="18"/>
                  <w:szCs w:val="16"/>
                  <w:rPrChange w:id="958" w:author="user" w:date="2021-12-20T13:07:00Z">
                    <w:rPr>
                      <w:rFonts w:ascii="新細明體" w:hAnsi="新細明體" w:cs="新細明體" w:hint="eastAsia"/>
                      <w:color w:val="000000"/>
                      <w:kern w:val="0"/>
                    </w:rPr>
                  </w:rPrChange>
                </w:rPr>
                <w:t xml:space="preserve"> to compartments </w:t>
              </w:r>
            </w:ins>
            <m:oMath>
              <m:r>
                <w:ins w:id="959" w:author="user" w:date="2021-12-20T13:09:00Z">
                  <w:rPr>
                    <w:rFonts w:ascii="Cambria Math" w:hAnsi="Cambria Math"/>
                    <w:color w:val="000000"/>
                    <w:kern w:val="0"/>
                    <w:sz w:val="18"/>
                  </w:rPr>
                  <m:t>n+1</m:t>
                </w:ins>
              </m:r>
            </m:oMath>
            <w:ins w:id="960" w:author="user" w:date="2021-12-20T12:18:00Z">
              <w:r w:rsidRPr="004A1C21">
                <w:rPr>
                  <w:color w:val="000000"/>
                  <w:kern w:val="0"/>
                  <w:sz w:val="18"/>
                  <w:szCs w:val="16"/>
                  <w:rPrChange w:id="961" w:author="user" w:date="2021-12-20T13:07:00Z">
                    <w:rPr>
                      <w:rFonts w:ascii="新細明體" w:hAnsi="新細明體" w:cs="新細明體" w:hint="eastAsia"/>
                      <w:color w:val="000000"/>
                      <w:kern w:val="0"/>
                    </w:rPr>
                  </w:rPrChange>
                </w:rPr>
                <w:t xml:space="preserve"> and </w:t>
              </w:r>
            </w:ins>
            <m:oMath>
              <m:r>
                <w:ins w:id="962" w:author="user" w:date="2021-12-20T13:09:00Z">
                  <w:rPr>
                    <w:rFonts w:ascii="Cambria Math" w:hAnsi="Cambria Math"/>
                    <w:color w:val="000000"/>
                    <w:kern w:val="0"/>
                    <w:sz w:val="18"/>
                  </w:rPr>
                  <m:t>n+</m:t>
                </w:ins>
              </m:r>
              <m:r>
                <w:ins w:id="963" w:author="user" w:date="2021-12-20T13:09:00Z">
                  <w:rPr>
                    <w:rFonts w:ascii="Cambria Math" w:hAnsi="Cambria Math"/>
                    <w:color w:val="000000"/>
                    <w:kern w:val="0"/>
                    <w:sz w:val="18"/>
                  </w:rPr>
                  <m:t>2</m:t>
                </w:ins>
              </m:r>
            </m:oMath>
            <w:ins w:id="964" w:author="user" w:date="2021-12-20T12:18:00Z">
              <w:r w:rsidRPr="004A1C21">
                <w:rPr>
                  <w:color w:val="000000"/>
                  <w:kern w:val="0"/>
                  <w:sz w:val="18"/>
                  <w:szCs w:val="16"/>
                  <w:rPrChange w:id="965" w:author="user" w:date="2021-12-20T13:07:00Z">
                    <w:rPr>
                      <w:rFonts w:ascii="新細明體" w:hAnsi="新細明體" w:cs="新細明體" w:hint="eastAsia"/>
                      <w:color w:val="000000"/>
                      <w:kern w:val="0"/>
                    </w:rPr>
                  </w:rPrChange>
                </w:rPr>
                <w:t xml:space="preserve"> respectively</w:t>
              </w:r>
            </w:ins>
          </w:p>
        </w:tc>
      </w:tr>
      <w:tr w:rsidR="004A1C21" w:rsidRPr="004A1C21" w:rsidTr="004A1C21">
        <w:trPr>
          <w:trHeight w:val="20"/>
          <w:jc w:val="center"/>
          <w:ins w:id="966" w:author="user" w:date="2021-12-20T12:18:00Z"/>
          <w:trPrChange w:id="967" w:author="user" w:date="2021-12-20T13:10:00Z">
            <w:trPr>
              <w:trHeight w:val="20"/>
              <w:jc w:val="center"/>
            </w:trPr>
          </w:trPrChange>
        </w:trPr>
        <w:tc>
          <w:tcPr>
            <w:tcW w:w="993" w:type="dxa"/>
            <w:noWrap/>
            <w:hideMark/>
            <w:tcPrChange w:id="968" w:author="user" w:date="2021-12-20T13:10:00Z">
              <w:tcPr>
                <w:tcW w:w="993" w:type="dxa"/>
                <w:gridSpan w:val="2"/>
                <w:noWrap/>
                <w:hideMark/>
              </w:tcPr>
            </w:tcPrChange>
          </w:tcPr>
          <w:p w:rsidR="004A1C21" w:rsidRPr="004A1C21" w:rsidRDefault="004A1C21" w:rsidP="004A1C21">
            <w:pPr>
              <w:widowControl/>
              <w:rPr>
                <w:ins w:id="969" w:author="user" w:date="2021-12-20T12:18:00Z"/>
                <w:color w:val="000000"/>
                <w:kern w:val="0"/>
                <w:sz w:val="18"/>
                <w:szCs w:val="16"/>
                <w:rPrChange w:id="970" w:author="user" w:date="2021-12-20T13:07:00Z">
                  <w:rPr>
                    <w:ins w:id="971" w:author="user" w:date="2021-12-20T12:18:00Z"/>
                    <w:rFonts w:ascii="新細明體" w:hAnsi="新細明體" w:cs="新細明體" w:hint="eastAsia"/>
                    <w:color w:val="000000"/>
                    <w:kern w:val="0"/>
                  </w:rPr>
                </w:rPrChange>
              </w:rPr>
            </w:pPr>
            <m:oMath>
              <m:sSub>
                <m:sSubPr>
                  <m:ctrlPr>
                    <w:ins w:id="972" w:author="user" w:date="2021-12-20T13:02:00Z">
                      <w:rPr>
                        <w:rFonts w:ascii="Cambria Math" w:hAnsi="Cambria Math"/>
                        <w:i/>
                        <w:color w:val="000000"/>
                        <w:kern w:val="0"/>
                        <w:sz w:val="18"/>
                        <w:rPrChange w:id="973" w:author="user" w:date="2021-12-20T13:07:00Z">
                          <w:rPr>
                            <w:rFonts w:ascii="Cambria Math" w:hAnsi="Cambria Math"/>
                            <w:i/>
                            <w:color w:val="000000"/>
                            <w:kern w:val="0"/>
                            <w:sz w:val="16"/>
                          </w:rPr>
                        </w:rPrChange>
                      </w:rPr>
                    </w:ins>
                  </m:ctrlPr>
                </m:sSubPr>
                <m:e>
                  <m:r>
                    <w:ins w:id="974" w:author="user" w:date="2021-12-20T13:02:00Z">
                      <w:rPr>
                        <w:rFonts w:ascii="Cambria Math" w:hAnsi="Cambria Math" w:hint="eastAsia"/>
                        <w:color w:val="000000"/>
                        <w:kern w:val="0"/>
                        <w:sz w:val="18"/>
                        <w:rPrChange w:id="975" w:author="user" w:date="2021-12-20T13:07:00Z">
                          <w:rPr>
                            <w:rFonts w:ascii="Cambria Math" w:hAnsi="Cambria Math" w:hint="eastAsia"/>
                            <w:color w:val="000000"/>
                            <w:kern w:val="0"/>
                            <w:sz w:val="16"/>
                          </w:rPr>
                        </w:rPrChange>
                      </w:rPr>
                      <m:t>C</m:t>
                    </w:ins>
                  </m:r>
                </m:e>
                <m:sub>
                  <m:r>
                    <w:ins w:id="976" w:author="user" w:date="2021-12-20T13:02:00Z">
                      <w:rPr>
                        <w:rFonts w:ascii="Cambria Math" w:hAnsi="Cambria Math"/>
                        <w:color w:val="000000"/>
                        <w:kern w:val="0"/>
                        <w:sz w:val="18"/>
                        <w:rPrChange w:id="977" w:author="user" w:date="2021-12-20T13:07:00Z">
                          <w:rPr>
                            <w:rFonts w:ascii="Cambria Math" w:hAnsi="Cambria Math"/>
                            <w:color w:val="000000"/>
                            <w:kern w:val="0"/>
                            <w:sz w:val="16"/>
                          </w:rPr>
                        </w:rPrChange>
                      </w:rPr>
                      <m:t>ij</m:t>
                    </w:ins>
                  </m:r>
                </m:sub>
              </m:sSub>
            </m:oMath>
            <w:ins w:id="978" w:author="user" w:date="2021-12-20T13:02:00Z">
              <w:r w:rsidRPr="004A1C21">
                <w:rPr>
                  <w:color w:val="000000"/>
                  <w:kern w:val="0"/>
                  <w:sz w:val="18"/>
                  <w:szCs w:val="16"/>
                  <w:rPrChange w:id="979" w:author="user" w:date="2021-12-20T13:07:00Z">
                    <w:rPr>
                      <w:color w:val="000000"/>
                      <w:kern w:val="0"/>
                      <w:sz w:val="16"/>
                      <w:szCs w:val="16"/>
                    </w:rPr>
                  </w:rPrChange>
                </w:rPr>
                <w:t xml:space="preserve"> </w:t>
              </w:r>
            </w:ins>
          </w:p>
        </w:tc>
        <w:tc>
          <w:tcPr>
            <w:tcW w:w="7313" w:type="dxa"/>
            <w:noWrap/>
            <w:hideMark/>
            <w:tcPrChange w:id="980" w:author="user" w:date="2021-12-20T13:10:00Z">
              <w:tcPr>
                <w:tcW w:w="7313" w:type="dxa"/>
                <w:noWrap/>
                <w:hideMark/>
              </w:tcPr>
            </w:tcPrChange>
          </w:tcPr>
          <w:p w:rsidR="004A1C21" w:rsidRPr="004A1C21" w:rsidRDefault="004A1C21" w:rsidP="004A1C21">
            <w:pPr>
              <w:widowControl/>
              <w:rPr>
                <w:ins w:id="981" w:author="user" w:date="2021-12-20T12:18:00Z"/>
                <w:color w:val="000000"/>
                <w:kern w:val="0"/>
                <w:sz w:val="18"/>
                <w:szCs w:val="16"/>
                <w:rPrChange w:id="982" w:author="user" w:date="2021-12-20T13:07:00Z">
                  <w:rPr>
                    <w:ins w:id="983" w:author="user" w:date="2021-12-20T12:18:00Z"/>
                    <w:rFonts w:ascii="新細明體" w:hAnsi="新細明體" w:cs="新細明體" w:hint="eastAsia"/>
                    <w:color w:val="000000"/>
                    <w:kern w:val="0"/>
                  </w:rPr>
                </w:rPrChange>
              </w:rPr>
              <w:pPrChange w:id="984" w:author="user" w:date="2021-12-20T13:06:00Z">
                <w:pPr>
                  <w:widowControl/>
                </w:pPr>
              </w:pPrChange>
            </w:pPr>
            <w:ins w:id="985" w:author="user" w:date="2021-12-20T12:18:00Z">
              <w:r w:rsidRPr="004A1C21">
                <w:rPr>
                  <w:color w:val="000000"/>
                  <w:kern w:val="0"/>
                  <w:sz w:val="18"/>
                  <w:szCs w:val="16"/>
                  <w:rPrChange w:id="986" w:author="user" w:date="2021-12-20T13:07:00Z">
                    <w:rPr>
                      <w:rFonts w:ascii="新細明體" w:hAnsi="新細明體" w:cs="新細明體" w:hint="eastAsia"/>
                      <w:color w:val="000000"/>
                      <w:kern w:val="0"/>
                    </w:rPr>
                  </w:rPrChange>
                </w:rPr>
                <w:t xml:space="preserve">The number of species with which both </w:t>
              </w:r>
            </w:ins>
            <m:oMath>
              <m:r>
                <w:ins w:id="987" w:author="user" w:date="2021-12-20T13:10:00Z">
                  <w:rPr>
                    <w:rFonts w:ascii="Cambria Math" w:hAnsi="Cambria Math"/>
                    <w:color w:val="000000"/>
                    <w:kern w:val="0"/>
                    <w:sz w:val="18"/>
                  </w:rPr>
                  <m:t>i</m:t>
                </w:ins>
              </m:r>
            </m:oMath>
            <w:ins w:id="988" w:author="user" w:date="2021-12-20T12:18:00Z">
              <w:r w:rsidRPr="004A1C21">
                <w:rPr>
                  <w:color w:val="000000"/>
                  <w:kern w:val="0"/>
                  <w:sz w:val="18"/>
                  <w:szCs w:val="16"/>
                  <w:rPrChange w:id="989" w:author="user" w:date="2021-12-20T13:07:00Z">
                    <w:rPr>
                      <w:rFonts w:ascii="新細明體" w:hAnsi="新細明體" w:cs="新細明體" w:hint="eastAsia"/>
                      <w:color w:val="000000"/>
                      <w:kern w:val="0"/>
                    </w:rPr>
                  </w:rPrChange>
                </w:rPr>
                <w:t xml:space="preserve"> </w:t>
              </w:r>
            </w:ins>
            <m:oMath>
              <m:r>
                <w:ins w:id="990" w:author="user" w:date="2021-12-20T13:09:00Z">
                  <w:rPr>
                    <w:rFonts w:ascii="Cambria Math" w:hAnsi="Cambria Math"/>
                    <w:color w:val="000000"/>
                    <w:kern w:val="0"/>
                    <w:sz w:val="18"/>
                  </w:rPr>
                  <m:t>j</m:t>
                </w:ins>
              </m:r>
            </m:oMath>
            <w:ins w:id="991" w:author="user" w:date="2021-12-20T12:18:00Z">
              <w:r w:rsidRPr="004A1C21">
                <w:rPr>
                  <w:color w:val="000000"/>
                  <w:kern w:val="0"/>
                  <w:sz w:val="18"/>
                  <w:szCs w:val="16"/>
                  <w:rPrChange w:id="992" w:author="user" w:date="2021-12-20T13:07:00Z">
                    <w:rPr>
                      <w:rFonts w:ascii="新細明體" w:hAnsi="新細明體" w:cs="新細明體" w:hint="eastAsia"/>
                      <w:color w:val="000000"/>
                      <w:kern w:val="0"/>
                    </w:rPr>
                  </w:rPrChange>
                </w:rPr>
                <w:t xml:space="preserve"> interact divided by the</w:t>
              </w:r>
            </w:ins>
            <w:ins w:id="993" w:author="user" w:date="2021-12-20T13:06:00Z">
              <w:r w:rsidRPr="004A1C21">
                <w:rPr>
                  <w:color w:val="000000"/>
                  <w:kern w:val="0"/>
                  <w:sz w:val="18"/>
                  <w:szCs w:val="16"/>
                  <w:rPrChange w:id="994" w:author="user" w:date="2021-12-20T13:07:00Z">
                    <w:rPr>
                      <w:color w:val="000000"/>
                      <w:kern w:val="0"/>
                      <w:sz w:val="16"/>
                      <w:szCs w:val="16"/>
                    </w:rPr>
                  </w:rPrChange>
                </w:rPr>
                <w:t xml:space="preserve"> </w:t>
              </w:r>
            </w:ins>
            <w:ins w:id="995" w:author="user" w:date="2021-12-20T12:18:00Z">
              <w:r w:rsidRPr="004A1C21">
                <w:rPr>
                  <w:color w:val="000000"/>
                  <w:kern w:val="0"/>
                  <w:sz w:val="18"/>
                  <w:szCs w:val="16"/>
                  <w:rPrChange w:id="996" w:author="user" w:date="2021-12-20T13:07:00Z">
                    <w:rPr>
                      <w:rFonts w:ascii="新細明體" w:hAnsi="新細明體" w:cs="新細明體" w:hint="eastAsia"/>
                      <w:color w:val="000000"/>
                      <w:kern w:val="0"/>
                    </w:rPr>
                  </w:rPrChange>
                </w:rPr>
                <w:t xml:space="preserve">number of species with which either </w:t>
              </w:r>
            </w:ins>
            <m:oMath>
              <m:r>
                <w:ins w:id="997" w:author="user" w:date="2021-12-20T13:10:00Z">
                  <w:rPr>
                    <w:rFonts w:ascii="Cambria Math" w:hAnsi="Cambria Math"/>
                    <w:color w:val="000000"/>
                    <w:kern w:val="0"/>
                    <w:sz w:val="18"/>
                  </w:rPr>
                  <m:t>i</m:t>
                </w:ins>
              </m:r>
            </m:oMath>
            <w:ins w:id="998" w:author="user" w:date="2021-12-20T12:18:00Z">
              <w:r w:rsidRPr="004A1C21">
                <w:rPr>
                  <w:color w:val="000000"/>
                  <w:kern w:val="0"/>
                  <w:sz w:val="18"/>
                  <w:szCs w:val="16"/>
                  <w:rPrChange w:id="999" w:author="user" w:date="2021-12-20T13:07:00Z">
                    <w:rPr>
                      <w:rFonts w:ascii="新細明體" w:hAnsi="新細明體" w:cs="新細明體" w:hint="eastAsia"/>
                      <w:color w:val="000000"/>
                      <w:kern w:val="0"/>
                    </w:rPr>
                  </w:rPrChange>
                </w:rPr>
                <w:t xml:space="preserve"> </w:t>
              </w:r>
            </w:ins>
            <w:ins w:id="1000" w:author="user" w:date="2021-12-20T13:38:00Z">
              <w:r w:rsidR="00AC5C21">
                <w:rPr>
                  <w:rFonts w:hint="eastAsia"/>
                  <w:color w:val="000000"/>
                  <w:kern w:val="0"/>
                  <w:sz w:val="18"/>
                  <w:szCs w:val="16"/>
                </w:rPr>
                <w:t>o</w:t>
              </w:r>
              <w:r w:rsidR="00AC5C21">
                <w:rPr>
                  <w:color w:val="000000"/>
                  <w:kern w:val="0"/>
                  <w:sz w:val="18"/>
                  <w:szCs w:val="16"/>
                </w:rPr>
                <w:t xml:space="preserve">r </w:t>
              </w:r>
            </w:ins>
            <m:oMath>
              <m:r>
                <w:ins w:id="1001" w:author="user" w:date="2021-12-20T13:09:00Z">
                  <w:rPr>
                    <w:rFonts w:ascii="Cambria Math" w:hAnsi="Cambria Math"/>
                    <w:color w:val="000000"/>
                    <w:kern w:val="0"/>
                    <w:sz w:val="18"/>
                  </w:rPr>
                  <m:t>j</m:t>
                </w:ins>
              </m:r>
            </m:oMath>
            <w:ins w:id="1002" w:author="user" w:date="2021-12-20T12:18:00Z">
              <w:r w:rsidRPr="004A1C21">
                <w:rPr>
                  <w:color w:val="000000"/>
                  <w:kern w:val="0"/>
                  <w:sz w:val="18"/>
                  <w:szCs w:val="16"/>
                  <w:rPrChange w:id="1003" w:author="user" w:date="2021-12-20T13:07:00Z">
                    <w:rPr>
                      <w:rFonts w:ascii="新細明體" w:hAnsi="新細明體" w:cs="新細明體" w:hint="eastAsia"/>
                      <w:color w:val="000000"/>
                      <w:kern w:val="0"/>
                    </w:rPr>
                  </w:rPrChange>
                </w:rPr>
                <w:t xml:space="preserve"> interact</w:t>
              </w:r>
            </w:ins>
          </w:p>
        </w:tc>
      </w:tr>
      <w:tr w:rsidR="004A1C21" w:rsidRPr="004A1C21" w:rsidTr="004A1C21">
        <w:trPr>
          <w:trHeight w:val="20"/>
          <w:jc w:val="center"/>
          <w:ins w:id="1004" w:author="user" w:date="2021-12-20T12:18:00Z"/>
          <w:trPrChange w:id="1005" w:author="user" w:date="2021-12-20T13:10:00Z">
            <w:trPr>
              <w:trHeight w:val="20"/>
              <w:jc w:val="center"/>
            </w:trPr>
          </w:trPrChange>
        </w:trPr>
        <w:tc>
          <w:tcPr>
            <w:tcW w:w="993" w:type="dxa"/>
            <w:noWrap/>
            <w:hideMark/>
            <w:tcPrChange w:id="1006" w:author="user" w:date="2021-12-20T13:10:00Z">
              <w:tcPr>
                <w:tcW w:w="993" w:type="dxa"/>
                <w:gridSpan w:val="2"/>
                <w:noWrap/>
                <w:hideMark/>
              </w:tcPr>
            </w:tcPrChange>
          </w:tcPr>
          <w:p w:rsidR="004A1C21" w:rsidRPr="004A1C21" w:rsidRDefault="004A1C21" w:rsidP="004A1C21">
            <w:pPr>
              <w:widowControl/>
              <w:rPr>
                <w:ins w:id="1007" w:author="user" w:date="2021-12-20T12:18:00Z"/>
                <w:color w:val="000000"/>
                <w:kern w:val="0"/>
                <w:sz w:val="18"/>
                <w:szCs w:val="16"/>
                <w:rPrChange w:id="1008" w:author="user" w:date="2021-12-20T13:07:00Z">
                  <w:rPr>
                    <w:ins w:id="1009" w:author="user" w:date="2021-12-20T12:18:00Z"/>
                    <w:rFonts w:ascii="新細明體" w:hAnsi="新細明體" w:cs="新細明體" w:hint="eastAsia"/>
                    <w:color w:val="000000"/>
                    <w:kern w:val="0"/>
                  </w:rPr>
                </w:rPrChange>
              </w:rPr>
            </w:pPr>
            <m:oMath>
              <m:r>
                <w:ins w:id="1010" w:author="user" w:date="2021-12-20T13:02:00Z">
                  <w:rPr>
                    <w:rFonts w:ascii="Cambria Math" w:hAnsi="Cambria Math"/>
                    <w:color w:val="000000"/>
                    <w:kern w:val="0"/>
                    <w:sz w:val="18"/>
                    <w:rPrChange w:id="1011" w:author="user" w:date="2021-12-20T13:07:00Z">
                      <w:rPr>
                        <w:rFonts w:ascii="Cambria Math" w:hAnsi="Cambria Math"/>
                        <w:color w:val="000000"/>
                        <w:kern w:val="0"/>
                        <w:sz w:val="16"/>
                      </w:rPr>
                    </w:rPrChange>
                  </w:rPr>
                  <m:t>I</m:t>
                </w:ins>
              </m:r>
            </m:oMath>
            <w:ins w:id="1012" w:author="user" w:date="2021-12-20T13:02:00Z">
              <w:r w:rsidRPr="004A1C21">
                <w:rPr>
                  <w:color w:val="000000"/>
                  <w:kern w:val="0"/>
                  <w:sz w:val="18"/>
                  <w:szCs w:val="16"/>
                  <w:rPrChange w:id="1013" w:author="user" w:date="2021-12-20T13:07:00Z">
                    <w:rPr>
                      <w:color w:val="000000"/>
                      <w:kern w:val="0"/>
                      <w:sz w:val="16"/>
                      <w:szCs w:val="16"/>
                    </w:rPr>
                  </w:rPrChange>
                </w:rPr>
                <w:t xml:space="preserve"> </w:t>
              </w:r>
            </w:ins>
          </w:p>
        </w:tc>
        <w:tc>
          <w:tcPr>
            <w:tcW w:w="7313" w:type="dxa"/>
            <w:noWrap/>
            <w:hideMark/>
            <w:tcPrChange w:id="1014" w:author="user" w:date="2021-12-20T13:10:00Z">
              <w:tcPr>
                <w:tcW w:w="7313" w:type="dxa"/>
                <w:noWrap/>
                <w:hideMark/>
              </w:tcPr>
            </w:tcPrChange>
          </w:tcPr>
          <w:p w:rsidR="004A1C21" w:rsidRPr="004A1C21" w:rsidRDefault="004A1C21" w:rsidP="004A1C21">
            <w:pPr>
              <w:widowControl/>
              <w:rPr>
                <w:ins w:id="1015" w:author="user" w:date="2021-12-20T12:18:00Z"/>
                <w:color w:val="000000"/>
                <w:kern w:val="0"/>
                <w:sz w:val="18"/>
                <w:szCs w:val="16"/>
                <w:rPrChange w:id="1016" w:author="user" w:date="2021-12-20T13:07:00Z">
                  <w:rPr>
                    <w:ins w:id="1017" w:author="user" w:date="2021-12-20T12:18:00Z"/>
                    <w:rFonts w:ascii="新細明體" w:hAnsi="新細明體" w:cs="新細明體" w:hint="eastAsia"/>
                    <w:color w:val="000000"/>
                    <w:kern w:val="0"/>
                  </w:rPr>
                </w:rPrChange>
              </w:rPr>
            </w:pPr>
            <w:ins w:id="1018" w:author="user" w:date="2021-12-20T12:18:00Z">
              <w:r w:rsidRPr="004A1C21">
                <w:rPr>
                  <w:color w:val="000000"/>
                  <w:kern w:val="0"/>
                  <w:sz w:val="18"/>
                  <w:szCs w:val="16"/>
                  <w:rPrChange w:id="1019" w:author="user" w:date="2021-12-20T13:07:00Z">
                    <w:rPr>
                      <w:rFonts w:ascii="新細明體" w:hAnsi="新細明體" w:cs="新細明體" w:hint="eastAsia"/>
                      <w:color w:val="000000"/>
                      <w:kern w:val="0"/>
                    </w:rPr>
                  </w:rPrChange>
                </w:rPr>
                <w:t>Identity matrix</w:t>
              </w:r>
            </w:ins>
          </w:p>
        </w:tc>
      </w:tr>
    </w:tbl>
    <w:p w:rsidR="00906270" w:rsidRDefault="00B077B7" w:rsidP="001151F7">
      <w:pPr>
        <w:spacing w:before="120" w:after="120" w:line="276" w:lineRule="auto"/>
        <w:jc w:val="center"/>
        <w:rPr>
          <w:ins w:id="1020" w:author="user" w:date="2021-12-20T11:38:00Z"/>
        </w:rPr>
        <w:pPrChange w:id="1021" w:author="user" w:date="2021-12-20T12:21:00Z">
          <w:pPr>
            <w:spacing w:before="120" w:after="120" w:line="276" w:lineRule="auto"/>
            <w:ind w:firstLine="450"/>
            <w:jc w:val="both"/>
          </w:pPr>
        </w:pPrChange>
      </w:pPr>
      <w:ins w:id="1022" w:author="user" w:date="2021-12-20T12:21:00Z">
        <w:r>
          <w:rPr>
            <w:rFonts w:eastAsia="標楷體" w:hint="eastAsia"/>
            <w:szCs w:val="22"/>
          </w:rPr>
          <w:t>Ta</w:t>
        </w:r>
        <w:r>
          <w:rPr>
            <w:rFonts w:eastAsia="標楷體"/>
            <w:szCs w:val="22"/>
          </w:rPr>
          <w:t>ble. 1.</w:t>
        </w:r>
        <w:r w:rsidR="00205403" w:rsidRPr="00205403">
          <w:t xml:space="preserve"> </w:t>
        </w:r>
        <w:r w:rsidR="00205403">
          <w:t>Nomenclature of symbols used in calculation of network indices.</w:t>
        </w:r>
      </w:ins>
    </w:p>
    <w:tbl>
      <w:tblPr>
        <w:tblW w:w="8398" w:type="dxa"/>
        <w:jc w:val="center"/>
        <w:tblBorders>
          <w:top w:val="single" w:sz="4" w:space="0" w:color="auto"/>
          <w:bottom w:val="single" w:sz="4" w:space="0" w:color="auto"/>
          <w:insideH w:val="single" w:sz="4" w:space="0" w:color="auto"/>
        </w:tblBorders>
        <w:tblCellMar>
          <w:left w:w="28" w:type="dxa"/>
          <w:right w:w="28" w:type="dxa"/>
        </w:tblCellMar>
        <w:tblLook w:val="04A0" w:firstRow="1" w:lastRow="0" w:firstColumn="1" w:lastColumn="0" w:noHBand="0" w:noVBand="1"/>
        <w:tblPrChange w:id="1023" w:author="user" w:date="2021-12-20T13:25:00Z">
          <w:tblPr>
            <w:tblW w:w="7655" w:type="dxa"/>
            <w:jc w:val="center"/>
            <w:tblBorders>
              <w:top w:val="single" w:sz="4" w:space="0" w:color="auto"/>
              <w:bottom w:val="single" w:sz="4" w:space="0" w:color="auto"/>
              <w:insideH w:val="single" w:sz="4" w:space="0" w:color="auto"/>
            </w:tblBorders>
            <w:tblCellMar>
              <w:left w:w="28" w:type="dxa"/>
              <w:right w:w="28" w:type="dxa"/>
            </w:tblCellMar>
            <w:tblLook w:val="04A0" w:firstRow="1" w:lastRow="0" w:firstColumn="1" w:lastColumn="0" w:noHBand="0" w:noVBand="1"/>
          </w:tblPr>
        </w:tblPrChange>
      </w:tblPr>
      <w:tblGrid>
        <w:gridCol w:w="2484"/>
        <w:gridCol w:w="479"/>
        <w:gridCol w:w="5435"/>
        <w:tblGridChange w:id="1024">
          <w:tblGrid>
            <w:gridCol w:w="2268"/>
            <w:gridCol w:w="439"/>
            <w:gridCol w:w="4961"/>
          </w:tblGrid>
        </w:tblGridChange>
      </w:tblGrid>
      <w:tr w:rsidR="008B2003" w:rsidRPr="005A7B0D" w:rsidTr="008B2003">
        <w:trPr>
          <w:trHeight w:val="206"/>
          <w:jc w:val="center"/>
          <w:ins w:id="1025" w:author="user" w:date="2021-12-20T12:53:00Z"/>
          <w:trPrChange w:id="1026" w:author="user" w:date="2021-12-20T13:25:00Z">
            <w:trPr>
              <w:trHeight w:val="340"/>
              <w:jc w:val="center"/>
            </w:trPr>
          </w:trPrChange>
        </w:trPr>
        <w:tc>
          <w:tcPr>
            <w:tcW w:w="2484" w:type="dxa"/>
            <w:tcBorders>
              <w:bottom w:val="single" w:sz="4" w:space="0" w:color="auto"/>
            </w:tcBorders>
            <w:shd w:val="clear" w:color="auto" w:fill="auto"/>
            <w:noWrap/>
            <w:vAlign w:val="center"/>
            <w:hideMark/>
            <w:tcPrChange w:id="1027" w:author="user" w:date="2021-12-20T13:25:00Z">
              <w:tcPr>
                <w:tcW w:w="2268" w:type="dxa"/>
                <w:tcBorders>
                  <w:bottom w:val="single" w:sz="4" w:space="0" w:color="auto"/>
                </w:tcBorders>
                <w:shd w:val="clear" w:color="auto" w:fill="auto"/>
                <w:noWrap/>
                <w:vAlign w:val="center"/>
                <w:hideMark/>
              </w:tcPr>
            </w:tcPrChange>
          </w:tcPr>
          <w:p w:rsidR="005A7B0D" w:rsidRPr="005A7B0D" w:rsidRDefault="005A7B0D" w:rsidP="008B2003">
            <w:pPr>
              <w:widowControl/>
              <w:rPr>
                <w:ins w:id="1028" w:author="user" w:date="2021-12-20T12:53:00Z"/>
                <w:color w:val="000000"/>
                <w:kern w:val="0"/>
                <w:sz w:val="16"/>
                <w:rPrChange w:id="1029" w:author="user" w:date="2021-12-20T12:54:00Z">
                  <w:rPr>
                    <w:ins w:id="1030" w:author="user" w:date="2021-12-20T12:53:00Z"/>
                    <w:rFonts w:ascii="新細明體" w:hAnsi="新細明體" w:cs="新細明體"/>
                    <w:color w:val="000000"/>
                    <w:kern w:val="0"/>
                  </w:rPr>
                </w:rPrChange>
              </w:rPr>
              <w:pPrChange w:id="1031" w:author="user" w:date="2021-12-20T13:23:00Z">
                <w:pPr>
                  <w:widowControl/>
                </w:pPr>
              </w:pPrChange>
            </w:pPr>
            <w:ins w:id="1032" w:author="user" w:date="2021-12-20T12:53:00Z">
              <w:r w:rsidRPr="005A7B0D">
                <w:rPr>
                  <w:color w:val="000000"/>
                  <w:kern w:val="0"/>
                  <w:sz w:val="16"/>
                  <w:rPrChange w:id="1033" w:author="user" w:date="2021-12-20T12:54:00Z">
                    <w:rPr>
                      <w:rFonts w:ascii="新細明體" w:hAnsi="新細明體" w:cs="新細明體" w:hint="eastAsia"/>
                      <w:color w:val="000000"/>
                      <w:kern w:val="0"/>
                    </w:rPr>
                  </w:rPrChange>
                </w:rPr>
                <w:lastRenderedPageBreak/>
                <w:t>Index name</w:t>
              </w:r>
            </w:ins>
          </w:p>
        </w:tc>
        <w:tc>
          <w:tcPr>
            <w:tcW w:w="479" w:type="dxa"/>
            <w:tcBorders>
              <w:bottom w:val="single" w:sz="4" w:space="0" w:color="auto"/>
            </w:tcBorders>
            <w:shd w:val="clear" w:color="auto" w:fill="auto"/>
            <w:noWrap/>
            <w:vAlign w:val="center"/>
            <w:hideMark/>
            <w:tcPrChange w:id="1034" w:author="user" w:date="2021-12-20T13:25:00Z">
              <w:tcPr>
                <w:tcW w:w="426" w:type="dxa"/>
                <w:tcBorders>
                  <w:bottom w:val="single" w:sz="4" w:space="0" w:color="auto"/>
                </w:tcBorders>
                <w:shd w:val="clear" w:color="auto" w:fill="auto"/>
                <w:noWrap/>
                <w:vAlign w:val="center"/>
                <w:hideMark/>
              </w:tcPr>
            </w:tcPrChange>
          </w:tcPr>
          <w:p w:rsidR="005A7B0D" w:rsidRPr="005A7B0D" w:rsidRDefault="005A7B0D" w:rsidP="008B2003">
            <w:pPr>
              <w:widowControl/>
              <w:rPr>
                <w:ins w:id="1035" w:author="user" w:date="2021-12-20T12:53:00Z"/>
                <w:color w:val="000000"/>
                <w:kern w:val="0"/>
                <w:sz w:val="16"/>
                <w:rPrChange w:id="1036" w:author="user" w:date="2021-12-20T12:54:00Z">
                  <w:rPr>
                    <w:ins w:id="1037" w:author="user" w:date="2021-12-20T12:53:00Z"/>
                    <w:rFonts w:ascii="新細明體" w:hAnsi="新細明體" w:cs="新細明體" w:hint="eastAsia"/>
                    <w:color w:val="000000"/>
                    <w:kern w:val="0"/>
                  </w:rPr>
                </w:rPrChange>
              </w:rPr>
              <w:pPrChange w:id="1038" w:author="user" w:date="2021-12-20T13:23:00Z">
                <w:pPr>
                  <w:widowControl/>
                </w:pPr>
              </w:pPrChange>
            </w:pPr>
            <w:ins w:id="1039" w:author="user" w:date="2021-12-20T12:53:00Z">
              <w:r w:rsidRPr="005A7B0D">
                <w:rPr>
                  <w:color w:val="000000"/>
                  <w:kern w:val="0"/>
                  <w:sz w:val="16"/>
                  <w:rPrChange w:id="1040" w:author="user" w:date="2021-12-20T12:54:00Z">
                    <w:rPr>
                      <w:rFonts w:ascii="新細明體" w:hAnsi="新細明體" w:cs="新細明體" w:hint="eastAsia"/>
                      <w:color w:val="000000"/>
                      <w:kern w:val="0"/>
                    </w:rPr>
                  </w:rPrChange>
                </w:rPr>
                <w:t>Code</w:t>
              </w:r>
            </w:ins>
          </w:p>
        </w:tc>
        <w:tc>
          <w:tcPr>
            <w:tcW w:w="5435" w:type="dxa"/>
            <w:tcBorders>
              <w:bottom w:val="single" w:sz="4" w:space="0" w:color="auto"/>
            </w:tcBorders>
            <w:shd w:val="clear" w:color="auto" w:fill="auto"/>
            <w:noWrap/>
            <w:vAlign w:val="center"/>
            <w:hideMark/>
            <w:tcPrChange w:id="1041" w:author="user" w:date="2021-12-20T13:25:00Z">
              <w:tcPr>
                <w:tcW w:w="4961" w:type="dxa"/>
                <w:tcBorders>
                  <w:bottom w:val="single" w:sz="4" w:space="0" w:color="auto"/>
                </w:tcBorders>
                <w:shd w:val="clear" w:color="auto" w:fill="auto"/>
                <w:noWrap/>
                <w:vAlign w:val="center"/>
                <w:hideMark/>
              </w:tcPr>
            </w:tcPrChange>
          </w:tcPr>
          <w:p w:rsidR="005A7B0D" w:rsidRPr="005A7B0D" w:rsidRDefault="005A7B0D" w:rsidP="008B2003">
            <w:pPr>
              <w:widowControl/>
              <w:rPr>
                <w:ins w:id="1042" w:author="user" w:date="2021-12-20T12:53:00Z"/>
                <w:color w:val="000000"/>
                <w:kern w:val="0"/>
                <w:sz w:val="16"/>
                <w:rPrChange w:id="1043" w:author="user" w:date="2021-12-20T12:54:00Z">
                  <w:rPr>
                    <w:ins w:id="1044" w:author="user" w:date="2021-12-20T12:53:00Z"/>
                    <w:rFonts w:ascii="新細明體" w:hAnsi="新細明體" w:cs="新細明體" w:hint="eastAsia"/>
                    <w:color w:val="000000"/>
                    <w:kern w:val="0"/>
                  </w:rPr>
                </w:rPrChange>
              </w:rPr>
              <w:pPrChange w:id="1045" w:author="user" w:date="2021-12-20T13:23:00Z">
                <w:pPr>
                  <w:widowControl/>
                </w:pPr>
              </w:pPrChange>
            </w:pPr>
            <w:ins w:id="1046" w:author="user" w:date="2021-12-20T12:53:00Z">
              <w:r w:rsidRPr="005A7B0D">
                <w:rPr>
                  <w:color w:val="000000"/>
                  <w:kern w:val="0"/>
                  <w:sz w:val="16"/>
                  <w:rPrChange w:id="1047" w:author="user" w:date="2021-12-20T12:54:00Z">
                    <w:rPr>
                      <w:rFonts w:ascii="新細明體" w:hAnsi="新細明體" w:cs="新細明體" w:hint="eastAsia"/>
                      <w:color w:val="000000"/>
                      <w:kern w:val="0"/>
                    </w:rPr>
                  </w:rPrChange>
                </w:rPr>
                <w:t>Formula</w:t>
              </w:r>
            </w:ins>
          </w:p>
        </w:tc>
      </w:tr>
      <w:tr w:rsidR="008B2003" w:rsidRPr="005A7B0D" w:rsidTr="008B2003">
        <w:trPr>
          <w:trHeight w:val="206"/>
          <w:jc w:val="center"/>
          <w:ins w:id="1048" w:author="user" w:date="2021-12-20T12:53:00Z"/>
          <w:trPrChange w:id="1049" w:author="user" w:date="2021-12-20T13:25:00Z">
            <w:trPr>
              <w:trHeight w:val="340"/>
              <w:jc w:val="center"/>
            </w:trPr>
          </w:trPrChange>
        </w:trPr>
        <w:tc>
          <w:tcPr>
            <w:tcW w:w="2484" w:type="dxa"/>
            <w:tcBorders>
              <w:top w:val="single" w:sz="4" w:space="0" w:color="auto"/>
              <w:bottom w:val="nil"/>
            </w:tcBorders>
            <w:shd w:val="clear" w:color="auto" w:fill="auto"/>
            <w:noWrap/>
            <w:vAlign w:val="center"/>
            <w:hideMark/>
            <w:tcPrChange w:id="1050" w:author="user" w:date="2021-12-20T13:25:00Z">
              <w:tcPr>
                <w:tcW w:w="2268" w:type="dxa"/>
                <w:tcBorders>
                  <w:top w:val="single" w:sz="4" w:space="0" w:color="auto"/>
                  <w:bottom w:val="nil"/>
                </w:tcBorders>
                <w:shd w:val="clear" w:color="auto" w:fill="auto"/>
                <w:noWrap/>
                <w:vAlign w:val="center"/>
                <w:hideMark/>
              </w:tcPr>
            </w:tcPrChange>
          </w:tcPr>
          <w:p w:rsidR="005A7B0D" w:rsidRPr="005A7B0D" w:rsidRDefault="005A7B0D" w:rsidP="005A7B0D">
            <w:pPr>
              <w:widowControl/>
              <w:rPr>
                <w:ins w:id="1051" w:author="user" w:date="2021-12-20T12:53:00Z"/>
                <w:color w:val="000000"/>
                <w:kern w:val="0"/>
                <w:sz w:val="16"/>
                <w:rPrChange w:id="1052" w:author="user" w:date="2021-12-20T12:54:00Z">
                  <w:rPr>
                    <w:ins w:id="1053" w:author="user" w:date="2021-12-20T12:53:00Z"/>
                    <w:rFonts w:ascii="新細明體" w:hAnsi="新細明體" w:cs="新細明體" w:hint="eastAsia"/>
                    <w:color w:val="000000"/>
                    <w:kern w:val="0"/>
                  </w:rPr>
                </w:rPrChange>
              </w:rPr>
            </w:pPr>
            <w:ins w:id="1054" w:author="user" w:date="2021-12-20T12:53:00Z">
              <w:r w:rsidRPr="005A7B0D">
                <w:rPr>
                  <w:color w:val="000000"/>
                  <w:kern w:val="0"/>
                  <w:sz w:val="16"/>
                  <w:rPrChange w:id="1055" w:author="user" w:date="2021-12-20T12:54:00Z">
                    <w:rPr>
                      <w:rFonts w:ascii="新細明體" w:hAnsi="新細明體" w:cs="新細明體" w:hint="eastAsia"/>
                      <w:color w:val="000000"/>
                      <w:kern w:val="0"/>
                    </w:rPr>
                  </w:rPrChange>
                </w:rPr>
                <w:t>Total system Throughput</w:t>
              </w:r>
            </w:ins>
          </w:p>
        </w:tc>
        <w:tc>
          <w:tcPr>
            <w:tcW w:w="479" w:type="dxa"/>
            <w:tcBorders>
              <w:top w:val="single" w:sz="4" w:space="0" w:color="auto"/>
              <w:bottom w:val="nil"/>
            </w:tcBorders>
            <w:shd w:val="clear" w:color="auto" w:fill="auto"/>
            <w:noWrap/>
            <w:vAlign w:val="center"/>
            <w:hideMark/>
            <w:tcPrChange w:id="1056" w:author="user" w:date="2021-12-20T13:25:00Z">
              <w:tcPr>
                <w:tcW w:w="426" w:type="dxa"/>
                <w:tcBorders>
                  <w:top w:val="single" w:sz="4" w:space="0" w:color="auto"/>
                  <w:bottom w:val="nil"/>
                </w:tcBorders>
                <w:shd w:val="clear" w:color="auto" w:fill="auto"/>
                <w:noWrap/>
                <w:vAlign w:val="center"/>
                <w:hideMark/>
              </w:tcPr>
            </w:tcPrChange>
          </w:tcPr>
          <w:p w:rsidR="005A7B0D" w:rsidRPr="005A7B0D" w:rsidRDefault="008C29FB" w:rsidP="008C29FB">
            <w:pPr>
              <w:widowControl/>
              <w:rPr>
                <w:ins w:id="1057" w:author="user" w:date="2021-12-20T12:53:00Z"/>
                <w:color w:val="000000"/>
                <w:kern w:val="0"/>
                <w:sz w:val="16"/>
                <w:rPrChange w:id="1058" w:author="user" w:date="2021-12-20T12:54:00Z">
                  <w:rPr>
                    <w:ins w:id="1059" w:author="user" w:date="2021-12-20T12:53:00Z"/>
                    <w:rFonts w:ascii="新細明體" w:hAnsi="新細明體" w:cs="新細明體" w:hint="eastAsia"/>
                    <w:color w:val="000000"/>
                    <w:kern w:val="0"/>
                  </w:rPr>
                </w:rPrChange>
              </w:rPr>
              <w:pPrChange w:id="1060" w:author="user" w:date="2021-12-20T13:15:00Z">
                <w:pPr>
                  <w:widowControl/>
                </w:pPr>
              </w:pPrChange>
            </w:pPr>
            <m:oMath>
              <m:r>
                <w:ins w:id="1061" w:author="user" w:date="2021-12-20T13:15:00Z">
                  <w:rPr>
                    <w:rFonts w:ascii="Cambria Math" w:hAnsi="Cambria Math"/>
                    <w:color w:val="000000"/>
                    <w:kern w:val="0"/>
                    <w:sz w:val="18"/>
                  </w:rPr>
                  <m:t>T..</m:t>
                </w:ins>
              </m:r>
            </m:oMath>
            <w:ins w:id="1062" w:author="user" w:date="2021-12-20T13:15:00Z">
              <w:r w:rsidRPr="005A7B0D">
                <w:rPr>
                  <w:color w:val="000000"/>
                  <w:kern w:val="0"/>
                  <w:sz w:val="16"/>
                  <w:rPrChange w:id="1063" w:author="user" w:date="2021-12-20T12:54:00Z">
                    <w:rPr>
                      <w:color w:val="000000"/>
                      <w:kern w:val="0"/>
                      <w:sz w:val="16"/>
                    </w:rPr>
                  </w:rPrChange>
                </w:rPr>
                <w:t xml:space="preserve"> </w:t>
              </w:r>
            </w:ins>
          </w:p>
        </w:tc>
        <w:tc>
          <w:tcPr>
            <w:tcW w:w="5435" w:type="dxa"/>
            <w:tcBorders>
              <w:top w:val="single" w:sz="4" w:space="0" w:color="auto"/>
              <w:bottom w:val="nil"/>
            </w:tcBorders>
            <w:shd w:val="clear" w:color="auto" w:fill="auto"/>
            <w:noWrap/>
            <w:vAlign w:val="center"/>
            <w:hideMark/>
            <w:tcPrChange w:id="1064" w:author="user" w:date="2021-12-20T13:25:00Z">
              <w:tcPr>
                <w:tcW w:w="4961" w:type="dxa"/>
                <w:tcBorders>
                  <w:top w:val="single" w:sz="4" w:space="0" w:color="auto"/>
                  <w:bottom w:val="nil"/>
                </w:tcBorders>
                <w:shd w:val="clear" w:color="auto" w:fill="auto"/>
                <w:noWrap/>
                <w:vAlign w:val="center"/>
                <w:hideMark/>
              </w:tcPr>
            </w:tcPrChange>
          </w:tcPr>
          <w:p w:rsidR="005A7B0D" w:rsidRPr="005A7B0D" w:rsidRDefault="005A7B0D" w:rsidP="008B2003">
            <w:pPr>
              <w:widowControl/>
              <w:rPr>
                <w:ins w:id="1065" w:author="user" w:date="2021-12-20T12:53:00Z"/>
                <w:color w:val="000000"/>
                <w:kern w:val="0"/>
                <w:sz w:val="16"/>
                <w:rPrChange w:id="1066" w:author="user" w:date="2021-12-20T12:54:00Z">
                  <w:rPr>
                    <w:ins w:id="1067" w:author="user" w:date="2021-12-20T12:53:00Z"/>
                    <w:rFonts w:ascii="新細明體" w:hAnsi="新細明體" w:cs="新細明體" w:hint="eastAsia"/>
                    <w:color w:val="000000"/>
                    <w:kern w:val="0"/>
                  </w:rPr>
                </w:rPrChange>
              </w:rPr>
              <w:pPrChange w:id="1068" w:author="user" w:date="2021-12-20T13:23:00Z">
                <w:pPr>
                  <w:widowControl/>
                </w:pPr>
              </w:pPrChange>
            </w:pPr>
            <m:oMathPara>
              <m:oMath>
                <m:nary>
                  <m:naryPr>
                    <m:chr m:val="∑"/>
                    <m:limLoc m:val="undOvr"/>
                    <m:ctrlPr>
                      <w:ins w:id="1069" w:author="user" w:date="2021-12-20T12:58:00Z">
                        <w:rPr>
                          <w:rFonts w:ascii="Cambria Math" w:hAnsi="Cambria Math"/>
                          <w:color w:val="000000"/>
                          <w:kern w:val="0"/>
                          <w:sz w:val="16"/>
                        </w:rPr>
                      </w:ins>
                    </m:ctrlPr>
                  </m:naryPr>
                  <m:sub>
                    <m:r>
                      <w:ins w:id="1070" w:author="user" w:date="2021-12-20T12:58:00Z">
                        <w:rPr>
                          <w:rFonts w:ascii="Cambria Math" w:hAnsi="Cambria Math"/>
                          <w:color w:val="000000"/>
                          <w:kern w:val="0"/>
                          <w:sz w:val="16"/>
                        </w:rPr>
                        <m:t>i=1</m:t>
                      </w:ins>
                    </m:r>
                  </m:sub>
                  <m:sup>
                    <m:r>
                      <w:ins w:id="1071" w:author="user" w:date="2021-12-20T12:58:00Z">
                        <w:rPr>
                          <w:rFonts w:ascii="Cambria Math" w:hAnsi="Cambria Math"/>
                          <w:color w:val="000000"/>
                          <w:kern w:val="0"/>
                          <w:sz w:val="16"/>
                        </w:rPr>
                        <m:t>n+2</m:t>
                      </w:ins>
                    </m:r>
                  </m:sup>
                  <m:e>
                    <m:nary>
                      <m:naryPr>
                        <m:chr m:val="∑"/>
                        <m:limLoc m:val="undOvr"/>
                        <m:ctrlPr>
                          <w:ins w:id="1072" w:author="user" w:date="2021-12-20T12:58:00Z">
                            <w:rPr>
                              <w:rFonts w:ascii="Cambria Math" w:hAnsi="Cambria Math"/>
                              <w:i/>
                              <w:color w:val="000000"/>
                              <w:kern w:val="0"/>
                              <w:sz w:val="16"/>
                            </w:rPr>
                          </w:ins>
                        </m:ctrlPr>
                      </m:naryPr>
                      <m:sub>
                        <m:r>
                          <w:ins w:id="1073" w:author="user" w:date="2021-12-20T12:58:00Z">
                            <w:rPr>
                              <w:rFonts w:ascii="Cambria Math" w:hAnsi="Cambria Math"/>
                              <w:color w:val="000000"/>
                              <w:kern w:val="0"/>
                              <w:sz w:val="16"/>
                            </w:rPr>
                            <m:t>j=0</m:t>
                          </w:ins>
                        </m:r>
                      </m:sub>
                      <m:sup>
                        <m:r>
                          <w:ins w:id="1074" w:author="user" w:date="2021-12-20T12:58:00Z">
                            <w:rPr>
                              <w:rFonts w:ascii="Cambria Math" w:hAnsi="Cambria Math"/>
                              <w:color w:val="000000"/>
                              <w:kern w:val="0"/>
                              <w:sz w:val="16"/>
                            </w:rPr>
                            <m:t>n</m:t>
                          </w:ins>
                        </m:r>
                      </m:sup>
                      <m:e>
                        <m:sSub>
                          <m:sSubPr>
                            <m:ctrlPr>
                              <w:ins w:id="1075" w:author="user" w:date="2021-12-20T12:58:00Z">
                                <w:rPr>
                                  <w:rFonts w:ascii="Cambria Math" w:hAnsi="Cambria Math"/>
                                  <w:i/>
                                  <w:color w:val="000000"/>
                                  <w:kern w:val="0"/>
                                  <w:sz w:val="16"/>
                                </w:rPr>
                              </w:ins>
                            </m:ctrlPr>
                          </m:sSubPr>
                          <m:e>
                            <m:r>
                              <w:ins w:id="1076" w:author="user" w:date="2021-12-20T12:58:00Z">
                                <w:rPr>
                                  <w:rFonts w:ascii="Cambria Math" w:hAnsi="Cambria Math"/>
                                  <w:color w:val="000000"/>
                                  <w:kern w:val="0"/>
                                  <w:sz w:val="16"/>
                                </w:rPr>
                                <m:t>T</m:t>
                              </w:ins>
                            </m:r>
                          </m:e>
                          <m:sub>
                            <m:r>
                              <w:ins w:id="1077" w:author="user" w:date="2021-12-20T12:58:00Z">
                                <w:rPr>
                                  <w:rFonts w:ascii="Cambria Math" w:hAnsi="Cambria Math"/>
                                  <w:color w:val="000000"/>
                                  <w:kern w:val="0"/>
                                  <w:sz w:val="16"/>
                                </w:rPr>
                                <m:t>ij</m:t>
                              </w:ins>
                            </m:r>
                          </m:sub>
                        </m:sSub>
                      </m:e>
                    </m:nary>
                  </m:e>
                </m:nary>
              </m:oMath>
            </m:oMathPara>
          </w:p>
        </w:tc>
      </w:tr>
      <w:tr w:rsidR="008B2003" w:rsidRPr="005A7B0D" w:rsidTr="008B2003">
        <w:trPr>
          <w:trHeight w:val="206"/>
          <w:jc w:val="center"/>
          <w:ins w:id="1078" w:author="user" w:date="2021-12-20T12:53:00Z"/>
          <w:trPrChange w:id="1079" w:author="user" w:date="2021-12-20T13:25:00Z">
            <w:trPr>
              <w:trHeight w:val="340"/>
              <w:jc w:val="center"/>
            </w:trPr>
          </w:trPrChange>
        </w:trPr>
        <w:tc>
          <w:tcPr>
            <w:tcW w:w="2484" w:type="dxa"/>
            <w:tcBorders>
              <w:top w:val="nil"/>
              <w:bottom w:val="nil"/>
            </w:tcBorders>
            <w:shd w:val="clear" w:color="auto" w:fill="auto"/>
            <w:noWrap/>
            <w:vAlign w:val="center"/>
            <w:hideMark/>
            <w:tcPrChange w:id="1080" w:author="user" w:date="2021-12-20T13:25:00Z">
              <w:tcPr>
                <w:tcW w:w="2268" w:type="dxa"/>
                <w:tcBorders>
                  <w:top w:val="nil"/>
                  <w:bottom w:val="nil"/>
                </w:tcBorders>
                <w:shd w:val="clear" w:color="auto" w:fill="auto"/>
                <w:noWrap/>
                <w:vAlign w:val="center"/>
                <w:hideMark/>
              </w:tcPr>
            </w:tcPrChange>
          </w:tcPr>
          <w:p w:rsidR="005A7B0D" w:rsidRPr="005A7B0D" w:rsidRDefault="005A7B0D" w:rsidP="005A7B0D">
            <w:pPr>
              <w:widowControl/>
              <w:rPr>
                <w:ins w:id="1081" w:author="user" w:date="2021-12-20T12:53:00Z"/>
                <w:color w:val="000000"/>
                <w:kern w:val="0"/>
                <w:sz w:val="16"/>
                <w:rPrChange w:id="1082" w:author="user" w:date="2021-12-20T12:54:00Z">
                  <w:rPr>
                    <w:ins w:id="1083" w:author="user" w:date="2021-12-20T12:53:00Z"/>
                    <w:rFonts w:ascii="新細明體" w:hAnsi="新細明體" w:cs="新細明體"/>
                    <w:color w:val="000000"/>
                    <w:kern w:val="0"/>
                  </w:rPr>
                </w:rPrChange>
              </w:rPr>
            </w:pPr>
            <w:ins w:id="1084" w:author="user" w:date="2021-12-20T12:53:00Z">
              <w:r w:rsidRPr="005A7B0D">
                <w:rPr>
                  <w:color w:val="000000"/>
                  <w:kern w:val="0"/>
                  <w:sz w:val="16"/>
                  <w:rPrChange w:id="1085" w:author="user" w:date="2021-12-20T12:54:00Z">
                    <w:rPr>
                      <w:rFonts w:ascii="新細明體" w:hAnsi="新細明體" w:cs="新細明體" w:hint="eastAsia"/>
                      <w:color w:val="000000"/>
                      <w:kern w:val="0"/>
                    </w:rPr>
                  </w:rPrChange>
                </w:rPr>
                <w:t>Total system throughflow</w:t>
              </w:r>
            </w:ins>
          </w:p>
        </w:tc>
        <w:tc>
          <w:tcPr>
            <w:tcW w:w="479" w:type="dxa"/>
            <w:tcBorders>
              <w:top w:val="nil"/>
              <w:bottom w:val="nil"/>
            </w:tcBorders>
            <w:shd w:val="clear" w:color="auto" w:fill="auto"/>
            <w:noWrap/>
            <w:vAlign w:val="center"/>
            <w:hideMark/>
            <w:tcPrChange w:id="1086" w:author="user" w:date="2021-12-20T13:25:00Z">
              <w:tcPr>
                <w:tcW w:w="426" w:type="dxa"/>
                <w:tcBorders>
                  <w:top w:val="nil"/>
                  <w:bottom w:val="nil"/>
                </w:tcBorders>
                <w:shd w:val="clear" w:color="auto" w:fill="auto"/>
                <w:noWrap/>
                <w:vAlign w:val="center"/>
                <w:hideMark/>
              </w:tcPr>
            </w:tcPrChange>
          </w:tcPr>
          <w:p w:rsidR="005A7B0D" w:rsidRPr="005A7B0D" w:rsidRDefault="008C29FB" w:rsidP="008C29FB">
            <w:pPr>
              <w:widowControl/>
              <w:rPr>
                <w:ins w:id="1087" w:author="user" w:date="2021-12-20T12:53:00Z"/>
                <w:color w:val="000000"/>
                <w:kern w:val="0"/>
                <w:sz w:val="16"/>
                <w:rPrChange w:id="1088" w:author="user" w:date="2021-12-20T12:54:00Z">
                  <w:rPr>
                    <w:ins w:id="1089" w:author="user" w:date="2021-12-20T12:53:00Z"/>
                    <w:rFonts w:ascii="新細明體" w:hAnsi="新細明體" w:cs="新細明體" w:hint="eastAsia"/>
                    <w:color w:val="000000"/>
                    <w:kern w:val="0"/>
                  </w:rPr>
                </w:rPrChange>
              </w:rPr>
              <w:pPrChange w:id="1090" w:author="user" w:date="2021-12-20T13:16:00Z">
                <w:pPr>
                  <w:widowControl/>
                </w:pPr>
              </w:pPrChange>
            </w:pPr>
            <m:oMath>
              <m:r>
                <w:ins w:id="1091" w:author="user" w:date="2021-12-20T13:16:00Z">
                  <w:rPr>
                    <w:rFonts w:ascii="Cambria Math" w:hAnsi="Cambria Math"/>
                    <w:color w:val="000000"/>
                    <w:kern w:val="0"/>
                    <w:sz w:val="18"/>
                  </w:rPr>
                  <m:t>T</m:t>
                </w:ins>
              </m:r>
              <m:r>
                <w:ins w:id="1092" w:author="user" w:date="2021-12-20T13:16:00Z">
                  <w:rPr>
                    <w:rFonts w:ascii="Cambria Math" w:hAnsi="Cambria Math" w:hint="eastAsia"/>
                    <w:color w:val="000000"/>
                    <w:kern w:val="0"/>
                    <w:sz w:val="18"/>
                  </w:rPr>
                  <m:t>ST</m:t>
                </w:ins>
              </m:r>
            </m:oMath>
            <w:r>
              <w:rPr>
                <w:color w:val="000000"/>
                <w:kern w:val="0"/>
                <w:sz w:val="16"/>
              </w:rPr>
              <w:t xml:space="preserve"> </w:t>
            </w:r>
          </w:p>
        </w:tc>
        <w:tc>
          <w:tcPr>
            <w:tcW w:w="5435" w:type="dxa"/>
            <w:tcBorders>
              <w:top w:val="nil"/>
              <w:bottom w:val="nil"/>
            </w:tcBorders>
            <w:shd w:val="clear" w:color="auto" w:fill="auto"/>
            <w:noWrap/>
            <w:vAlign w:val="center"/>
            <w:hideMark/>
            <w:tcPrChange w:id="1093" w:author="user" w:date="2021-12-20T13:25:00Z">
              <w:tcPr>
                <w:tcW w:w="4961" w:type="dxa"/>
                <w:tcBorders>
                  <w:top w:val="nil"/>
                  <w:bottom w:val="nil"/>
                </w:tcBorders>
                <w:shd w:val="clear" w:color="auto" w:fill="auto"/>
                <w:noWrap/>
                <w:vAlign w:val="center"/>
                <w:hideMark/>
              </w:tcPr>
            </w:tcPrChange>
          </w:tcPr>
          <w:p w:rsidR="005A7B0D" w:rsidRPr="005A7B0D" w:rsidRDefault="004A1C21" w:rsidP="008B2003">
            <w:pPr>
              <w:widowControl/>
              <w:rPr>
                <w:ins w:id="1094" w:author="user" w:date="2021-12-20T12:53:00Z"/>
                <w:color w:val="000000"/>
                <w:kern w:val="0"/>
                <w:sz w:val="16"/>
                <w:rPrChange w:id="1095" w:author="user" w:date="2021-12-20T12:54:00Z">
                  <w:rPr>
                    <w:ins w:id="1096" w:author="user" w:date="2021-12-20T12:53:00Z"/>
                    <w:rFonts w:ascii="新細明體" w:hAnsi="新細明體" w:cs="新細明體" w:hint="eastAsia"/>
                    <w:color w:val="000000"/>
                    <w:kern w:val="0"/>
                  </w:rPr>
                </w:rPrChange>
              </w:rPr>
              <w:pPrChange w:id="1097" w:author="user" w:date="2021-12-20T13:23:00Z">
                <w:pPr>
                  <w:widowControl/>
                </w:pPr>
              </w:pPrChange>
            </w:pPr>
            <m:oMathPara>
              <m:oMath>
                <m:nary>
                  <m:naryPr>
                    <m:chr m:val="∑"/>
                    <m:limLoc m:val="undOvr"/>
                    <m:ctrlPr>
                      <w:ins w:id="1098" w:author="user" w:date="2021-12-20T13:13:00Z">
                        <w:rPr>
                          <w:rFonts w:ascii="Cambria Math" w:hAnsi="Cambria Math"/>
                          <w:color w:val="000000"/>
                          <w:kern w:val="0"/>
                          <w:sz w:val="16"/>
                        </w:rPr>
                      </w:ins>
                    </m:ctrlPr>
                  </m:naryPr>
                  <m:sub>
                    <m:r>
                      <w:ins w:id="1099" w:author="user" w:date="2021-12-20T13:13:00Z">
                        <w:rPr>
                          <w:rFonts w:ascii="Cambria Math" w:hAnsi="Cambria Math"/>
                          <w:color w:val="000000"/>
                          <w:kern w:val="0"/>
                          <w:sz w:val="16"/>
                        </w:rPr>
                        <m:t>i=1</m:t>
                      </w:ins>
                    </m:r>
                  </m:sub>
                  <m:sup>
                    <m:r>
                      <w:ins w:id="1100" w:author="user" w:date="2021-12-20T13:13:00Z">
                        <w:rPr>
                          <w:rFonts w:ascii="Cambria Math" w:hAnsi="Cambria Math"/>
                          <w:color w:val="000000"/>
                          <w:kern w:val="0"/>
                          <w:sz w:val="16"/>
                        </w:rPr>
                        <m:t>n</m:t>
                      </w:ins>
                    </m:r>
                  </m:sup>
                  <m:e>
                    <m:nary>
                      <m:naryPr>
                        <m:chr m:val="∑"/>
                        <m:limLoc m:val="undOvr"/>
                        <m:ctrlPr>
                          <w:ins w:id="1101" w:author="user" w:date="2021-12-20T13:13:00Z">
                            <w:rPr>
                              <w:rFonts w:ascii="Cambria Math" w:hAnsi="Cambria Math"/>
                              <w:i/>
                              <w:color w:val="000000"/>
                              <w:kern w:val="0"/>
                              <w:sz w:val="16"/>
                            </w:rPr>
                          </w:ins>
                        </m:ctrlPr>
                      </m:naryPr>
                      <m:sub>
                        <m:r>
                          <w:ins w:id="1102" w:author="user" w:date="2021-12-20T13:13:00Z">
                            <w:rPr>
                              <w:rFonts w:ascii="Cambria Math" w:hAnsi="Cambria Math"/>
                              <w:color w:val="000000"/>
                              <w:kern w:val="0"/>
                              <w:sz w:val="16"/>
                            </w:rPr>
                            <m:t>j=i</m:t>
                          </w:ins>
                        </m:r>
                      </m:sub>
                      <m:sup>
                        <m:r>
                          <w:ins w:id="1103" w:author="user" w:date="2021-12-20T13:13:00Z">
                            <w:rPr>
                              <w:rFonts w:ascii="Cambria Math" w:hAnsi="Cambria Math"/>
                              <w:color w:val="000000"/>
                              <w:kern w:val="0"/>
                              <w:sz w:val="16"/>
                            </w:rPr>
                            <m:t>n</m:t>
                          </w:ins>
                        </m:r>
                      </m:sup>
                      <m:e>
                        <m:r>
                          <w:ins w:id="1104" w:author="user" w:date="2021-12-20T13:13:00Z">
                            <w:rPr>
                              <w:rFonts w:ascii="Cambria Math" w:hAnsi="Cambria Math"/>
                              <w:color w:val="000000"/>
                              <w:kern w:val="0"/>
                              <w:sz w:val="16"/>
                            </w:rPr>
                            <m:t>[</m:t>
                          </w:ins>
                        </m:r>
                        <m:sSub>
                          <m:sSubPr>
                            <m:ctrlPr>
                              <w:ins w:id="1105" w:author="user" w:date="2021-12-20T13:13:00Z">
                                <w:rPr>
                                  <w:rFonts w:ascii="Cambria Math" w:hAnsi="Cambria Math"/>
                                  <w:i/>
                                  <w:color w:val="000000"/>
                                  <w:kern w:val="0"/>
                                  <w:sz w:val="16"/>
                                </w:rPr>
                              </w:ins>
                            </m:ctrlPr>
                          </m:sSubPr>
                          <m:e>
                            <m:r>
                              <w:ins w:id="1106" w:author="user" w:date="2021-12-20T13:13:00Z">
                                <w:rPr>
                                  <w:rFonts w:ascii="Cambria Math" w:hAnsi="Cambria Math"/>
                                  <w:color w:val="000000"/>
                                  <w:kern w:val="0"/>
                                  <w:sz w:val="16"/>
                                </w:rPr>
                                <m:t>T</m:t>
                              </w:ins>
                            </m:r>
                          </m:e>
                          <m:sub>
                            <m:r>
                              <w:ins w:id="1107" w:author="user" w:date="2021-12-20T13:13:00Z">
                                <w:rPr>
                                  <w:rFonts w:ascii="Cambria Math" w:hAnsi="Cambria Math"/>
                                  <w:color w:val="000000"/>
                                  <w:kern w:val="0"/>
                                  <w:sz w:val="16"/>
                                </w:rPr>
                                <m:t>ij</m:t>
                              </w:ins>
                            </m:r>
                          </m:sub>
                        </m:sSub>
                        <m:r>
                          <w:ins w:id="1108" w:author="user" w:date="2021-12-20T13:13:00Z">
                            <w:rPr>
                              <w:rFonts w:ascii="Cambria Math" w:hAnsi="Cambria Math"/>
                              <w:color w:val="000000"/>
                              <w:kern w:val="0"/>
                              <w:sz w:val="16"/>
                            </w:rPr>
                            <m:t>+</m:t>
                          </w:ins>
                        </m:r>
                        <m:sSub>
                          <m:sSubPr>
                            <m:ctrlPr>
                              <w:ins w:id="1109" w:author="user" w:date="2021-12-20T13:13:00Z">
                                <w:rPr>
                                  <w:rFonts w:ascii="Cambria Math" w:hAnsi="Cambria Math"/>
                                  <w:i/>
                                  <w:color w:val="000000"/>
                                  <w:kern w:val="0"/>
                                  <w:sz w:val="16"/>
                                </w:rPr>
                              </w:ins>
                            </m:ctrlPr>
                          </m:sSubPr>
                          <m:e>
                            <m:r>
                              <w:ins w:id="1110" w:author="user" w:date="2021-12-20T13:13:00Z">
                                <w:rPr>
                                  <w:rFonts w:ascii="Cambria Math" w:hAnsi="Cambria Math"/>
                                  <w:color w:val="000000"/>
                                  <w:kern w:val="0"/>
                                  <w:sz w:val="16"/>
                                </w:rPr>
                                <m:t>z</m:t>
                              </w:ins>
                            </m:r>
                          </m:e>
                          <m:sub>
                            <m:r>
                              <w:ins w:id="1111" w:author="user" w:date="2021-12-20T13:13:00Z">
                                <w:rPr>
                                  <w:rFonts w:ascii="Cambria Math" w:hAnsi="Cambria Math"/>
                                  <w:color w:val="000000"/>
                                  <w:kern w:val="0"/>
                                  <w:sz w:val="16"/>
                                </w:rPr>
                                <m:t>i0</m:t>
                              </w:ins>
                            </m:r>
                          </m:sub>
                        </m:sSub>
                        <m:r>
                          <w:ins w:id="1112" w:author="user" w:date="2021-12-20T13:13:00Z">
                            <w:rPr>
                              <w:rFonts w:ascii="Cambria Math" w:hAnsi="Cambria Math"/>
                              <w:color w:val="000000"/>
                              <w:kern w:val="0"/>
                              <w:sz w:val="16"/>
                            </w:rPr>
                            <m:t>-</m:t>
                          </w:ins>
                        </m:r>
                      </m:e>
                    </m:nary>
                  </m:e>
                </m:nary>
                <m:sSub>
                  <m:sSubPr>
                    <m:ctrlPr>
                      <w:ins w:id="1113" w:author="user" w:date="2021-12-20T13:14:00Z">
                        <w:rPr>
                          <w:rFonts w:ascii="Cambria Math" w:hAnsi="Cambria Math"/>
                          <w:i/>
                          <w:color w:val="000000"/>
                          <w:kern w:val="0"/>
                          <w:sz w:val="18"/>
                        </w:rPr>
                      </w:ins>
                    </m:ctrlPr>
                  </m:sSubPr>
                  <m:e>
                    <m:r>
                      <w:ins w:id="1114" w:author="user" w:date="2021-12-20T13:14:00Z">
                        <w:rPr>
                          <w:rFonts w:ascii="Cambria Math" w:hAnsi="Cambria Math"/>
                          <w:color w:val="000000"/>
                          <w:kern w:val="0"/>
                          <w:sz w:val="18"/>
                        </w:rPr>
                        <m:t>(</m:t>
                      </w:ins>
                    </m:r>
                    <m:sSub>
                      <m:sSubPr>
                        <m:ctrlPr>
                          <w:ins w:id="1115" w:author="user" w:date="2021-12-20T13:14:00Z">
                            <w:rPr>
                              <w:rFonts w:ascii="Cambria Math" w:hAnsi="Cambria Math"/>
                              <w:i/>
                              <w:color w:val="000000"/>
                              <w:kern w:val="0"/>
                              <w:sz w:val="18"/>
                            </w:rPr>
                          </w:ins>
                        </m:ctrlPr>
                      </m:sSubPr>
                      <m:e>
                        <m:r>
                          <w:ins w:id="1116" w:author="user" w:date="2021-12-20T13:14:00Z">
                            <w:rPr>
                              <w:rFonts w:ascii="Cambria Math" w:hAnsi="Cambria Math"/>
                              <w:color w:val="000000"/>
                              <w:kern w:val="0"/>
                              <w:sz w:val="18"/>
                            </w:rPr>
                            <m:t>x</m:t>
                          </w:ins>
                        </m:r>
                      </m:e>
                      <m:sub>
                        <m:r>
                          <w:ins w:id="1117" w:author="user" w:date="2021-12-20T13:14:00Z">
                            <w:rPr>
                              <w:rFonts w:ascii="Cambria Math" w:hAnsi="Cambria Math"/>
                              <w:color w:val="000000"/>
                              <w:kern w:val="0"/>
                              <w:sz w:val="18"/>
                            </w:rPr>
                            <m:t>i</m:t>
                          </w:ins>
                        </m:r>
                      </m:sub>
                    </m:sSub>
                    <m:r>
                      <w:ins w:id="1118" w:author="user" w:date="2021-12-20T13:14:00Z">
                        <w:rPr>
                          <w:rFonts w:ascii="Cambria Math" w:hAnsi="Cambria Math"/>
                          <w:color w:val="000000"/>
                          <w:kern w:val="0"/>
                          <w:sz w:val="18"/>
                        </w:rPr>
                        <m:t>)</m:t>
                      </w:ins>
                    </m:r>
                  </m:e>
                  <m:sub>
                    <m:r>
                      <w:ins w:id="1119" w:author="user" w:date="2021-12-20T13:14:00Z">
                        <w:rPr>
                          <w:rFonts w:ascii="Cambria Math" w:hAnsi="Cambria Math"/>
                          <w:color w:val="000000"/>
                          <w:kern w:val="0"/>
                          <w:sz w:val="18"/>
                        </w:rPr>
                        <m:t>-</m:t>
                      </w:ins>
                    </m:r>
                  </m:sub>
                </m:sSub>
                <m:r>
                  <w:ins w:id="1120" w:author="user" w:date="2021-12-20T13:14:00Z">
                    <w:rPr>
                      <w:rFonts w:ascii="Cambria Math" w:hAnsi="Cambria Math" w:hint="eastAsia"/>
                      <w:color w:val="000000"/>
                      <w:kern w:val="0"/>
                      <w:sz w:val="18"/>
                    </w:rPr>
                    <m:t>]=</m:t>
                  </w:ins>
                </m:r>
                <m:nary>
                  <m:naryPr>
                    <m:chr m:val="∑"/>
                    <m:limLoc m:val="undOvr"/>
                    <m:ctrlPr>
                      <w:ins w:id="1121" w:author="user" w:date="2021-12-20T13:14:00Z">
                        <w:rPr>
                          <w:rFonts w:ascii="Cambria Math" w:hAnsi="Cambria Math"/>
                          <w:color w:val="000000"/>
                          <w:kern w:val="0"/>
                          <w:sz w:val="16"/>
                        </w:rPr>
                      </w:ins>
                    </m:ctrlPr>
                  </m:naryPr>
                  <m:sub>
                    <m:r>
                      <w:ins w:id="1122" w:author="user" w:date="2021-12-20T13:14:00Z">
                        <w:rPr>
                          <w:rFonts w:ascii="Cambria Math" w:hAnsi="Cambria Math"/>
                          <w:color w:val="000000"/>
                          <w:kern w:val="0"/>
                          <w:sz w:val="16"/>
                        </w:rPr>
                        <m:t>i=1</m:t>
                      </w:ins>
                    </m:r>
                  </m:sub>
                  <m:sup>
                    <m:r>
                      <w:ins w:id="1123" w:author="user" w:date="2021-12-20T13:14:00Z">
                        <w:rPr>
                          <w:rFonts w:ascii="Cambria Math" w:hAnsi="Cambria Math"/>
                          <w:color w:val="000000"/>
                          <w:kern w:val="0"/>
                          <w:sz w:val="16"/>
                        </w:rPr>
                        <m:t>n</m:t>
                      </w:ins>
                    </m:r>
                  </m:sup>
                  <m:e>
                    <m:nary>
                      <m:naryPr>
                        <m:chr m:val="∑"/>
                        <m:limLoc m:val="undOvr"/>
                        <m:ctrlPr>
                          <w:ins w:id="1124" w:author="user" w:date="2021-12-20T13:14:00Z">
                            <w:rPr>
                              <w:rFonts w:ascii="Cambria Math" w:hAnsi="Cambria Math"/>
                              <w:i/>
                              <w:color w:val="000000"/>
                              <w:kern w:val="0"/>
                              <w:sz w:val="16"/>
                            </w:rPr>
                          </w:ins>
                        </m:ctrlPr>
                      </m:naryPr>
                      <m:sub>
                        <m:r>
                          <w:ins w:id="1125" w:author="user" w:date="2021-12-20T13:14:00Z">
                            <w:rPr>
                              <w:rFonts w:ascii="Cambria Math" w:hAnsi="Cambria Math"/>
                              <w:color w:val="000000"/>
                              <w:kern w:val="0"/>
                              <w:sz w:val="16"/>
                            </w:rPr>
                            <m:t>j=i</m:t>
                          </w:ins>
                        </m:r>
                      </m:sub>
                      <m:sup>
                        <m:r>
                          <w:ins w:id="1126" w:author="user" w:date="2021-12-20T13:14:00Z">
                            <w:rPr>
                              <w:rFonts w:ascii="Cambria Math" w:hAnsi="Cambria Math"/>
                              <w:color w:val="000000"/>
                              <w:kern w:val="0"/>
                              <w:sz w:val="16"/>
                            </w:rPr>
                            <m:t>n</m:t>
                          </w:ins>
                        </m:r>
                      </m:sup>
                      <m:e>
                        <m:r>
                          <w:ins w:id="1127" w:author="user" w:date="2021-12-20T13:14:00Z">
                            <w:rPr>
                              <w:rFonts w:ascii="Cambria Math" w:hAnsi="Cambria Math"/>
                              <w:color w:val="000000"/>
                              <w:kern w:val="0"/>
                              <w:sz w:val="16"/>
                            </w:rPr>
                            <m:t>[</m:t>
                          </w:ins>
                        </m:r>
                        <m:sSub>
                          <m:sSubPr>
                            <m:ctrlPr>
                              <w:ins w:id="1128" w:author="user" w:date="2021-12-20T13:14:00Z">
                                <w:rPr>
                                  <w:rFonts w:ascii="Cambria Math" w:hAnsi="Cambria Math"/>
                                  <w:i/>
                                  <w:color w:val="000000"/>
                                  <w:kern w:val="0"/>
                                  <w:sz w:val="16"/>
                                </w:rPr>
                              </w:ins>
                            </m:ctrlPr>
                          </m:sSubPr>
                          <m:e>
                            <m:r>
                              <w:ins w:id="1129" w:author="user" w:date="2021-12-20T13:14:00Z">
                                <w:rPr>
                                  <w:rFonts w:ascii="Cambria Math" w:hAnsi="Cambria Math"/>
                                  <w:color w:val="000000"/>
                                  <w:kern w:val="0"/>
                                  <w:sz w:val="16"/>
                                </w:rPr>
                                <m:t>T</m:t>
                              </w:ins>
                            </m:r>
                          </m:e>
                          <m:sub>
                            <m:r>
                              <w:ins w:id="1130" w:author="user" w:date="2021-12-20T13:14:00Z">
                                <w:rPr>
                                  <w:rFonts w:ascii="Cambria Math" w:hAnsi="Cambria Math"/>
                                  <w:color w:val="000000"/>
                                  <w:kern w:val="0"/>
                                  <w:sz w:val="16"/>
                                </w:rPr>
                                <m:t>ij</m:t>
                              </w:ins>
                            </m:r>
                          </m:sub>
                        </m:sSub>
                        <m:r>
                          <w:ins w:id="1131" w:author="user" w:date="2021-12-20T13:14:00Z">
                            <w:rPr>
                              <w:rFonts w:ascii="Cambria Math" w:hAnsi="Cambria Math"/>
                              <w:color w:val="000000"/>
                              <w:kern w:val="0"/>
                              <w:sz w:val="16"/>
                            </w:rPr>
                            <m:t>+</m:t>
                          </w:ins>
                        </m:r>
                        <m:sSub>
                          <m:sSubPr>
                            <m:ctrlPr>
                              <w:ins w:id="1132" w:author="user" w:date="2021-12-20T13:14:00Z">
                                <w:rPr>
                                  <w:rFonts w:ascii="Cambria Math" w:hAnsi="Cambria Math"/>
                                  <w:i/>
                                  <w:color w:val="000000"/>
                                  <w:kern w:val="0"/>
                                  <w:sz w:val="16"/>
                                </w:rPr>
                              </w:ins>
                            </m:ctrlPr>
                          </m:sSubPr>
                          <m:e>
                            <m:r>
                              <w:ins w:id="1133" w:author="user" w:date="2021-12-20T13:14:00Z">
                                <w:rPr>
                                  <w:rFonts w:ascii="Cambria Math" w:hAnsi="Cambria Math"/>
                                  <w:color w:val="000000"/>
                                  <w:kern w:val="0"/>
                                  <w:sz w:val="16"/>
                                </w:rPr>
                                <m:t>y</m:t>
                              </w:ins>
                            </m:r>
                          </m:e>
                          <m:sub>
                            <m:r>
                              <w:ins w:id="1134" w:author="user" w:date="2021-12-20T13:14:00Z">
                                <w:rPr>
                                  <w:rFonts w:ascii="Cambria Math" w:hAnsi="Cambria Math"/>
                                  <w:color w:val="000000"/>
                                  <w:kern w:val="0"/>
                                  <w:sz w:val="16"/>
                                </w:rPr>
                                <m:t>0</m:t>
                              </w:ins>
                            </m:r>
                            <m:r>
                              <w:ins w:id="1135" w:author="user" w:date="2021-12-20T13:14:00Z">
                                <w:rPr>
                                  <w:rFonts w:ascii="Cambria Math" w:hAnsi="Cambria Math"/>
                                  <w:color w:val="000000"/>
                                  <w:kern w:val="0"/>
                                  <w:sz w:val="16"/>
                                </w:rPr>
                                <m:t>i</m:t>
                              </w:ins>
                            </m:r>
                          </m:sub>
                        </m:sSub>
                        <m:r>
                          <w:ins w:id="1136" w:author="user" w:date="2021-12-20T13:14:00Z">
                            <w:rPr>
                              <w:rFonts w:ascii="Cambria Math" w:hAnsi="Cambria Math"/>
                              <w:color w:val="000000"/>
                              <w:kern w:val="0"/>
                              <w:sz w:val="16"/>
                            </w:rPr>
                            <m:t>-</m:t>
                          </w:ins>
                        </m:r>
                      </m:e>
                    </m:nary>
                  </m:e>
                </m:nary>
                <m:sSub>
                  <m:sSubPr>
                    <m:ctrlPr>
                      <w:ins w:id="1137" w:author="user" w:date="2021-12-20T13:14:00Z">
                        <w:rPr>
                          <w:rFonts w:ascii="Cambria Math" w:hAnsi="Cambria Math"/>
                          <w:i/>
                          <w:color w:val="000000"/>
                          <w:kern w:val="0"/>
                          <w:sz w:val="18"/>
                        </w:rPr>
                      </w:ins>
                    </m:ctrlPr>
                  </m:sSubPr>
                  <m:e>
                    <m:r>
                      <w:ins w:id="1138" w:author="user" w:date="2021-12-20T13:14:00Z">
                        <w:rPr>
                          <w:rFonts w:ascii="Cambria Math" w:hAnsi="Cambria Math"/>
                          <w:color w:val="000000"/>
                          <w:kern w:val="0"/>
                          <w:sz w:val="18"/>
                        </w:rPr>
                        <m:t>(</m:t>
                      </w:ins>
                    </m:r>
                    <m:sSub>
                      <m:sSubPr>
                        <m:ctrlPr>
                          <w:ins w:id="1139" w:author="user" w:date="2021-12-20T13:14:00Z">
                            <w:rPr>
                              <w:rFonts w:ascii="Cambria Math" w:hAnsi="Cambria Math"/>
                              <w:i/>
                              <w:color w:val="000000"/>
                              <w:kern w:val="0"/>
                              <w:sz w:val="18"/>
                            </w:rPr>
                          </w:ins>
                        </m:ctrlPr>
                      </m:sSubPr>
                      <m:e>
                        <m:r>
                          <w:ins w:id="1140" w:author="user" w:date="2021-12-20T13:14:00Z">
                            <w:rPr>
                              <w:rFonts w:ascii="Cambria Math" w:hAnsi="Cambria Math"/>
                              <w:color w:val="000000"/>
                              <w:kern w:val="0"/>
                              <w:sz w:val="18"/>
                            </w:rPr>
                            <m:t>x</m:t>
                          </w:ins>
                        </m:r>
                      </m:e>
                      <m:sub>
                        <m:r>
                          <w:ins w:id="1141" w:author="user" w:date="2021-12-20T13:14:00Z">
                            <w:rPr>
                              <w:rFonts w:ascii="Cambria Math" w:hAnsi="Cambria Math"/>
                              <w:color w:val="000000"/>
                              <w:kern w:val="0"/>
                              <w:sz w:val="18"/>
                            </w:rPr>
                            <m:t>i</m:t>
                          </w:ins>
                        </m:r>
                      </m:sub>
                    </m:sSub>
                    <m:r>
                      <w:ins w:id="1142" w:author="user" w:date="2021-12-20T13:14:00Z">
                        <w:rPr>
                          <w:rFonts w:ascii="Cambria Math" w:hAnsi="Cambria Math"/>
                          <w:color w:val="000000"/>
                          <w:kern w:val="0"/>
                          <w:sz w:val="18"/>
                        </w:rPr>
                        <m:t>)</m:t>
                      </w:ins>
                    </m:r>
                  </m:e>
                  <m:sub>
                    <m:r>
                      <w:ins w:id="1143" w:author="user" w:date="2021-12-20T13:14:00Z">
                        <w:rPr>
                          <w:rFonts w:ascii="Cambria Math" w:hAnsi="Cambria Math"/>
                          <w:color w:val="000000"/>
                          <w:kern w:val="0"/>
                          <w:sz w:val="18"/>
                        </w:rPr>
                        <m:t>+</m:t>
                      </w:ins>
                    </m:r>
                  </m:sub>
                </m:sSub>
                <m:r>
                  <w:ins w:id="1144" w:author="user" w:date="2021-12-20T13:14:00Z">
                    <w:rPr>
                      <w:rFonts w:ascii="Cambria Math" w:hAnsi="Cambria Math" w:hint="eastAsia"/>
                      <w:color w:val="000000"/>
                      <w:kern w:val="0"/>
                      <w:sz w:val="18"/>
                    </w:rPr>
                    <m:t>]</m:t>
                  </w:ins>
                </m:r>
              </m:oMath>
            </m:oMathPara>
          </w:p>
        </w:tc>
      </w:tr>
      <w:tr w:rsidR="008B2003" w:rsidRPr="005A7B0D" w:rsidTr="008B2003">
        <w:trPr>
          <w:trHeight w:val="230"/>
          <w:jc w:val="center"/>
          <w:ins w:id="1145" w:author="user" w:date="2021-12-20T12:53:00Z"/>
          <w:trPrChange w:id="1146" w:author="user" w:date="2021-12-20T13:25:00Z">
            <w:trPr>
              <w:trHeight w:val="380"/>
              <w:jc w:val="center"/>
            </w:trPr>
          </w:trPrChange>
        </w:trPr>
        <w:tc>
          <w:tcPr>
            <w:tcW w:w="2484" w:type="dxa"/>
            <w:tcBorders>
              <w:top w:val="nil"/>
              <w:bottom w:val="nil"/>
            </w:tcBorders>
            <w:shd w:val="clear" w:color="auto" w:fill="auto"/>
            <w:noWrap/>
            <w:vAlign w:val="center"/>
            <w:hideMark/>
            <w:tcPrChange w:id="1147" w:author="user" w:date="2021-12-20T13:25:00Z">
              <w:tcPr>
                <w:tcW w:w="2268" w:type="dxa"/>
                <w:tcBorders>
                  <w:top w:val="nil"/>
                  <w:bottom w:val="nil"/>
                </w:tcBorders>
                <w:shd w:val="clear" w:color="auto" w:fill="auto"/>
                <w:noWrap/>
                <w:vAlign w:val="center"/>
                <w:hideMark/>
              </w:tcPr>
            </w:tcPrChange>
          </w:tcPr>
          <w:p w:rsidR="005A7B0D" w:rsidRPr="005A7B0D" w:rsidRDefault="005A7B0D" w:rsidP="005A7B0D">
            <w:pPr>
              <w:widowControl/>
              <w:rPr>
                <w:ins w:id="1148" w:author="user" w:date="2021-12-20T12:53:00Z"/>
                <w:color w:val="000000"/>
                <w:kern w:val="0"/>
                <w:sz w:val="16"/>
                <w:rPrChange w:id="1149" w:author="user" w:date="2021-12-20T12:54:00Z">
                  <w:rPr>
                    <w:ins w:id="1150" w:author="user" w:date="2021-12-20T12:53:00Z"/>
                    <w:rFonts w:ascii="新細明體" w:hAnsi="新細明體" w:cs="新細明體"/>
                    <w:color w:val="000000"/>
                    <w:kern w:val="0"/>
                  </w:rPr>
                </w:rPrChange>
              </w:rPr>
            </w:pPr>
            <w:ins w:id="1151" w:author="user" w:date="2021-12-20T12:53:00Z">
              <w:r w:rsidRPr="005A7B0D">
                <w:rPr>
                  <w:color w:val="000000"/>
                  <w:kern w:val="0"/>
                  <w:sz w:val="16"/>
                  <w:rPrChange w:id="1152" w:author="user" w:date="2021-12-20T12:54:00Z">
                    <w:rPr>
                      <w:rFonts w:ascii="新細明體" w:hAnsi="新細明體" w:cs="新細明體" w:hint="eastAsia"/>
                      <w:color w:val="000000"/>
                      <w:kern w:val="0"/>
                    </w:rPr>
                  </w:rPrChange>
                </w:rPr>
                <w:t>Total system cylced throughflow</w:t>
              </w:r>
            </w:ins>
          </w:p>
        </w:tc>
        <w:tc>
          <w:tcPr>
            <w:tcW w:w="479" w:type="dxa"/>
            <w:tcBorders>
              <w:top w:val="nil"/>
              <w:bottom w:val="nil"/>
            </w:tcBorders>
            <w:shd w:val="clear" w:color="auto" w:fill="auto"/>
            <w:noWrap/>
            <w:vAlign w:val="center"/>
            <w:hideMark/>
            <w:tcPrChange w:id="1153" w:author="user" w:date="2021-12-20T13:25:00Z">
              <w:tcPr>
                <w:tcW w:w="426" w:type="dxa"/>
                <w:tcBorders>
                  <w:top w:val="nil"/>
                  <w:bottom w:val="nil"/>
                </w:tcBorders>
                <w:shd w:val="clear" w:color="auto" w:fill="auto"/>
                <w:noWrap/>
                <w:vAlign w:val="center"/>
                <w:hideMark/>
              </w:tcPr>
            </w:tcPrChange>
          </w:tcPr>
          <w:p w:rsidR="005A7B0D" w:rsidRPr="005A7B0D" w:rsidRDefault="008C29FB" w:rsidP="008C29FB">
            <w:pPr>
              <w:widowControl/>
              <w:rPr>
                <w:ins w:id="1154" w:author="user" w:date="2021-12-20T12:53:00Z"/>
                <w:color w:val="000000"/>
                <w:kern w:val="0"/>
                <w:sz w:val="16"/>
                <w:rPrChange w:id="1155" w:author="user" w:date="2021-12-20T12:54:00Z">
                  <w:rPr>
                    <w:ins w:id="1156" w:author="user" w:date="2021-12-20T12:53:00Z"/>
                    <w:rFonts w:ascii="新細明體" w:hAnsi="新細明體" w:cs="新細明體" w:hint="eastAsia"/>
                    <w:color w:val="000000"/>
                    <w:kern w:val="0"/>
                  </w:rPr>
                </w:rPrChange>
              </w:rPr>
              <w:pPrChange w:id="1157" w:author="user" w:date="2021-12-20T13:16:00Z">
                <w:pPr>
                  <w:widowControl/>
                </w:pPr>
              </w:pPrChange>
            </w:pPr>
            <m:oMath>
              <m:sSub>
                <m:sSubPr>
                  <m:ctrlPr>
                    <w:ins w:id="1158" w:author="user" w:date="2021-12-20T13:16:00Z">
                      <w:rPr>
                        <w:rFonts w:ascii="Cambria Math" w:hAnsi="Cambria Math"/>
                        <w:i/>
                        <w:color w:val="000000"/>
                        <w:kern w:val="0"/>
                        <w:sz w:val="18"/>
                      </w:rPr>
                    </w:ins>
                  </m:ctrlPr>
                </m:sSubPr>
                <m:e>
                  <m:r>
                    <w:ins w:id="1159" w:author="user" w:date="2021-12-20T13:16:00Z">
                      <w:rPr>
                        <w:rFonts w:ascii="Cambria Math" w:hAnsi="Cambria Math" w:hint="eastAsia"/>
                        <w:color w:val="000000"/>
                        <w:kern w:val="0"/>
                        <w:sz w:val="18"/>
                      </w:rPr>
                      <m:t>TST</m:t>
                    </w:ins>
                  </m:r>
                </m:e>
                <m:sub>
                  <m:r>
                    <w:ins w:id="1160" w:author="user" w:date="2021-12-20T13:16:00Z">
                      <w:rPr>
                        <w:rFonts w:ascii="Cambria Math" w:hAnsi="Cambria Math" w:hint="eastAsia"/>
                        <w:color w:val="000000"/>
                        <w:kern w:val="0"/>
                        <w:sz w:val="18"/>
                      </w:rPr>
                      <m:t>C</m:t>
                    </w:ins>
                  </m:r>
                </m:sub>
              </m:sSub>
            </m:oMath>
            <w:r>
              <w:rPr>
                <w:color w:val="000000"/>
                <w:kern w:val="0"/>
                <w:sz w:val="16"/>
              </w:rPr>
              <w:t xml:space="preserve"> </w:t>
            </w:r>
          </w:p>
        </w:tc>
        <w:tc>
          <w:tcPr>
            <w:tcW w:w="5435" w:type="dxa"/>
            <w:tcBorders>
              <w:top w:val="nil"/>
              <w:bottom w:val="nil"/>
            </w:tcBorders>
            <w:shd w:val="clear" w:color="auto" w:fill="auto"/>
            <w:noWrap/>
            <w:vAlign w:val="center"/>
            <w:hideMark/>
            <w:tcPrChange w:id="1161" w:author="user" w:date="2021-12-20T13:25:00Z">
              <w:tcPr>
                <w:tcW w:w="4961" w:type="dxa"/>
                <w:tcBorders>
                  <w:top w:val="nil"/>
                  <w:bottom w:val="nil"/>
                </w:tcBorders>
                <w:shd w:val="clear" w:color="auto" w:fill="auto"/>
                <w:noWrap/>
                <w:vAlign w:val="center"/>
                <w:hideMark/>
              </w:tcPr>
            </w:tcPrChange>
          </w:tcPr>
          <w:p w:rsidR="005A7B0D" w:rsidRPr="005A7B0D" w:rsidRDefault="00537BA3" w:rsidP="008B2003">
            <w:pPr>
              <w:widowControl/>
              <w:rPr>
                <w:ins w:id="1162" w:author="user" w:date="2021-12-20T12:53:00Z"/>
                <w:color w:val="000000"/>
                <w:kern w:val="0"/>
                <w:sz w:val="16"/>
                <w:rPrChange w:id="1163" w:author="user" w:date="2021-12-20T12:54:00Z">
                  <w:rPr>
                    <w:ins w:id="1164" w:author="user" w:date="2021-12-20T12:53:00Z"/>
                    <w:rFonts w:ascii="新細明體" w:hAnsi="新細明體" w:cs="新細明體" w:hint="eastAsia"/>
                    <w:color w:val="000000"/>
                    <w:kern w:val="0"/>
                  </w:rPr>
                </w:rPrChange>
              </w:rPr>
              <w:pPrChange w:id="1165" w:author="user" w:date="2021-12-20T13:23:00Z">
                <w:pPr>
                  <w:widowControl/>
                </w:pPr>
              </w:pPrChange>
            </w:pPr>
            <m:oMathPara>
              <m:oMath>
                <m:nary>
                  <m:naryPr>
                    <m:chr m:val="∑"/>
                    <m:limLoc m:val="undOvr"/>
                    <m:ctrlPr>
                      <w:ins w:id="1166" w:author="user" w:date="2021-12-20T13:20:00Z">
                        <w:rPr>
                          <w:rFonts w:ascii="Cambria Math" w:hAnsi="Cambria Math"/>
                          <w:color w:val="000000"/>
                          <w:kern w:val="0"/>
                          <w:sz w:val="16"/>
                        </w:rPr>
                      </w:ins>
                    </m:ctrlPr>
                  </m:naryPr>
                  <m:sub>
                    <m:r>
                      <w:ins w:id="1167" w:author="user" w:date="2021-12-20T13:20:00Z">
                        <w:rPr>
                          <w:rFonts w:ascii="Cambria Math" w:hAnsi="Cambria Math"/>
                          <w:color w:val="000000"/>
                          <w:kern w:val="0"/>
                          <w:sz w:val="16"/>
                        </w:rPr>
                        <m:t>j=1</m:t>
                      </w:ins>
                    </m:r>
                  </m:sub>
                  <m:sup>
                    <m:r>
                      <w:ins w:id="1168" w:author="user" w:date="2021-12-20T13:20:00Z">
                        <w:rPr>
                          <w:rFonts w:ascii="Cambria Math" w:hAnsi="Cambria Math"/>
                          <w:color w:val="000000"/>
                          <w:kern w:val="0"/>
                          <w:sz w:val="16"/>
                        </w:rPr>
                        <m:t>n</m:t>
                      </w:ins>
                    </m:r>
                  </m:sup>
                  <m:e>
                    <m:r>
                      <w:ins w:id="1169" w:author="user" w:date="2021-12-20T13:20:00Z">
                        <w:rPr>
                          <w:rFonts w:ascii="Cambria Math" w:hAnsi="Cambria Math"/>
                          <w:color w:val="000000"/>
                          <w:kern w:val="0"/>
                          <w:sz w:val="16"/>
                        </w:rPr>
                        <m:t>(1-</m:t>
                      </w:ins>
                    </m:r>
                    <m:f>
                      <m:fPr>
                        <m:ctrlPr>
                          <w:ins w:id="1170" w:author="user" w:date="2021-12-20T13:20:00Z">
                            <w:rPr>
                              <w:rFonts w:ascii="Cambria Math" w:hAnsi="Cambria Math"/>
                              <w:i/>
                              <w:color w:val="000000"/>
                              <w:kern w:val="0"/>
                              <w:sz w:val="16"/>
                            </w:rPr>
                          </w:ins>
                        </m:ctrlPr>
                      </m:fPr>
                      <m:num>
                        <m:r>
                          <w:ins w:id="1171" w:author="user" w:date="2021-12-20T13:20:00Z">
                            <w:rPr>
                              <w:rFonts w:ascii="Cambria Math" w:hAnsi="Cambria Math"/>
                              <w:color w:val="000000"/>
                              <w:kern w:val="0"/>
                              <w:sz w:val="16"/>
                            </w:rPr>
                            <m:t>1</m:t>
                          </w:ins>
                        </m:r>
                      </m:num>
                      <m:den>
                        <m:sSub>
                          <m:sSubPr>
                            <m:ctrlPr>
                              <w:ins w:id="1172" w:author="user" w:date="2021-12-20T13:20:00Z">
                                <w:rPr>
                                  <w:rFonts w:ascii="Cambria Math" w:hAnsi="Cambria Math"/>
                                  <w:i/>
                                  <w:color w:val="000000"/>
                                  <w:kern w:val="0"/>
                                  <w:sz w:val="16"/>
                                </w:rPr>
                              </w:ins>
                            </m:ctrlPr>
                          </m:sSubPr>
                          <m:e>
                            <m:r>
                              <w:ins w:id="1173" w:author="user" w:date="2021-12-20T13:20:00Z">
                                <w:rPr>
                                  <w:rFonts w:ascii="Cambria Math" w:hAnsi="Cambria Math"/>
                                  <w:color w:val="000000"/>
                                  <w:kern w:val="0"/>
                                  <w:sz w:val="16"/>
                                </w:rPr>
                                <m:t>q</m:t>
                              </w:ins>
                            </m:r>
                          </m:e>
                          <m:sub>
                            <m:r>
                              <w:ins w:id="1174" w:author="user" w:date="2021-12-20T13:20:00Z">
                                <w:rPr>
                                  <w:rFonts w:ascii="Cambria Math" w:hAnsi="Cambria Math"/>
                                  <w:color w:val="000000"/>
                                  <w:kern w:val="0"/>
                                  <w:sz w:val="16"/>
                                </w:rPr>
                                <m:t>ij</m:t>
                              </w:ins>
                            </m:r>
                          </m:sub>
                        </m:sSub>
                      </m:den>
                    </m:f>
                    <m:r>
                      <w:ins w:id="1175" w:author="user" w:date="2021-12-20T13:20:00Z">
                        <w:rPr>
                          <w:rFonts w:ascii="Cambria Math" w:hAnsi="Cambria Math"/>
                          <w:color w:val="000000"/>
                          <w:kern w:val="0"/>
                          <w:sz w:val="16"/>
                        </w:rPr>
                        <m:t>)</m:t>
                      </w:ins>
                    </m:r>
                  </m:e>
                </m:nary>
                <m:sSub>
                  <m:sSubPr>
                    <m:ctrlPr>
                      <w:ins w:id="1176" w:author="user" w:date="2021-12-20T13:20:00Z">
                        <w:rPr>
                          <w:rFonts w:ascii="Cambria Math" w:hAnsi="Cambria Math"/>
                          <w:i/>
                          <w:color w:val="000000"/>
                          <w:kern w:val="0"/>
                          <w:sz w:val="16"/>
                        </w:rPr>
                      </w:ins>
                    </m:ctrlPr>
                  </m:sSubPr>
                  <m:e>
                    <m:r>
                      <w:ins w:id="1177" w:author="user" w:date="2021-12-20T13:20:00Z">
                        <w:rPr>
                          <w:rFonts w:ascii="Cambria Math" w:hAnsi="Cambria Math"/>
                          <w:color w:val="000000"/>
                          <w:kern w:val="0"/>
                          <w:sz w:val="16"/>
                        </w:rPr>
                        <m:t>T</m:t>
                      </w:ins>
                    </m:r>
                  </m:e>
                  <m:sub>
                    <m:r>
                      <w:ins w:id="1178" w:author="user" w:date="2021-12-20T13:20:00Z">
                        <w:rPr>
                          <w:rFonts w:ascii="Cambria Math" w:hAnsi="Cambria Math"/>
                          <w:color w:val="000000"/>
                          <w:kern w:val="0"/>
                          <w:sz w:val="16"/>
                        </w:rPr>
                        <m:t>j</m:t>
                      </w:ins>
                    </m:r>
                  </m:sub>
                </m:sSub>
                <m:r>
                  <w:ins w:id="1179" w:author="user" w:date="2021-12-20T13:20:00Z">
                    <w:rPr>
                      <w:rFonts w:ascii="Cambria Math" w:hAnsi="Cambria Math"/>
                      <w:color w:val="000000"/>
                      <w:kern w:val="0"/>
                      <w:sz w:val="16"/>
                    </w:rPr>
                    <m:t xml:space="preserve"> </m:t>
                  </w:ins>
                </m:r>
                <m:r>
                  <w:ins w:id="1180" w:author="user" w:date="2021-12-20T13:21:00Z">
                    <w:rPr>
                      <w:rFonts w:ascii="Cambria Math" w:hAnsi="Cambria Math"/>
                      <w:color w:val="000000"/>
                      <w:kern w:val="0"/>
                      <w:sz w:val="16"/>
                    </w:rPr>
                    <m:t>where</m:t>
                  </w:ins>
                </m:r>
                <m:r>
                  <w:ins w:id="1181" w:author="user" w:date="2021-12-20T13:21:00Z">
                    <w:rPr>
                      <w:rFonts w:ascii="Cambria Math" w:hAnsi="Cambria Math"/>
                      <w:color w:val="000000"/>
                      <w:kern w:val="0"/>
                      <w:sz w:val="16"/>
                    </w:rPr>
                    <m:t xml:space="preserve"> Q=</m:t>
                  </w:ins>
                </m:r>
                <m:sSup>
                  <m:sSupPr>
                    <m:ctrlPr>
                      <w:ins w:id="1182" w:author="user" w:date="2021-12-20T13:21:00Z">
                        <w:rPr>
                          <w:rFonts w:ascii="Cambria Math" w:hAnsi="Cambria Math"/>
                          <w:i/>
                          <w:color w:val="000000"/>
                          <w:kern w:val="0"/>
                          <w:sz w:val="16"/>
                        </w:rPr>
                      </w:ins>
                    </m:ctrlPr>
                  </m:sSupPr>
                  <m:e>
                    <m:r>
                      <w:ins w:id="1183" w:author="user" w:date="2021-12-20T13:21:00Z">
                        <w:rPr>
                          <w:rFonts w:ascii="Cambria Math" w:hAnsi="Cambria Math"/>
                          <w:color w:val="000000"/>
                          <w:kern w:val="0"/>
                          <w:sz w:val="16"/>
                        </w:rPr>
                        <m:t>(I-</m:t>
                      </w:ins>
                    </m:r>
                    <m:sSup>
                      <m:sSupPr>
                        <m:ctrlPr>
                          <w:ins w:id="1184" w:author="user" w:date="2021-12-20T13:21:00Z">
                            <w:rPr>
                              <w:rFonts w:ascii="Cambria Math" w:hAnsi="Cambria Math"/>
                              <w:i/>
                              <w:color w:val="000000"/>
                              <w:kern w:val="0"/>
                              <w:sz w:val="16"/>
                            </w:rPr>
                          </w:ins>
                        </m:ctrlPr>
                      </m:sSupPr>
                      <m:e>
                        <m:r>
                          <w:ins w:id="1185" w:author="user" w:date="2021-12-20T13:21:00Z">
                            <w:rPr>
                              <w:rFonts w:ascii="Cambria Math" w:hAnsi="Cambria Math"/>
                              <w:color w:val="000000"/>
                              <w:kern w:val="0"/>
                              <w:sz w:val="16"/>
                            </w:rPr>
                            <m:t>G</m:t>
                          </w:ins>
                        </m:r>
                      </m:e>
                      <m:sup>
                        <m:r>
                          <w:ins w:id="1186" w:author="user" w:date="2021-12-20T13:21:00Z">
                            <w:rPr>
                              <w:rFonts w:ascii="Cambria Math" w:hAnsi="Cambria Math"/>
                              <w:color w:val="000000"/>
                              <w:kern w:val="0"/>
                              <w:sz w:val="16"/>
                            </w:rPr>
                            <m:t>'</m:t>
                          </w:ins>
                        </m:r>
                      </m:sup>
                    </m:sSup>
                    <m:r>
                      <w:ins w:id="1187" w:author="user" w:date="2021-12-20T13:21:00Z">
                        <w:rPr>
                          <w:rFonts w:ascii="Cambria Math" w:hAnsi="Cambria Math"/>
                          <w:color w:val="000000"/>
                          <w:kern w:val="0"/>
                          <w:sz w:val="16"/>
                        </w:rPr>
                        <m:t>)</m:t>
                      </w:ins>
                    </m:r>
                  </m:e>
                  <m:sup>
                    <m:r>
                      <w:ins w:id="1188" w:author="user" w:date="2021-12-20T13:21:00Z">
                        <w:rPr>
                          <w:rFonts w:ascii="Cambria Math" w:hAnsi="Cambria Math"/>
                          <w:color w:val="000000"/>
                          <w:kern w:val="0"/>
                          <w:sz w:val="16"/>
                        </w:rPr>
                        <m:t>-1</m:t>
                      </w:ins>
                    </m:r>
                  </m:sup>
                </m:sSup>
                <m:r>
                  <w:ins w:id="1189" w:author="user" w:date="2021-12-20T13:21:00Z">
                    <w:rPr>
                      <w:rFonts w:ascii="Cambria Math" w:hAnsi="Cambria Math"/>
                      <w:color w:val="000000"/>
                      <w:kern w:val="0"/>
                      <w:sz w:val="16"/>
                    </w:rPr>
                    <m:t xml:space="preserve"> where</m:t>
                  </w:ins>
                </m:r>
                <m:r>
                  <w:ins w:id="1190" w:author="user" w:date="2021-12-20T13:22:00Z">
                    <w:rPr>
                      <w:rFonts w:ascii="Cambria Math" w:hAnsi="Cambria Math" w:hint="eastAsia"/>
                      <w:color w:val="000000"/>
                      <w:kern w:val="0"/>
                      <w:sz w:val="16"/>
                    </w:rPr>
                    <m:t xml:space="preserve"> </m:t>
                  </w:ins>
                </m:r>
                <m:sSup>
                  <m:sSupPr>
                    <m:ctrlPr>
                      <w:ins w:id="1191" w:author="user" w:date="2021-12-20T13:22:00Z">
                        <w:rPr>
                          <w:rFonts w:ascii="Cambria Math" w:hAnsi="Cambria Math"/>
                          <w:i/>
                          <w:color w:val="000000"/>
                          <w:kern w:val="0"/>
                          <w:sz w:val="16"/>
                        </w:rPr>
                      </w:ins>
                    </m:ctrlPr>
                  </m:sSupPr>
                  <m:e>
                    <m:r>
                      <w:ins w:id="1192" w:author="user" w:date="2021-12-20T13:22:00Z">
                        <w:rPr>
                          <w:rFonts w:ascii="Cambria Math" w:hAnsi="Cambria Math"/>
                          <w:color w:val="000000"/>
                          <w:kern w:val="0"/>
                          <w:sz w:val="16"/>
                        </w:rPr>
                        <m:t>G</m:t>
                      </w:ins>
                    </m:r>
                  </m:e>
                  <m:sup>
                    <m:r>
                      <w:ins w:id="1193" w:author="user" w:date="2021-12-20T13:22:00Z">
                        <w:rPr>
                          <w:rFonts w:ascii="Cambria Math" w:hAnsi="Cambria Math"/>
                          <w:color w:val="000000"/>
                          <w:kern w:val="0"/>
                          <w:sz w:val="16"/>
                        </w:rPr>
                        <m:t>'</m:t>
                      </w:ins>
                    </m:r>
                  </m:sup>
                </m:sSup>
                <m:r>
                  <w:ins w:id="1194" w:author="user" w:date="2021-12-20T13:22:00Z">
                    <w:rPr>
                      <w:rFonts w:ascii="Cambria Math" w:hAnsi="Cambria Math"/>
                      <w:color w:val="000000"/>
                      <w:kern w:val="0"/>
                      <w:sz w:val="16"/>
                    </w:rPr>
                    <m:t>=[</m:t>
                  </w:ins>
                </m:r>
                <m:sSubSup>
                  <m:sSubSupPr>
                    <m:ctrlPr>
                      <w:ins w:id="1195" w:author="user" w:date="2021-12-20T13:22:00Z">
                        <w:rPr>
                          <w:rFonts w:ascii="Cambria Math" w:hAnsi="Cambria Math"/>
                          <w:i/>
                          <w:color w:val="000000"/>
                          <w:kern w:val="0"/>
                          <w:sz w:val="16"/>
                        </w:rPr>
                      </w:ins>
                    </m:ctrlPr>
                  </m:sSubSupPr>
                  <m:e>
                    <m:r>
                      <w:ins w:id="1196" w:author="user" w:date="2021-12-20T13:22:00Z">
                        <w:rPr>
                          <w:rFonts w:ascii="Cambria Math" w:hAnsi="Cambria Math"/>
                          <w:color w:val="000000"/>
                          <w:kern w:val="0"/>
                          <w:sz w:val="16"/>
                        </w:rPr>
                        <m:t>T</m:t>
                      </w:ins>
                    </m:r>
                  </m:e>
                  <m:sub>
                    <m:r>
                      <w:ins w:id="1197" w:author="user" w:date="2021-12-20T13:22:00Z">
                        <w:rPr>
                          <w:rFonts w:ascii="Cambria Math" w:hAnsi="Cambria Math"/>
                          <w:color w:val="000000"/>
                          <w:kern w:val="0"/>
                          <w:sz w:val="16"/>
                        </w:rPr>
                        <m:t>ij</m:t>
                      </w:ins>
                    </m:r>
                  </m:sub>
                  <m:sup>
                    <m:r>
                      <w:ins w:id="1198" w:author="user" w:date="2021-12-20T13:22:00Z">
                        <w:rPr>
                          <w:rFonts w:ascii="Cambria Math" w:hAnsi="Cambria Math"/>
                          <w:color w:val="000000"/>
                          <w:kern w:val="0"/>
                          <w:sz w:val="16"/>
                        </w:rPr>
                        <m:t>*</m:t>
                      </w:ins>
                    </m:r>
                  </m:sup>
                </m:sSubSup>
                <m:r>
                  <w:ins w:id="1199" w:author="user" w:date="2021-12-20T13:22:00Z">
                    <w:rPr>
                      <w:rFonts w:ascii="Cambria Math" w:hAnsi="Cambria Math"/>
                      <w:color w:val="000000"/>
                      <w:kern w:val="0"/>
                      <w:sz w:val="16"/>
                    </w:rPr>
                    <m:t>/</m:t>
                  </w:ins>
                </m:r>
                <m:r>
                  <m:rPr>
                    <m:sty m:val="p"/>
                  </m:rPr>
                  <w:rPr>
                    <w:rFonts w:ascii="Cambria Math" w:hAnsi="Cambria Math"/>
                    <w:color w:val="000000"/>
                    <w:kern w:val="0"/>
                    <w:sz w:val="16"/>
                  </w:rPr>
                  <m:t>max⁡</m:t>
                </m:r>
                <m:r>
                  <w:ins w:id="1200" w:author="user" w:date="2021-12-20T13:22:00Z">
                    <w:rPr>
                      <w:rFonts w:ascii="Cambria Math" w:hAnsi="Cambria Math"/>
                      <w:color w:val="000000"/>
                      <w:kern w:val="0"/>
                      <w:sz w:val="16"/>
                    </w:rPr>
                    <m:t>(</m:t>
                  </w:ins>
                </m:r>
                <m:sSub>
                  <m:sSubPr>
                    <m:ctrlPr>
                      <w:ins w:id="1201" w:author="user" w:date="2021-12-20T13:22:00Z">
                        <w:rPr>
                          <w:rFonts w:ascii="Cambria Math" w:hAnsi="Cambria Math"/>
                          <w:i/>
                          <w:color w:val="000000"/>
                          <w:kern w:val="0"/>
                          <w:sz w:val="16"/>
                        </w:rPr>
                      </w:ins>
                    </m:ctrlPr>
                  </m:sSubPr>
                  <m:e>
                    <m:r>
                      <w:ins w:id="1202" w:author="user" w:date="2021-12-20T13:22:00Z">
                        <w:rPr>
                          <w:rFonts w:ascii="Cambria Math" w:hAnsi="Cambria Math"/>
                          <w:color w:val="000000"/>
                          <w:kern w:val="0"/>
                          <w:sz w:val="16"/>
                        </w:rPr>
                        <m:t>T</m:t>
                      </w:ins>
                    </m:r>
                  </m:e>
                  <m:sub>
                    <m:r>
                      <w:ins w:id="1203" w:author="user" w:date="2021-12-20T13:22:00Z">
                        <w:rPr>
                          <w:rFonts w:ascii="Cambria Math" w:hAnsi="Cambria Math"/>
                          <w:color w:val="000000"/>
                          <w:kern w:val="0"/>
                          <w:sz w:val="16"/>
                        </w:rPr>
                        <m:t>i</m:t>
                      </w:ins>
                    </m:r>
                  </m:sub>
                </m:sSub>
                <m:r>
                  <w:ins w:id="1204" w:author="user" w:date="2021-12-20T13:22:00Z">
                    <w:rPr>
                      <w:rFonts w:ascii="Cambria Math" w:hAnsi="Cambria Math"/>
                      <w:color w:val="000000"/>
                      <w:kern w:val="0"/>
                      <w:sz w:val="16"/>
                    </w:rPr>
                    <m:t>,</m:t>
                  </w:ins>
                </m:r>
                <m:sSub>
                  <m:sSubPr>
                    <m:ctrlPr>
                      <w:ins w:id="1205" w:author="user" w:date="2021-12-20T13:22:00Z">
                        <w:rPr>
                          <w:rFonts w:ascii="Cambria Math" w:hAnsi="Cambria Math"/>
                          <w:i/>
                          <w:color w:val="000000"/>
                          <w:kern w:val="0"/>
                          <w:sz w:val="16"/>
                        </w:rPr>
                      </w:ins>
                    </m:ctrlPr>
                  </m:sSubPr>
                  <m:e>
                    <m:r>
                      <w:ins w:id="1206" w:author="user" w:date="2021-12-20T13:22:00Z">
                        <w:rPr>
                          <w:rFonts w:ascii="Cambria Math" w:hAnsi="Cambria Math"/>
                          <w:color w:val="000000"/>
                          <w:kern w:val="0"/>
                          <w:sz w:val="16"/>
                        </w:rPr>
                        <m:t>T</m:t>
                      </w:ins>
                    </m:r>
                  </m:e>
                  <m:sub>
                    <m:r>
                      <w:ins w:id="1207" w:author="user" w:date="2021-12-20T13:22:00Z">
                        <w:rPr>
                          <w:rFonts w:ascii="Cambria Math" w:hAnsi="Cambria Math"/>
                          <w:color w:val="000000"/>
                          <w:kern w:val="0"/>
                          <w:sz w:val="16"/>
                        </w:rPr>
                        <m:t>j</m:t>
                      </w:ins>
                    </m:r>
                  </m:sub>
                </m:sSub>
                <m:r>
                  <w:ins w:id="1208" w:author="user" w:date="2021-12-20T13:22:00Z">
                    <w:rPr>
                      <w:rFonts w:ascii="Cambria Math" w:hAnsi="Cambria Math"/>
                      <w:color w:val="000000"/>
                      <w:kern w:val="0"/>
                      <w:sz w:val="16"/>
                    </w:rPr>
                    <m:t>)]</m:t>
                  </w:ins>
                </m:r>
              </m:oMath>
            </m:oMathPara>
          </w:p>
        </w:tc>
      </w:tr>
      <w:tr w:rsidR="008B2003" w:rsidRPr="005A7B0D" w:rsidTr="008B2003">
        <w:trPr>
          <w:trHeight w:val="206"/>
          <w:jc w:val="center"/>
          <w:ins w:id="1209" w:author="user" w:date="2021-12-20T12:53:00Z"/>
          <w:trPrChange w:id="1210" w:author="user" w:date="2021-12-20T13:25:00Z">
            <w:trPr>
              <w:trHeight w:val="340"/>
              <w:jc w:val="center"/>
            </w:trPr>
          </w:trPrChange>
        </w:trPr>
        <w:tc>
          <w:tcPr>
            <w:tcW w:w="2484" w:type="dxa"/>
            <w:tcBorders>
              <w:top w:val="nil"/>
              <w:bottom w:val="nil"/>
            </w:tcBorders>
            <w:shd w:val="clear" w:color="auto" w:fill="auto"/>
            <w:noWrap/>
            <w:vAlign w:val="center"/>
            <w:hideMark/>
            <w:tcPrChange w:id="1211" w:author="user" w:date="2021-12-20T13:25:00Z">
              <w:tcPr>
                <w:tcW w:w="2268" w:type="dxa"/>
                <w:tcBorders>
                  <w:top w:val="nil"/>
                  <w:bottom w:val="nil"/>
                </w:tcBorders>
                <w:shd w:val="clear" w:color="auto" w:fill="auto"/>
                <w:noWrap/>
                <w:vAlign w:val="center"/>
                <w:hideMark/>
              </w:tcPr>
            </w:tcPrChange>
          </w:tcPr>
          <w:p w:rsidR="005A7B0D" w:rsidRPr="005A7B0D" w:rsidRDefault="005A7B0D" w:rsidP="005A7B0D">
            <w:pPr>
              <w:widowControl/>
              <w:rPr>
                <w:ins w:id="1212" w:author="user" w:date="2021-12-20T12:53:00Z"/>
                <w:color w:val="000000"/>
                <w:kern w:val="0"/>
                <w:sz w:val="16"/>
                <w:rPrChange w:id="1213" w:author="user" w:date="2021-12-20T12:54:00Z">
                  <w:rPr>
                    <w:ins w:id="1214" w:author="user" w:date="2021-12-20T12:53:00Z"/>
                    <w:rFonts w:ascii="新細明體" w:hAnsi="新細明體" w:cs="新細明體"/>
                    <w:color w:val="000000"/>
                    <w:kern w:val="0"/>
                  </w:rPr>
                </w:rPrChange>
              </w:rPr>
            </w:pPr>
            <w:ins w:id="1215" w:author="user" w:date="2021-12-20T12:53:00Z">
              <w:r w:rsidRPr="005A7B0D">
                <w:rPr>
                  <w:color w:val="000000"/>
                  <w:kern w:val="0"/>
                  <w:sz w:val="16"/>
                  <w:rPrChange w:id="1216" w:author="user" w:date="2021-12-20T12:54:00Z">
                    <w:rPr>
                      <w:rFonts w:ascii="新細明體" w:hAnsi="新細明體" w:cs="新細明體" w:hint="eastAsia"/>
                      <w:color w:val="000000"/>
                      <w:kern w:val="0"/>
                    </w:rPr>
                  </w:rPrChange>
                </w:rPr>
                <w:t>Finn's cycling index</w:t>
              </w:r>
            </w:ins>
          </w:p>
        </w:tc>
        <w:tc>
          <w:tcPr>
            <w:tcW w:w="479" w:type="dxa"/>
            <w:tcBorders>
              <w:top w:val="nil"/>
              <w:bottom w:val="nil"/>
            </w:tcBorders>
            <w:shd w:val="clear" w:color="auto" w:fill="auto"/>
            <w:noWrap/>
            <w:vAlign w:val="center"/>
            <w:hideMark/>
            <w:tcPrChange w:id="1217" w:author="user" w:date="2021-12-20T13:25:00Z">
              <w:tcPr>
                <w:tcW w:w="426" w:type="dxa"/>
                <w:tcBorders>
                  <w:top w:val="nil"/>
                  <w:bottom w:val="nil"/>
                </w:tcBorders>
                <w:shd w:val="clear" w:color="auto" w:fill="auto"/>
                <w:noWrap/>
                <w:vAlign w:val="center"/>
                <w:hideMark/>
              </w:tcPr>
            </w:tcPrChange>
          </w:tcPr>
          <w:p w:rsidR="005A7B0D" w:rsidRPr="005A7B0D" w:rsidRDefault="008C29FB" w:rsidP="005A7B0D">
            <w:pPr>
              <w:widowControl/>
              <w:rPr>
                <w:ins w:id="1218" w:author="user" w:date="2021-12-20T12:53:00Z"/>
                <w:color w:val="000000"/>
                <w:kern w:val="0"/>
                <w:sz w:val="16"/>
                <w:rPrChange w:id="1219" w:author="user" w:date="2021-12-20T12:54:00Z">
                  <w:rPr>
                    <w:ins w:id="1220" w:author="user" w:date="2021-12-20T12:53:00Z"/>
                    <w:rFonts w:ascii="新細明體" w:hAnsi="新細明體" w:cs="新細明體" w:hint="eastAsia"/>
                    <w:color w:val="000000"/>
                    <w:kern w:val="0"/>
                  </w:rPr>
                </w:rPrChange>
              </w:rPr>
            </w:pPr>
            <m:oMath>
              <m:r>
                <w:ins w:id="1221" w:author="user" w:date="2021-12-20T13:16:00Z">
                  <w:rPr>
                    <w:rFonts w:ascii="Cambria Math" w:hAnsi="Cambria Math"/>
                    <w:color w:val="000000"/>
                    <w:kern w:val="0"/>
                    <w:sz w:val="18"/>
                  </w:rPr>
                  <m:t>F</m:t>
                </w:ins>
              </m:r>
              <m:r>
                <w:ins w:id="1222" w:author="user" w:date="2021-12-20T13:17:00Z">
                  <w:rPr>
                    <w:rFonts w:ascii="Cambria Math" w:hAnsi="Cambria Math"/>
                    <w:color w:val="000000"/>
                    <w:kern w:val="0"/>
                    <w:sz w:val="18"/>
                  </w:rPr>
                  <m:t>CI</m:t>
                </w:ins>
              </m:r>
            </m:oMath>
            <w:r>
              <w:rPr>
                <w:color w:val="000000"/>
                <w:kern w:val="0"/>
                <w:sz w:val="16"/>
              </w:rPr>
              <w:t xml:space="preserve"> </w:t>
            </w:r>
          </w:p>
        </w:tc>
        <w:tc>
          <w:tcPr>
            <w:tcW w:w="5435" w:type="dxa"/>
            <w:tcBorders>
              <w:top w:val="nil"/>
              <w:bottom w:val="nil"/>
            </w:tcBorders>
            <w:shd w:val="clear" w:color="auto" w:fill="auto"/>
            <w:noWrap/>
            <w:vAlign w:val="center"/>
            <w:hideMark/>
            <w:tcPrChange w:id="1223" w:author="user" w:date="2021-12-20T13:25:00Z">
              <w:tcPr>
                <w:tcW w:w="4961" w:type="dxa"/>
                <w:tcBorders>
                  <w:top w:val="nil"/>
                  <w:bottom w:val="nil"/>
                </w:tcBorders>
                <w:shd w:val="clear" w:color="auto" w:fill="auto"/>
                <w:noWrap/>
                <w:vAlign w:val="center"/>
                <w:hideMark/>
              </w:tcPr>
            </w:tcPrChange>
          </w:tcPr>
          <w:p w:rsidR="005A7B0D" w:rsidRPr="005A7B0D" w:rsidRDefault="008C29FB" w:rsidP="008B2003">
            <w:pPr>
              <w:widowControl/>
              <w:rPr>
                <w:ins w:id="1224" w:author="user" w:date="2021-12-20T12:53:00Z"/>
                <w:color w:val="000000"/>
                <w:kern w:val="0"/>
                <w:sz w:val="16"/>
                <w:rPrChange w:id="1225" w:author="user" w:date="2021-12-20T12:54:00Z">
                  <w:rPr>
                    <w:ins w:id="1226" w:author="user" w:date="2021-12-20T12:53:00Z"/>
                    <w:rFonts w:ascii="新細明體" w:hAnsi="新細明體" w:cs="新細明體" w:hint="eastAsia"/>
                    <w:color w:val="000000"/>
                    <w:kern w:val="0"/>
                  </w:rPr>
                </w:rPrChange>
              </w:rPr>
              <w:pPrChange w:id="1227" w:author="user" w:date="2021-12-20T13:23:00Z">
                <w:pPr>
                  <w:widowControl/>
                </w:pPr>
              </w:pPrChange>
            </w:pPr>
            <m:oMathPara>
              <m:oMath>
                <m:f>
                  <m:fPr>
                    <m:ctrlPr>
                      <w:ins w:id="1228" w:author="user" w:date="2021-12-20T13:15:00Z">
                        <w:rPr>
                          <w:rFonts w:ascii="Cambria Math" w:hAnsi="Cambria Math"/>
                          <w:color w:val="000000"/>
                          <w:kern w:val="0"/>
                          <w:sz w:val="16"/>
                        </w:rPr>
                      </w:ins>
                    </m:ctrlPr>
                  </m:fPr>
                  <m:num>
                    <m:sSub>
                      <m:sSubPr>
                        <m:ctrlPr>
                          <w:ins w:id="1229" w:author="user" w:date="2021-12-20T13:16:00Z">
                            <w:rPr>
                              <w:rFonts w:ascii="Cambria Math" w:hAnsi="Cambria Math"/>
                              <w:i/>
                              <w:color w:val="000000"/>
                              <w:kern w:val="0"/>
                              <w:sz w:val="16"/>
                            </w:rPr>
                          </w:ins>
                        </m:ctrlPr>
                      </m:sSubPr>
                      <m:e>
                        <m:r>
                          <w:ins w:id="1230" w:author="user" w:date="2021-12-20T13:16:00Z">
                            <w:rPr>
                              <w:rFonts w:ascii="Cambria Math" w:hAnsi="Cambria Math" w:hint="eastAsia"/>
                              <w:color w:val="000000"/>
                              <w:kern w:val="0"/>
                              <w:sz w:val="16"/>
                            </w:rPr>
                            <m:t>TST</m:t>
                          </w:ins>
                        </m:r>
                      </m:e>
                      <m:sub>
                        <m:r>
                          <w:ins w:id="1231" w:author="user" w:date="2021-12-20T13:16:00Z">
                            <w:rPr>
                              <w:rFonts w:ascii="Cambria Math" w:hAnsi="Cambria Math"/>
                              <w:color w:val="000000"/>
                              <w:kern w:val="0"/>
                              <w:sz w:val="16"/>
                            </w:rPr>
                            <m:t>C</m:t>
                          </w:ins>
                        </m:r>
                      </m:sub>
                    </m:sSub>
                  </m:num>
                  <m:den>
                    <m:r>
                      <w:ins w:id="1232" w:author="user" w:date="2021-12-20T13:15:00Z">
                        <w:rPr>
                          <w:rFonts w:ascii="Cambria Math" w:hAnsi="Cambria Math" w:hint="eastAsia"/>
                          <w:color w:val="000000"/>
                          <w:kern w:val="0"/>
                          <w:sz w:val="16"/>
                        </w:rPr>
                        <m:t>TST</m:t>
                      </w:ins>
                    </m:r>
                  </m:den>
                </m:f>
              </m:oMath>
            </m:oMathPara>
          </w:p>
        </w:tc>
      </w:tr>
      <w:tr w:rsidR="008B2003" w:rsidRPr="005A7B0D" w:rsidTr="008B2003">
        <w:trPr>
          <w:trHeight w:val="230"/>
          <w:jc w:val="center"/>
          <w:ins w:id="1233" w:author="user" w:date="2021-12-20T12:53:00Z"/>
          <w:trPrChange w:id="1234" w:author="user" w:date="2021-12-20T13:25:00Z">
            <w:trPr>
              <w:trHeight w:val="380"/>
              <w:jc w:val="center"/>
            </w:trPr>
          </w:trPrChange>
        </w:trPr>
        <w:tc>
          <w:tcPr>
            <w:tcW w:w="2484" w:type="dxa"/>
            <w:tcBorders>
              <w:top w:val="nil"/>
              <w:bottom w:val="single" w:sz="4" w:space="0" w:color="auto"/>
            </w:tcBorders>
            <w:shd w:val="clear" w:color="auto" w:fill="auto"/>
            <w:noWrap/>
            <w:vAlign w:val="center"/>
            <w:hideMark/>
            <w:tcPrChange w:id="1235" w:author="user" w:date="2021-12-20T13:25:00Z">
              <w:tcPr>
                <w:tcW w:w="2268" w:type="dxa"/>
                <w:tcBorders>
                  <w:top w:val="nil"/>
                  <w:bottom w:val="single" w:sz="4" w:space="0" w:color="auto"/>
                </w:tcBorders>
                <w:shd w:val="clear" w:color="auto" w:fill="auto"/>
                <w:noWrap/>
                <w:vAlign w:val="center"/>
                <w:hideMark/>
              </w:tcPr>
            </w:tcPrChange>
          </w:tcPr>
          <w:p w:rsidR="005A7B0D" w:rsidRPr="005A7B0D" w:rsidRDefault="005A7B0D" w:rsidP="005A7B0D">
            <w:pPr>
              <w:widowControl/>
              <w:rPr>
                <w:ins w:id="1236" w:author="user" w:date="2021-12-20T12:53:00Z"/>
                <w:color w:val="000000"/>
                <w:kern w:val="0"/>
                <w:sz w:val="16"/>
                <w:rPrChange w:id="1237" w:author="user" w:date="2021-12-20T12:54:00Z">
                  <w:rPr>
                    <w:ins w:id="1238" w:author="user" w:date="2021-12-20T12:53:00Z"/>
                    <w:rFonts w:ascii="新細明體" w:hAnsi="新細明體" w:cs="新細明體"/>
                    <w:color w:val="000000"/>
                    <w:kern w:val="0"/>
                  </w:rPr>
                </w:rPrChange>
              </w:rPr>
            </w:pPr>
            <w:ins w:id="1239" w:author="user" w:date="2021-12-20T12:53:00Z">
              <w:r w:rsidRPr="005A7B0D">
                <w:rPr>
                  <w:color w:val="000000"/>
                  <w:kern w:val="0"/>
                  <w:sz w:val="16"/>
                  <w:rPrChange w:id="1240" w:author="user" w:date="2021-12-20T12:54:00Z">
                    <w:rPr>
                      <w:rFonts w:ascii="新細明體" w:hAnsi="新細明體" w:cs="新細明體" w:hint="eastAsia"/>
                      <w:color w:val="000000"/>
                      <w:kern w:val="0"/>
                    </w:rPr>
                  </w:rPrChange>
                </w:rPr>
                <w:t>Average mutual information</w:t>
              </w:r>
            </w:ins>
          </w:p>
        </w:tc>
        <w:tc>
          <w:tcPr>
            <w:tcW w:w="479" w:type="dxa"/>
            <w:tcBorders>
              <w:top w:val="nil"/>
              <w:bottom w:val="single" w:sz="4" w:space="0" w:color="auto"/>
            </w:tcBorders>
            <w:shd w:val="clear" w:color="auto" w:fill="auto"/>
            <w:noWrap/>
            <w:vAlign w:val="center"/>
            <w:hideMark/>
            <w:tcPrChange w:id="1241" w:author="user" w:date="2021-12-20T13:25:00Z">
              <w:tcPr>
                <w:tcW w:w="426" w:type="dxa"/>
                <w:tcBorders>
                  <w:top w:val="nil"/>
                  <w:bottom w:val="single" w:sz="4" w:space="0" w:color="auto"/>
                </w:tcBorders>
                <w:shd w:val="clear" w:color="auto" w:fill="auto"/>
                <w:noWrap/>
                <w:vAlign w:val="center"/>
                <w:hideMark/>
              </w:tcPr>
            </w:tcPrChange>
          </w:tcPr>
          <w:p w:rsidR="005A7B0D" w:rsidRPr="005A7B0D" w:rsidRDefault="008C29FB" w:rsidP="005A7B0D">
            <w:pPr>
              <w:widowControl/>
              <w:rPr>
                <w:ins w:id="1242" w:author="user" w:date="2021-12-20T12:53:00Z"/>
                <w:color w:val="000000"/>
                <w:kern w:val="0"/>
                <w:sz w:val="16"/>
                <w:rPrChange w:id="1243" w:author="user" w:date="2021-12-20T12:54:00Z">
                  <w:rPr>
                    <w:ins w:id="1244" w:author="user" w:date="2021-12-20T12:53:00Z"/>
                    <w:rFonts w:ascii="新細明體" w:hAnsi="新細明體" w:cs="新細明體" w:hint="eastAsia"/>
                    <w:color w:val="000000"/>
                    <w:kern w:val="0"/>
                  </w:rPr>
                </w:rPrChange>
              </w:rPr>
            </w:pPr>
            <m:oMath>
              <m:r>
                <w:ins w:id="1245" w:author="user" w:date="2021-12-20T13:17:00Z">
                  <w:rPr>
                    <w:rFonts w:ascii="Cambria Math" w:hAnsi="Cambria Math" w:hint="eastAsia"/>
                    <w:color w:val="000000"/>
                    <w:kern w:val="0"/>
                    <w:sz w:val="18"/>
                  </w:rPr>
                  <m:t>AMI</m:t>
                </w:ins>
              </m:r>
            </m:oMath>
            <w:r>
              <w:rPr>
                <w:color w:val="000000"/>
                <w:kern w:val="0"/>
                <w:sz w:val="16"/>
              </w:rPr>
              <w:t xml:space="preserve"> </w:t>
            </w:r>
          </w:p>
        </w:tc>
        <w:tc>
          <w:tcPr>
            <w:tcW w:w="5435" w:type="dxa"/>
            <w:tcBorders>
              <w:top w:val="nil"/>
              <w:bottom w:val="single" w:sz="4" w:space="0" w:color="auto"/>
            </w:tcBorders>
            <w:shd w:val="clear" w:color="auto" w:fill="auto"/>
            <w:noWrap/>
            <w:vAlign w:val="center"/>
            <w:hideMark/>
            <w:tcPrChange w:id="1246" w:author="user" w:date="2021-12-20T13:25:00Z">
              <w:tcPr>
                <w:tcW w:w="4961" w:type="dxa"/>
                <w:tcBorders>
                  <w:top w:val="nil"/>
                  <w:bottom w:val="single" w:sz="4" w:space="0" w:color="auto"/>
                </w:tcBorders>
                <w:shd w:val="clear" w:color="auto" w:fill="auto"/>
                <w:noWrap/>
                <w:vAlign w:val="center"/>
                <w:hideMark/>
              </w:tcPr>
            </w:tcPrChange>
          </w:tcPr>
          <w:p w:rsidR="005A7B0D" w:rsidRPr="005A7B0D" w:rsidRDefault="008C29FB" w:rsidP="008B2003">
            <w:pPr>
              <w:widowControl/>
              <w:rPr>
                <w:ins w:id="1247" w:author="user" w:date="2021-12-20T12:53:00Z"/>
                <w:color w:val="000000"/>
                <w:kern w:val="0"/>
                <w:sz w:val="16"/>
                <w:rPrChange w:id="1248" w:author="user" w:date="2021-12-20T12:54:00Z">
                  <w:rPr>
                    <w:ins w:id="1249" w:author="user" w:date="2021-12-20T12:53:00Z"/>
                    <w:rFonts w:ascii="新細明體" w:hAnsi="新細明體" w:cs="新細明體" w:hint="eastAsia"/>
                    <w:color w:val="000000"/>
                    <w:kern w:val="0"/>
                  </w:rPr>
                </w:rPrChange>
              </w:rPr>
              <w:pPrChange w:id="1250" w:author="user" w:date="2021-12-20T13:23:00Z">
                <w:pPr>
                  <w:widowControl/>
                </w:pPr>
              </w:pPrChange>
            </w:pPr>
            <m:oMathPara>
              <m:oMath>
                <m:nary>
                  <m:naryPr>
                    <m:chr m:val="∑"/>
                    <m:limLoc m:val="undOvr"/>
                    <m:ctrlPr>
                      <w:ins w:id="1251" w:author="user" w:date="2021-12-20T13:17:00Z">
                        <w:rPr>
                          <w:rFonts w:ascii="Cambria Math" w:hAnsi="Cambria Math"/>
                          <w:color w:val="000000"/>
                          <w:kern w:val="0"/>
                          <w:sz w:val="16"/>
                        </w:rPr>
                      </w:ins>
                    </m:ctrlPr>
                  </m:naryPr>
                  <m:sub>
                    <m:r>
                      <w:ins w:id="1252" w:author="user" w:date="2021-12-20T13:17:00Z">
                        <w:rPr>
                          <w:rFonts w:ascii="Cambria Math" w:hAnsi="Cambria Math"/>
                          <w:color w:val="000000"/>
                          <w:kern w:val="0"/>
                          <w:sz w:val="16"/>
                        </w:rPr>
                        <m:t>i=1</m:t>
                      </w:ins>
                    </m:r>
                  </m:sub>
                  <m:sup>
                    <m:r>
                      <w:ins w:id="1253" w:author="user" w:date="2021-12-20T13:17:00Z">
                        <w:rPr>
                          <w:rFonts w:ascii="Cambria Math" w:hAnsi="Cambria Math"/>
                          <w:color w:val="000000"/>
                          <w:kern w:val="0"/>
                          <w:sz w:val="16"/>
                        </w:rPr>
                        <m:t>n</m:t>
                      </w:ins>
                    </m:r>
                    <m:r>
                      <w:ins w:id="1254" w:author="user" w:date="2021-12-20T13:17:00Z">
                        <w:rPr>
                          <w:rFonts w:ascii="Cambria Math" w:hAnsi="Cambria Math"/>
                          <w:color w:val="000000"/>
                          <w:kern w:val="0"/>
                          <w:sz w:val="16"/>
                        </w:rPr>
                        <m:t>+2</m:t>
                      </w:ins>
                    </m:r>
                  </m:sup>
                  <m:e>
                    <m:nary>
                      <m:naryPr>
                        <m:chr m:val="∑"/>
                        <m:limLoc m:val="undOvr"/>
                        <m:ctrlPr>
                          <w:ins w:id="1255" w:author="user" w:date="2021-12-20T13:17:00Z">
                            <w:rPr>
                              <w:rFonts w:ascii="Cambria Math" w:hAnsi="Cambria Math"/>
                              <w:i/>
                              <w:color w:val="000000"/>
                              <w:kern w:val="0"/>
                              <w:sz w:val="16"/>
                            </w:rPr>
                          </w:ins>
                        </m:ctrlPr>
                      </m:naryPr>
                      <m:sub>
                        <m:r>
                          <w:ins w:id="1256" w:author="user" w:date="2021-12-20T13:17:00Z">
                            <w:rPr>
                              <w:rFonts w:ascii="Cambria Math" w:hAnsi="Cambria Math"/>
                              <w:color w:val="000000"/>
                              <w:kern w:val="0"/>
                              <w:sz w:val="16"/>
                            </w:rPr>
                            <m:t>j=</m:t>
                          </w:ins>
                        </m:r>
                        <m:r>
                          <w:ins w:id="1257" w:author="user" w:date="2021-12-20T13:17:00Z">
                            <w:rPr>
                              <w:rFonts w:ascii="Cambria Math" w:hAnsi="Cambria Math"/>
                              <w:color w:val="000000"/>
                              <w:kern w:val="0"/>
                              <w:sz w:val="16"/>
                            </w:rPr>
                            <m:t>0</m:t>
                          </w:ins>
                        </m:r>
                      </m:sub>
                      <m:sup>
                        <m:r>
                          <w:ins w:id="1258" w:author="user" w:date="2021-12-20T13:17:00Z">
                            <w:rPr>
                              <w:rFonts w:ascii="Cambria Math" w:hAnsi="Cambria Math"/>
                              <w:color w:val="000000"/>
                              <w:kern w:val="0"/>
                              <w:sz w:val="16"/>
                            </w:rPr>
                            <m:t>n</m:t>
                          </w:ins>
                        </m:r>
                      </m:sup>
                      <m:e>
                        <m:f>
                          <m:fPr>
                            <m:ctrlPr>
                              <w:ins w:id="1259" w:author="user" w:date="2021-12-20T13:17:00Z">
                                <w:rPr>
                                  <w:rFonts w:ascii="Cambria Math" w:hAnsi="Cambria Math"/>
                                  <w:i/>
                                  <w:color w:val="000000"/>
                                  <w:kern w:val="0"/>
                                  <w:sz w:val="16"/>
                                </w:rPr>
                              </w:ins>
                            </m:ctrlPr>
                          </m:fPr>
                          <m:num>
                            <m:sSub>
                              <m:sSubPr>
                                <m:ctrlPr>
                                  <w:ins w:id="1260" w:author="user" w:date="2021-12-20T13:18:00Z">
                                    <w:rPr>
                                      <w:rFonts w:ascii="Cambria Math" w:hAnsi="Cambria Math"/>
                                      <w:i/>
                                      <w:color w:val="000000"/>
                                      <w:kern w:val="0"/>
                                      <w:sz w:val="16"/>
                                    </w:rPr>
                                  </w:ins>
                                </m:ctrlPr>
                              </m:sSubPr>
                              <m:e>
                                <m:r>
                                  <w:ins w:id="1261" w:author="user" w:date="2021-12-20T13:18:00Z">
                                    <w:rPr>
                                      <w:rFonts w:ascii="Cambria Math" w:hAnsi="Cambria Math"/>
                                      <w:color w:val="000000"/>
                                      <w:kern w:val="0"/>
                                      <w:sz w:val="16"/>
                                    </w:rPr>
                                    <m:t>T</m:t>
                                  </w:ins>
                                </m:r>
                              </m:e>
                              <m:sub>
                                <m:r>
                                  <w:ins w:id="1262" w:author="user" w:date="2021-12-20T13:18:00Z">
                                    <w:rPr>
                                      <w:rFonts w:ascii="Cambria Math" w:hAnsi="Cambria Math"/>
                                      <w:color w:val="000000"/>
                                      <w:kern w:val="0"/>
                                      <w:sz w:val="16"/>
                                    </w:rPr>
                                    <m:t>ij</m:t>
                                  </w:ins>
                                </m:r>
                              </m:sub>
                            </m:sSub>
                          </m:num>
                          <m:den>
                            <m:r>
                              <w:ins w:id="1263" w:author="user" w:date="2021-12-20T13:18:00Z">
                                <w:rPr>
                                  <w:rFonts w:ascii="Cambria Math" w:hAnsi="Cambria Math" w:hint="eastAsia"/>
                                  <w:color w:val="000000"/>
                                  <w:kern w:val="0"/>
                                  <w:sz w:val="16"/>
                                </w:rPr>
                                <m:t>T</m:t>
                              </w:ins>
                            </m:r>
                            <m:r>
                              <w:ins w:id="1264" w:author="user" w:date="2021-12-20T13:18:00Z">
                                <w:rPr>
                                  <w:rFonts w:ascii="Cambria Math" w:hAnsi="Cambria Math"/>
                                  <w:color w:val="000000"/>
                                  <w:kern w:val="0"/>
                                  <w:sz w:val="16"/>
                                </w:rPr>
                                <m:t>..</m:t>
                              </w:ins>
                            </m:r>
                          </m:den>
                        </m:f>
                        <m:func>
                          <m:funcPr>
                            <m:ctrlPr>
                              <w:ins w:id="1265" w:author="user" w:date="2021-12-20T13:18:00Z">
                                <w:rPr>
                                  <w:rFonts w:ascii="Cambria Math" w:hAnsi="Cambria Math"/>
                                  <w:i/>
                                  <w:color w:val="000000"/>
                                  <w:kern w:val="0"/>
                                  <w:sz w:val="16"/>
                                </w:rPr>
                              </w:ins>
                            </m:ctrlPr>
                          </m:funcPr>
                          <m:fName>
                            <m:sSub>
                              <m:sSubPr>
                                <m:ctrlPr>
                                  <w:ins w:id="1266" w:author="user" w:date="2021-12-20T13:18:00Z">
                                    <w:rPr>
                                      <w:rFonts w:ascii="Cambria Math" w:hAnsi="Cambria Math"/>
                                      <w:i/>
                                      <w:color w:val="000000"/>
                                      <w:kern w:val="0"/>
                                      <w:sz w:val="16"/>
                                    </w:rPr>
                                  </w:ins>
                                </m:ctrlPr>
                              </m:sSubPr>
                              <m:e>
                                <m:r>
                                  <w:ins w:id="1267" w:author="user" w:date="2021-12-20T13:18:00Z">
                                    <m:rPr>
                                      <m:sty m:val="p"/>
                                    </m:rPr>
                                    <w:rPr>
                                      <w:rFonts w:ascii="Cambria Math" w:hAnsi="Cambria Math"/>
                                      <w:color w:val="000000"/>
                                      <w:kern w:val="0"/>
                                      <w:sz w:val="16"/>
                                    </w:rPr>
                                    <m:t>log</m:t>
                                  </w:ins>
                                </m:r>
                              </m:e>
                              <m:sub>
                                <m:r>
                                  <w:ins w:id="1268" w:author="user" w:date="2021-12-20T13:18:00Z">
                                    <w:rPr>
                                      <w:rFonts w:ascii="Cambria Math" w:hAnsi="Cambria Math"/>
                                      <w:color w:val="000000"/>
                                      <w:kern w:val="0"/>
                                      <w:sz w:val="16"/>
                                    </w:rPr>
                                    <m:t>2</m:t>
                                  </w:ins>
                                </m:r>
                              </m:sub>
                            </m:sSub>
                          </m:fName>
                          <m:e>
                            <m:f>
                              <m:fPr>
                                <m:ctrlPr>
                                  <w:ins w:id="1269" w:author="user" w:date="2021-12-20T13:18:00Z">
                                    <w:rPr>
                                      <w:rFonts w:ascii="Cambria Math" w:hAnsi="Cambria Math"/>
                                      <w:i/>
                                      <w:color w:val="000000"/>
                                      <w:kern w:val="0"/>
                                      <w:sz w:val="16"/>
                                    </w:rPr>
                                  </w:ins>
                                </m:ctrlPr>
                              </m:fPr>
                              <m:num>
                                <m:sSub>
                                  <m:sSubPr>
                                    <m:ctrlPr>
                                      <w:ins w:id="1270" w:author="user" w:date="2021-12-20T13:18:00Z">
                                        <w:rPr>
                                          <w:rFonts w:ascii="Cambria Math" w:hAnsi="Cambria Math"/>
                                          <w:i/>
                                          <w:color w:val="000000"/>
                                          <w:kern w:val="0"/>
                                          <w:sz w:val="16"/>
                                        </w:rPr>
                                      </w:ins>
                                    </m:ctrlPr>
                                  </m:sSubPr>
                                  <m:e>
                                    <m:r>
                                      <w:ins w:id="1271" w:author="user" w:date="2021-12-20T13:18:00Z">
                                        <w:rPr>
                                          <w:rFonts w:ascii="Cambria Math" w:hAnsi="Cambria Math"/>
                                          <w:color w:val="000000"/>
                                          <w:kern w:val="0"/>
                                          <w:sz w:val="16"/>
                                        </w:rPr>
                                        <m:t>T</m:t>
                                      </w:ins>
                                    </m:r>
                                  </m:e>
                                  <m:sub>
                                    <m:r>
                                      <w:ins w:id="1272" w:author="user" w:date="2021-12-20T13:18:00Z">
                                        <w:rPr>
                                          <w:rFonts w:ascii="Cambria Math" w:hAnsi="Cambria Math"/>
                                          <w:color w:val="000000"/>
                                          <w:kern w:val="0"/>
                                          <w:sz w:val="16"/>
                                        </w:rPr>
                                        <m:t>ij</m:t>
                                      </w:ins>
                                    </m:r>
                                  </m:sub>
                                </m:sSub>
                                <m:r>
                                  <w:ins w:id="1273" w:author="user" w:date="2021-12-20T13:18:00Z">
                                    <w:rPr>
                                      <w:rFonts w:ascii="Cambria Math" w:hAnsi="Cambria Math"/>
                                      <w:color w:val="000000"/>
                                      <w:kern w:val="0"/>
                                      <w:sz w:val="16"/>
                                    </w:rPr>
                                    <m:t>T..</m:t>
                                  </w:ins>
                                </m:r>
                              </m:num>
                              <m:den>
                                <m:sSub>
                                  <m:sSubPr>
                                    <m:ctrlPr>
                                      <w:ins w:id="1274" w:author="user" w:date="2021-12-20T13:18:00Z">
                                        <w:rPr>
                                          <w:rFonts w:ascii="Cambria Math" w:hAnsi="Cambria Math"/>
                                          <w:i/>
                                          <w:color w:val="000000"/>
                                          <w:kern w:val="0"/>
                                          <w:sz w:val="16"/>
                                        </w:rPr>
                                      </w:ins>
                                    </m:ctrlPr>
                                  </m:sSubPr>
                                  <m:e>
                                    <m:r>
                                      <w:ins w:id="1275" w:author="user" w:date="2021-12-20T13:18:00Z">
                                        <w:rPr>
                                          <w:rFonts w:ascii="Cambria Math" w:hAnsi="Cambria Math"/>
                                          <w:color w:val="000000"/>
                                          <w:kern w:val="0"/>
                                          <w:sz w:val="16"/>
                                        </w:rPr>
                                        <m:t>T</m:t>
                                      </w:ins>
                                    </m:r>
                                  </m:e>
                                  <m:sub>
                                    <m:r>
                                      <w:ins w:id="1276" w:author="user" w:date="2021-12-20T13:18:00Z">
                                        <w:rPr>
                                          <w:rFonts w:ascii="Cambria Math" w:hAnsi="Cambria Math"/>
                                          <w:color w:val="000000"/>
                                          <w:kern w:val="0"/>
                                          <w:sz w:val="16"/>
                                        </w:rPr>
                                        <m:t>i.</m:t>
                                      </w:ins>
                                    </m:r>
                                  </m:sub>
                                </m:sSub>
                                <m:sSub>
                                  <m:sSubPr>
                                    <m:ctrlPr>
                                      <w:ins w:id="1277" w:author="user" w:date="2021-12-20T13:18:00Z">
                                        <w:rPr>
                                          <w:rFonts w:ascii="Cambria Math" w:hAnsi="Cambria Math"/>
                                          <w:i/>
                                          <w:color w:val="000000"/>
                                          <w:kern w:val="0"/>
                                          <w:sz w:val="16"/>
                                        </w:rPr>
                                      </w:ins>
                                    </m:ctrlPr>
                                  </m:sSubPr>
                                  <m:e>
                                    <m:r>
                                      <w:ins w:id="1278" w:author="user" w:date="2021-12-20T13:18:00Z">
                                        <w:rPr>
                                          <w:rFonts w:ascii="Cambria Math" w:hAnsi="Cambria Math"/>
                                          <w:color w:val="000000"/>
                                          <w:kern w:val="0"/>
                                          <w:sz w:val="16"/>
                                        </w:rPr>
                                        <m:t>T</m:t>
                                      </w:ins>
                                    </m:r>
                                  </m:e>
                                  <m:sub>
                                    <m:r>
                                      <w:ins w:id="1279" w:author="user" w:date="2021-12-20T13:19:00Z">
                                        <w:rPr>
                                          <w:rFonts w:ascii="Cambria Math" w:hAnsi="Cambria Math"/>
                                          <w:color w:val="000000"/>
                                          <w:kern w:val="0"/>
                                          <w:sz w:val="16"/>
                                        </w:rPr>
                                        <m:t>.j</m:t>
                                      </w:ins>
                                    </m:r>
                                  </m:sub>
                                </m:sSub>
                              </m:den>
                            </m:f>
                          </m:e>
                        </m:func>
                      </m:e>
                    </m:nary>
                  </m:e>
                </m:nary>
              </m:oMath>
            </m:oMathPara>
          </w:p>
        </w:tc>
      </w:tr>
    </w:tbl>
    <w:p w:rsidR="005A7B0D" w:rsidRDefault="005A7B0D" w:rsidP="005A7B0D">
      <w:pPr>
        <w:spacing w:before="120" w:after="120" w:line="276" w:lineRule="auto"/>
        <w:jc w:val="center"/>
        <w:rPr>
          <w:ins w:id="1280" w:author="user" w:date="2021-12-20T12:55:00Z"/>
        </w:rPr>
      </w:pPr>
      <w:ins w:id="1281" w:author="user" w:date="2021-12-20T12:55:00Z">
        <w:r>
          <w:rPr>
            <w:rFonts w:eastAsia="標楷體" w:hint="eastAsia"/>
            <w:szCs w:val="22"/>
          </w:rPr>
          <w:t>Ta</w:t>
        </w:r>
        <w:r>
          <w:rPr>
            <w:rFonts w:eastAsia="標楷體"/>
            <w:szCs w:val="22"/>
          </w:rPr>
          <w:t xml:space="preserve">ble. </w:t>
        </w:r>
        <w:r>
          <w:rPr>
            <w:rFonts w:eastAsia="標楷體" w:hint="eastAsia"/>
            <w:szCs w:val="22"/>
          </w:rPr>
          <w:t>2</w:t>
        </w:r>
        <w:r>
          <w:rPr>
            <w:rFonts w:eastAsia="標楷體"/>
            <w:szCs w:val="22"/>
          </w:rPr>
          <w:t>.</w:t>
        </w:r>
        <w:r w:rsidRPr="00205403">
          <w:t xml:space="preserve"> </w:t>
        </w:r>
        <w:r>
          <w:t>Algorithms for the calculation of the network indices.</w:t>
        </w:r>
      </w:ins>
    </w:p>
    <w:p w:rsidR="00CF16E9" w:rsidRPr="002E64E1" w:rsidDel="00145BB0" w:rsidRDefault="00CF16E9" w:rsidP="00FE13C7">
      <w:pPr>
        <w:spacing w:before="120" w:after="120" w:line="276" w:lineRule="auto"/>
        <w:jc w:val="both"/>
        <w:rPr>
          <w:del w:id="1282" w:author="user" w:date="2021-12-16T14:53:00Z"/>
          <w:rFonts w:eastAsia="標楷體"/>
          <w:b/>
          <w:szCs w:val="22"/>
          <w:rPrChange w:id="1283" w:author="user" w:date="2021-12-15T15:07:00Z">
            <w:rPr>
              <w:del w:id="1284" w:author="user" w:date="2021-12-16T14:53:00Z"/>
              <w:rFonts w:eastAsia="標楷體"/>
              <w:szCs w:val="22"/>
            </w:rPr>
          </w:rPrChange>
        </w:rPr>
      </w:pPr>
    </w:p>
    <w:p w:rsidR="00057F81" w:rsidRPr="00057F81" w:rsidRDefault="00057F81" w:rsidP="00FE13C7">
      <w:pPr>
        <w:spacing w:before="120" w:after="120" w:line="276" w:lineRule="auto"/>
        <w:jc w:val="both"/>
        <w:rPr>
          <w:rFonts w:eastAsia="標楷體"/>
          <w:szCs w:val="22"/>
        </w:rPr>
      </w:pPr>
    </w:p>
    <w:p w:rsidR="00FE13C7" w:rsidRPr="00FE13C7" w:rsidRDefault="00FE13C7" w:rsidP="00FE13C7">
      <w:pPr>
        <w:pStyle w:val="af5"/>
      </w:pPr>
      <w:r>
        <w:rPr>
          <w:rFonts w:eastAsia="標楷體"/>
          <w:szCs w:val="22"/>
        </w:rPr>
        <w:fldChar w:fldCharType="begin"/>
      </w:r>
      <w:r>
        <w:rPr>
          <w:rFonts w:eastAsia="標楷體"/>
          <w:szCs w:val="22"/>
        </w:rPr>
        <w:instrText xml:space="preserve"> ADDIN ZOTERO_BIBL {"uncited":[],"omitted":[],"custom":[]} CSL_BIBLIOGRAPHY </w:instrText>
      </w:r>
      <w:r>
        <w:rPr>
          <w:rFonts w:eastAsia="標楷體"/>
          <w:szCs w:val="22"/>
        </w:rPr>
        <w:fldChar w:fldCharType="separate"/>
      </w:r>
      <w:r w:rsidRPr="00FE13C7">
        <w:t>Baguley, J.G., Hyde, L.J., Montagna, P.A., 2004. A semi-automated digital microphotographic approach to measure meiofaunal biomass. Limnology and Oceanography: Methods 2, 181–190. https://doi.org/10.4319/lom.2004.2.181</w:t>
      </w:r>
    </w:p>
    <w:p w:rsidR="00FE13C7" w:rsidRPr="00FE13C7" w:rsidRDefault="00FE13C7" w:rsidP="00FE13C7">
      <w:pPr>
        <w:pStyle w:val="af5"/>
      </w:pPr>
      <w:r w:rsidRPr="00FE13C7">
        <w:t>Bell, J.B., Woulds, C., Oevelen, D. van, 2017. Hydrothermal activity, functional diversity and chemoautotrophy are major drivers of seafloor carbon cycling. Scientific Reports 7, 12025. https://doi.org/10.1038/s41598-017-12291-w</w:t>
      </w:r>
    </w:p>
    <w:p w:rsidR="00FE13C7" w:rsidRPr="00FE13C7" w:rsidRDefault="00FE13C7" w:rsidP="00FE13C7">
      <w:pPr>
        <w:pStyle w:val="af5"/>
      </w:pPr>
      <w:r w:rsidRPr="00FE13C7">
        <w:t>Berg, P., Risgaard-Petersen, N., Rysgaard, S., 1998. Interpretation of measured concentration profiles in sediment pore water. Limnol. Oceanogr. 43, 1500–1510. https://doi.org/10.4319/lo.1998.43.7.1500</w:t>
      </w:r>
    </w:p>
    <w:p w:rsidR="00FE13C7" w:rsidRPr="00FE13C7" w:rsidRDefault="00FE13C7" w:rsidP="00FE13C7">
      <w:pPr>
        <w:pStyle w:val="af5"/>
      </w:pPr>
      <w:r w:rsidRPr="00FE13C7">
        <w:t>Bernhard, J.M., Sen Gupta, B.K., Baguley, J.G., 2008. Benthic foraminifera living in Gulf of Mexico bathyal and abyssal sediments: Community analysis and comparison to metazoan meiofaunal biomass and density. Deep Sea Research Part II: Topical Studies in Oceanography 55, 2617–2626.</w:t>
      </w:r>
    </w:p>
    <w:p w:rsidR="00FE13C7" w:rsidRPr="00FE13C7" w:rsidRDefault="00FE13C7" w:rsidP="00FE13C7">
      <w:pPr>
        <w:pStyle w:val="af5"/>
      </w:pPr>
      <w:r w:rsidRPr="00FE13C7">
        <w:t>Chen, H.-C., 2018. Taxonomic and Functional Diversity of Deep-sea Poly-chaetes in the Gaoping Submarine Canyon (SW Taiwan Margin). National Taiwan University, Taipei, Taiwan.</w:t>
      </w:r>
    </w:p>
    <w:p w:rsidR="00FE13C7" w:rsidRPr="00FE13C7" w:rsidRDefault="00FE13C7" w:rsidP="00FE13C7">
      <w:pPr>
        <w:pStyle w:val="af5"/>
      </w:pPr>
      <w:r w:rsidRPr="00FE13C7">
        <w:t>Chen, L.-Y., 2012. Distribution of Living Benthic Foraminifera and Its Relationship with the Pigment Concentration in the Sediments from Coastal Region off Southwestern Taiwan (M. S. Thesis). National Sun Yat-sen University, Kaohsiung.</w:t>
      </w:r>
    </w:p>
    <w:p w:rsidR="00FE13C7" w:rsidRPr="00FE13C7" w:rsidRDefault="00FE13C7" w:rsidP="00FE13C7">
      <w:pPr>
        <w:pStyle w:val="af5"/>
      </w:pPr>
      <w:r w:rsidRPr="00FE13C7">
        <w:t>Chung, Y., Chang, H.C., Hung, G.W., 2004. Particulate flux and 210Pb determined on the sediment trap and core samples from the northern South China Sea. Continental Shelf Research 24, 673–691. https://doi.org/10.1016/j.csr.2004.01.003</w:t>
      </w:r>
    </w:p>
    <w:p w:rsidR="00FE13C7" w:rsidRPr="00FE13C7" w:rsidRDefault="00FE13C7" w:rsidP="00FE13C7">
      <w:pPr>
        <w:pStyle w:val="af5"/>
      </w:pPr>
      <w:r w:rsidRPr="00FE13C7">
        <w:lastRenderedPageBreak/>
        <w:t>Danovaro, R., 2010. Methods for the study of deep-sea sediments, their functioning and biodiversity. CRC Press, Boca Raton.</w:t>
      </w:r>
    </w:p>
    <w:p w:rsidR="00FE13C7" w:rsidRPr="00FE13C7" w:rsidRDefault="00FE13C7" w:rsidP="00FE13C7">
      <w:pPr>
        <w:pStyle w:val="af5"/>
      </w:pPr>
      <w:r w:rsidRPr="00FE13C7">
        <w:t>Danovaro, R., Gambi, C., Dell’Anno, A., Corinaldesi, C., Fraschetti, S., Vanreusel, A., Vincx, M., Gooday, A.J., 2008. Exponential Decline of Deep-Sea Ecosystem Functioning Linked to Benthic Biodiversity Loss. Current Biology 18, 1–8. https://doi.org/10.1016/j.cub.2007.11.056</w:t>
      </w:r>
    </w:p>
    <w:p w:rsidR="00FE13C7" w:rsidRPr="00FE13C7" w:rsidRDefault="00FE13C7" w:rsidP="00FE13C7">
      <w:pPr>
        <w:pStyle w:val="af5"/>
      </w:pPr>
      <w:r w:rsidRPr="00FE13C7">
        <w:t>Deming, J.W., Carpenter, S.D., 2008. Factors influencing benthic bacterial abundance, biomass, and activity on the northern continental margin and deep basin of the Gulf of Mexico. Deep Sea Research Part II: Topical Studies in Oceanography 55, 2597–2606.</w:t>
      </w:r>
    </w:p>
    <w:p w:rsidR="00FE13C7" w:rsidRPr="00FE13C7" w:rsidRDefault="00FE13C7" w:rsidP="00FE13C7">
      <w:pPr>
        <w:pStyle w:val="af5"/>
      </w:pPr>
      <w:r w:rsidRPr="00FE13C7">
        <w:t>Dunlop, K.M., van Oevelen, D., Ruhl, H.A., Huffard, C.L., Kuhnz, L.A., Smith, K.L., 2016. Carbon cycling in the deep eastern North Pacific benthic food web: Investigating the effect of organic carbon input. Limnol. Oceanogr. 61, 1956–1968. https://doi.org/10.1002/lno.10345</w:t>
      </w:r>
    </w:p>
    <w:p w:rsidR="00FE13C7" w:rsidRPr="00FE13C7" w:rsidRDefault="00FE13C7" w:rsidP="00FE13C7">
      <w:pPr>
        <w:pStyle w:val="af5"/>
      </w:pPr>
      <w:r w:rsidRPr="00FE13C7">
        <w:t>Glud, R.N., 2008. Oxygen dynamics of marine sediments. Marine Biology Research 4, 243–289. https://doi.org/10.1080/17451000801888726</w:t>
      </w:r>
    </w:p>
    <w:p w:rsidR="00FE13C7" w:rsidRPr="00FE13C7" w:rsidRDefault="00FE13C7" w:rsidP="00FE13C7">
      <w:pPr>
        <w:pStyle w:val="af5"/>
      </w:pPr>
      <w:r w:rsidRPr="00FE13C7">
        <w:t>Harris, P.T., 2014. Shelf and deep-sea sedimentary environments and physical benthic disturbance regimes: A review and synthesis. Marine Geology 353, 169–184. https://doi.org/10.1016/j.margeo.2014.03.023</w:t>
      </w:r>
    </w:p>
    <w:p w:rsidR="00FE13C7" w:rsidRPr="00FE13C7" w:rsidRDefault="00FE13C7" w:rsidP="00FE13C7">
      <w:pPr>
        <w:pStyle w:val="af5"/>
      </w:pPr>
      <w:r w:rsidRPr="00FE13C7">
        <w:t>Hsu, F.-H., Su, C.-C., Wang, C.-H., Lin, S., Liu, J., Huh, C.-A., 2014. Accumulation of terrestrial organic carbon on an active continental margin offshore southwestern Taiwan: Source-to-sink pathways of river-borne organic particles. Journal of Asian Earth Sciences 91, 163–173. https://doi.org/10.1016/j.jseaes.2014.05.006</w:t>
      </w:r>
    </w:p>
    <w:p w:rsidR="00FE13C7" w:rsidRPr="00FE13C7" w:rsidRDefault="00FE13C7" w:rsidP="00FE13C7">
      <w:pPr>
        <w:pStyle w:val="af5"/>
      </w:pPr>
      <w:r w:rsidRPr="00FE13C7">
        <w:t>Hsu, S.-K., Kuo, J., Lo, C.-L., Tsai, C.-H., Doo, W.-B., Ku, C.-Y., Sibuet, J.-C., 2008. Turbidity Currents, Submarine Landslides and the 2006 Pingtung Earthquake off SW Taiwan. Terrestrial, Atmospheric and Oceanic Sciences 19, 767. https://doi.org/10.3319/TAO.2008.19.6.767(PT)</w:t>
      </w:r>
    </w:p>
    <w:p w:rsidR="00FE13C7" w:rsidRPr="00FE13C7" w:rsidRDefault="00FE13C7" w:rsidP="00FE13C7">
      <w:pPr>
        <w:pStyle w:val="af5"/>
      </w:pPr>
      <w:r w:rsidRPr="00FE13C7">
        <w:t>Huh, C.-A., Lin, H.-L., Lin, S., Huang, Y.-W., 2009. Modern accumulation rates and a budget of sediment off the Gaoping (Kaoping) River, SW Taiwan: A tidal and flood dominated depositional environment around a submarine canyon. Journal of Marine Systems, Fate of Terrestrial Substances on the Gaoping (Kaoping) Shelf/Slope and in the Gaoping Submarine Canyon off SW Taiwan 76, 405–416. https://doi.org/10.1016/j.jmarsys.2007.07.009</w:t>
      </w:r>
    </w:p>
    <w:p w:rsidR="00FE13C7" w:rsidRPr="00FE13C7" w:rsidRDefault="00FE13C7" w:rsidP="00FE13C7">
      <w:pPr>
        <w:pStyle w:val="af5"/>
      </w:pPr>
      <w:r w:rsidRPr="00FE13C7">
        <w:t>Hung, C.-C., Gong, G.-C., 2010. POC/234Th ratios in particles collected in sediment traps in the northern South China Sea. Estuarine, Coastal and Shelf Science 88, 303–310. https://doi.org/10.1016/j.ecss.2010.04.008</w:t>
      </w:r>
    </w:p>
    <w:p w:rsidR="00FE13C7" w:rsidRPr="00FE13C7" w:rsidRDefault="00FE13C7" w:rsidP="00FE13C7">
      <w:pPr>
        <w:pStyle w:val="af5"/>
      </w:pPr>
      <w:r w:rsidRPr="00FE13C7">
        <w:t xml:space="preserve">Jahnke, R.A., 2001. Constraining organic matter cycling with benthic fluxes, in: </w:t>
      </w:r>
      <w:r w:rsidRPr="00FE13C7">
        <w:lastRenderedPageBreak/>
        <w:t>Boudreau, B.P., Jørgensen, B.B. (Eds.), The Bnethic Boundary Layer. pp. 302–319.</w:t>
      </w:r>
    </w:p>
    <w:p w:rsidR="00FE13C7" w:rsidRPr="00FE13C7" w:rsidRDefault="00FE13C7" w:rsidP="00FE13C7">
      <w:pPr>
        <w:pStyle w:val="af5"/>
      </w:pPr>
      <w:r w:rsidRPr="00FE13C7">
        <w:t>Jahnke, R.A., 1996. The global ocean flux of particulate organic carbon: Areal distribution and magnitude. Global Biogeochem. Cycles 10, 71–88. https://doi.org/10.1029/95GB03525</w:t>
      </w:r>
    </w:p>
    <w:p w:rsidR="00FE13C7" w:rsidRPr="00FE13C7" w:rsidRDefault="00FE13C7" w:rsidP="00FE13C7">
      <w:pPr>
        <w:pStyle w:val="af5"/>
      </w:pPr>
      <w:r w:rsidRPr="00FE13C7">
        <w:t>Kallmeyer, J., Smith, D.C., Spivack, A.J., D’Hondt, S., 2008. New cell extraction procedure applied to deep subsurface sediments. Limnology and Oceanography: Methods 6, 236–245. https://doi.org/10.4319/lom.2008.6.236</w:t>
      </w:r>
    </w:p>
    <w:p w:rsidR="00FE13C7" w:rsidRPr="00FE13C7" w:rsidRDefault="00FE13C7" w:rsidP="00FE13C7">
      <w:pPr>
        <w:pStyle w:val="af5"/>
      </w:pPr>
      <w:r w:rsidRPr="00FE13C7">
        <w:t>Kao, S.-J., Hilton, R.G., Selvaraj, K., Dai, M., Zehetner, F., Huang, J.-C., Hsu, S.-C., Sparkes, R., Liu, J.T., Lee, T.-Y., Yang, J.-Y.T., Galy, A., Xu, X., Hovius, N., 2014. Preservation of terrestrial organic carbon in marine sediments offshore Taiwan: mountain building and atmospheric carbon dioxide sequestration. Earth Surface Dynamics 2, 127–139. https://doi.org/10.5194/esurf-2-127-2014</w:t>
      </w:r>
    </w:p>
    <w:p w:rsidR="00FE13C7" w:rsidRPr="00FE13C7" w:rsidRDefault="00FE13C7" w:rsidP="00FE13C7">
      <w:pPr>
        <w:pStyle w:val="af5"/>
      </w:pPr>
      <w:r w:rsidRPr="00FE13C7">
        <w:t>Kao, S.-J., Shiah, F.-K., Wang, C.-H., Liu, K.-K., 2006. Efficient trapping of organic carbon in sediments on the continental margin with high fluvial sediment input off southwestern Taiwan. Continental Shelf Research 26, 2520–2537. https://doi.org/10.1016/j.csr.2006.07.030</w:t>
      </w:r>
    </w:p>
    <w:p w:rsidR="00FE13C7" w:rsidRPr="00FE13C7" w:rsidRDefault="00FE13C7" w:rsidP="00FE13C7">
      <w:pPr>
        <w:pStyle w:val="af5"/>
      </w:pPr>
      <w:r w:rsidRPr="00FE13C7">
        <w:t>Leduc, D., Pilditch, C.A., 2017. Estimating the effect of burrowing shrimp on deep-sea sediment community oxygen consumption. PeerJ 5, e3309. https://doi.org/10.7717/peerj.3309</w:t>
      </w:r>
    </w:p>
    <w:p w:rsidR="00FE13C7" w:rsidRPr="00FE13C7" w:rsidRDefault="00FE13C7" w:rsidP="00FE13C7">
      <w:pPr>
        <w:pStyle w:val="af5"/>
      </w:pPr>
      <w:r w:rsidRPr="00FE13C7">
        <w:t>Leduc, D., Pilditch, C.A., Nodder, S.D., 2016. Partitioning the contributions of mega-, macro- and meiofauna to benthic metabolism on the upper continental slope of New Zealand: Potential links with environmental factors and trawling intensity. Deep Sea Research Part I: Oceanographic Research Papers 108, 1–12. https://doi.org/10.1016/j.dsr.2015.12.003</w:t>
      </w:r>
    </w:p>
    <w:p w:rsidR="00FE13C7" w:rsidRPr="00FE13C7" w:rsidRDefault="00FE13C7" w:rsidP="00FE13C7">
      <w:pPr>
        <w:pStyle w:val="af5"/>
      </w:pPr>
      <w:r w:rsidRPr="00FE13C7">
        <w:t>Liao, J.-X., Chen, G.-M., Chiou, M.-D., Jan, S., Wei, C.-L., 2017. Internal tides affect benthic community structure in an energetic submarine canyon off SW Taiwan. Deep Sea Research Part I: Oceanographic Research Papers. https://doi.org/10.1016/j.dsr.2017.05.014</w:t>
      </w:r>
    </w:p>
    <w:p w:rsidR="00FE13C7" w:rsidRPr="00FE13C7" w:rsidRDefault="00FE13C7" w:rsidP="00FE13C7">
      <w:pPr>
        <w:pStyle w:val="af5"/>
      </w:pPr>
      <w:r w:rsidRPr="00FE13C7">
        <w:t>Liao, J.-X., Wei, C.-L., Yasuhara, M., 2020. Species and Functional Diversity of Deep-Sea Nematodes in a High Energy Submarine Canyon. Front. Mar. Sci. 7. https://doi.org/10.3389/fmars.2020.00591</w:t>
      </w:r>
    </w:p>
    <w:p w:rsidR="00FE13C7" w:rsidRPr="00FE13C7" w:rsidRDefault="00FE13C7" w:rsidP="00FE13C7">
      <w:pPr>
        <w:pStyle w:val="af5"/>
      </w:pPr>
      <w:r w:rsidRPr="00FE13C7">
        <w:t>Lichtschlag, A., Donis, D., Janssen, F., Jessen, G.L., Holtappels, M., Wenzhöfer, F., Mazlumyan, S., Sergeeva, N., Waldmann, C., Boetius, A., 2015. Effects of fluctuating hypoxia on benthic oxygen consumption in the Black Sea (Crimean shelf). Biogeosciences 12, 5075–5092. https://doi.org/10.5194/bg-12-5075-2015</w:t>
      </w:r>
    </w:p>
    <w:p w:rsidR="00FE13C7" w:rsidRPr="00FE13C7" w:rsidRDefault="00FE13C7" w:rsidP="00FE13C7">
      <w:pPr>
        <w:pStyle w:val="af5"/>
      </w:pPr>
      <w:r w:rsidRPr="00FE13C7">
        <w:t xml:space="preserve">Liu, J.T., Hsu, R.T., Hung, J.-J., Chang, Y.-P., Wang, Y.-H., Rendle-Buhring, R., Lee, </w:t>
      </w:r>
      <w:r w:rsidRPr="00FE13C7">
        <w:lastRenderedPageBreak/>
        <w:t>C.-L., Huh, C.-A., Yang, R.J., 2016. From the highest to the deepest: The Gaoping-River-Gaoping Submarine Canyon dispersal system. Earth-Science Reviews 274–300.</w:t>
      </w:r>
    </w:p>
    <w:p w:rsidR="00FE13C7" w:rsidRPr="00FE13C7" w:rsidRDefault="00FE13C7" w:rsidP="00FE13C7">
      <w:pPr>
        <w:pStyle w:val="af5"/>
      </w:pPr>
      <w:r w:rsidRPr="00FE13C7">
        <w:t>Liu, J.T., Hung, J.-J., Lin, H.-L., Huh, C.-A., Lee, C.-L., Hsu, R.T., Huang, Y.-W., Chu, J.C., 2009. From suspended particles to strata: The fate of terrestrial substances in the Gaoping (Kaoping) submarine canyon. Journal of Marine Systems, Fate of Terrestrial Substances on the Gaoping (Kaoping) Shelf/Slope and in the Gaoping Submarine Canyon off SW Taiwan 76, 417–432. https://doi.org/10.1016/j.jmarsys.2008.01.010</w:t>
      </w:r>
    </w:p>
    <w:p w:rsidR="00FE13C7" w:rsidRPr="00FE13C7" w:rsidRDefault="00FE13C7" w:rsidP="00FE13C7">
      <w:pPr>
        <w:pStyle w:val="af5"/>
      </w:pPr>
      <w:r w:rsidRPr="00FE13C7">
        <w:t>Liu, J.T., Kao, S.-J., Huh, C.-A., Hung, C.-C., 2013. Gravity flows associated with flood events and carbon burial: Taiwan as instructional source area. Annual review of marine science 5, 47–68.</w:t>
      </w:r>
    </w:p>
    <w:p w:rsidR="00FE13C7" w:rsidRPr="00FE13C7" w:rsidRDefault="00FE13C7" w:rsidP="00FE13C7">
      <w:pPr>
        <w:pStyle w:val="af5"/>
      </w:pPr>
      <w:r w:rsidRPr="00FE13C7">
        <w:t>Liu, J.T., Lin, H., 2004. Sediment dynamics in a submarine canyon: a case of river–sea interaction. Marine Geology 207, 55–81. https://doi.org/10.1016/j.margeo.2004.03.015</w:t>
      </w:r>
    </w:p>
    <w:p w:rsidR="00FE13C7" w:rsidRPr="00FE13C7" w:rsidRDefault="00FE13C7" w:rsidP="00FE13C7">
      <w:pPr>
        <w:pStyle w:val="af5"/>
      </w:pPr>
      <w:r w:rsidRPr="00FE13C7">
        <w:t>Liu, J.T., Lin, H.-L., Hung, J.-J., 2006. A submarine canyon conduit under typhoon conditions off Southern Taiwan. Deep Sea Research Part I: Oceanographic Research Papers 53, 223–240. https://doi.org/10.1016/j.dsr.2005.09.012</w:t>
      </w:r>
    </w:p>
    <w:p w:rsidR="00FE13C7" w:rsidRPr="00FE13C7" w:rsidRDefault="00FE13C7" w:rsidP="00FE13C7">
      <w:pPr>
        <w:pStyle w:val="af5"/>
      </w:pPr>
      <w:r w:rsidRPr="00FE13C7">
        <w:t>Liu, J.T., Wang, Y.-H., Yang, R.J., Hsu, R.T., Kao, S.-J., Lin, H.-L., Kuo, F.H., 2012. Cyclone-induced hyperpycnal turbidity currents in a submarine canyon. J. Geophys. Res. 117, C04033. https://doi.org/10.1029/2011JC007630</w:t>
      </w:r>
    </w:p>
    <w:p w:rsidR="00FE13C7" w:rsidRPr="00FE13C7" w:rsidRDefault="00FE13C7" w:rsidP="00FE13C7">
      <w:pPr>
        <w:pStyle w:val="af5"/>
      </w:pPr>
      <w:r w:rsidRPr="00FE13C7">
        <w:t>Lohrer, A.M., Thrush, S.F., Gibbs, M.M., 2004. Bioturbators enhance ecosystem function through complex biogeochemical interactions. Nature 431, 1092–1095. https://doi.org/10.1038/nature03042</w:t>
      </w:r>
    </w:p>
    <w:p w:rsidR="00FE13C7" w:rsidRPr="00FE13C7" w:rsidRDefault="00FE13C7" w:rsidP="00FE13C7">
      <w:pPr>
        <w:pStyle w:val="af5"/>
      </w:pPr>
      <w:r w:rsidRPr="00FE13C7">
        <w:t>Loreau, M., 2008. Biodiversity and Ecosystem Functioning: The Mystery of the Deep Sea. Current Biology 18, R126–R128. https://doi.org/10.1016/j.cub.2007.11.060</w:t>
      </w:r>
    </w:p>
    <w:p w:rsidR="00FE13C7" w:rsidRPr="00FE13C7" w:rsidRDefault="00FE13C7" w:rsidP="00FE13C7">
      <w:pPr>
        <w:pStyle w:val="af5"/>
      </w:pPr>
      <w:r w:rsidRPr="00FE13C7">
        <w:t>Mahaut, M.-L., Sibuet, M., Shirayama, Y., 1995. Weight-dependent respiration rates in deep-sea organisms. Deep Sea Research Part I: Oceanographic Research Papers 42, 1575–1582. https://doi.org/10.1016/0967-0637(95)00070-M</w:t>
      </w:r>
    </w:p>
    <w:p w:rsidR="00FE13C7" w:rsidRPr="00FE13C7" w:rsidRDefault="00FE13C7" w:rsidP="00FE13C7">
      <w:pPr>
        <w:pStyle w:val="af5"/>
      </w:pPr>
      <w:r w:rsidRPr="00FE13C7">
        <w:t>Montagna, P.A., Baguley, J.G., Hsiang, C.-Y., Reuscher, M.G., 2017. Comparison of sampling methods for deep‐sea infauna. Limnology and Oceanography: Methods 15, 166–183. https://doi.org/10.1002/lom3.10150</w:t>
      </w:r>
    </w:p>
    <w:p w:rsidR="00FE13C7" w:rsidRPr="00FE13C7" w:rsidRDefault="00FE13C7" w:rsidP="00FE13C7">
      <w:pPr>
        <w:pStyle w:val="af5"/>
      </w:pPr>
      <w:r w:rsidRPr="00FE13C7">
        <w:t>Moodley, L., Steyaert, M., Epping, E., Middelburg, J.J., Vincx, M., van Avesaath, P., Moens, T., Soetaert, K., 2008. Biomass-specific respiration rates of benthic meiofauna: Demonstrating a novel oxygen micro-respiration system. Journal of Experimental Marine Biology and Ecology 357, 41–47. https://doi.org/10.1016/j.jembe.2007.12.025</w:t>
      </w:r>
    </w:p>
    <w:p w:rsidR="00FE13C7" w:rsidRPr="00FE13C7" w:rsidRDefault="00FE13C7" w:rsidP="00FE13C7">
      <w:pPr>
        <w:pStyle w:val="af5"/>
      </w:pPr>
      <w:r w:rsidRPr="00FE13C7">
        <w:lastRenderedPageBreak/>
        <w:t>Okey, T.A., 1997. Sediment flushing observations, earthquake slumping, and benthic community changes in Monterey Canyon head. Continental Shelf Research 17, 877–897.</w:t>
      </w:r>
    </w:p>
    <w:p w:rsidR="00FE13C7" w:rsidRPr="00FE13C7" w:rsidRDefault="00FE13C7" w:rsidP="00FE13C7">
      <w:pPr>
        <w:pStyle w:val="af5"/>
      </w:pPr>
      <w:r w:rsidRPr="00FE13C7">
        <w:t>Rathburn, A.E., Corliss, B.H., 1994. The ecology of living (stained) deep-sea benthic foraminifera from the Sulu Sea. Paleoceanography 9, 87–150. https://doi.org/10.1029/93PA02327</w:t>
      </w:r>
    </w:p>
    <w:p w:rsidR="00FE13C7" w:rsidRPr="00FE13C7" w:rsidRDefault="00FE13C7" w:rsidP="00FE13C7">
      <w:pPr>
        <w:pStyle w:val="af5"/>
      </w:pPr>
      <w:r w:rsidRPr="00FE13C7">
        <w:t>Rex, M.A., Etter, R.J., Morris, J.S., Crouse, J., McClain, C.R., Johnson, N.A., Stuart, C.T., Deming, J.W., Thies, R., Avery, R., 2006. Global bathymetric patterns of standing stock and body size in the deep-sea benthos. Marine Ecology Progress Series 317, 1–8. https://doi.org/10.3354/meps317001</w:t>
      </w:r>
    </w:p>
    <w:p w:rsidR="00FE13C7" w:rsidRPr="00FE13C7" w:rsidRDefault="00FE13C7" w:rsidP="00FE13C7">
      <w:pPr>
        <w:pStyle w:val="af5"/>
      </w:pPr>
      <w:r w:rsidRPr="00FE13C7">
        <w:t>Rowe, G.T., 1983. Biomass and production of deep-sea macrobenthos., in: Rowe, G.T. (Ed.), Deep-Sea Biology, The Sea, Ideas and Observations on the Progress in the Study of the Seas. Wily-interscience, New York, pp. 97–121.</w:t>
      </w:r>
    </w:p>
    <w:p w:rsidR="00FE13C7" w:rsidRPr="00FE13C7" w:rsidRDefault="00FE13C7" w:rsidP="00FE13C7">
      <w:pPr>
        <w:pStyle w:val="af5"/>
      </w:pPr>
      <w:r w:rsidRPr="00FE13C7">
        <w:t>Rowe, G.T., Boland, G.S., Phoel, W.C., Anderson, R.F., Biscaye, P.E., 1994. Deep-sea floor respiration as an indication of lateral input of biogenic detritus from continental margins. Deep Sea Research Part II: Topical Studies in Oceanography 41, 657–668. https://doi.org/10.1016/0967-0645(94)90039-6</w:t>
      </w:r>
    </w:p>
    <w:p w:rsidR="00FE13C7" w:rsidRPr="00FE13C7" w:rsidRDefault="00FE13C7" w:rsidP="00FE13C7">
      <w:pPr>
        <w:pStyle w:val="af5"/>
      </w:pPr>
      <w:r w:rsidRPr="00FE13C7">
        <w:t>Rowe, G.T., Wei, C.-L., Nunnally, C., Haedrich, R., Montagna, P., Baguley, J.G., Bernhard, J.M., Wicksten, M., Ammons, A., Briones, E.E., Soliman, Y., Deming, J.W., 2008. Comparative biomass structure and estimated carbon flow in food webs in the deep Gulf of Mexico. Deep Sea Research Part II: Topical Studies in Oceanography 55, 2699–2711. https://doi.org/DOI: 10.1016/j.dsr2.2008.07.020</w:t>
      </w:r>
    </w:p>
    <w:p w:rsidR="00FE13C7" w:rsidRPr="00FE13C7" w:rsidRDefault="00FE13C7" w:rsidP="00FE13C7">
      <w:pPr>
        <w:pStyle w:val="af5"/>
      </w:pPr>
      <w:r w:rsidRPr="00FE13C7">
        <w:t>Snelgrove, P.V.R., Soetaert, K., Solan, M., Thrush, S., Wei, C.-L., Danovaro, R., Fulweiler, R.W., Kitazato, H., Ingole, B., Norkko, A., Parkes, R.J., Volkenborn, N., 2018. Global Carbon Cycling on a Heterogeneous Seafloor. Trends in Ecology &amp; Evolution 33, 96–105. https://doi.org/10.1016/j.tree.2017.11.004</w:t>
      </w:r>
    </w:p>
    <w:p w:rsidR="00FE13C7" w:rsidRPr="00FE13C7" w:rsidRDefault="00FE13C7" w:rsidP="00FE13C7">
      <w:pPr>
        <w:pStyle w:val="af5"/>
      </w:pPr>
      <w:r w:rsidRPr="00FE13C7">
        <w:t>Snelgrove, P.V.R., Soetaert, K., Solan, M., Thrush, S., Wei, C.-L., Danovaro, R., Fulweiler, R.W., Kitazato, H., Ingole, B., Norkko, A., Parkes, R.J., Volkenborn, N., 2017. Global Carbon Cycling on a Heterogeneous Seafloor. Trends in Ecology &amp; Evolution. https://doi.org/10.1016/j.tree.2017.11.004</w:t>
      </w:r>
    </w:p>
    <w:p w:rsidR="00FE13C7" w:rsidRPr="00FE13C7" w:rsidRDefault="00FE13C7" w:rsidP="00FE13C7">
      <w:pPr>
        <w:pStyle w:val="af5"/>
      </w:pPr>
      <w:r w:rsidRPr="00FE13C7">
        <w:t>Snelgrove, P.V.R., Thrush, S.F., Wall, D.H., Norkko, A., 2014. Real world biodiversity–ecosystem functioning: a seafloor perspective. Trends in Ecology &amp; Evolution 29, 398–405. https://doi.org/10.1016/j.tree.2014.05.002</w:t>
      </w:r>
    </w:p>
    <w:p w:rsidR="00FE13C7" w:rsidRPr="00FE13C7" w:rsidRDefault="00FE13C7" w:rsidP="00FE13C7">
      <w:pPr>
        <w:pStyle w:val="af5"/>
      </w:pPr>
      <w:r w:rsidRPr="00FE13C7">
        <w:t>Soetaert, K., Herman, P.M.J., 2009. A practical guide to ecological modelling using R as a simulation platform. Springer, [Dordrecht].</w:t>
      </w:r>
    </w:p>
    <w:p w:rsidR="00FE13C7" w:rsidRPr="00FE13C7" w:rsidRDefault="00FE13C7" w:rsidP="00FE13C7">
      <w:pPr>
        <w:pStyle w:val="af5"/>
      </w:pPr>
      <w:r w:rsidRPr="00FE13C7">
        <w:t xml:space="preserve">Stephens, M.P., Kadko, D.C., Smith, C.R., Latasa, M., 1997. Chlorophyll-a and </w:t>
      </w:r>
      <w:r w:rsidRPr="00FE13C7">
        <w:lastRenderedPageBreak/>
        <w:t>pheopigments as tracers of labile organic carbon at the central equatorial Pacific seafloor. Geochimica et Cosmochimica Acta 61, 4605–4619. https://doi.org/10.1016/S0016-7037(97)00358-X</w:t>
      </w:r>
    </w:p>
    <w:p w:rsidR="00FE13C7" w:rsidRPr="00FE13C7" w:rsidRDefault="00FE13C7" w:rsidP="00FE13C7">
      <w:pPr>
        <w:pStyle w:val="af5"/>
      </w:pPr>
      <w:r w:rsidRPr="00FE13C7">
        <w:t>Stratmann, T., Lins, L., Purser, A., Marcon, Y., Rodrigues, C.F., Ravara, A., Cunha, M.R., Simon-Lledó, E., Jones, D.O.B., Sweetman, A.K., Köser, K., van Oevelen, D., 2018. Abyssal plain faunal carbon flows remain depressed 26 years after a simulated deep-sea mining disturbance. Biogeosciences 15, 4131–4145. https://doi.org/10.5194/bg-15-4131-2018</w:t>
      </w:r>
    </w:p>
    <w:p w:rsidR="00FE13C7" w:rsidRPr="00FE13C7" w:rsidRDefault="00FE13C7" w:rsidP="00FE13C7">
      <w:pPr>
        <w:pStyle w:val="af5"/>
      </w:pPr>
      <w:r w:rsidRPr="00FE13C7">
        <w:t>Su, C.-C., Tseng, J.-Y., Hsu, H.-H., Chiang, C.-S., Yu, H.-S., Lin, S., Liu, J.T., 2012. Records of submarine natural hazards off SW Taiwan. Geological Society, London, Special Publications 361, 41–60. https://doi.org/10.1144/SP361.5</w:t>
      </w:r>
    </w:p>
    <w:p w:rsidR="00FE13C7" w:rsidRPr="00FE13C7" w:rsidRDefault="00FE13C7" w:rsidP="00FE13C7">
      <w:pPr>
        <w:pStyle w:val="af5"/>
      </w:pPr>
      <w:r w:rsidRPr="00FE13C7">
        <w:t>Tengberg, A., Stahl, H., Gust, G., Müller, V., Arning, U., Andersson, H., Hall, P.O.J., 2004. Intercalibration of benthic flux chambers I. Accuracy of flux measurements and influence of chamber hydrodynamics. Progress in Oceanography 60, 1–28. https://doi.org/10.1016/j.pocean.2003.12.001</w:t>
      </w:r>
    </w:p>
    <w:p w:rsidR="00FE13C7" w:rsidRPr="00FE13C7" w:rsidRDefault="00FE13C7" w:rsidP="00FE13C7">
      <w:pPr>
        <w:pStyle w:val="af5"/>
      </w:pPr>
      <w:r w:rsidRPr="00FE13C7">
        <w:t>Thrush, S.F., Lohrer, A.M., 2012. Why bother going outside: the role of observational studies in understanding biodiversity–ecosystem function relationships, in: Solan, M., Aspden, R.J., Paterson, D.M. (Eds.), Marine Biodiversity and Ecosystem Functioning. Oxford University Press, pp. 200–214.</w:t>
      </w:r>
    </w:p>
    <w:p w:rsidR="00FE13C7" w:rsidRPr="00FE13C7" w:rsidRDefault="00FE13C7" w:rsidP="00FE13C7">
      <w:pPr>
        <w:pStyle w:val="af5"/>
      </w:pPr>
      <w:r w:rsidRPr="00FE13C7">
        <w:t>van Oevelen, D., Meersche, K.V. den, Meysman, F.J.R., Soetaert, K., Middelburg, J.J., Vézina, A.F., 2010. Quantifying Food Web Flows Using Linear Inverse Models. Ecosystems 13, 32–45. https://doi.org/10.1007/s10021-009-9297-6</w:t>
      </w:r>
    </w:p>
    <w:p w:rsidR="00FE13C7" w:rsidRPr="00FE13C7" w:rsidRDefault="00FE13C7" w:rsidP="00FE13C7">
      <w:pPr>
        <w:pStyle w:val="af5"/>
      </w:pPr>
      <w:r w:rsidRPr="00FE13C7">
        <w:t>van Oevelen, D., Soetaert, K., Garcia, R., de Stigter, H.C., Cunha, M.R., Pusceddu, A., Danovaro, R., 2011. Canyon conditions impact carbon flows in food webs of three sections of the Nazaré canyon. Deep Sea Research Part II: Topical Studies in Oceanography, The Geology, Geochemistry, and Biology of Submarine Canyons West of Portugal 58, 2461–2476. https://doi.org/10.1016/j.dsr2.2011.04.009</w:t>
      </w:r>
    </w:p>
    <w:p w:rsidR="00FE13C7" w:rsidRPr="00FE13C7" w:rsidRDefault="00FE13C7" w:rsidP="00FE13C7">
      <w:pPr>
        <w:pStyle w:val="af5"/>
      </w:pPr>
      <w:r w:rsidRPr="00FE13C7">
        <w:t>van Oevelen, D., Soetaert, K., Heip, C., 2012. Carbon flows in the benthic food web of the Porcupine Abyssal Plain: The (un)importance of labile detritus in supporting microbial and faunal carbon demands. Limnol. Oceanogr. 57, 645–664. https://doi.org/10.4319/lo.2012.57.2.0645</w:t>
      </w:r>
    </w:p>
    <w:p w:rsidR="00FE13C7" w:rsidRPr="00FE13C7" w:rsidRDefault="00FE13C7" w:rsidP="00FE13C7">
      <w:pPr>
        <w:pStyle w:val="af5"/>
      </w:pPr>
      <w:r w:rsidRPr="00FE13C7">
        <w:t>Warnken, K.W., Gill, G.A., Santschi, P.H., Griffin, L.L., 2000. Benthic Exchange of Nutrients in Galveston Bay, Texas. Estuaries 23, 647–661. https://doi.org/10.2307/1352891</w:t>
      </w:r>
    </w:p>
    <w:p w:rsidR="00FE13C7" w:rsidRPr="00FE13C7" w:rsidRDefault="00FE13C7" w:rsidP="00FE13C7">
      <w:pPr>
        <w:pStyle w:val="af5"/>
      </w:pPr>
      <w:r w:rsidRPr="00FE13C7">
        <w:t>Warwick, R.M., Gee, J.M., 1984. Community structure of estuarine meiobenthos. Marine ecology. Progress series 18, 97–111.</w:t>
      </w:r>
    </w:p>
    <w:p w:rsidR="00FE13C7" w:rsidRPr="00FE13C7" w:rsidRDefault="00FE13C7" w:rsidP="00FE13C7">
      <w:pPr>
        <w:pStyle w:val="af5"/>
      </w:pPr>
      <w:r w:rsidRPr="00FE13C7">
        <w:t xml:space="preserve">Wei, C.-L., Chia, C.-Y., Chou, W.-C., Lee, W.-H., 2017. Sinking fluxes of 210Pb and </w:t>
      </w:r>
      <w:r w:rsidRPr="00FE13C7">
        <w:lastRenderedPageBreak/>
        <w:t>210Po in the deep basin of the northern South China Sea. Journal of Environmental Radioactivity, INCO-PoPb-2015 174, 45–53. https://doi.org/10.1016/j.jenvrad.2016.05.026</w:t>
      </w:r>
    </w:p>
    <w:p w:rsidR="00FE13C7" w:rsidRPr="00FE13C7" w:rsidRDefault="00FE13C7" w:rsidP="00FE13C7">
      <w:pPr>
        <w:pStyle w:val="af5"/>
      </w:pPr>
      <w:r w:rsidRPr="00FE13C7">
        <w:t>Wei, C.-L., Rowe, G.T., Escobar-Briones, E., Boetius, A., Soltwedel, T., Caley, M.J., Soliman, Y., Huettmann, F., Qu, F., Yu, Z., Pitcher, C.R., Haedrich, R.L., Wicksten, M.K., Rex, M.A., Baguley, J.G., Sharma, J., Danovaro, R., MacDonald, I.R., Nunnally, C.C., Deming, J.W., Montagna, P., Lévesque, M., Jan Marcin Weslawski, Maria Wlodarska-Kowalczuk, Ingole, B.S., Bett, B.J., Billett, D.S.M., Yool, A., Bluhm, B.A., Iken, K., Narayanaswamy, B.E., 2010. Global patterns and predictions of seafloor biomass using Random Forests. PLoS ONE 5, e15323. https://doi.org/10.1371/journal.pone.0015323</w:t>
      </w:r>
    </w:p>
    <w:p w:rsidR="00FE13C7" w:rsidRPr="00FE13C7" w:rsidRDefault="00FE13C7" w:rsidP="00FE13C7">
      <w:pPr>
        <w:pStyle w:val="af5"/>
      </w:pPr>
      <w:r w:rsidRPr="00FE13C7">
        <w:t>Wei, C.-L., Rowe, G.T., Escobar-Briones, E., Nunnally, C., Soliman, Y., Ellis, N., 2012. Standing Stocks and Body Size of Deep-Sea Macrofauna: Predicting the Baseline of 2010 Deepwater Horizon Oil Spill in the Northern Gulf of Mexico. Deep Sea Research Part I: Oceanographic Research Papers 69, 82–99.</w:t>
      </w:r>
    </w:p>
    <w:p w:rsidR="00FE13C7" w:rsidRPr="00FE13C7" w:rsidRDefault="00FE13C7" w:rsidP="00FE13C7">
      <w:pPr>
        <w:pStyle w:val="af5"/>
      </w:pPr>
      <w:r w:rsidRPr="00FE13C7">
        <w:t>Wenzhöfer, F., Glud, R.N., 2004. Small-scale spatial and temporal variability in coastal benthic O2 dynamics: Effects of fauna activity. Limnol. Oceanogr. 49, 1471–1481. https://doi.org/10.4319/lo.2004.49.5.1471</w:t>
      </w:r>
    </w:p>
    <w:p w:rsidR="00474335" w:rsidRDefault="00FE13C7" w:rsidP="00474335">
      <w:pPr>
        <w:ind w:left="480" w:hangingChars="200" w:hanging="480"/>
        <w:rPr>
          <w:ins w:id="1285" w:author="user" w:date="2021-12-20T15:42:00Z"/>
          <w:rFonts w:eastAsia="標楷體"/>
          <w:szCs w:val="22"/>
        </w:rPr>
      </w:pPr>
      <w:r>
        <w:rPr>
          <w:rFonts w:eastAsia="標楷體"/>
          <w:szCs w:val="22"/>
        </w:rPr>
        <w:fldChar w:fldCharType="end"/>
      </w:r>
      <w:bookmarkStart w:id="1286" w:name="_GoBack"/>
      <w:bookmarkEnd w:id="1286"/>
    </w:p>
    <w:p w:rsidR="00474335" w:rsidRPr="00424D8D" w:rsidRDefault="00474335" w:rsidP="00474335">
      <w:pPr>
        <w:ind w:left="480" w:hangingChars="200" w:hanging="480"/>
        <w:rPr>
          <w:ins w:id="1287" w:author="user" w:date="2021-12-20T15:42:00Z"/>
          <w:color w:val="222222"/>
          <w:shd w:val="clear" w:color="auto" w:fill="FFFFFF"/>
        </w:rPr>
      </w:pPr>
      <w:ins w:id="1288" w:author="user" w:date="2021-12-20T15:42:00Z">
        <w:r w:rsidRPr="00424D8D">
          <w:rPr>
            <w:color w:val="222222"/>
            <w:shd w:val="clear" w:color="auto" w:fill="FFFFFF"/>
          </w:rPr>
          <w:t>Allesina, S., &amp; Ulanowicz, R. E. (2004). Cycling in ecological networks: Finn’s index revisited. </w:t>
        </w:r>
        <w:r w:rsidRPr="00424D8D">
          <w:rPr>
            <w:i/>
            <w:iCs/>
            <w:color w:val="222222"/>
            <w:shd w:val="clear" w:color="auto" w:fill="FFFFFF"/>
          </w:rPr>
          <w:t>Computational biology and chemistry</w:t>
        </w:r>
        <w:r w:rsidRPr="00424D8D">
          <w:rPr>
            <w:color w:val="222222"/>
            <w:shd w:val="clear" w:color="auto" w:fill="FFFFFF"/>
          </w:rPr>
          <w:t>, </w:t>
        </w:r>
        <w:r w:rsidRPr="00424D8D">
          <w:rPr>
            <w:i/>
            <w:iCs/>
            <w:color w:val="222222"/>
            <w:shd w:val="clear" w:color="auto" w:fill="FFFFFF"/>
          </w:rPr>
          <w:t>28</w:t>
        </w:r>
        <w:r w:rsidRPr="00424D8D">
          <w:rPr>
            <w:color w:val="222222"/>
            <w:shd w:val="clear" w:color="auto" w:fill="FFFFFF"/>
          </w:rPr>
          <w:t xml:space="preserve">(3), 227-233. </w:t>
        </w:r>
      </w:ins>
    </w:p>
    <w:p w:rsidR="00474335" w:rsidRPr="00424D8D" w:rsidRDefault="00474335" w:rsidP="00474335">
      <w:pPr>
        <w:ind w:left="480" w:hangingChars="200" w:hanging="480"/>
        <w:rPr>
          <w:ins w:id="1289" w:author="user" w:date="2021-12-20T15:42:00Z"/>
          <w:rFonts w:eastAsia="標楷體"/>
        </w:rPr>
      </w:pPr>
      <w:ins w:id="1290" w:author="user" w:date="2021-12-20T15:42:00Z">
        <w:r w:rsidRPr="00424D8D">
          <w:rPr>
            <w:color w:val="222222"/>
            <w:shd w:val="clear" w:color="auto" w:fill="FFFFFF"/>
          </w:rPr>
          <w:t>Blair, N. E., Levin, L. A., DeMaster, D. J., &amp; Plaia, G. (1996). The short</w:t>
        </w:r>
        <w:r w:rsidRPr="00424D8D">
          <w:rPr>
            <w:rFonts w:eastAsia="微軟正黑體"/>
            <w:color w:val="222222"/>
            <w:shd w:val="clear" w:color="auto" w:fill="FFFFFF"/>
          </w:rPr>
          <w:t>‐</w:t>
        </w:r>
        <w:r w:rsidRPr="00424D8D">
          <w:rPr>
            <w:color w:val="222222"/>
            <w:shd w:val="clear" w:color="auto" w:fill="FFFFFF"/>
          </w:rPr>
          <w:t>term fate of fresh algal carbon in continental slope sediments. </w:t>
        </w:r>
        <w:r w:rsidRPr="00424D8D">
          <w:rPr>
            <w:i/>
            <w:iCs/>
            <w:color w:val="222222"/>
            <w:shd w:val="clear" w:color="auto" w:fill="FFFFFF"/>
          </w:rPr>
          <w:t>Limnology and Oceanography</w:t>
        </w:r>
        <w:r w:rsidRPr="00424D8D">
          <w:rPr>
            <w:color w:val="222222"/>
            <w:shd w:val="clear" w:color="auto" w:fill="FFFFFF"/>
          </w:rPr>
          <w:t>, </w:t>
        </w:r>
        <w:r w:rsidRPr="00424D8D">
          <w:rPr>
            <w:i/>
            <w:iCs/>
            <w:color w:val="222222"/>
            <w:shd w:val="clear" w:color="auto" w:fill="FFFFFF"/>
          </w:rPr>
          <w:t>41</w:t>
        </w:r>
        <w:r w:rsidRPr="00424D8D">
          <w:rPr>
            <w:color w:val="222222"/>
            <w:shd w:val="clear" w:color="auto" w:fill="FFFFFF"/>
          </w:rPr>
          <w:t>(6), 1208-1219.</w:t>
        </w:r>
      </w:ins>
    </w:p>
    <w:p w:rsidR="00474335" w:rsidRPr="00424D8D" w:rsidRDefault="00474335" w:rsidP="00474335">
      <w:pPr>
        <w:ind w:left="480" w:hangingChars="200" w:hanging="480"/>
        <w:rPr>
          <w:ins w:id="1291" w:author="user" w:date="2021-12-20T15:42:00Z"/>
          <w:color w:val="222222"/>
          <w:shd w:val="clear" w:color="auto" w:fill="FFFFFF"/>
        </w:rPr>
      </w:pPr>
      <w:ins w:id="1292" w:author="user" w:date="2021-12-20T15:42:00Z">
        <w:r w:rsidRPr="00424D8D">
          <w:rPr>
            <w:color w:val="222222"/>
            <w:shd w:val="clear" w:color="auto" w:fill="FFFFFF"/>
          </w:rPr>
          <w:t>Smith, C. R., De Leo, F. C., Bernardino, A. F., Sweetman, A. K., &amp; Arbizu, P. M. (2008). Abyssal food limitation, ecosystem structure and climate change. </w:t>
        </w:r>
        <w:r w:rsidRPr="00424D8D">
          <w:rPr>
            <w:i/>
            <w:iCs/>
            <w:color w:val="222222"/>
            <w:shd w:val="clear" w:color="auto" w:fill="FFFFFF"/>
          </w:rPr>
          <w:t>Trends in Ecology &amp; Evolution</w:t>
        </w:r>
        <w:r w:rsidRPr="00424D8D">
          <w:rPr>
            <w:color w:val="222222"/>
            <w:shd w:val="clear" w:color="auto" w:fill="FFFFFF"/>
          </w:rPr>
          <w:t>, </w:t>
        </w:r>
        <w:r w:rsidRPr="00424D8D">
          <w:rPr>
            <w:i/>
            <w:iCs/>
            <w:color w:val="222222"/>
            <w:shd w:val="clear" w:color="auto" w:fill="FFFFFF"/>
          </w:rPr>
          <w:t>23</w:t>
        </w:r>
        <w:r w:rsidRPr="00424D8D">
          <w:rPr>
            <w:color w:val="222222"/>
            <w:shd w:val="clear" w:color="auto" w:fill="FFFFFF"/>
          </w:rPr>
          <w:t>(9), 518-528.</w:t>
        </w:r>
      </w:ins>
    </w:p>
    <w:p w:rsidR="00474335" w:rsidRPr="00424D8D" w:rsidRDefault="00474335" w:rsidP="00474335">
      <w:pPr>
        <w:ind w:left="480" w:hangingChars="200" w:hanging="480"/>
        <w:rPr>
          <w:ins w:id="1293" w:author="user" w:date="2021-12-20T15:42:00Z"/>
          <w:color w:val="222222"/>
          <w:shd w:val="clear" w:color="auto" w:fill="FFFFFF"/>
        </w:rPr>
      </w:pPr>
      <w:ins w:id="1294" w:author="user" w:date="2021-12-20T15:42:00Z">
        <w:r w:rsidRPr="00424D8D">
          <w:rPr>
            <w:color w:val="222222"/>
            <w:shd w:val="clear" w:color="auto" w:fill="FFFFFF"/>
          </w:rPr>
          <w:t>Calow, P. (1977). Conversion efficiencies in heterotrophic organisms. </w:t>
        </w:r>
        <w:r w:rsidRPr="00424D8D">
          <w:rPr>
            <w:i/>
            <w:iCs/>
            <w:color w:val="222222"/>
            <w:shd w:val="clear" w:color="auto" w:fill="FFFFFF"/>
          </w:rPr>
          <w:t>Biological reviews</w:t>
        </w:r>
        <w:r w:rsidRPr="00424D8D">
          <w:rPr>
            <w:color w:val="222222"/>
            <w:shd w:val="clear" w:color="auto" w:fill="FFFFFF"/>
          </w:rPr>
          <w:t>, </w:t>
        </w:r>
        <w:r w:rsidRPr="00424D8D">
          <w:rPr>
            <w:i/>
            <w:iCs/>
            <w:color w:val="222222"/>
            <w:shd w:val="clear" w:color="auto" w:fill="FFFFFF"/>
          </w:rPr>
          <w:t>52</w:t>
        </w:r>
        <w:r w:rsidRPr="00424D8D">
          <w:rPr>
            <w:color w:val="222222"/>
            <w:shd w:val="clear" w:color="auto" w:fill="FFFFFF"/>
          </w:rPr>
          <w:t>(3), 385-409.</w:t>
        </w:r>
      </w:ins>
    </w:p>
    <w:p w:rsidR="00474335" w:rsidRPr="00424D8D" w:rsidRDefault="00474335" w:rsidP="00474335">
      <w:pPr>
        <w:ind w:left="480" w:hangingChars="200" w:hanging="480"/>
        <w:rPr>
          <w:ins w:id="1295" w:author="user" w:date="2021-12-20T15:42:00Z"/>
          <w:color w:val="222222"/>
          <w:shd w:val="clear" w:color="auto" w:fill="FFFFFF"/>
        </w:rPr>
      </w:pPr>
      <w:ins w:id="1296" w:author="user" w:date="2021-12-20T15:42:00Z">
        <w:r w:rsidRPr="00424D8D">
          <w:rPr>
            <w:color w:val="222222"/>
            <w:shd w:val="clear" w:color="auto" w:fill="FFFFFF"/>
          </w:rPr>
          <w:t>Schroeder, L. A. (1981). Consumer growth efficiencies: their limits and relationships to ecological energetics. </w:t>
        </w:r>
        <w:r w:rsidRPr="00424D8D">
          <w:rPr>
            <w:i/>
            <w:iCs/>
            <w:color w:val="222222"/>
            <w:shd w:val="clear" w:color="auto" w:fill="FFFFFF"/>
          </w:rPr>
          <w:t>Journal of Theoretical Biology</w:t>
        </w:r>
        <w:r w:rsidRPr="00424D8D">
          <w:rPr>
            <w:color w:val="222222"/>
            <w:shd w:val="clear" w:color="auto" w:fill="FFFFFF"/>
          </w:rPr>
          <w:t>, </w:t>
        </w:r>
        <w:r w:rsidRPr="00424D8D">
          <w:rPr>
            <w:i/>
            <w:iCs/>
            <w:color w:val="222222"/>
            <w:shd w:val="clear" w:color="auto" w:fill="FFFFFF"/>
          </w:rPr>
          <w:t>93</w:t>
        </w:r>
        <w:r w:rsidRPr="00424D8D">
          <w:rPr>
            <w:color w:val="222222"/>
            <w:shd w:val="clear" w:color="auto" w:fill="FFFFFF"/>
          </w:rPr>
          <w:t>(4), 805-828.</w:t>
        </w:r>
      </w:ins>
    </w:p>
    <w:p w:rsidR="00474335" w:rsidRPr="00424D8D" w:rsidRDefault="00474335" w:rsidP="00474335">
      <w:pPr>
        <w:ind w:left="480" w:hangingChars="200" w:hanging="480"/>
        <w:rPr>
          <w:ins w:id="1297" w:author="user" w:date="2021-12-20T15:42:00Z"/>
          <w:color w:val="222222"/>
          <w:shd w:val="clear" w:color="auto" w:fill="FFFFFF"/>
        </w:rPr>
      </w:pPr>
      <w:ins w:id="1298" w:author="user" w:date="2021-12-20T15:42:00Z">
        <w:r w:rsidRPr="00424D8D">
          <w:rPr>
            <w:color w:val="222222"/>
            <w:shd w:val="clear" w:color="auto" w:fill="FFFFFF"/>
          </w:rPr>
          <w:t>Clausen, I. B., &amp; Riisgård, H. U. (1996). Growth, filtration and respiration in the mussel Mytilus edulis: no evidence for physiological regulation of the filter-pump to nutritional needs. </w:t>
        </w:r>
        <w:r w:rsidRPr="00424D8D">
          <w:rPr>
            <w:i/>
            <w:iCs/>
            <w:color w:val="222222"/>
            <w:shd w:val="clear" w:color="auto" w:fill="FFFFFF"/>
          </w:rPr>
          <w:t>Marine Ecology Progress Series</w:t>
        </w:r>
        <w:r w:rsidRPr="00424D8D">
          <w:rPr>
            <w:color w:val="222222"/>
            <w:shd w:val="clear" w:color="auto" w:fill="FFFFFF"/>
          </w:rPr>
          <w:t>, </w:t>
        </w:r>
        <w:r w:rsidRPr="00424D8D">
          <w:rPr>
            <w:i/>
            <w:iCs/>
            <w:color w:val="222222"/>
            <w:shd w:val="clear" w:color="auto" w:fill="FFFFFF"/>
          </w:rPr>
          <w:t>141</w:t>
        </w:r>
        <w:r w:rsidRPr="00424D8D">
          <w:rPr>
            <w:color w:val="222222"/>
            <w:shd w:val="clear" w:color="auto" w:fill="FFFFFF"/>
          </w:rPr>
          <w:t>, 37-45.</w:t>
        </w:r>
      </w:ins>
    </w:p>
    <w:p w:rsidR="00474335" w:rsidRPr="00424D8D" w:rsidRDefault="00474335" w:rsidP="00474335">
      <w:pPr>
        <w:ind w:left="480" w:hangingChars="200" w:hanging="480"/>
        <w:rPr>
          <w:ins w:id="1299" w:author="user" w:date="2021-12-20T15:42:00Z"/>
        </w:rPr>
      </w:pPr>
      <w:ins w:id="1300" w:author="user" w:date="2021-12-20T15:42:00Z">
        <w:r w:rsidRPr="00424D8D">
          <w:t xml:space="preserve">Crisp, D.: Energy flow measurements, in: Methods for the Study of Marine Benthos, edited by: Holme, N. A. and McIntyre, A. D., 284–367, Blackwell Scientific Publications, Oxford, 1971. </w:t>
        </w:r>
      </w:ins>
    </w:p>
    <w:p w:rsidR="00474335" w:rsidRDefault="00474335" w:rsidP="00474335">
      <w:pPr>
        <w:ind w:left="480" w:hangingChars="200" w:hanging="480"/>
        <w:rPr>
          <w:ins w:id="1301" w:author="user" w:date="2021-12-20T15:42:00Z"/>
          <w:color w:val="222222"/>
          <w:shd w:val="clear" w:color="auto" w:fill="FFFFFF"/>
        </w:rPr>
      </w:pPr>
      <w:ins w:id="1302" w:author="user" w:date="2021-12-20T15:42:00Z">
        <w:r w:rsidRPr="00424D8D">
          <w:rPr>
            <w:color w:val="222222"/>
            <w:shd w:val="clear" w:color="auto" w:fill="FFFFFF"/>
          </w:rPr>
          <w:lastRenderedPageBreak/>
          <w:t>Diffendorfer, J. E., Richards, P. M., Dalrymple, G. H., &amp; DeAngelis, D. L. (2001). Applying linear programming to estimate fluxes in ecosystems or food webs: an example from the herpetological assemblage of the freshwater Everglades. </w:t>
        </w:r>
        <w:r w:rsidRPr="00424D8D">
          <w:rPr>
            <w:i/>
            <w:iCs/>
            <w:color w:val="222222"/>
            <w:shd w:val="clear" w:color="auto" w:fill="FFFFFF"/>
          </w:rPr>
          <w:t>Ecological Modelling</w:t>
        </w:r>
        <w:r w:rsidRPr="00424D8D">
          <w:rPr>
            <w:color w:val="222222"/>
            <w:shd w:val="clear" w:color="auto" w:fill="FFFFFF"/>
          </w:rPr>
          <w:t>, </w:t>
        </w:r>
        <w:r w:rsidRPr="00424D8D">
          <w:rPr>
            <w:i/>
            <w:iCs/>
            <w:color w:val="222222"/>
            <w:shd w:val="clear" w:color="auto" w:fill="FFFFFF"/>
          </w:rPr>
          <w:t>144</w:t>
        </w:r>
        <w:r w:rsidRPr="00424D8D">
          <w:rPr>
            <w:color w:val="222222"/>
            <w:shd w:val="clear" w:color="auto" w:fill="FFFFFF"/>
          </w:rPr>
          <w:t>(2-3), 99-120.</w:t>
        </w:r>
      </w:ins>
    </w:p>
    <w:p w:rsidR="00474335" w:rsidRPr="00424D8D" w:rsidRDefault="00474335" w:rsidP="00474335">
      <w:pPr>
        <w:ind w:left="480" w:hangingChars="200" w:hanging="480"/>
        <w:rPr>
          <w:ins w:id="1303" w:author="user" w:date="2021-12-20T15:42:00Z"/>
          <w:color w:val="222222"/>
          <w:shd w:val="clear" w:color="auto" w:fill="FFFFFF"/>
        </w:rPr>
      </w:pPr>
      <w:ins w:id="1304" w:author="user" w:date="2021-12-20T15:42:00Z">
        <w:r w:rsidRPr="00424D8D">
          <w:rPr>
            <w:color w:val="222222"/>
            <w:shd w:val="clear" w:color="auto" w:fill="FFFFFF"/>
          </w:rPr>
          <w:t>Finn, J. T. (1976). Measures of ecosystem structure and function derived from analysis of flows. </w:t>
        </w:r>
        <w:r w:rsidRPr="00424D8D">
          <w:rPr>
            <w:i/>
            <w:iCs/>
            <w:color w:val="222222"/>
            <w:shd w:val="clear" w:color="auto" w:fill="FFFFFF"/>
          </w:rPr>
          <w:t>Journal of theoretical Biology</w:t>
        </w:r>
        <w:r w:rsidRPr="00424D8D">
          <w:rPr>
            <w:color w:val="222222"/>
            <w:shd w:val="clear" w:color="auto" w:fill="FFFFFF"/>
          </w:rPr>
          <w:t>, </w:t>
        </w:r>
        <w:r w:rsidRPr="00424D8D">
          <w:rPr>
            <w:i/>
            <w:iCs/>
            <w:color w:val="222222"/>
            <w:shd w:val="clear" w:color="auto" w:fill="FFFFFF"/>
          </w:rPr>
          <w:t>56</w:t>
        </w:r>
        <w:r w:rsidRPr="00424D8D">
          <w:rPr>
            <w:color w:val="222222"/>
            <w:shd w:val="clear" w:color="auto" w:fill="FFFFFF"/>
          </w:rPr>
          <w:t>(2), 363-380.</w:t>
        </w:r>
      </w:ins>
    </w:p>
    <w:p w:rsidR="00474335" w:rsidRPr="00424D8D" w:rsidRDefault="00474335" w:rsidP="00474335">
      <w:pPr>
        <w:ind w:left="480" w:hangingChars="200" w:hanging="480"/>
        <w:rPr>
          <w:ins w:id="1305" w:author="user" w:date="2021-12-20T15:42:00Z"/>
          <w:color w:val="222222"/>
          <w:shd w:val="clear" w:color="auto" w:fill="FFFFFF"/>
        </w:rPr>
      </w:pPr>
      <w:ins w:id="1306" w:author="user" w:date="2021-12-20T15:42:00Z">
        <w:r w:rsidRPr="00424D8D">
          <w:rPr>
            <w:color w:val="222222"/>
            <w:shd w:val="clear" w:color="auto" w:fill="FFFFFF"/>
          </w:rPr>
          <w:t>Gage, J. D., &amp; Tyler, P. A. (1991). </w:t>
        </w:r>
        <w:r w:rsidRPr="00424D8D">
          <w:rPr>
            <w:i/>
            <w:iCs/>
            <w:color w:val="222222"/>
            <w:shd w:val="clear" w:color="auto" w:fill="FFFFFF"/>
          </w:rPr>
          <w:t>Deep-sea biology: a natural history of organisms at the deep-sea floor</w:t>
        </w:r>
        <w:r w:rsidRPr="00424D8D">
          <w:rPr>
            <w:color w:val="222222"/>
            <w:shd w:val="clear" w:color="auto" w:fill="FFFFFF"/>
          </w:rPr>
          <w:t>. Cambridge University Press.</w:t>
        </w:r>
      </w:ins>
    </w:p>
    <w:p w:rsidR="00474335" w:rsidRPr="00424D8D" w:rsidRDefault="00474335" w:rsidP="00474335">
      <w:pPr>
        <w:ind w:left="480" w:hangingChars="200" w:hanging="480"/>
        <w:rPr>
          <w:ins w:id="1307" w:author="user" w:date="2021-12-20T15:42:00Z"/>
          <w:color w:val="222222"/>
          <w:shd w:val="clear" w:color="auto" w:fill="FFFFFF"/>
        </w:rPr>
      </w:pPr>
      <w:ins w:id="1308" w:author="user" w:date="2021-12-20T15:42:00Z">
        <w:r w:rsidRPr="00424D8D">
          <w:rPr>
            <w:color w:val="222222"/>
            <w:shd w:val="clear" w:color="auto" w:fill="FFFFFF"/>
          </w:rPr>
          <w:t>Hendriks, A. J. (1999). Allometric scaling of rate, age and density parameters in ecological models. </w:t>
        </w:r>
        <w:r w:rsidRPr="00424D8D">
          <w:rPr>
            <w:i/>
            <w:iCs/>
            <w:color w:val="222222"/>
            <w:shd w:val="clear" w:color="auto" w:fill="FFFFFF"/>
          </w:rPr>
          <w:t>Oikos</w:t>
        </w:r>
        <w:r w:rsidRPr="00424D8D">
          <w:rPr>
            <w:color w:val="222222"/>
            <w:shd w:val="clear" w:color="auto" w:fill="FFFFFF"/>
          </w:rPr>
          <w:t>, 293-310.</w:t>
        </w:r>
      </w:ins>
    </w:p>
    <w:p w:rsidR="00474335" w:rsidRPr="00424D8D" w:rsidRDefault="00474335" w:rsidP="00474335">
      <w:pPr>
        <w:ind w:left="480" w:hangingChars="200" w:hanging="480"/>
        <w:rPr>
          <w:ins w:id="1309" w:author="user" w:date="2021-12-20T15:42:00Z"/>
          <w:color w:val="222222"/>
          <w:shd w:val="clear" w:color="auto" w:fill="FFFFFF"/>
        </w:rPr>
      </w:pPr>
      <w:ins w:id="1310" w:author="user" w:date="2021-12-20T15:42:00Z">
        <w:r w:rsidRPr="00424D8D">
          <w:rPr>
            <w:color w:val="222222"/>
            <w:shd w:val="clear" w:color="auto" w:fill="FFFFFF"/>
          </w:rPr>
          <w:t>Holling, C. S. (1966). The functional response of invertebrate predators to prey density. </w:t>
        </w:r>
        <w:r w:rsidRPr="00424D8D">
          <w:rPr>
            <w:i/>
            <w:iCs/>
            <w:color w:val="222222"/>
            <w:shd w:val="clear" w:color="auto" w:fill="FFFFFF"/>
          </w:rPr>
          <w:t>The Memoirs of the Entomological Society of Canada</w:t>
        </w:r>
        <w:r w:rsidRPr="00424D8D">
          <w:rPr>
            <w:color w:val="222222"/>
            <w:shd w:val="clear" w:color="auto" w:fill="FFFFFF"/>
          </w:rPr>
          <w:t>, </w:t>
        </w:r>
        <w:r w:rsidRPr="00424D8D">
          <w:rPr>
            <w:i/>
            <w:iCs/>
            <w:color w:val="222222"/>
            <w:shd w:val="clear" w:color="auto" w:fill="FFFFFF"/>
          </w:rPr>
          <w:t>98</w:t>
        </w:r>
        <w:r w:rsidRPr="00424D8D">
          <w:rPr>
            <w:color w:val="222222"/>
            <w:shd w:val="clear" w:color="auto" w:fill="FFFFFF"/>
          </w:rPr>
          <w:t>(S48), 5-86.</w:t>
        </w:r>
      </w:ins>
    </w:p>
    <w:p w:rsidR="00474335" w:rsidRPr="00424D8D" w:rsidRDefault="00474335" w:rsidP="00474335">
      <w:pPr>
        <w:ind w:left="480" w:hangingChars="200" w:hanging="480"/>
        <w:rPr>
          <w:ins w:id="1311" w:author="user" w:date="2021-12-20T15:42:00Z"/>
          <w:color w:val="222222"/>
          <w:shd w:val="clear" w:color="auto" w:fill="FFFFFF"/>
        </w:rPr>
      </w:pPr>
      <w:ins w:id="1312" w:author="user" w:date="2021-12-20T15:42:00Z">
        <w:r w:rsidRPr="00424D8D">
          <w:rPr>
            <w:color w:val="222222"/>
            <w:shd w:val="clear" w:color="auto" w:fill="FFFFFF"/>
          </w:rPr>
          <w:t>Kones, J. K., Soetaert, K., van Oevelen, D., &amp; Owino, J. O. (2009). Are network indices robust indicators of food web functioning? A Monte Carlo approach. </w:t>
        </w:r>
        <w:r w:rsidRPr="00424D8D">
          <w:rPr>
            <w:i/>
            <w:iCs/>
            <w:color w:val="222222"/>
            <w:shd w:val="clear" w:color="auto" w:fill="FFFFFF"/>
          </w:rPr>
          <w:t>Ecological Modelling</w:t>
        </w:r>
        <w:r w:rsidRPr="00424D8D">
          <w:rPr>
            <w:color w:val="222222"/>
            <w:shd w:val="clear" w:color="auto" w:fill="FFFFFF"/>
          </w:rPr>
          <w:t>, </w:t>
        </w:r>
        <w:r w:rsidRPr="00424D8D">
          <w:rPr>
            <w:i/>
            <w:iCs/>
            <w:color w:val="222222"/>
            <w:shd w:val="clear" w:color="auto" w:fill="FFFFFF"/>
          </w:rPr>
          <w:t>220</w:t>
        </w:r>
        <w:r w:rsidRPr="00424D8D">
          <w:rPr>
            <w:color w:val="222222"/>
            <w:shd w:val="clear" w:color="auto" w:fill="FFFFFF"/>
          </w:rPr>
          <w:t>(3), 370-382.</w:t>
        </w:r>
      </w:ins>
    </w:p>
    <w:p w:rsidR="00474335" w:rsidRPr="00424D8D" w:rsidRDefault="00474335" w:rsidP="00474335">
      <w:pPr>
        <w:ind w:left="480" w:hangingChars="200" w:hanging="480"/>
        <w:rPr>
          <w:ins w:id="1313" w:author="user" w:date="2021-12-20T15:42:00Z"/>
          <w:color w:val="222222"/>
          <w:shd w:val="clear" w:color="auto" w:fill="FFFFFF"/>
        </w:rPr>
      </w:pPr>
      <w:ins w:id="1314" w:author="user" w:date="2021-12-20T15:42:00Z">
        <w:r w:rsidRPr="00424D8D">
          <w:rPr>
            <w:color w:val="222222"/>
            <w:shd w:val="clear" w:color="auto" w:fill="FFFFFF"/>
          </w:rPr>
          <w:t>Kones, J. K., Soetaert, K., van Oevelen, D., &amp; Owino, J. O. (2009). Are network indices robust indicators of food web functioning? A Monte Carlo approach. </w:t>
        </w:r>
        <w:r w:rsidRPr="00424D8D">
          <w:rPr>
            <w:i/>
            <w:iCs/>
            <w:color w:val="222222"/>
            <w:shd w:val="clear" w:color="auto" w:fill="FFFFFF"/>
          </w:rPr>
          <w:t>Ecological Modelling</w:t>
        </w:r>
        <w:r w:rsidRPr="00424D8D">
          <w:rPr>
            <w:color w:val="222222"/>
            <w:shd w:val="clear" w:color="auto" w:fill="FFFFFF"/>
          </w:rPr>
          <w:t>, </w:t>
        </w:r>
        <w:r w:rsidRPr="00424D8D">
          <w:rPr>
            <w:i/>
            <w:iCs/>
            <w:color w:val="222222"/>
            <w:shd w:val="clear" w:color="auto" w:fill="FFFFFF"/>
          </w:rPr>
          <w:t>220</w:t>
        </w:r>
        <w:r w:rsidRPr="00424D8D">
          <w:rPr>
            <w:color w:val="222222"/>
            <w:shd w:val="clear" w:color="auto" w:fill="FFFFFF"/>
          </w:rPr>
          <w:t>(3), 370-382.</w:t>
        </w:r>
      </w:ins>
    </w:p>
    <w:p w:rsidR="00474335" w:rsidRPr="00424D8D" w:rsidRDefault="00474335" w:rsidP="00474335">
      <w:pPr>
        <w:ind w:left="480" w:hangingChars="200" w:hanging="480"/>
        <w:rPr>
          <w:ins w:id="1315" w:author="user" w:date="2021-12-20T15:42:00Z"/>
          <w:color w:val="222222"/>
          <w:shd w:val="clear" w:color="auto" w:fill="FFFFFF"/>
        </w:rPr>
      </w:pPr>
      <w:ins w:id="1316" w:author="user" w:date="2021-12-20T15:42:00Z">
        <w:r w:rsidRPr="00424D8D">
          <w:rPr>
            <w:color w:val="222222"/>
            <w:shd w:val="clear" w:color="auto" w:fill="FFFFFF"/>
          </w:rPr>
          <w:t>Lochte, K., &amp; Turley, C. M. (1988). Bacteria and cyanobacteria associated with phytodetritus in the deep sea. </w:t>
        </w:r>
        <w:r w:rsidRPr="00424D8D">
          <w:rPr>
            <w:i/>
            <w:iCs/>
            <w:color w:val="222222"/>
            <w:shd w:val="clear" w:color="auto" w:fill="FFFFFF"/>
          </w:rPr>
          <w:t>Nature</w:t>
        </w:r>
        <w:r w:rsidRPr="00424D8D">
          <w:rPr>
            <w:color w:val="222222"/>
            <w:shd w:val="clear" w:color="auto" w:fill="FFFFFF"/>
          </w:rPr>
          <w:t>, </w:t>
        </w:r>
        <w:r w:rsidRPr="00424D8D">
          <w:rPr>
            <w:i/>
            <w:iCs/>
            <w:color w:val="222222"/>
            <w:shd w:val="clear" w:color="auto" w:fill="FFFFFF"/>
          </w:rPr>
          <w:t>333</w:t>
        </w:r>
        <w:r w:rsidRPr="00424D8D">
          <w:rPr>
            <w:color w:val="222222"/>
            <w:shd w:val="clear" w:color="auto" w:fill="FFFFFF"/>
          </w:rPr>
          <w:t>(6168), 67-69.</w:t>
        </w:r>
      </w:ins>
    </w:p>
    <w:p w:rsidR="00474335" w:rsidRPr="00424D8D" w:rsidRDefault="00474335" w:rsidP="00474335">
      <w:pPr>
        <w:ind w:left="480" w:hangingChars="200" w:hanging="480"/>
        <w:rPr>
          <w:ins w:id="1317" w:author="user" w:date="2021-12-20T15:42:00Z"/>
          <w:color w:val="222222"/>
          <w:shd w:val="clear" w:color="auto" w:fill="FFFFFF"/>
        </w:rPr>
      </w:pPr>
      <w:ins w:id="1318" w:author="user" w:date="2021-12-20T15:42:00Z">
        <w:r w:rsidRPr="00424D8D">
          <w:rPr>
            <w:color w:val="222222"/>
            <w:shd w:val="clear" w:color="auto" w:fill="FFFFFF"/>
          </w:rPr>
          <w:t>Navarro, E., Iglesias, J. I. P., Ortega, M. M., &amp; Larretxea, X. (1994). The basis for a functional response to variable food quantity and quality in cockles Cerastoderma edule (Bivalvia, Cardiidae). </w:t>
        </w:r>
        <w:r w:rsidRPr="00424D8D">
          <w:rPr>
            <w:i/>
            <w:iCs/>
            <w:color w:val="222222"/>
            <w:shd w:val="clear" w:color="auto" w:fill="FFFFFF"/>
          </w:rPr>
          <w:t>Physiological Zoology</w:t>
        </w:r>
        <w:r w:rsidRPr="00424D8D">
          <w:rPr>
            <w:color w:val="222222"/>
            <w:shd w:val="clear" w:color="auto" w:fill="FFFFFF"/>
          </w:rPr>
          <w:t>, </w:t>
        </w:r>
        <w:r w:rsidRPr="00424D8D">
          <w:rPr>
            <w:i/>
            <w:iCs/>
            <w:color w:val="222222"/>
            <w:shd w:val="clear" w:color="auto" w:fill="FFFFFF"/>
          </w:rPr>
          <w:t>67</w:t>
        </w:r>
        <w:r w:rsidRPr="00424D8D">
          <w:rPr>
            <w:color w:val="222222"/>
            <w:shd w:val="clear" w:color="auto" w:fill="FFFFFF"/>
          </w:rPr>
          <w:t>(2), 468-496.</w:t>
        </w:r>
      </w:ins>
    </w:p>
    <w:p w:rsidR="00474335" w:rsidRPr="00424D8D" w:rsidRDefault="00474335" w:rsidP="00474335">
      <w:pPr>
        <w:ind w:left="480" w:hangingChars="200" w:hanging="480"/>
        <w:rPr>
          <w:ins w:id="1319" w:author="user" w:date="2021-12-20T15:42:00Z"/>
          <w:color w:val="222222"/>
          <w:shd w:val="clear" w:color="auto" w:fill="FFFFFF"/>
        </w:rPr>
      </w:pPr>
      <w:ins w:id="1320" w:author="user" w:date="2021-12-20T15:42:00Z">
        <w:r w:rsidRPr="00424D8D">
          <w:rPr>
            <w:color w:val="222222"/>
            <w:shd w:val="clear" w:color="auto" w:fill="FFFFFF"/>
          </w:rPr>
          <w:t>Nielsen, A. M., Eriksen, N. T., Iversen, J. L., &amp; Riisgård, H. U. (1995). Feeding, growth and respiration in the polychaetes Nereis diversicolor (facultative filter-feeder) and N. virens (omnivorous)-a comparative study. </w:t>
        </w:r>
        <w:r w:rsidRPr="00424D8D">
          <w:rPr>
            <w:i/>
            <w:iCs/>
            <w:color w:val="222222"/>
            <w:shd w:val="clear" w:color="auto" w:fill="FFFFFF"/>
          </w:rPr>
          <w:t>Marine Ecology Progress Series</w:t>
        </w:r>
        <w:r w:rsidRPr="00424D8D">
          <w:rPr>
            <w:color w:val="222222"/>
            <w:shd w:val="clear" w:color="auto" w:fill="FFFFFF"/>
          </w:rPr>
          <w:t>, </w:t>
        </w:r>
        <w:r w:rsidRPr="00424D8D">
          <w:rPr>
            <w:i/>
            <w:iCs/>
            <w:color w:val="222222"/>
            <w:shd w:val="clear" w:color="auto" w:fill="FFFFFF"/>
          </w:rPr>
          <w:t>125</w:t>
        </w:r>
        <w:r w:rsidRPr="00424D8D">
          <w:rPr>
            <w:color w:val="222222"/>
            <w:shd w:val="clear" w:color="auto" w:fill="FFFFFF"/>
          </w:rPr>
          <w:t>, 149-158.</w:t>
        </w:r>
      </w:ins>
    </w:p>
    <w:p w:rsidR="00474335" w:rsidRPr="00424D8D" w:rsidRDefault="00474335" w:rsidP="00474335">
      <w:pPr>
        <w:ind w:left="480" w:hangingChars="200" w:hanging="480"/>
        <w:rPr>
          <w:ins w:id="1321" w:author="user" w:date="2021-12-20T15:42:00Z"/>
          <w:color w:val="222222"/>
          <w:shd w:val="clear" w:color="auto" w:fill="FFFFFF"/>
        </w:rPr>
      </w:pPr>
      <w:ins w:id="1322" w:author="user" w:date="2021-12-20T15:42:00Z">
        <w:r w:rsidRPr="00424D8D">
          <w:rPr>
            <w:color w:val="222222"/>
            <w:shd w:val="clear" w:color="auto" w:fill="FFFFFF"/>
          </w:rPr>
          <w:t>Stratmann, T., Lins, L., Purser, A., Marcon, Y., Rodrigues, C. F., Ravara, A., Cunha, M. R., Simon-Lledó, E., Jones, D. O. B., Sweetman, A.K., Köser, K., &amp; Oevelen, D. V. (2018). Abyssal plain faunal carbon flows remain depressed 26 years after a simulated deep-sea mining disturbance. </w:t>
        </w:r>
        <w:r w:rsidRPr="00424D8D">
          <w:rPr>
            <w:i/>
            <w:iCs/>
            <w:color w:val="222222"/>
            <w:shd w:val="clear" w:color="auto" w:fill="FFFFFF"/>
          </w:rPr>
          <w:t>Biogeosciences</w:t>
        </w:r>
        <w:r w:rsidRPr="00424D8D">
          <w:rPr>
            <w:color w:val="222222"/>
            <w:shd w:val="clear" w:color="auto" w:fill="FFFFFF"/>
          </w:rPr>
          <w:t>, </w:t>
        </w:r>
        <w:r w:rsidRPr="00424D8D">
          <w:rPr>
            <w:i/>
            <w:iCs/>
            <w:color w:val="222222"/>
            <w:shd w:val="clear" w:color="auto" w:fill="FFFFFF"/>
          </w:rPr>
          <w:t>15</w:t>
        </w:r>
        <w:r w:rsidRPr="00424D8D">
          <w:rPr>
            <w:color w:val="222222"/>
            <w:shd w:val="clear" w:color="auto" w:fill="FFFFFF"/>
          </w:rPr>
          <w:t>(13), 4131-4145.</w:t>
        </w:r>
      </w:ins>
    </w:p>
    <w:p w:rsidR="00474335" w:rsidRPr="00424D8D" w:rsidRDefault="00474335" w:rsidP="00474335">
      <w:pPr>
        <w:ind w:left="480" w:hangingChars="200" w:hanging="480"/>
        <w:rPr>
          <w:ins w:id="1323" w:author="user" w:date="2021-12-20T15:42:00Z"/>
          <w:rFonts w:eastAsia="標楷體"/>
        </w:rPr>
      </w:pPr>
      <w:ins w:id="1324" w:author="user" w:date="2021-12-20T15:42:00Z">
        <w:r w:rsidRPr="00424D8D">
          <w:rPr>
            <w:color w:val="222222"/>
            <w:shd w:val="clear" w:color="auto" w:fill="FFFFFF"/>
          </w:rPr>
          <w:t>Tenore, K. R. (1982). Comparison of the ecological energetics of the polychaetes Capitella capitata and Nereis succinea in experimental systems receiving similar levels of detritus. </w:t>
        </w:r>
        <w:r w:rsidRPr="00424D8D">
          <w:rPr>
            <w:i/>
            <w:iCs/>
            <w:color w:val="222222"/>
            <w:shd w:val="clear" w:color="auto" w:fill="FFFFFF"/>
          </w:rPr>
          <w:t>Netherlands Journal of Sea Research</w:t>
        </w:r>
        <w:r w:rsidRPr="00424D8D">
          <w:rPr>
            <w:color w:val="222222"/>
            <w:shd w:val="clear" w:color="auto" w:fill="FFFFFF"/>
          </w:rPr>
          <w:t>, </w:t>
        </w:r>
        <w:r w:rsidRPr="00424D8D">
          <w:rPr>
            <w:i/>
            <w:iCs/>
            <w:color w:val="222222"/>
            <w:shd w:val="clear" w:color="auto" w:fill="FFFFFF"/>
          </w:rPr>
          <w:t>16</w:t>
        </w:r>
        <w:r w:rsidRPr="00424D8D">
          <w:rPr>
            <w:color w:val="222222"/>
            <w:shd w:val="clear" w:color="auto" w:fill="FFFFFF"/>
          </w:rPr>
          <w:t>, 46-54.</w:t>
        </w:r>
        <w:r w:rsidRPr="00424D8D">
          <w:rPr>
            <w:rFonts w:eastAsia="標楷體"/>
          </w:rPr>
          <w:t>Tyler et al., 1982</w:t>
        </w:r>
      </w:ins>
    </w:p>
    <w:p w:rsidR="00474335" w:rsidRPr="00424D8D" w:rsidRDefault="00474335" w:rsidP="00474335">
      <w:pPr>
        <w:ind w:left="480" w:hangingChars="200" w:hanging="480"/>
        <w:rPr>
          <w:ins w:id="1325" w:author="user" w:date="2021-12-20T15:42:00Z"/>
          <w:color w:val="000000"/>
          <w:kern w:val="0"/>
        </w:rPr>
      </w:pPr>
      <w:ins w:id="1326" w:author="user" w:date="2021-12-20T15:42:00Z">
        <w:r w:rsidRPr="00424D8D">
          <w:rPr>
            <w:color w:val="222222"/>
            <w:shd w:val="clear" w:color="auto" w:fill="FFFFFF"/>
          </w:rPr>
          <w:t>Ulanowicz, R. E. (1980). An hypothesis on the development of natural communities. </w:t>
        </w:r>
        <w:r w:rsidRPr="00424D8D">
          <w:rPr>
            <w:i/>
            <w:iCs/>
            <w:color w:val="222222"/>
            <w:shd w:val="clear" w:color="auto" w:fill="FFFFFF"/>
          </w:rPr>
          <w:t>Journal of theoretical Biology</w:t>
        </w:r>
        <w:r w:rsidRPr="00424D8D">
          <w:rPr>
            <w:color w:val="222222"/>
            <w:shd w:val="clear" w:color="auto" w:fill="FFFFFF"/>
          </w:rPr>
          <w:t>, </w:t>
        </w:r>
        <w:r w:rsidRPr="00424D8D">
          <w:rPr>
            <w:i/>
            <w:iCs/>
            <w:color w:val="222222"/>
            <w:shd w:val="clear" w:color="auto" w:fill="FFFFFF"/>
          </w:rPr>
          <w:t>85</w:t>
        </w:r>
        <w:r w:rsidRPr="00424D8D">
          <w:rPr>
            <w:color w:val="222222"/>
            <w:shd w:val="clear" w:color="auto" w:fill="FFFFFF"/>
          </w:rPr>
          <w:t>(2), 223-245.</w:t>
        </w:r>
        <w:r w:rsidRPr="00424D8D">
          <w:rPr>
            <w:color w:val="000000"/>
            <w:kern w:val="0"/>
          </w:rPr>
          <w:t>Ulanowicz, 1997</w:t>
        </w:r>
      </w:ins>
    </w:p>
    <w:p w:rsidR="00474335" w:rsidRPr="00424D8D" w:rsidRDefault="00474335" w:rsidP="00474335">
      <w:pPr>
        <w:ind w:left="480" w:hangingChars="200" w:hanging="480"/>
        <w:rPr>
          <w:ins w:id="1327" w:author="user" w:date="2021-12-20T15:42:00Z"/>
          <w:color w:val="222222"/>
          <w:shd w:val="clear" w:color="auto" w:fill="FFFFFF"/>
        </w:rPr>
      </w:pPr>
      <w:ins w:id="1328" w:author="user" w:date="2021-12-20T15:42:00Z">
        <w:r w:rsidRPr="00424D8D">
          <w:rPr>
            <w:color w:val="222222"/>
            <w:shd w:val="clear" w:color="auto" w:fill="FFFFFF"/>
          </w:rPr>
          <w:lastRenderedPageBreak/>
          <w:t>Ulanowicz, R. E. (2004). Quantitative methods for ecological network analysis. </w:t>
        </w:r>
        <w:r w:rsidRPr="00424D8D">
          <w:rPr>
            <w:i/>
            <w:iCs/>
            <w:color w:val="222222"/>
            <w:shd w:val="clear" w:color="auto" w:fill="FFFFFF"/>
          </w:rPr>
          <w:t>Computational biology and chemistry</w:t>
        </w:r>
        <w:r w:rsidRPr="00424D8D">
          <w:rPr>
            <w:color w:val="222222"/>
            <w:shd w:val="clear" w:color="auto" w:fill="FFFFFF"/>
          </w:rPr>
          <w:t>, </w:t>
        </w:r>
        <w:r w:rsidRPr="00424D8D">
          <w:rPr>
            <w:i/>
            <w:iCs/>
            <w:color w:val="222222"/>
            <w:shd w:val="clear" w:color="auto" w:fill="FFFFFF"/>
          </w:rPr>
          <w:t>28</w:t>
        </w:r>
        <w:r w:rsidRPr="00424D8D">
          <w:rPr>
            <w:color w:val="222222"/>
            <w:shd w:val="clear" w:color="auto" w:fill="FFFFFF"/>
          </w:rPr>
          <w:t>(5-6), 321-339.</w:t>
        </w:r>
      </w:ins>
    </w:p>
    <w:p w:rsidR="00474335" w:rsidRPr="00424D8D" w:rsidRDefault="00474335" w:rsidP="00474335">
      <w:pPr>
        <w:ind w:left="480" w:hangingChars="200" w:hanging="480"/>
        <w:rPr>
          <w:ins w:id="1329" w:author="user" w:date="2021-12-20T15:42:00Z"/>
          <w:color w:val="222222"/>
          <w:shd w:val="clear" w:color="auto" w:fill="FFFFFF"/>
        </w:rPr>
      </w:pPr>
      <w:ins w:id="1330" w:author="user" w:date="2021-12-20T15:42:00Z">
        <w:r w:rsidRPr="00424D8D">
          <w:rPr>
            <w:color w:val="222222"/>
            <w:shd w:val="clear" w:color="auto" w:fill="FFFFFF"/>
          </w:rPr>
          <w:t>Van Oevelen, D., Soetaert, K., Middelburg, J. J., Herman, P. M., Moodley, L., Hamels, I., Moens, T., &amp; Heip, C. H. (2006). Carbon flows through a benthic food web: Integrating biomass, isotope and tracer data. </w:t>
        </w:r>
        <w:r w:rsidRPr="00424D8D">
          <w:rPr>
            <w:i/>
            <w:iCs/>
            <w:color w:val="222222"/>
            <w:shd w:val="clear" w:color="auto" w:fill="FFFFFF"/>
          </w:rPr>
          <w:t>Journal of Marine Research</w:t>
        </w:r>
        <w:r w:rsidRPr="00424D8D">
          <w:rPr>
            <w:color w:val="222222"/>
            <w:shd w:val="clear" w:color="auto" w:fill="FFFFFF"/>
          </w:rPr>
          <w:t>, </w:t>
        </w:r>
        <w:r w:rsidRPr="00424D8D">
          <w:rPr>
            <w:i/>
            <w:iCs/>
            <w:color w:val="222222"/>
            <w:shd w:val="clear" w:color="auto" w:fill="FFFFFF"/>
          </w:rPr>
          <w:t>64</w:t>
        </w:r>
        <w:r w:rsidRPr="00424D8D">
          <w:rPr>
            <w:color w:val="222222"/>
            <w:shd w:val="clear" w:color="auto" w:fill="FFFFFF"/>
          </w:rPr>
          <w:t>(3), 453-482.</w:t>
        </w:r>
      </w:ins>
    </w:p>
    <w:p w:rsidR="00474335" w:rsidRPr="00424D8D" w:rsidRDefault="00474335" w:rsidP="00474335">
      <w:pPr>
        <w:ind w:left="480" w:hangingChars="200" w:hanging="480"/>
        <w:rPr>
          <w:ins w:id="1331" w:author="user" w:date="2021-12-20T15:42:00Z"/>
          <w:rFonts w:eastAsia="標楷體"/>
        </w:rPr>
      </w:pPr>
      <w:ins w:id="1332" w:author="user" w:date="2021-12-20T15:42:00Z">
        <w:r w:rsidRPr="00424D8D">
          <w:rPr>
            <w:color w:val="222222"/>
            <w:shd w:val="clear" w:color="auto" w:fill="FFFFFF"/>
          </w:rPr>
          <w:t>Vézina, A. F., &amp; Platt, T. (1988). Food web dynamics in the ocean. 1. Best-estimates of flow networks using inverse methods. </w:t>
        </w:r>
        <w:r w:rsidRPr="00424D8D">
          <w:rPr>
            <w:i/>
            <w:iCs/>
            <w:color w:val="222222"/>
            <w:shd w:val="clear" w:color="auto" w:fill="FFFFFF"/>
          </w:rPr>
          <w:t>Marine ecology progress series. Oldendorf</w:t>
        </w:r>
        <w:r w:rsidRPr="00424D8D">
          <w:rPr>
            <w:color w:val="222222"/>
            <w:shd w:val="clear" w:color="auto" w:fill="FFFFFF"/>
          </w:rPr>
          <w:t>, </w:t>
        </w:r>
        <w:r w:rsidRPr="00424D8D">
          <w:rPr>
            <w:i/>
            <w:iCs/>
            <w:color w:val="222222"/>
            <w:shd w:val="clear" w:color="auto" w:fill="FFFFFF"/>
          </w:rPr>
          <w:t>42</w:t>
        </w:r>
        <w:r w:rsidRPr="00424D8D">
          <w:rPr>
            <w:color w:val="222222"/>
            <w:shd w:val="clear" w:color="auto" w:fill="FFFFFF"/>
          </w:rPr>
          <w:t>(3), 269-287.</w:t>
        </w:r>
      </w:ins>
    </w:p>
    <w:p w:rsidR="00FE13C7" w:rsidRPr="00FE13C7" w:rsidRDefault="00FE13C7" w:rsidP="00FE13C7">
      <w:pPr>
        <w:spacing w:before="120" w:after="120" w:line="276" w:lineRule="auto"/>
        <w:jc w:val="both"/>
        <w:rPr>
          <w:rFonts w:eastAsia="標楷體"/>
          <w:szCs w:val="22"/>
        </w:rPr>
      </w:pPr>
    </w:p>
    <w:sectPr w:rsidR="00FE13C7" w:rsidRPr="00FE13C7">
      <w:pgSz w:w="11906" w:h="16838"/>
      <w:pgMar w:top="1440" w:right="1800" w:bottom="1440" w:left="180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3037" w:rsidRDefault="00F13037" w:rsidP="002911B0">
      <w:r>
        <w:separator/>
      </w:r>
    </w:p>
  </w:endnote>
  <w:endnote w:type="continuationSeparator" w:id="0">
    <w:p w:rsidR="00F13037" w:rsidRDefault="00F13037" w:rsidP="00291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新篆體(P)">
    <w:charset w:val="88"/>
    <w:family w:val="script"/>
    <w:pitch w:val="variable"/>
    <w:sig w:usb0="80000001" w:usb1="28091800" w:usb2="00000016" w:usb3="00000000" w:csb0="001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ө">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FKaiShu-SB-Estd-BF">
    <w:altName w:val="Malgun Gothic Semilight"/>
    <w:charset w:val="88"/>
    <w:family w:val="auto"/>
    <w:pitch w:val="variable"/>
    <w:sig w:usb0="00000001" w:usb1="08080000" w:usb2="00000010" w:usb3="00000000" w:csb0="00100001" w:csb1="00000000"/>
  </w:font>
  <w:font w:name="Cambria Math">
    <w:panose1 w:val="02040503050406030204"/>
    <w:charset w:val="00"/>
    <w:family w:val="roman"/>
    <w:pitch w:val="variable"/>
    <w:sig w:usb0="E00006FF" w:usb1="420024FF" w:usb2="02000000" w:usb3="00000000" w:csb0="0000019F" w:csb1="00000000"/>
  </w:font>
  <w:font w:name="新細明體-ExtB">
    <w:panose1 w:val="02020500000000000000"/>
    <w:charset w:val="88"/>
    <w:family w:val="roman"/>
    <w:pitch w:val="variable"/>
    <w:sig w:usb0="8000002F" w:usb1="0A080008" w:usb2="00000010"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3037" w:rsidRDefault="00F13037" w:rsidP="002911B0">
      <w:r>
        <w:separator/>
      </w:r>
    </w:p>
  </w:footnote>
  <w:footnote w:type="continuationSeparator" w:id="0">
    <w:p w:rsidR="00F13037" w:rsidRDefault="00F13037" w:rsidP="002911B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F18E2BA"/>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1EC7323"/>
    <w:multiLevelType w:val="hybridMultilevel"/>
    <w:tmpl w:val="8C80876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04184403"/>
    <w:multiLevelType w:val="hybridMultilevel"/>
    <w:tmpl w:val="E3E450DE"/>
    <w:lvl w:ilvl="0" w:tplc="675494C8">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768"/>
        </w:tabs>
        <w:ind w:left="768" w:hanging="480"/>
      </w:pPr>
    </w:lvl>
    <w:lvl w:ilvl="2" w:tplc="0409001B" w:tentative="1">
      <w:start w:val="1"/>
      <w:numFmt w:val="lowerRoman"/>
      <w:lvlText w:val="%3."/>
      <w:lvlJc w:val="right"/>
      <w:pPr>
        <w:tabs>
          <w:tab w:val="num" w:pos="1248"/>
        </w:tabs>
        <w:ind w:left="1248" w:hanging="480"/>
      </w:pPr>
    </w:lvl>
    <w:lvl w:ilvl="3" w:tplc="0409000F" w:tentative="1">
      <w:start w:val="1"/>
      <w:numFmt w:val="decimal"/>
      <w:lvlText w:val="%4."/>
      <w:lvlJc w:val="left"/>
      <w:pPr>
        <w:tabs>
          <w:tab w:val="num" w:pos="1728"/>
        </w:tabs>
        <w:ind w:left="1728" w:hanging="480"/>
      </w:pPr>
    </w:lvl>
    <w:lvl w:ilvl="4" w:tplc="04090019" w:tentative="1">
      <w:start w:val="1"/>
      <w:numFmt w:val="ideographTraditional"/>
      <w:lvlText w:val="%5、"/>
      <w:lvlJc w:val="left"/>
      <w:pPr>
        <w:tabs>
          <w:tab w:val="num" w:pos="2208"/>
        </w:tabs>
        <w:ind w:left="2208" w:hanging="480"/>
      </w:pPr>
    </w:lvl>
    <w:lvl w:ilvl="5" w:tplc="0409001B" w:tentative="1">
      <w:start w:val="1"/>
      <w:numFmt w:val="lowerRoman"/>
      <w:lvlText w:val="%6."/>
      <w:lvlJc w:val="right"/>
      <w:pPr>
        <w:tabs>
          <w:tab w:val="num" w:pos="2688"/>
        </w:tabs>
        <w:ind w:left="2688" w:hanging="480"/>
      </w:pPr>
    </w:lvl>
    <w:lvl w:ilvl="6" w:tplc="0409000F" w:tentative="1">
      <w:start w:val="1"/>
      <w:numFmt w:val="decimal"/>
      <w:lvlText w:val="%7."/>
      <w:lvlJc w:val="left"/>
      <w:pPr>
        <w:tabs>
          <w:tab w:val="num" w:pos="3168"/>
        </w:tabs>
        <w:ind w:left="3168" w:hanging="480"/>
      </w:pPr>
    </w:lvl>
    <w:lvl w:ilvl="7" w:tplc="04090019" w:tentative="1">
      <w:start w:val="1"/>
      <w:numFmt w:val="ideographTraditional"/>
      <w:lvlText w:val="%8、"/>
      <w:lvlJc w:val="left"/>
      <w:pPr>
        <w:tabs>
          <w:tab w:val="num" w:pos="3648"/>
        </w:tabs>
        <w:ind w:left="3648" w:hanging="480"/>
      </w:pPr>
    </w:lvl>
    <w:lvl w:ilvl="8" w:tplc="0409001B" w:tentative="1">
      <w:start w:val="1"/>
      <w:numFmt w:val="lowerRoman"/>
      <w:lvlText w:val="%9."/>
      <w:lvlJc w:val="right"/>
      <w:pPr>
        <w:tabs>
          <w:tab w:val="num" w:pos="4128"/>
        </w:tabs>
        <w:ind w:left="4128" w:hanging="480"/>
      </w:pPr>
    </w:lvl>
  </w:abstractNum>
  <w:abstractNum w:abstractNumId="3" w15:restartNumberingAfterBreak="0">
    <w:nsid w:val="04333840"/>
    <w:multiLevelType w:val="hybridMultilevel"/>
    <w:tmpl w:val="60504C42"/>
    <w:lvl w:ilvl="0" w:tplc="FF20F9D4">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15:restartNumberingAfterBreak="0">
    <w:nsid w:val="05D906AD"/>
    <w:multiLevelType w:val="hybridMultilevel"/>
    <w:tmpl w:val="5600917A"/>
    <w:lvl w:ilvl="0" w:tplc="AA748E88">
      <w:start w:val="1"/>
      <w:numFmt w:val="taiwaneseCountingThousand"/>
      <w:lvlText w:val="(%1)"/>
      <w:lvlJc w:val="left"/>
      <w:pPr>
        <w:tabs>
          <w:tab w:val="num" w:pos="567"/>
        </w:tabs>
        <w:ind w:left="567" w:hanging="567"/>
      </w:pPr>
      <w:rPr>
        <w:rFonts w:ascii="標楷體" w:eastAsia="標楷體" w:hAnsi="標楷體" w:cs="Times New Roman" w:hint="default"/>
      </w:rPr>
    </w:lvl>
    <w:lvl w:ilvl="1" w:tplc="8DE62622">
      <w:start w:val="1"/>
      <w:numFmt w:val="decimal"/>
      <w:lvlText w:val="%2."/>
      <w:lvlJc w:val="left"/>
      <w:pPr>
        <w:tabs>
          <w:tab w:val="num" w:pos="794"/>
        </w:tabs>
        <w:ind w:left="794" w:hanging="227"/>
      </w:pPr>
      <w:rPr>
        <w:rFonts w:hint="eastAsia"/>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071C7BE8"/>
    <w:multiLevelType w:val="hybridMultilevel"/>
    <w:tmpl w:val="11C87CBC"/>
    <w:lvl w:ilvl="0" w:tplc="63983066">
      <w:start w:val="1"/>
      <w:numFmt w:val="taiwaneseCountingThousand"/>
      <w:lvlText w:val="（%1）"/>
      <w:lvlJc w:val="left"/>
      <w:pPr>
        <w:tabs>
          <w:tab w:val="num" w:pos="706"/>
        </w:tabs>
        <w:ind w:left="706" w:hanging="720"/>
      </w:pPr>
      <w:rPr>
        <w:rFonts w:hAnsi="標楷體" w:hint="default"/>
      </w:rPr>
    </w:lvl>
    <w:lvl w:ilvl="1" w:tplc="04090019" w:tentative="1">
      <w:start w:val="1"/>
      <w:numFmt w:val="ideographTraditional"/>
      <w:lvlText w:val="%2、"/>
      <w:lvlJc w:val="left"/>
      <w:pPr>
        <w:tabs>
          <w:tab w:val="num" w:pos="946"/>
        </w:tabs>
        <w:ind w:left="946" w:hanging="480"/>
      </w:pPr>
    </w:lvl>
    <w:lvl w:ilvl="2" w:tplc="0409001B" w:tentative="1">
      <w:start w:val="1"/>
      <w:numFmt w:val="lowerRoman"/>
      <w:lvlText w:val="%3."/>
      <w:lvlJc w:val="right"/>
      <w:pPr>
        <w:tabs>
          <w:tab w:val="num" w:pos="1426"/>
        </w:tabs>
        <w:ind w:left="1426" w:hanging="480"/>
      </w:pPr>
    </w:lvl>
    <w:lvl w:ilvl="3" w:tplc="0409000F" w:tentative="1">
      <w:start w:val="1"/>
      <w:numFmt w:val="decimal"/>
      <w:lvlText w:val="%4."/>
      <w:lvlJc w:val="left"/>
      <w:pPr>
        <w:tabs>
          <w:tab w:val="num" w:pos="1906"/>
        </w:tabs>
        <w:ind w:left="1906" w:hanging="480"/>
      </w:pPr>
    </w:lvl>
    <w:lvl w:ilvl="4" w:tplc="04090019" w:tentative="1">
      <w:start w:val="1"/>
      <w:numFmt w:val="ideographTraditional"/>
      <w:lvlText w:val="%5、"/>
      <w:lvlJc w:val="left"/>
      <w:pPr>
        <w:tabs>
          <w:tab w:val="num" w:pos="2386"/>
        </w:tabs>
        <w:ind w:left="2386" w:hanging="480"/>
      </w:pPr>
    </w:lvl>
    <w:lvl w:ilvl="5" w:tplc="0409001B" w:tentative="1">
      <w:start w:val="1"/>
      <w:numFmt w:val="lowerRoman"/>
      <w:lvlText w:val="%6."/>
      <w:lvlJc w:val="right"/>
      <w:pPr>
        <w:tabs>
          <w:tab w:val="num" w:pos="2866"/>
        </w:tabs>
        <w:ind w:left="2866" w:hanging="480"/>
      </w:pPr>
    </w:lvl>
    <w:lvl w:ilvl="6" w:tplc="0409000F" w:tentative="1">
      <w:start w:val="1"/>
      <w:numFmt w:val="decimal"/>
      <w:lvlText w:val="%7."/>
      <w:lvlJc w:val="left"/>
      <w:pPr>
        <w:tabs>
          <w:tab w:val="num" w:pos="3346"/>
        </w:tabs>
        <w:ind w:left="3346" w:hanging="480"/>
      </w:pPr>
    </w:lvl>
    <w:lvl w:ilvl="7" w:tplc="04090019" w:tentative="1">
      <w:start w:val="1"/>
      <w:numFmt w:val="ideographTraditional"/>
      <w:lvlText w:val="%8、"/>
      <w:lvlJc w:val="left"/>
      <w:pPr>
        <w:tabs>
          <w:tab w:val="num" w:pos="3826"/>
        </w:tabs>
        <w:ind w:left="3826" w:hanging="480"/>
      </w:pPr>
    </w:lvl>
    <w:lvl w:ilvl="8" w:tplc="0409001B" w:tentative="1">
      <w:start w:val="1"/>
      <w:numFmt w:val="lowerRoman"/>
      <w:lvlText w:val="%9."/>
      <w:lvlJc w:val="right"/>
      <w:pPr>
        <w:tabs>
          <w:tab w:val="num" w:pos="4306"/>
        </w:tabs>
        <w:ind w:left="4306" w:hanging="480"/>
      </w:pPr>
    </w:lvl>
  </w:abstractNum>
  <w:abstractNum w:abstractNumId="6" w15:restartNumberingAfterBreak="0">
    <w:nsid w:val="08640E18"/>
    <w:multiLevelType w:val="hybridMultilevel"/>
    <w:tmpl w:val="19C28DF6"/>
    <w:lvl w:ilvl="0" w:tplc="001C7BA0">
      <w:start w:val="1"/>
      <w:numFmt w:val="taiwaneseCountingThousand"/>
      <w:lvlText w:val="（%1）"/>
      <w:lvlJc w:val="left"/>
      <w:pPr>
        <w:tabs>
          <w:tab w:val="num" w:pos="708"/>
        </w:tabs>
        <w:ind w:left="708" w:hanging="720"/>
      </w:pPr>
      <w:rPr>
        <w:rFonts w:hAnsi="標楷體" w:hint="default"/>
      </w:rPr>
    </w:lvl>
    <w:lvl w:ilvl="1" w:tplc="04090019" w:tentative="1">
      <w:start w:val="1"/>
      <w:numFmt w:val="ideographTraditional"/>
      <w:lvlText w:val="%2、"/>
      <w:lvlJc w:val="left"/>
      <w:pPr>
        <w:tabs>
          <w:tab w:val="num" w:pos="948"/>
        </w:tabs>
        <w:ind w:left="948" w:hanging="480"/>
      </w:pPr>
    </w:lvl>
    <w:lvl w:ilvl="2" w:tplc="0409001B" w:tentative="1">
      <w:start w:val="1"/>
      <w:numFmt w:val="lowerRoman"/>
      <w:lvlText w:val="%3."/>
      <w:lvlJc w:val="right"/>
      <w:pPr>
        <w:tabs>
          <w:tab w:val="num" w:pos="1428"/>
        </w:tabs>
        <w:ind w:left="1428" w:hanging="480"/>
      </w:pPr>
    </w:lvl>
    <w:lvl w:ilvl="3" w:tplc="0409000F" w:tentative="1">
      <w:start w:val="1"/>
      <w:numFmt w:val="decimal"/>
      <w:lvlText w:val="%4."/>
      <w:lvlJc w:val="left"/>
      <w:pPr>
        <w:tabs>
          <w:tab w:val="num" w:pos="1908"/>
        </w:tabs>
        <w:ind w:left="1908" w:hanging="480"/>
      </w:pPr>
    </w:lvl>
    <w:lvl w:ilvl="4" w:tplc="04090019" w:tentative="1">
      <w:start w:val="1"/>
      <w:numFmt w:val="ideographTraditional"/>
      <w:lvlText w:val="%5、"/>
      <w:lvlJc w:val="left"/>
      <w:pPr>
        <w:tabs>
          <w:tab w:val="num" w:pos="2388"/>
        </w:tabs>
        <w:ind w:left="2388" w:hanging="480"/>
      </w:pPr>
    </w:lvl>
    <w:lvl w:ilvl="5" w:tplc="0409001B" w:tentative="1">
      <w:start w:val="1"/>
      <w:numFmt w:val="lowerRoman"/>
      <w:lvlText w:val="%6."/>
      <w:lvlJc w:val="right"/>
      <w:pPr>
        <w:tabs>
          <w:tab w:val="num" w:pos="2868"/>
        </w:tabs>
        <w:ind w:left="2868" w:hanging="480"/>
      </w:pPr>
    </w:lvl>
    <w:lvl w:ilvl="6" w:tplc="0409000F" w:tentative="1">
      <w:start w:val="1"/>
      <w:numFmt w:val="decimal"/>
      <w:lvlText w:val="%7."/>
      <w:lvlJc w:val="left"/>
      <w:pPr>
        <w:tabs>
          <w:tab w:val="num" w:pos="3348"/>
        </w:tabs>
        <w:ind w:left="3348" w:hanging="480"/>
      </w:pPr>
    </w:lvl>
    <w:lvl w:ilvl="7" w:tplc="04090019" w:tentative="1">
      <w:start w:val="1"/>
      <w:numFmt w:val="ideographTraditional"/>
      <w:lvlText w:val="%8、"/>
      <w:lvlJc w:val="left"/>
      <w:pPr>
        <w:tabs>
          <w:tab w:val="num" w:pos="3828"/>
        </w:tabs>
        <w:ind w:left="3828" w:hanging="480"/>
      </w:pPr>
    </w:lvl>
    <w:lvl w:ilvl="8" w:tplc="0409001B" w:tentative="1">
      <w:start w:val="1"/>
      <w:numFmt w:val="lowerRoman"/>
      <w:lvlText w:val="%9."/>
      <w:lvlJc w:val="right"/>
      <w:pPr>
        <w:tabs>
          <w:tab w:val="num" w:pos="4308"/>
        </w:tabs>
        <w:ind w:left="4308" w:hanging="480"/>
      </w:pPr>
    </w:lvl>
  </w:abstractNum>
  <w:abstractNum w:abstractNumId="7" w15:restartNumberingAfterBreak="0">
    <w:nsid w:val="09066E04"/>
    <w:multiLevelType w:val="hybridMultilevel"/>
    <w:tmpl w:val="F30E1134"/>
    <w:lvl w:ilvl="0" w:tplc="5BE03AE0">
      <w:start w:val="1"/>
      <w:numFmt w:val="taiwaneseCountingThousand"/>
      <w:lvlText w:val="(%1)"/>
      <w:lvlJc w:val="left"/>
      <w:pPr>
        <w:tabs>
          <w:tab w:val="num" w:pos="567"/>
        </w:tabs>
        <w:ind w:left="567" w:hanging="567"/>
      </w:pPr>
      <w:rPr>
        <w:rFonts w:ascii="標楷體" w:eastAsia="標楷體" w:hAnsi="標楷體" w:cs="@華康新篆體(P)" w:hint="default"/>
        <w:color w:val="auto"/>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15:restartNumberingAfterBreak="0">
    <w:nsid w:val="0A371480"/>
    <w:multiLevelType w:val="hybridMultilevel"/>
    <w:tmpl w:val="367A734E"/>
    <w:lvl w:ilvl="0" w:tplc="E3C8EC6E">
      <w:start w:val="1"/>
      <w:numFmt w:val="taiwaneseCountingThousand"/>
      <w:lvlText w:val="（%1）"/>
      <w:lvlJc w:val="left"/>
      <w:pPr>
        <w:tabs>
          <w:tab w:val="num" w:pos="1588"/>
        </w:tabs>
        <w:ind w:left="1588" w:hanging="964"/>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084473A"/>
    <w:multiLevelType w:val="hybridMultilevel"/>
    <w:tmpl w:val="DCC06598"/>
    <w:lvl w:ilvl="0" w:tplc="76668E84">
      <w:start w:val="1"/>
      <w:numFmt w:val="decimal"/>
      <w:lvlText w:val="%1)"/>
      <w:lvlJc w:val="left"/>
      <w:pPr>
        <w:ind w:left="1851" w:hanging="435"/>
      </w:pPr>
      <w:rPr>
        <w:rFonts w:hint="default"/>
      </w:rPr>
    </w:lvl>
    <w:lvl w:ilvl="1" w:tplc="04090019" w:tentative="1">
      <w:start w:val="1"/>
      <w:numFmt w:val="ideographTraditional"/>
      <w:lvlText w:val="%2、"/>
      <w:lvlJc w:val="left"/>
      <w:pPr>
        <w:ind w:left="2376" w:hanging="480"/>
      </w:pPr>
    </w:lvl>
    <w:lvl w:ilvl="2" w:tplc="0409001B" w:tentative="1">
      <w:start w:val="1"/>
      <w:numFmt w:val="lowerRoman"/>
      <w:lvlText w:val="%3."/>
      <w:lvlJc w:val="right"/>
      <w:pPr>
        <w:ind w:left="2856" w:hanging="480"/>
      </w:pPr>
    </w:lvl>
    <w:lvl w:ilvl="3" w:tplc="0409000F" w:tentative="1">
      <w:start w:val="1"/>
      <w:numFmt w:val="decimal"/>
      <w:lvlText w:val="%4."/>
      <w:lvlJc w:val="left"/>
      <w:pPr>
        <w:ind w:left="3336" w:hanging="480"/>
      </w:pPr>
    </w:lvl>
    <w:lvl w:ilvl="4" w:tplc="04090019" w:tentative="1">
      <w:start w:val="1"/>
      <w:numFmt w:val="ideographTraditional"/>
      <w:lvlText w:val="%5、"/>
      <w:lvlJc w:val="left"/>
      <w:pPr>
        <w:ind w:left="3816" w:hanging="480"/>
      </w:pPr>
    </w:lvl>
    <w:lvl w:ilvl="5" w:tplc="0409001B" w:tentative="1">
      <w:start w:val="1"/>
      <w:numFmt w:val="lowerRoman"/>
      <w:lvlText w:val="%6."/>
      <w:lvlJc w:val="right"/>
      <w:pPr>
        <w:ind w:left="4296" w:hanging="480"/>
      </w:pPr>
    </w:lvl>
    <w:lvl w:ilvl="6" w:tplc="0409000F" w:tentative="1">
      <w:start w:val="1"/>
      <w:numFmt w:val="decimal"/>
      <w:lvlText w:val="%7."/>
      <w:lvlJc w:val="left"/>
      <w:pPr>
        <w:ind w:left="4776" w:hanging="480"/>
      </w:pPr>
    </w:lvl>
    <w:lvl w:ilvl="7" w:tplc="04090019" w:tentative="1">
      <w:start w:val="1"/>
      <w:numFmt w:val="ideographTraditional"/>
      <w:lvlText w:val="%8、"/>
      <w:lvlJc w:val="left"/>
      <w:pPr>
        <w:ind w:left="5256" w:hanging="480"/>
      </w:pPr>
    </w:lvl>
    <w:lvl w:ilvl="8" w:tplc="0409001B" w:tentative="1">
      <w:start w:val="1"/>
      <w:numFmt w:val="lowerRoman"/>
      <w:lvlText w:val="%9."/>
      <w:lvlJc w:val="right"/>
      <w:pPr>
        <w:ind w:left="5736" w:hanging="480"/>
      </w:pPr>
    </w:lvl>
  </w:abstractNum>
  <w:abstractNum w:abstractNumId="10" w15:restartNumberingAfterBreak="0">
    <w:nsid w:val="14A82FF8"/>
    <w:multiLevelType w:val="hybridMultilevel"/>
    <w:tmpl w:val="67862100"/>
    <w:lvl w:ilvl="0" w:tplc="89565082">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16C23A47"/>
    <w:multiLevelType w:val="hybridMultilevel"/>
    <w:tmpl w:val="E5220D0A"/>
    <w:lvl w:ilvl="0" w:tplc="98B02A94">
      <w:start w:val="1"/>
      <w:numFmt w:val="taiwaneseCountingThousand"/>
      <w:lvlText w:val="(%1)"/>
      <w:lvlJc w:val="left"/>
      <w:pPr>
        <w:tabs>
          <w:tab w:val="num" w:pos="567"/>
        </w:tabs>
        <w:ind w:left="567" w:hanging="567"/>
      </w:pPr>
      <w:rPr>
        <w:rFonts w:ascii="標楷體" w:eastAsia="標楷體" w:hAnsi="標楷體" w:cs="Times New Roman"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2" w15:restartNumberingAfterBreak="0">
    <w:nsid w:val="196D1B5B"/>
    <w:multiLevelType w:val="multilevel"/>
    <w:tmpl w:val="0220EA78"/>
    <w:lvl w:ilvl="0">
      <w:start w:val="1"/>
      <w:numFmt w:val="taiwaneseCountingThousand"/>
      <w:lvlText w:val="%1、"/>
      <w:lvlJc w:val="left"/>
      <w:pPr>
        <w:tabs>
          <w:tab w:val="num" w:pos="958"/>
        </w:tabs>
        <w:ind w:left="958" w:hanging="720"/>
      </w:pPr>
      <w:rPr>
        <w:rFonts w:hint="eastAsia"/>
      </w:rPr>
    </w:lvl>
    <w:lvl w:ilvl="1">
      <w:start w:val="1"/>
      <w:numFmt w:val="ideographTraditional"/>
      <w:lvlText w:val="%2、"/>
      <w:lvlJc w:val="left"/>
      <w:pPr>
        <w:tabs>
          <w:tab w:val="num" w:pos="1198"/>
        </w:tabs>
        <w:ind w:left="1198" w:hanging="480"/>
      </w:pPr>
    </w:lvl>
    <w:lvl w:ilvl="2">
      <w:start w:val="1"/>
      <w:numFmt w:val="lowerRoman"/>
      <w:lvlText w:val="%3."/>
      <w:lvlJc w:val="right"/>
      <w:pPr>
        <w:tabs>
          <w:tab w:val="num" w:pos="1678"/>
        </w:tabs>
        <w:ind w:left="1678" w:hanging="480"/>
      </w:pPr>
    </w:lvl>
    <w:lvl w:ilvl="3">
      <w:start w:val="1"/>
      <w:numFmt w:val="decimal"/>
      <w:lvlText w:val="%4."/>
      <w:lvlJc w:val="left"/>
      <w:pPr>
        <w:tabs>
          <w:tab w:val="num" w:pos="2158"/>
        </w:tabs>
        <w:ind w:left="2158" w:hanging="480"/>
      </w:pPr>
    </w:lvl>
    <w:lvl w:ilvl="4">
      <w:start w:val="1"/>
      <w:numFmt w:val="ideographTraditional"/>
      <w:lvlText w:val="%5、"/>
      <w:lvlJc w:val="left"/>
      <w:pPr>
        <w:tabs>
          <w:tab w:val="num" w:pos="2638"/>
        </w:tabs>
        <w:ind w:left="2638" w:hanging="480"/>
      </w:pPr>
    </w:lvl>
    <w:lvl w:ilvl="5">
      <w:start w:val="1"/>
      <w:numFmt w:val="lowerRoman"/>
      <w:lvlText w:val="%6."/>
      <w:lvlJc w:val="right"/>
      <w:pPr>
        <w:tabs>
          <w:tab w:val="num" w:pos="3118"/>
        </w:tabs>
        <w:ind w:left="3118" w:hanging="480"/>
      </w:pPr>
    </w:lvl>
    <w:lvl w:ilvl="6">
      <w:start w:val="1"/>
      <w:numFmt w:val="decimal"/>
      <w:lvlText w:val="%7."/>
      <w:lvlJc w:val="left"/>
      <w:pPr>
        <w:tabs>
          <w:tab w:val="num" w:pos="3598"/>
        </w:tabs>
        <w:ind w:left="3598" w:hanging="480"/>
      </w:pPr>
    </w:lvl>
    <w:lvl w:ilvl="7">
      <w:start w:val="1"/>
      <w:numFmt w:val="ideographTraditional"/>
      <w:lvlText w:val="%8、"/>
      <w:lvlJc w:val="left"/>
      <w:pPr>
        <w:tabs>
          <w:tab w:val="num" w:pos="4078"/>
        </w:tabs>
        <w:ind w:left="4078" w:hanging="480"/>
      </w:pPr>
    </w:lvl>
    <w:lvl w:ilvl="8">
      <w:start w:val="1"/>
      <w:numFmt w:val="lowerRoman"/>
      <w:lvlText w:val="%9."/>
      <w:lvlJc w:val="right"/>
      <w:pPr>
        <w:tabs>
          <w:tab w:val="num" w:pos="4558"/>
        </w:tabs>
        <w:ind w:left="4558" w:hanging="480"/>
      </w:pPr>
    </w:lvl>
  </w:abstractNum>
  <w:abstractNum w:abstractNumId="13" w15:restartNumberingAfterBreak="0">
    <w:nsid w:val="1B3B4E56"/>
    <w:multiLevelType w:val="multilevel"/>
    <w:tmpl w:val="C73E0E32"/>
    <w:lvl w:ilvl="0">
      <w:start w:val="1"/>
      <w:numFmt w:val="decimal"/>
      <w:lvlText w:val="%1."/>
      <w:lvlJc w:val="left"/>
      <w:pPr>
        <w:ind w:left="360" w:hanging="360"/>
      </w:pPr>
      <w:rPr>
        <w:rFonts w:ascii="Times New Roman" w:eastAsia="標楷體"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25A8493B"/>
    <w:multiLevelType w:val="hybridMultilevel"/>
    <w:tmpl w:val="45F05C58"/>
    <w:lvl w:ilvl="0" w:tplc="B19A1830">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2BA47D94"/>
    <w:multiLevelType w:val="hybridMultilevel"/>
    <w:tmpl w:val="CD6AF39E"/>
    <w:lvl w:ilvl="0" w:tplc="9C60B36E">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6" w15:restartNumberingAfterBreak="0">
    <w:nsid w:val="313F7F9E"/>
    <w:multiLevelType w:val="hybridMultilevel"/>
    <w:tmpl w:val="255C9A1E"/>
    <w:lvl w:ilvl="0" w:tplc="0409000F">
      <w:start w:val="1"/>
      <w:numFmt w:val="decimal"/>
      <w:lvlText w:val="%1."/>
      <w:lvlJc w:val="left"/>
      <w:pPr>
        <w:ind w:left="1046" w:hanging="480"/>
      </w:pPr>
    </w:lvl>
    <w:lvl w:ilvl="1" w:tplc="04090019" w:tentative="1">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abstractNum w:abstractNumId="17" w15:restartNumberingAfterBreak="0">
    <w:nsid w:val="3D9C46D8"/>
    <w:multiLevelType w:val="hybridMultilevel"/>
    <w:tmpl w:val="0220EA78"/>
    <w:lvl w:ilvl="0" w:tplc="5C2EC67C">
      <w:start w:val="1"/>
      <w:numFmt w:val="taiwaneseCountingThousand"/>
      <w:lvlText w:val="%1、"/>
      <w:lvlJc w:val="left"/>
      <w:pPr>
        <w:tabs>
          <w:tab w:val="num" w:pos="958"/>
        </w:tabs>
        <w:ind w:left="958" w:hanging="720"/>
      </w:pPr>
      <w:rPr>
        <w:rFonts w:hint="eastAsia"/>
      </w:rPr>
    </w:lvl>
    <w:lvl w:ilvl="1" w:tplc="04090019" w:tentative="1">
      <w:start w:val="1"/>
      <w:numFmt w:val="ideographTraditional"/>
      <w:lvlText w:val="%2、"/>
      <w:lvlJc w:val="left"/>
      <w:pPr>
        <w:tabs>
          <w:tab w:val="num" w:pos="1198"/>
        </w:tabs>
        <w:ind w:left="1198" w:hanging="480"/>
      </w:pPr>
    </w:lvl>
    <w:lvl w:ilvl="2" w:tplc="0409001B" w:tentative="1">
      <w:start w:val="1"/>
      <w:numFmt w:val="lowerRoman"/>
      <w:lvlText w:val="%3."/>
      <w:lvlJc w:val="right"/>
      <w:pPr>
        <w:tabs>
          <w:tab w:val="num" w:pos="1678"/>
        </w:tabs>
        <w:ind w:left="1678" w:hanging="480"/>
      </w:pPr>
    </w:lvl>
    <w:lvl w:ilvl="3" w:tplc="0409000F" w:tentative="1">
      <w:start w:val="1"/>
      <w:numFmt w:val="decimal"/>
      <w:lvlText w:val="%4."/>
      <w:lvlJc w:val="left"/>
      <w:pPr>
        <w:tabs>
          <w:tab w:val="num" w:pos="2158"/>
        </w:tabs>
        <w:ind w:left="2158" w:hanging="480"/>
      </w:pPr>
    </w:lvl>
    <w:lvl w:ilvl="4" w:tplc="04090019" w:tentative="1">
      <w:start w:val="1"/>
      <w:numFmt w:val="ideographTraditional"/>
      <w:lvlText w:val="%5、"/>
      <w:lvlJc w:val="left"/>
      <w:pPr>
        <w:tabs>
          <w:tab w:val="num" w:pos="2638"/>
        </w:tabs>
        <w:ind w:left="2638" w:hanging="480"/>
      </w:pPr>
    </w:lvl>
    <w:lvl w:ilvl="5" w:tplc="0409001B" w:tentative="1">
      <w:start w:val="1"/>
      <w:numFmt w:val="lowerRoman"/>
      <w:lvlText w:val="%6."/>
      <w:lvlJc w:val="right"/>
      <w:pPr>
        <w:tabs>
          <w:tab w:val="num" w:pos="3118"/>
        </w:tabs>
        <w:ind w:left="3118" w:hanging="480"/>
      </w:pPr>
    </w:lvl>
    <w:lvl w:ilvl="6" w:tplc="0409000F" w:tentative="1">
      <w:start w:val="1"/>
      <w:numFmt w:val="decimal"/>
      <w:lvlText w:val="%7."/>
      <w:lvlJc w:val="left"/>
      <w:pPr>
        <w:tabs>
          <w:tab w:val="num" w:pos="3598"/>
        </w:tabs>
        <w:ind w:left="3598" w:hanging="480"/>
      </w:pPr>
    </w:lvl>
    <w:lvl w:ilvl="7" w:tplc="04090019" w:tentative="1">
      <w:start w:val="1"/>
      <w:numFmt w:val="ideographTraditional"/>
      <w:lvlText w:val="%8、"/>
      <w:lvlJc w:val="left"/>
      <w:pPr>
        <w:tabs>
          <w:tab w:val="num" w:pos="4078"/>
        </w:tabs>
        <w:ind w:left="4078" w:hanging="480"/>
      </w:pPr>
    </w:lvl>
    <w:lvl w:ilvl="8" w:tplc="0409001B" w:tentative="1">
      <w:start w:val="1"/>
      <w:numFmt w:val="lowerRoman"/>
      <w:lvlText w:val="%9."/>
      <w:lvlJc w:val="right"/>
      <w:pPr>
        <w:tabs>
          <w:tab w:val="num" w:pos="4558"/>
        </w:tabs>
        <w:ind w:left="4558" w:hanging="480"/>
      </w:pPr>
    </w:lvl>
  </w:abstractNum>
  <w:abstractNum w:abstractNumId="18" w15:restartNumberingAfterBreak="0">
    <w:nsid w:val="3DB92004"/>
    <w:multiLevelType w:val="hybridMultilevel"/>
    <w:tmpl w:val="A648A4D2"/>
    <w:lvl w:ilvl="0" w:tplc="ABBE4816">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4215712E"/>
    <w:multiLevelType w:val="multilevel"/>
    <w:tmpl w:val="87F415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BE73231"/>
    <w:multiLevelType w:val="hybridMultilevel"/>
    <w:tmpl w:val="6FFA38B2"/>
    <w:lvl w:ilvl="0" w:tplc="79A2DCA0">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1" w15:restartNumberingAfterBreak="0">
    <w:nsid w:val="4DD242DC"/>
    <w:multiLevelType w:val="hybridMultilevel"/>
    <w:tmpl w:val="5B3C8D7C"/>
    <w:lvl w:ilvl="0" w:tplc="8E7461C0">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2" w15:restartNumberingAfterBreak="0">
    <w:nsid w:val="4ECC3C83"/>
    <w:multiLevelType w:val="hybridMultilevel"/>
    <w:tmpl w:val="6B806830"/>
    <w:lvl w:ilvl="0" w:tplc="467467C4">
      <w:start w:val="1"/>
      <w:numFmt w:val="decimal"/>
      <w:lvlText w:val="%1."/>
      <w:lvlJc w:val="left"/>
      <w:pPr>
        <w:ind w:left="360" w:hanging="360"/>
      </w:pPr>
      <w:rPr>
        <w:rFonts w:cs="Calibr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3024B4E"/>
    <w:multiLevelType w:val="hybridMultilevel"/>
    <w:tmpl w:val="6B947660"/>
    <w:lvl w:ilvl="0" w:tplc="DF403E74">
      <w:numFmt w:val="bullet"/>
      <w:lvlText w:val="□"/>
      <w:lvlJc w:val="left"/>
      <w:pPr>
        <w:tabs>
          <w:tab w:val="num" w:pos="420"/>
        </w:tabs>
        <w:ind w:left="420" w:hanging="42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4" w15:restartNumberingAfterBreak="0">
    <w:nsid w:val="5359576F"/>
    <w:multiLevelType w:val="hybridMultilevel"/>
    <w:tmpl w:val="A8C0577E"/>
    <w:lvl w:ilvl="0" w:tplc="0EEEFCE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540D3048"/>
    <w:multiLevelType w:val="hybridMultilevel"/>
    <w:tmpl w:val="CB1452B2"/>
    <w:lvl w:ilvl="0" w:tplc="675494C8">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55FD1BD0"/>
    <w:multiLevelType w:val="hybridMultilevel"/>
    <w:tmpl w:val="741E4488"/>
    <w:lvl w:ilvl="0" w:tplc="EB64ED40">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7" w15:restartNumberingAfterBreak="0">
    <w:nsid w:val="5939247F"/>
    <w:multiLevelType w:val="hybridMultilevel"/>
    <w:tmpl w:val="FBF44CBA"/>
    <w:lvl w:ilvl="0" w:tplc="D65E5B3E">
      <w:start w:val="2"/>
      <w:numFmt w:val="taiwaneseCountingThousand"/>
      <w:lvlText w:val="(%1)"/>
      <w:lvlJc w:val="left"/>
      <w:pPr>
        <w:tabs>
          <w:tab w:val="num" w:pos="567"/>
        </w:tabs>
        <w:ind w:left="567" w:hanging="567"/>
      </w:pPr>
      <w:rPr>
        <w:rFonts w:ascii="標楷體" w:eastAsia="標楷體" w:hAnsi="標楷體" w:cs="@華康新篆體(P)" w:hint="default"/>
        <w:color w:val="auto"/>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8" w15:restartNumberingAfterBreak="0">
    <w:nsid w:val="595E34AE"/>
    <w:multiLevelType w:val="hybridMultilevel"/>
    <w:tmpl w:val="60808296"/>
    <w:lvl w:ilvl="0" w:tplc="35DED4F6">
      <w:start w:val="1"/>
      <w:numFmt w:val="taiwaneseCountingThousand"/>
      <w:lvlText w:val="（%1）"/>
      <w:lvlJc w:val="left"/>
      <w:pPr>
        <w:tabs>
          <w:tab w:val="num" w:pos="1260"/>
        </w:tabs>
        <w:ind w:left="1260" w:hanging="720"/>
      </w:pPr>
      <w:rPr>
        <w:rFonts w:hint="eastAsia"/>
      </w:rPr>
    </w:lvl>
    <w:lvl w:ilvl="1" w:tplc="04090019" w:tentative="1">
      <w:start w:val="1"/>
      <w:numFmt w:val="ideographTraditional"/>
      <w:lvlText w:val="%2、"/>
      <w:lvlJc w:val="left"/>
      <w:pPr>
        <w:tabs>
          <w:tab w:val="num" w:pos="1500"/>
        </w:tabs>
        <w:ind w:left="1500" w:hanging="480"/>
      </w:pPr>
    </w:lvl>
    <w:lvl w:ilvl="2" w:tplc="0409001B" w:tentative="1">
      <w:start w:val="1"/>
      <w:numFmt w:val="lowerRoman"/>
      <w:lvlText w:val="%3."/>
      <w:lvlJc w:val="right"/>
      <w:pPr>
        <w:tabs>
          <w:tab w:val="num" w:pos="1980"/>
        </w:tabs>
        <w:ind w:left="1980" w:hanging="480"/>
      </w:pPr>
    </w:lvl>
    <w:lvl w:ilvl="3" w:tplc="0409000F" w:tentative="1">
      <w:start w:val="1"/>
      <w:numFmt w:val="decimal"/>
      <w:lvlText w:val="%4."/>
      <w:lvlJc w:val="left"/>
      <w:pPr>
        <w:tabs>
          <w:tab w:val="num" w:pos="2460"/>
        </w:tabs>
        <w:ind w:left="2460" w:hanging="480"/>
      </w:pPr>
    </w:lvl>
    <w:lvl w:ilvl="4" w:tplc="04090019" w:tentative="1">
      <w:start w:val="1"/>
      <w:numFmt w:val="ideographTraditional"/>
      <w:lvlText w:val="%5、"/>
      <w:lvlJc w:val="left"/>
      <w:pPr>
        <w:tabs>
          <w:tab w:val="num" w:pos="2940"/>
        </w:tabs>
        <w:ind w:left="2940" w:hanging="480"/>
      </w:pPr>
    </w:lvl>
    <w:lvl w:ilvl="5" w:tplc="0409001B" w:tentative="1">
      <w:start w:val="1"/>
      <w:numFmt w:val="lowerRoman"/>
      <w:lvlText w:val="%6."/>
      <w:lvlJc w:val="right"/>
      <w:pPr>
        <w:tabs>
          <w:tab w:val="num" w:pos="3420"/>
        </w:tabs>
        <w:ind w:left="3420" w:hanging="480"/>
      </w:pPr>
    </w:lvl>
    <w:lvl w:ilvl="6" w:tplc="0409000F" w:tentative="1">
      <w:start w:val="1"/>
      <w:numFmt w:val="decimal"/>
      <w:lvlText w:val="%7."/>
      <w:lvlJc w:val="left"/>
      <w:pPr>
        <w:tabs>
          <w:tab w:val="num" w:pos="3900"/>
        </w:tabs>
        <w:ind w:left="3900" w:hanging="480"/>
      </w:pPr>
    </w:lvl>
    <w:lvl w:ilvl="7" w:tplc="04090019" w:tentative="1">
      <w:start w:val="1"/>
      <w:numFmt w:val="ideographTraditional"/>
      <w:lvlText w:val="%8、"/>
      <w:lvlJc w:val="left"/>
      <w:pPr>
        <w:tabs>
          <w:tab w:val="num" w:pos="4380"/>
        </w:tabs>
        <w:ind w:left="4380" w:hanging="480"/>
      </w:pPr>
    </w:lvl>
    <w:lvl w:ilvl="8" w:tplc="0409001B" w:tentative="1">
      <w:start w:val="1"/>
      <w:numFmt w:val="lowerRoman"/>
      <w:lvlText w:val="%9."/>
      <w:lvlJc w:val="right"/>
      <w:pPr>
        <w:tabs>
          <w:tab w:val="num" w:pos="4860"/>
        </w:tabs>
        <w:ind w:left="4860" w:hanging="480"/>
      </w:pPr>
    </w:lvl>
  </w:abstractNum>
  <w:abstractNum w:abstractNumId="29" w15:restartNumberingAfterBreak="0">
    <w:nsid w:val="5ABC2EDC"/>
    <w:multiLevelType w:val="hybridMultilevel"/>
    <w:tmpl w:val="E618B7BA"/>
    <w:lvl w:ilvl="0" w:tplc="1846BEC2">
      <w:start w:val="1"/>
      <w:numFmt w:val="taiwaneseCountingThousand"/>
      <w:lvlText w:val="(%1)"/>
      <w:lvlJc w:val="left"/>
      <w:pPr>
        <w:tabs>
          <w:tab w:val="num" w:pos="567"/>
        </w:tabs>
        <w:ind w:left="567" w:hanging="567"/>
      </w:pPr>
      <w:rPr>
        <w:rFonts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0" w15:restartNumberingAfterBreak="0">
    <w:nsid w:val="5D1232A9"/>
    <w:multiLevelType w:val="hybridMultilevel"/>
    <w:tmpl w:val="7FB008E2"/>
    <w:lvl w:ilvl="0" w:tplc="B3987226">
      <w:numFmt w:val="bullet"/>
      <w:lvlText w:val="□"/>
      <w:lvlJc w:val="left"/>
      <w:pPr>
        <w:tabs>
          <w:tab w:val="num" w:pos="357"/>
        </w:tabs>
        <w:ind w:left="357" w:hanging="360"/>
      </w:pPr>
      <w:rPr>
        <w:rFonts w:ascii="標楷體" w:eastAsia="標楷體" w:hAnsi="標楷體" w:cs="Times New Roman" w:hint="eastAsia"/>
        <w:color w:val="333333"/>
      </w:rPr>
    </w:lvl>
    <w:lvl w:ilvl="1" w:tplc="04090003" w:tentative="1">
      <w:start w:val="1"/>
      <w:numFmt w:val="bullet"/>
      <w:lvlText w:val=""/>
      <w:lvlJc w:val="left"/>
      <w:pPr>
        <w:tabs>
          <w:tab w:val="num" w:pos="957"/>
        </w:tabs>
        <w:ind w:left="957" w:hanging="480"/>
      </w:pPr>
      <w:rPr>
        <w:rFonts w:ascii="Wingdings" w:hAnsi="Wingdings" w:hint="default"/>
      </w:rPr>
    </w:lvl>
    <w:lvl w:ilvl="2" w:tplc="04090005" w:tentative="1">
      <w:start w:val="1"/>
      <w:numFmt w:val="bullet"/>
      <w:lvlText w:val=""/>
      <w:lvlJc w:val="left"/>
      <w:pPr>
        <w:tabs>
          <w:tab w:val="num" w:pos="1437"/>
        </w:tabs>
        <w:ind w:left="1437" w:hanging="480"/>
      </w:pPr>
      <w:rPr>
        <w:rFonts w:ascii="Wingdings" w:hAnsi="Wingdings" w:hint="default"/>
      </w:rPr>
    </w:lvl>
    <w:lvl w:ilvl="3" w:tplc="04090001" w:tentative="1">
      <w:start w:val="1"/>
      <w:numFmt w:val="bullet"/>
      <w:lvlText w:val=""/>
      <w:lvlJc w:val="left"/>
      <w:pPr>
        <w:tabs>
          <w:tab w:val="num" w:pos="1917"/>
        </w:tabs>
        <w:ind w:left="1917" w:hanging="480"/>
      </w:pPr>
      <w:rPr>
        <w:rFonts w:ascii="Wingdings" w:hAnsi="Wingdings" w:hint="default"/>
      </w:rPr>
    </w:lvl>
    <w:lvl w:ilvl="4" w:tplc="04090003" w:tentative="1">
      <w:start w:val="1"/>
      <w:numFmt w:val="bullet"/>
      <w:lvlText w:val=""/>
      <w:lvlJc w:val="left"/>
      <w:pPr>
        <w:tabs>
          <w:tab w:val="num" w:pos="2397"/>
        </w:tabs>
        <w:ind w:left="2397" w:hanging="480"/>
      </w:pPr>
      <w:rPr>
        <w:rFonts w:ascii="Wingdings" w:hAnsi="Wingdings" w:hint="default"/>
      </w:rPr>
    </w:lvl>
    <w:lvl w:ilvl="5" w:tplc="04090005" w:tentative="1">
      <w:start w:val="1"/>
      <w:numFmt w:val="bullet"/>
      <w:lvlText w:val=""/>
      <w:lvlJc w:val="left"/>
      <w:pPr>
        <w:tabs>
          <w:tab w:val="num" w:pos="2877"/>
        </w:tabs>
        <w:ind w:left="2877" w:hanging="480"/>
      </w:pPr>
      <w:rPr>
        <w:rFonts w:ascii="Wingdings" w:hAnsi="Wingdings" w:hint="default"/>
      </w:rPr>
    </w:lvl>
    <w:lvl w:ilvl="6" w:tplc="04090001" w:tentative="1">
      <w:start w:val="1"/>
      <w:numFmt w:val="bullet"/>
      <w:lvlText w:val=""/>
      <w:lvlJc w:val="left"/>
      <w:pPr>
        <w:tabs>
          <w:tab w:val="num" w:pos="3357"/>
        </w:tabs>
        <w:ind w:left="3357" w:hanging="480"/>
      </w:pPr>
      <w:rPr>
        <w:rFonts w:ascii="Wingdings" w:hAnsi="Wingdings" w:hint="default"/>
      </w:rPr>
    </w:lvl>
    <w:lvl w:ilvl="7" w:tplc="04090003" w:tentative="1">
      <w:start w:val="1"/>
      <w:numFmt w:val="bullet"/>
      <w:lvlText w:val=""/>
      <w:lvlJc w:val="left"/>
      <w:pPr>
        <w:tabs>
          <w:tab w:val="num" w:pos="3837"/>
        </w:tabs>
        <w:ind w:left="3837" w:hanging="480"/>
      </w:pPr>
      <w:rPr>
        <w:rFonts w:ascii="Wingdings" w:hAnsi="Wingdings" w:hint="default"/>
      </w:rPr>
    </w:lvl>
    <w:lvl w:ilvl="8" w:tplc="04090005" w:tentative="1">
      <w:start w:val="1"/>
      <w:numFmt w:val="bullet"/>
      <w:lvlText w:val=""/>
      <w:lvlJc w:val="left"/>
      <w:pPr>
        <w:tabs>
          <w:tab w:val="num" w:pos="4317"/>
        </w:tabs>
        <w:ind w:left="4317" w:hanging="480"/>
      </w:pPr>
      <w:rPr>
        <w:rFonts w:ascii="Wingdings" w:hAnsi="Wingdings" w:hint="default"/>
      </w:rPr>
    </w:lvl>
  </w:abstractNum>
  <w:abstractNum w:abstractNumId="31" w15:restartNumberingAfterBreak="0">
    <w:nsid w:val="63475884"/>
    <w:multiLevelType w:val="hybridMultilevel"/>
    <w:tmpl w:val="06BCA290"/>
    <w:lvl w:ilvl="0" w:tplc="799CDECC">
      <w:start w:val="1"/>
      <w:numFmt w:val="upperRoman"/>
      <w:lvlText w:val="（%1）"/>
      <w:lvlJc w:val="left"/>
      <w:pPr>
        <w:tabs>
          <w:tab w:val="num" w:pos="1760"/>
        </w:tabs>
        <w:ind w:left="1474" w:hanging="794"/>
      </w:pPr>
      <w:rPr>
        <w:rFonts w:hint="eastAsia"/>
      </w:rPr>
    </w:lvl>
    <w:lvl w:ilvl="1" w:tplc="270AF33E">
      <w:start w:val="1"/>
      <w:numFmt w:val="upperLetter"/>
      <w:lvlText w:val="%2、"/>
      <w:lvlJc w:val="left"/>
      <w:pPr>
        <w:tabs>
          <w:tab w:val="num" w:pos="1758"/>
        </w:tabs>
        <w:ind w:left="1758" w:hanging="567"/>
      </w:pPr>
      <w:rPr>
        <w:rFonts w:hint="eastAsia"/>
      </w:rPr>
    </w:lvl>
    <w:lvl w:ilvl="2" w:tplc="E3C8EC6E">
      <w:start w:val="1"/>
      <w:numFmt w:val="taiwaneseCountingThousand"/>
      <w:lvlText w:val="（%3）"/>
      <w:lvlJc w:val="left"/>
      <w:pPr>
        <w:tabs>
          <w:tab w:val="num" w:pos="1588"/>
        </w:tabs>
        <w:ind w:left="1588" w:hanging="964"/>
      </w:pPr>
      <w:rPr>
        <w:rFonts w:hint="eastAsia"/>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65331DF7"/>
    <w:multiLevelType w:val="hybridMultilevel"/>
    <w:tmpl w:val="963A9BC6"/>
    <w:lvl w:ilvl="0" w:tplc="89565082">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0F">
      <w:start w:val="1"/>
      <w:numFmt w:val="decim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3" w15:restartNumberingAfterBreak="0">
    <w:nsid w:val="6911104F"/>
    <w:multiLevelType w:val="hybridMultilevel"/>
    <w:tmpl w:val="3722A604"/>
    <w:lvl w:ilvl="0" w:tplc="4C5CFB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9CA3A9E"/>
    <w:multiLevelType w:val="hybridMultilevel"/>
    <w:tmpl w:val="7402D3DE"/>
    <w:lvl w:ilvl="0" w:tplc="3230A8F6">
      <w:start w:val="1"/>
      <w:numFmt w:val="taiwaneseCountingThousand"/>
      <w:lvlText w:val="（%1）"/>
      <w:lvlJc w:val="left"/>
      <w:pPr>
        <w:tabs>
          <w:tab w:val="num" w:pos="708"/>
        </w:tabs>
        <w:ind w:left="708" w:hanging="720"/>
      </w:pPr>
      <w:rPr>
        <w:rFonts w:hint="default"/>
      </w:rPr>
    </w:lvl>
    <w:lvl w:ilvl="1" w:tplc="04090019" w:tentative="1">
      <w:start w:val="1"/>
      <w:numFmt w:val="ideographTraditional"/>
      <w:lvlText w:val="%2、"/>
      <w:lvlJc w:val="left"/>
      <w:pPr>
        <w:tabs>
          <w:tab w:val="num" w:pos="948"/>
        </w:tabs>
        <w:ind w:left="948" w:hanging="480"/>
      </w:pPr>
    </w:lvl>
    <w:lvl w:ilvl="2" w:tplc="0409001B" w:tentative="1">
      <w:start w:val="1"/>
      <w:numFmt w:val="lowerRoman"/>
      <w:lvlText w:val="%3."/>
      <w:lvlJc w:val="right"/>
      <w:pPr>
        <w:tabs>
          <w:tab w:val="num" w:pos="1428"/>
        </w:tabs>
        <w:ind w:left="1428" w:hanging="480"/>
      </w:pPr>
    </w:lvl>
    <w:lvl w:ilvl="3" w:tplc="0409000F" w:tentative="1">
      <w:start w:val="1"/>
      <w:numFmt w:val="decimal"/>
      <w:lvlText w:val="%4."/>
      <w:lvlJc w:val="left"/>
      <w:pPr>
        <w:tabs>
          <w:tab w:val="num" w:pos="1908"/>
        </w:tabs>
        <w:ind w:left="1908" w:hanging="480"/>
      </w:pPr>
    </w:lvl>
    <w:lvl w:ilvl="4" w:tplc="04090019" w:tentative="1">
      <w:start w:val="1"/>
      <w:numFmt w:val="ideographTraditional"/>
      <w:lvlText w:val="%5、"/>
      <w:lvlJc w:val="left"/>
      <w:pPr>
        <w:tabs>
          <w:tab w:val="num" w:pos="2388"/>
        </w:tabs>
        <w:ind w:left="2388" w:hanging="480"/>
      </w:pPr>
    </w:lvl>
    <w:lvl w:ilvl="5" w:tplc="0409001B" w:tentative="1">
      <w:start w:val="1"/>
      <w:numFmt w:val="lowerRoman"/>
      <w:lvlText w:val="%6."/>
      <w:lvlJc w:val="right"/>
      <w:pPr>
        <w:tabs>
          <w:tab w:val="num" w:pos="2868"/>
        </w:tabs>
        <w:ind w:left="2868" w:hanging="480"/>
      </w:pPr>
    </w:lvl>
    <w:lvl w:ilvl="6" w:tplc="0409000F" w:tentative="1">
      <w:start w:val="1"/>
      <w:numFmt w:val="decimal"/>
      <w:lvlText w:val="%7."/>
      <w:lvlJc w:val="left"/>
      <w:pPr>
        <w:tabs>
          <w:tab w:val="num" w:pos="3348"/>
        </w:tabs>
        <w:ind w:left="3348" w:hanging="480"/>
      </w:pPr>
    </w:lvl>
    <w:lvl w:ilvl="7" w:tplc="04090019" w:tentative="1">
      <w:start w:val="1"/>
      <w:numFmt w:val="ideographTraditional"/>
      <w:lvlText w:val="%8、"/>
      <w:lvlJc w:val="left"/>
      <w:pPr>
        <w:tabs>
          <w:tab w:val="num" w:pos="3828"/>
        </w:tabs>
        <w:ind w:left="3828" w:hanging="480"/>
      </w:pPr>
    </w:lvl>
    <w:lvl w:ilvl="8" w:tplc="0409001B" w:tentative="1">
      <w:start w:val="1"/>
      <w:numFmt w:val="lowerRoman"/>
      <w:lvlText w:val="%9."/>
      <w:lvlJc w:val="right"/>
      <w:pPr>
        <w:tabs>
          <w:tab w:val="num" w:pos="4308"/>
        </w:tabs>
        <w:ind w:left="4308" w:hanging="480"/>
      </w:pPr>
    </w:lvl>
  </w:abstractNum>
  <w:abstractNum w:abstractNumId="35" w15:restartNumberingAfterBreak="0">
    <w:nsid w:val="69CB5422"/>
    <w:multiLevelType w:val="hybridMultilevel"/>
    <w:tmpl w:val="72DE4C64"/>
    <w:lvl w:ilvl="0" w:tplc="1046BD6C">
      <w:start w:val="1"/>
      <w:numFmt w:val="taiwaneseCountingThousand"/>
      <w:lvlText w:val="（%1）"/>
      <w:lvlJc w:val="left"/>
      <w:pPr>
        <w:tabs>
          <w:tab w:val="num" w:pos="706"/>
        </w:tabs>
        <w:ind w:left="706" w:hanging="720"/>
      </w:pPr>
      <w:rPr>
        <w:rFonts w:hint="default"/>
      </w:rPr>
    </w:lvl>
    <w:lvl w:ilvl="1" w:tplc="04090019" w:tentative="1">
      <w:start w:val="1"/>
      <w:numFmt w:val="ideographTraditional"/>
      <w:lvlText w:val="%2、"/>
      <w:lvlJc w:val="left"/>
      <w:pPr>
        <w:tabs>
          <w:tab w:val="num" w:pos="946"/>
        </w:tabs>
        <w:ind w:left="946" w:hanging="480"/>
      </w:pPr>
    </w:lvl>
    <w:lvl w:ilvl="2" w:tplc="0409001B" w:tentative="1">
      <w:start w:val="1"/>
      <w:numFmt w:val="lowerRoman"/>
      <w:lvlText w:val="%3."/>
      <w:lvlJc w:val="right"/>
      <w:pPr>
        <w:tabs>
          <w:tab w:val="num" w:pos="1426"/>
        </w:tabs>
        <w:ind w:left="1426" w:hanging="480"/>
      </w:pPr>
    </w:lvl>
    <w:lvl w:ilvl="3" w:tplc="0409000F" w:tentative="1">
      <w:start w:val="1"/>
      <w:numFmt w:val="decimal"/>
      <w:lvlText w:val="%4."/>
      <w:lvlJc w:val="left"/>
      <w:pPr>
        <w:tabs>
          <w:tab w:val="num" w:pos="1906"/>
        </w:tabs>
        <w:ind w:left="1906" w:hanging="480"/>
      </w:pPr>
    </w:lvl>
    <w:lvl w:ilvl="4" w:tplc="04090019" w:tentative="1">
      <w:start w:val="1"/>
      <w:numFmt w:val="ideographTraditional"/>
      <w:lvlText w:val="%5、"/>
      <w:lvlJc w:val="left"/>
      <w:pPr>
        <w:tabs>
          <w:tab w:val="num" w:pos="2386"/>
        </w:tabs>
        <w:ind w:left="2386" w:hanging="480"/>
      </w:pPr>
    </w:lvl>
    <w:lvl w:ilvl="5" w:tplc="0409001B" w:tentative="1">
      <w:start w:val="1"/>
      <w:numFmt w:val="lowerRoman"/>
      <w:lvlText w:val="%6."/>
      <w:lvlJc w:val="right"/>
      <w:pPr>
        <w:tabs>
          <w:tab w:val="num" w:pos="2866"/>
        </w:tabs>
        <w:ind w:left="2866" w:hanging="480"/>
      </w:pPr>
    </w:lvl>
    <w:lvl w:ilvl="6" w:tplc="0409000F" w:tentative="1">
      <w:start w:val="1"/>
      <w:numFmt w:val="decimal"/>
      <w:lvlText w:val="%7."/>
      <w:lvlJc w:val="left"/>
      <w:pPr>
        <w:tabs>
          <w:tab w:val="num" w:pos="3346"/>
        </w:tabs>
        <w:ind w:left="3346" w:hanging="480"/>
      </w:pPr>
    </w:lvl>
    <w:lvl w:ilvl="7" w:tplc="04090019" w:tentative="1">
      <w:start w:val="1"/>
      <w:numFmt w:val="ideographTraditional"/>
      <w:lvlText w:val="%8、"/>
      <w:lvlJc w:val="left"/>
      <w:pPr>
        <w:tabs>
          <w:tab w:val="num" w:pos="3826"/>
        </w:tabs>
        <w:ind w:left="3826" w:hanging="480"/>
      </w:pPr>
    </w:lvl>
    <w:lvl w:ilvl="8" w:tplc="0409001B" w:tentative="1">
      <w:start w:val="1"/>
      <w:numFmt w:val="lowerRoman"/>
      <w:lvlText w:val="%9."/>
      <w:lvlJc w:val="right"/>
      <w:pPr>
        <w:tabs>
          <w:tab w:val="num" w:pos="4306"/>
        </w:tabs>
        <w:ind w:left="4306" w:hanging="480"/>
      </w:pPr>
    </w:lvl>
  </w:abstractNum>
  <w:abstractNum w:abstractNumId="36" w15:restartNumberingAfterBreak="0">
    <w:nsid w:val="69EC5F59"/>
    <w:multiLevelType w:val="hybridMultilevel"/>
    <w:tmpl w:val="60F61DF0"/>
    <w:lvl w:ilvl="0" w:tplc="675494C8">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7" w15:restartNumberingAfterBreak="0">
    <w:nsid w:val="6BFD1C3B"/>
    <w:multiLevelType w:val="hybridMultilevel"/>
    <w:tmpl w:val="500C3B7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8" w15:restartNumberingAfterBreak="0">
    <w:nsid w:val="6E836C48"/>
    <w:multiLevelType w:val="hybridMultilevel"/>
    <w:tmpl w:val="C148A160"/>
    <w:lvl w:ilvl="0" w:tplc="4F54B5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F7248E8"/>
    <w:multiLevelType w:val="hybridMultilevel"/>
    <w:tmpl w:val="4BFED8F2"/>
    <w:lvl w:ilvl="0" w:tplc="EB64ED40">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0" w15:restartNumberingAfterBreak="0">
    <w:nsid w:val="700E292B"/>
    <w:multiLevelType w:val="hybridMultilevel"/>
    <w:tmpl w:val="61F44D8E"/>
    <w:lvl w:ilvl="0" w:tplc="9F1EB180">
      <w:start w:val="2"/>
      <w:numFmt w:val="taiwaneseCountingThousand"/>
      <w:lvlText w:val="%1、"/>
      <w:lvlJc w:val="left"/>
      <w:pPr>
        <w:ind w:left="540" w:hanging="540"/>
      </w:pPr>
      <w:rPr>
        <w:rFonts w:hint="default"/>
        <w:b/>
        <w:sz w:val="28"/>
        <w:u w:val="singl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571309D"/>
    <w:multiLevelType w:val="multilevel"/>
    <w:tmpl w:val="87F415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72F0771"/>
    <w:multiLevelType w:val="hybridMultilevel"/>
    <w:tmpl w:val="F2261C10"/>
    <w:lvl w:ilvl="0" w:tplc="F8B615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8EB1D1B"/>
    <w:multiLevelType w:val="multilevel"/>
    <w:tmpl w:val="CB1452B2"/>
    <w:lvl w:ilvl="0">
      <w:start w:val="1"/>
      <w:numFmt w:val="taiwaneseCountingThousand"/>
      <w:lvlText w:val="(%1)"/>
      <w:lvlJc w:val="left"/>
      <w:pPr>
        <w:tabs>
          <w:tab w:val="num" w:pos="567"/>
        </w:tabs>
        <w:ind w:left="567" w:hanging="567"/>
      </w:pPr>
      <w:rPr>
        <w:rFonts w:ascii="標楷體" w:eastAsia="標楷體" w:hAnsi="標楷體" w:cs="@華康新篆體(P)"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44" w15:restartNumberingAfterBreak="0">
    <w:nsid w:val="795C18ED"/>
    <w:multiLevelType w:val="hybridMultilevel"/>
    <w:tmpl w:val="BED46E4E"/>
    <w:lvl w:ilvl="0" w:tplc="467467C4">
      <w:start w:val="1"/>
      <w:numFmt w:val="decimal"/>
      <w:lvlText w:val="%1."/>
      <w:lvlJc w:val="left"/>
      <w:pPr>
        <w:ind w:left="360" w:hanging="360"/>
      </w:pPr>
      <w:rPr>
        <w:rFonts w:cs="Calibr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9F1589F"/>
    <w:multiLevelType w:val="hybridMultilevel"/>
    <w:tmpl w:val="0A5E1D12"/>
    <w:lvl w:ilvl="0" w:tplc="EF820ED8">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6" w15:restartNumberingAfterBreak="0">
    <w:nsid w:val="7A9A3748"/>
    <w:multiLevelType w:val="hybridMultilevel"/>
    <w:tmpl w:val="A4828618"/>
    <w:lvl w:ilvl="0" w:tplc="ED649BE2">
      <w:numFmt w:val="bullet"/>
      <w:lvlText w:val="※"/>
      <w:lvlJc w:val="left"/>
      <w:pPr>
        <w:tabs>
          <w:tab w:val="num" w:pos="660"/>
        </w:tabs>
        <w:ind w:left="660" w:hanging="360"/>
      </w:pPr>
      <w:rPr>
        <w:rFonts w:ascii="標楷體" w:eastAsia="標楷體" w:hAnsi="標楷體" w:cs="Times New Roman" w:hint="eastAsia"/>
      </w:rPr>
    </w:lvl>
    <w:lvl w:ilvl="1" w:tplc="04090003" w:tentative="1">
      <w:start w:val="1"/>
      <w:numFmt w:val="bullet"/>
      <w:lvlText w:val=""/>
      <w:lvlJc w:val="left"/>
      <w:pPr>
        <w:tabs>
          <w:tab w:val="num" w:pos="1260"/>
        </w:tabs>
        <w:ind w:left="1260" w:hanging="480"/>
      </w:pPr>
      <w:rPr>
        <w:rFonts w:ascii="Wingdings" w:hAnsi="Wingdings" w:hint="default"/>
      </w:rPr>
    </w:lvl>
    <w:lvl w:ilvl="2" w:tplc="04090005" w:tentative="1">
      <w:start w:val="1"/>
      <w:numFmt w:val="bullet"/>
      <w:lvlText w:val=""/>
      <w:lvlJc w:val="left"/>
      <w:pPr>
        <w:tabs>
          <w:tab w:val="num" w:pos="1740"/>
        </w:tabs>
        <w:ind w:left="1740" w:hanging="480"/>
      </w:pPr>
      <w:rPr>
        <w:rFonts w:ascii="Wingdings" w:hAnsi="Wingdings" w:hint="default"/>
      </w:rPr>
    </w:lvl>
    <w:lvl w:ilvl="3" w:tplc="04090001" w:tentative="1">
      <w:start w:val="1"/>
      <w:numFmt w:val="bullet"/>
      <w:lvlText w:val=""/>
      <w:lvlJc w:val="left"/>
      <w:pPr>
        <w:tabs>
          <w:tab w:val="num" w:pos="2220"/>
        </w:tabs>
        <w:ind w:left="2220" w:hanging="480"/>
      </w:pPr>
      <w:rPr>
        <w:rFonts w:ascii="Wingdings" w:hAnsi="Wingdings" w:hint="default"/>
      </w:rPr>
    </w:lvl>
    <w:lvl w:ilvl="4" w:tplc="04090003" w:tentative="1">
      <w:start w:val="1"/>
      <w:numFmt w:val="bullet"/>
      <w:lvlText w:val=""/>
      <w:lvlJc w:val="left"/>
      <w:pPr>
        <w:tabs>
          <w:tab w:val="num" w:pos="2700"/>
        </w:tabs>
        <w:ind w:left="2700" w:hanging="480"/>
      </w:pPr>
      <w:rPr>
        <w:rFonts w:ascii="Wingdings" w:hAnsi="Wingdings" w:hint="default"/>
      </w:rPr>
    </w:lvl>
    <w:lvl w:ilvl="5" w:tplc="04090005" w:tentative="1">
      <w:start w:val="1"/>
      <w:numFmt w:val="bullet"/>
      <w:lvlText w:val=""/>
      <w:lvlJc w:val="left"/>
      <w:pPr>
        <w:tabs>
          <w:tab w:val="num" w:pos="3180"/>
        </w:tabs>
        <w:ind w:left="3180" w:hanging="480"/>
      </w:pPr>
      <w:rPr>
        <w:rFonts w:ascii="Wingdings" w:hAnsi="Wingdings" w:hint="default"/>
      </w:rPr>
    </w:lvl>
    <w:lvl w:ilvl="6" w:tplc="04090001" w:tentative="1">
      <w:start w:val="1"/>
      <w:numFmt w:val="bullet"/>
      <w:lvlText w:val=""/>
      <w:lvlJc w:val="left"/>
      <w:pPr>
        <w:tabs>
          <w:tab w:val="num" w:pos="3660"/>
        </w:tabs>
        <w:ind w:left="3660" w:hanging="480"/>
      </w:pPr>
      <w:rPr>
        <w:rFonts w:ascii="Wingdings" w:hAnsi="Wingdings" w:hint="default"/>
      </w:rPr>
    </w:lvl>
    <w:lvl w:ilvl="7" w:tplc="04090003" w:tentative="1">
      <w:start w:val="1"/>
      <w:numFmt w:val="bullet"/>
      <w:lvlText w:val=""/>
      <w:lvlJc w:val="left"/>
      <w:pPr>
        <w:tabs>
          <w:tab w:val="num" w:pos="4140"/>
        </w:tabs>
        <w:ind w:left="4140" w:hanging="480"/>
      </w:pPr>
      <w:rPr>
        <w:rFonts w:ascii="Wingdings" w:hAnsi="Wingdings" w:hint="default"/>
      </w:rPr>
    </w:lvl>
    <w:lvl w:ilvl="8" w:tplc="04090005" w:tentative="1">
      <w:start w:val="1"/>
      <w:numFmt w:val="bullet"/>
      <w:lvlText w:val=""/>
      <w:lvlJc w:val="left"/>
      <w:pPr>
        <w:tabs>
          <w:tab w:val="num" w:pos="4620"/>
        </w:tabs>
        <w:ind w:left="4620" w:hanging="480"/>
      </w:pPr>
      <w:rPr>
        <w:rFonts w:ascii="Wingdings" w:hAnsi="Wingdings" w:hint="default"/>
      </w:rPr>
    </w:lvl>
  </w:abstractNum>
  <w:abstractNum w:abstractNumId="47" w15:restartNumberingAfterBreak="0">
    <w:nsid w:val="7D976E9E"/>
    <w:multiLevelType w:val="hybridMultilevel"/>
    <w:tmpl w:val="9468DD6E"/>
    <w:lvl w:ilvl="0" w:tplc="09600830">
      <w:start w:val="1"/>
      <w:numFmt w:val="bullet"/>
      <w:lvlText w:val="※"/>
      <w:lvlJc w:val="left"/>
      <w:pPr>
        <w:tabs>
          <w:tab w:val="num" w:pos="499"/>
        </w:tabs>
        <w:ind w:left="499" w:hanging="360"/>
      </w:pPr>
      <w:rPr>
        <w:rFonts w:ascii="標楷體" w:eastAsia="標楷體" w:hAnsi="標楷體" w:cs="Times New Roman" w:hint="eastAsia"/>
      </w:rPr>
    </w:lvl>
    <w:lvl w:ilvl="1" w:tplc="04090003" w:tentative="1">
      <w:start w:val="1"/>
      <w:numFmt w:val="bullet"/>
      <w:lvlText w:val=""/>
      <w:lvlJc w:val="left"/>
      <w:pPr>
        <w:tabs>
          <w:tab w:val="num" w:pos="1099"/>
        </w:tabs>
        <w:ind w:left="1099" w:hanging="480"/>
      </w:pPr>
      <w:rPr>
        <w:rFonts w:ascii="Wingdings" w:hAnsi="Wingdings" w:hint="default"/>
      </w:rPr>
    </w:lvl>
    <w:lvl w:ilvl="2" w:tplc="04090005" w:tentative="1">
      <w:start w:val="1"/>
      <w:numFmt w:val="bullet"/>
      <w:lvlText w:val=""/>
      <w:lvlJc w:val="left"/>
      <w:pPr>
        <w:tabs>
          <w:tab w:val="num" w:pos="1579"/>
        </w:tabs>
        <w:ind w:left="1579" w:hanging="480"/>
      </w:pPr>
      <w:rPr>
        <w:rFonts w:ascii="Wingdings" w:hAnsi="Wingdings" w:hint="default"/>
      </w:rPr>
    </w:lvl>
    <w:lvl w:ilvl="3" w:tplc="04090001" w:tentative="1">
      <w:start w:val="1"/>
      <w:numFmt w:val="bullet"/>
      <w:lvlText w:val=""/>
      <w:lvlJc w:val="left"/>
      <w:pPr>
        <w:tabs>
          <w:tab w:val="num" w:pos="2059"/>
        </w:tabs>
        <w:ind w:left="2059" w:hanging="480"/>
      </w:pPr>
      <w:rPr>
        <w:rFonts w:ascii="Wingdings" w:hAnsi="Wingdings" w:hint="default"/>
      </w:rPr>
    </w:lvl>
    <w:lvl w:ilvl="4" w:tplc="04090003" w:tentative="1">
      <w:start w:val="1"/>
      <w:numFmt w:val="bullet"/>
      <w:lvlText w:val=""/>
      <w:lvlJc w:val="left"/>
      <w:pPr>
        <w:tabs>
          <w:tab w:val="num" w:pos="2539"/>
        </w:tabs>
        <w:ind w:left="2539" w:hanging="480"/>
      </w:pPr>
      <w:rPr>
        <w:rFonts w:ascii="Wingdings" w:hAnsi="Wingdings" w:hint="default"/>
      </w:rPr>
    </w:lvl>
    <w:lvl w:ilvl="5" w:tplc="04090005" w:tentative="1">
      <w:start w:val="1"/>
      <w:numFmt w:val="bullet"/>
      <w:lvlText w:val=""/>
      <w:lvlJc w:val="left"/>
      <w:pPr>
        <w:tabs>
          <w:tab w:val="num" w:pos="3019"/>
        </w:tabs>
        <w:ind w:left="3019" w:hanging="480"/>
      </w:pPr>
      <w:rPr>
        <w:rFonts w:ascii="Wingdings" w:hAnsi="Wingdings" w:hint="default"/>
      </w:rPr>
    </w:lvl>
    <w:lvl w:ilvl="6" w:tplc="04090001" w:tentative="1">
      <w:start w:val="1"/>
      <w:numFmt w:val="bullet"/>
      <w:lvlText w:val=""/>
      <w:lvlJc w:val="left"/>
      <w:pPr>
        <w:tabs>
          <w:tab w:val="num" w:pos="3499"/>
        </w:tabs>
        <w:ind w:left="3499" w:hanging="480"/>
      </w:pPr>
      <w:rPr>
        <w:rFonts w:ascii="Wingdings" w:hAnsi="Wingdings" w:hint="default"/>
      </w:rPr>
    </w:lvl>
    <w:lvl w:ilvl="7" w:tplc="04090003" w:tentative="1">
      <w:start w:val="1"/>
      <w:numFmt w:val="bullet"/>
      <w:lvlText w:val=""/>
      <w:lvlJc w:val="left"/>
      <w:pPr>
        <w:tabs>
          <w:tab w:val="num" w:pos="3979"/>
        </w:tabs>
        <w:ind w:left="3979" w:hanging="480"/>
      </w:pPr>
      <w:rPr>
        <w:rFonts w:ascii="Wingdings" w:hAnsi="Wingdings" w:hint="default"/>
      </w:rPr>
    </w:lvl>
    <w:lvl w:ilvl="8" w:tplc="04090005" w:tentative="1">
      <w:start w:val="1"/>
      <w:numFmt w:val="bullet"/>
      <w:lvlText w:val=""/>
      <w:lvlJc w:val="left"/>
      <w:pPr>
        <w:tabs>
          <w:tab w:val="num" w:pos="4459"/>
        </w:tabs>
        <w:ind w:left="4459" w:hanging="480"/>
      </w:pPr>
      <w:rPr>
        <w:rFonts w:ascii="Wingdings" w:hAnsi="Wingdings" w:hint="default"/>
      </w:rPr>
    </w:lvl>
  </w:abstractNum>
  <w:num w:numId="1">
    <w:abstractNumId w:val="0"/>
  </w:num>
  <w:num w:numId="2">
    <w:abstractNumId w:val="28"/>
  </w:num>
  <w:num w:numId="3">
    <w:abstractNumId w:val="31"/>
  </w:num>
  <w:num w:numId="4">
    <w:abstractNumId w:val="1"/>
  </w:num>
  <w:num w:numId="5">
    <w:abstractNumId w:val="30"/>
  </w:num>
  <w:num w:numId="6">
    <w:abstractNumId w:val="17"/>
  </w:num>
  <w:num w:numId="7">
    <w:abstractNumId w:val="23"/>
  </w:num>
  <w:num w:numId="8">
    <w:abstractNumId w:val="2"/>
  </w:num>
  <w:num w:numId="9">
    <w:abstractNumId w:val="45"/>
  </w:num>
  <w:num w:numId="10">
    <w:abstractNumId w:val="26"/>
  </w:num>
  <w:num w:numId="11">
    <w:abstractNumId w:val="15"/>
  </w:num>
  <w:num w:numId="12">
    <w:abstractNumId w:val="4"/>
  </w:num>
  <w:num w:numId="13">
    <w:abstractNumId w:val="10"/>
  </w:num>
  <w:num w:numId="14">
    <w:abstractNumId w:val="7"/>
  </w:num>
  <w:num w:numId="15">
    <w:abstractNumId w:val="21"/>
  </w:num>
  <w:num w:numId="16">
    <w:abstractNumId w:val="47"/>
  </w:num>
  <w:num w:numId="17">
    <w:abstractNumId w:val="3"/>
  </w:num>
  <w:num w:numId="18">
    <w:abstractNumId w:val="14"/>
  </w:num>
  <w:num w:numId="19">
    <w:abstractNumId w:val="18"/>
  </w:num>
  <w:num w:numId="20">
    <w:abstractNumId w:val="6"/>
  </w:num>
  <w:num w:numId="21">
    <w:abstractNumId w:val="11"/>
  </w:num>
  <w:num w:numId="22">
    <w:abstractNumId w:val="5"/>
  </w:num>
  <w:num w:numId="23">
    <w:abstractNumId w:val="29"/>
  </w:num>
  <w:num w:numId="24">
    <w:abstractNumId w:val="35"/>
  </w:num>
  <w:num w:numId="25">
    <w:abstractNumId w:val="20"/>
  </w:num>
  <w:num w:numId="26">
    <w:abstractNumId w:val="34"/>
  </w:num>
  <w:num w:numId="27">
    <w:abstractNumId w:val="12"/>
  </w:num>
  <w:num w:numId="28">
    <w:abstractNumId w:val="46"/>
  </w:num>
  <w:num w:numId="29">
    <w:abstractNumId w:val="39"/>
  </w:num>
  <w:num w:numId="30">
    <w:abstractNumId w:val="36"/>
  </w:num>
  <w:num w:numId="31">
    <w:abstractNumId w:val="25"/>
  </w:num>
  <w:num w:numId="32">
    <w:abstractNumId w:val="43"/>
  </w:num>
  <w:num w:numId="33">
    <w:abstractNumId w:val="27"/>
  </w:num>
  <w:num w:numId="34">
    <w:abstractNumId w:val="8"/>
  </w:num>
  <w:num w:numId="35">
    <w:abstractNumId w:val="22"/>
  </w:num>
  <w:num w:numId="36">
    <w:abstractNumId w:val="44"/>
  </w:num>
  <w:num w:numId="37">
    <w:abstractNumId w:val="32"/>
  </w:num>
  <w:num w:numId="38">
    <w:abstractNumId w:val="33"/>
  </w:num>
  <w:num w:numId="39">
    <w:abstractNumId w:val="38"/>
  </w:num>
  <w:num w:numId="40">
    <w:abstractNumId w:val="40"/>
  </w:num>
  <w:num w:numId="41">
    <w:abstractNumId w:val="42"/>
  </w:num>
  <w:num w:numId="42">
    <w:abstractNumId w:val="16"/>
  </w:num>
  <w:num w:numId="43">
    <w:abstractNumId w:val="37"/>
  </w:num>
  <w:num w:numId="44">
    <w:abstractNumId w:val="9"/>
  </w:num>
  <w:num w:numId="45">
    <w:abstractNumId w:val="13"/>
  </w:num>
  <w:num w:numId="46">
    <w:abstractNumId w:val="24"/>
  </w:num>
  <w:num w:numId="47">
    <w:abstractNumId w:val="41"/>
  </w:num>
  <w:num w:numId="48">
    <w:abstractNumId w:val="1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262e5967de3e77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trackRevisions/>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M2MDIxtDQzszQ1NLdQ0lEKTi0uzszPAykwrAUA040bDSwAAAA="/>
  </w:docVars>
  <w:rsids>
    <w:rsidRoot w:val="00FE13C7"/>
    <w:rsid w:val="000062FA"/>
    <w:rsid w:val="00013C0E"/>
    <w:rsid w:val="0003146D"/>
    <w:rsid w:val="00031A87"/>
    <w:rsid w:val="00044738"/>
    <w:rsid w:val="00050E33"/>
    <w:rsid w:val="00052E5F"/>
    <w:rsid w:val="00056B71"/>
    <w:rsid w:val="0005708E"/>
    <w:rsid w:val="00057F81"/>
    <w:rsid w:val="00095523"/>
    <w:rsid w:val="000A4040"/>
    <w:rsid w:val="000D2323"/>
    <w:rsid w:val="000E5521"/>
    <w:rsid w:val="000F216A"/>
    <w:rsid w:val="00101606"/>
    <w:rsid w:val="001034A5"/>
    <w:rsid w:val="001151F7"/>
    <w:rsid w:val="001333F7"/>
    <w:rsid w:val="00145BB0"/>
    <w:rsid w:val="00192262"/>
    <w:rsid w:val="001D7FB5"/>
    <w:rsid w:val="00205403"/>
    <w:rsid w:val="00211BE0"/>
    <w:rsid w:val="0023577D"/>
    <w:rsid w:val="00244D80"/>
    <w:rsid w:val="002538FB"/>
    <w:rsid w:val="002911B0"/>
    <w:rsid w:val="00295EF7"/>
    <w:rsid w:val="002B0723"/>
    <w:rsid w:val="002B66F5"/>
    <w:rsid w:val="002C194D"/>
    <w:rsid w:val="002E333A"/>
    <w:rsid w:val="002E64E1"/>
    <w:rsid w:val="002F6916"/>
    <w:rsid w:val="002F7F46"/>
    <w:rsid w:val="00301F1C"/>
    <w:rsid w:val="00304E23"/>
    <w:rsid w:val="00357694"/>
    <w:rsid w:val="00357BAC"/>
    <w:rsid w:val="00361908"/>
    <w:rsid w:val="00380AD8"/>
    <w:rsid w:val="003B4834"/>
    <w:rsid w:val="003D5032"/>
    <w:rsid w:val="003D6603"/>
    <w:rsid w:val="003E3177"/>
    <w:rsid w:val="00441C31"/>
    <w:rsid w:val="00451029"/>
    <w:rsid w:val="00454D25"/>
    <w:rsid w:val="00474335"/>
    <w:rsid w:val="004803CF"/>
    <w:rsid w:val="00481B52"/>
    <w:rsid w:val="00493622"/>
    <w:rsid w:val="004A1C21"/>
    <w:rsid w:val="004D20D3"/>
    <w:rsid w:val="004E194B"/>
    <w:rsid w:val="004F3159"/>
    <w:rsid w:val="004F4171"/>
    <w:rsid w:val="0053476F"/>
    <w:rsid w:val="00537BA3"/>
    <w:rsid w:val="00550BF5"/>
    <w:rsid w:val="00574090"/>
    <w:rsid w:val="005A7B0D"/>
    <w:rsid w:val="005D0958"/>
    <w:rsid w:val="005E31CC"/>
    <w:rsid w:val="006370FC"/>
    <w:rsid w:val="0064448B"/>
    <w:rsid w:val="0065313A"/>
    <w:rsid w:val="00660E17"/>
    <w:rsid w:val="00663161"/>
    <w:rsid w:val="00677EBD"/>
    <w:rsid w:val="00692ADC"/>
    <w:rsid w:val="006A14E2"/>
    <w:rsid w:val="006E3295"/>
    <w:rsid w:val="006E3F3C"/>
    <w:rsid w:val="006E436D"/>
    <w:rsid w:val="0071200D"/>
    <w:rsid w:val="007171B3"/>
    <w:rsid w:val="007359CE"/>
    <w:rsid w:val="00751C46"/>
    <w:rsid w:val="0076127A"/>
    <w:rsid w:val="00796D94"/>
    <w:rsid w:val="007B35C0"/>
    <w:rsid w:val="007B4233"/>
    <w:rsid w:val="007B48A7"/>
    <w:rsid w:val="007C2A26"/>
    <w:rsid w:val="007E36C8"/>
    <w:rsid w:val="007E455C"/>
    <w:rsid w:val="007E5B9B"/>
    <w:rsid w:val="007F4975"/>
    <w:rsid w:val="008068C5"/>
    <w:rsid w:val="00842379"/>
    <w:rsid w:val="00881B8C"/>
    <w:rsid w:val="008A4BCD"/>
    <w:rsid w:val="008A6B9D"/>
    <w:rsid w:val="008B2003"/>
    <w:rsid w:val="008B547A"/>
    <w:rsid w:val="008C29FB"/>
    <w:rsid w:val="008D27CA"/>
    <w:rsid w:val="008E67C4"/>
    <w:rsid w:val="008F01B7"/>
    <w:rsid w:val="009013AF"/>
    <w:rsid w:val="00903136"/>
    <w:rsid w:val="00906270"/>
    <w:rsid w:val="009451BB"/>
    <w:rsid w:val="009946C0"/>
    <w:rsid w:val="009A78E1"/>
    <w:rsid w:val="009B0DFF"/>
    <w:rsid w:val="00A018A4"/>
    <w:rsid w:val="00A14D87"/>
    <w:rsid w:val="00A307C7"/>
    <w:rsid w:val="00A33A52"/>
    <w:rsid w:val="00A62DF9"/>
    <w:rsid w:val="00A64DC3"/>
    <w:rsid w:val="00AB25C7"/>
    <w:rsid w:val="00AC5C21"/>
    <w:rsid w:val="00AD1E64"/>
    <w:rsid w:val="00AD3C39"/>
    <w:rsid w:val="00AF63B0"/>
    <w:rsid w:val="00B077B7"/>
    <w:rsid w:val="00B141EB"/>
    <w:rsid w:val="00B20B1E"/>
    <w:rsid w:val="00B67706"/>
    <w:rsid w:val="00B74113"/>
    <w:rsid w:val="00BB21FB"/>
    <w:rsid w:val="00BB232C"/>
    <w:rsid w:val="00BB450F"/>
    <w:rsid w:val="00C111B5"/>
    <w:rsid w:val="00C40B3B"/>
    <w:rsid w:val="00C45FC3"/>
    <w:rsid w:val="00C47FF6"/>
    <w:rsid w:val="00C61D07"/>
    <w:rsid w:val="00C654F3"/>
    <w:rsid w:val="00C71513"/>
    <w:rsid w:val="00C771A3"/>
    <w:rsid w:val="00C953F5"/>
    <w:rsid w:val="00C96F15"/>
    <w:rsid w:val="00CA1A9A"/>
    <w:rsid w:val="00CD159D"/>
    <w:rsid w:val="00CF16E9"/>
    <w:rsid w:val="00D03CC6"/>
    <w:rsid w:val="00D138D7"/>
    <w:rsid w:val="00D20122"/>
    <w:rsid w:val="00D24526"/>
    <w:rsid w:val="00D40A9F"/>
    <w:rsid w:val="00D567E3"/>
    <w:rsid w:val="00D5686A"/>
    <w:rsid w:val="00D713F2"/>
    <w:rsid w:val="00D814D0"/>
    <w:rsid w:val="00D87FF7"/>
    <w:rsid w:val="00DB2A8D"/>
    <w:rsid w:val="00DC022B"/>
    <w:rsid w:val="00DD5823"/>
    <w:rsid w:val="00DF1E0C"/>
    <w:rsid w:val="00E05AF6"/>
    <w:rsid w:val="00E061E9"/>
    <w:rsid w:val="00E24B58"/>
    <w:rsid w:val="00E2642F"/>
    <w:rsid w:val="00E35CA8"/>
    <w:rsid w:val="00E52E27"/>
    <w:rsid w:val="00E82E91"/>
    <w:rsid w:val="00E90F1D"/>
    <w:rsid w:val="00EB4212"/>
    <w:rsid w:val="00EF6F74"/>
    <w:rsid w:val="00F13037"/>
    <w:rsid w:val="00F37FC7"/>
    <w:rsid w:val="00F448EB"/>
    <w:rsid w:val="00F663A8"/>
    <w:rsid w:val="00F767B7"/>
    <w:rsid w:val="00F8295C"/>
    <w:rsid w:val="00F91E99"/>
    <w:rsid w:val="00FC2EC6"/>
    <w:rsid w:val="00FE13C7"/>
    <w:rsid w:val="00FE649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A2D88"/>
  <w15:chartTrackingRefBased/>
  <w15:docId w15:val="{7EFF685A-D752-4ACE-8AC2-BCC6074E2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E13C7"/>
    <w:pPr>
      <w:widowControl w:val="0"/>
    </w:pPr>
    <w:rPr>
      <w:rFonts w:ascii="Times New Roman" w:eastAsia="新細明體" w:hAnsi="Times New Roman" w:cs="Times New Roman"/>
      <w:szCs w:val="24"/>
    </w:rPr>
  </w:style>
  <w:style w:type="paragraph" w:styleId="1">
    <w:name w:val="heading 1"/>
    <w:basedOn w:val="a0"/>
    <w:next w:val="a0"/>
    <w:link w:val="10"/>
    <w:qFormat/>
    <w:rsid w:val="00FE13C7"/>
    <w:pPr>
      <w:keepNext/>
      <w:spacing w:line="240" w:lineRule="exact"/>
      <w:ind w:left="75"/>
      <w:jc w:val="center"/>
      <w:outlineLvl w:val="0"/>
    </w:pPr>
    <w:rPr>
      <w:rFonts w:eastAsia="標楷體"/>
      <w:sz w:val="28"/>
      <w:shd w:val="pct15" w:color="auto" w:fill="FFFFF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rsid w:val="00FE13C7"/>
    <w:rPr>
      <w:rFonts w:ascii="Times New Roman" w:eastAsia="標楷體" w:hAnsi="Times New Roman" w:cs="Times New Roman"/>
      <w:sz w:val="28"/>
      <w:szCs w:val="24"/>
    </w:rPr>
  </w:style>
  <w:style w:type="paragraph" w:styleId="a4">
    <w:name w:val="annotation text"/>
    <w:basedOn w:val="a0"/>
    <w:link w:val="a5"/>
    <w:semiHidden/>
    <w:rsid w:val="00FE13C7"/>
    <w:pPr>
      <w:adjustRightInd w:val="0"/>
      <w:spacing w:line="360" w:lineRule="atLeast"/>
    </w:pPr>
    <w:rPr>
      <w:kern w:val="0"/>
      <w:szCs w:val="20"/>
    </w:rPr>
  </w:style>
  <w:style w:type="character" w:customStyle="1" w:styleId="a5">
    <w:name w:val="註解文字 字元"/>
    <w:basedOn w:val="a1"/>
    <w:link w:val="a4"/>
    <w:semiHidden/>
    <w:rsid w:val="00FE13C7"/>
    <w:rPr>
      <w:rFonts w:ascii="Times New Roman" w:eastAsia="新細明體" w:hAnsi="Times New Roman" w:cs="Times New Roman"/>
      <w:kern w:val="0"/>
      <w:szCs w:val="20"/>
    </w:rPr>
  </w:style>
  <w:style w:type="paragraph" w:styleId="a">
    <w:name w:val="List Bullet"/>
    <w:basedOn w:val="a0"/>
    <w:autoRedefine/>
    <w:rsid w:val="00FE13C7"/>
    <w:pPr>
      <w:numPr>
        <w:numId w:val="1"/>
      </w:numPr>
    </w:pPr>
  </w:style>
  <w:style w:type="paragraph" w:styleId="a6">
    <w:name w:val="Body Text Indent"/>
    <w:basedOn w:val="a0"/>
    <w:link w:val="a7"/>
    <w:rsid w:val="00FE13C7"/>
    <w:pPr>
      <w:adjustRightInd w:val="0"/>
      <w:spacing w:afterLines="50" w:after="120" w:line="360" w:lineRule="exact"/>
      <w:ind w:left="840" w:hangingChars="300" w:hanging="840"/>
      <w:textAlignment w:val="baseline"/>
    </w:pPr>
    <w:rPr>
      <w:rFonts w:ascii="標楷體" w:eastAsia="標楷體"/>
      <w:kern w:val="0"/>
      <w:sz w:val="28"/>
      <w:szCs w:val="20"/>
    </w:rPr>
  </w:style>
  <w:style w:type="character" w:customStyle="1" w:styleId="a7">
    <w:name w:val="本文縮排 字元"/>
    <w:basedOn w:val="a1"/>
    <w:link w:val="a6"/>
    <w:rsid w:val="00FE13C7"/>
    <w:rPr>
      <w:rFonts w:ascii="標楷體" w:eastAsia="標楷體" w:hAnsi="Times New Roman" w:cs="Times New Roman"/>
      <w:kern w:val="0"/>
      <w:sz w:val="28"/>
      <w:szCs w:val="20"/>
    </w:rPr>
  </w:style>
  <w:style w:type="paragraph" w:styleId="2">
    <w:name w:val="Body Text Indent 2"/>
    <w:basedOn w:val="a0"/>
    <w:link w:val="20"/>
    <w:rsid w:val="00FE13C7"/>
    <w:pPr>
      <w:ind w:left="360"/>
      <w:jc w:val="both"/>
    </w:pPr>
  </w:style>
  <w:style w:type="character" w:customStyle="1" w:styleId="20">
    <w:name w:val="本文縮排 2 字元"/>
    <w:basedOn w:val="a1"/>
    <w:link w:val="2"/>
    <w:rsid w:val="00FE13C7"/>
    <w:rPr>
      <w:rFonts w:ascii="Times New Roman" w:eastAsia="新細明體" w:hAnsi="Times New Roman" w:cs="Times New Roman"/>
      <w:szCs w:val="24"/>
    </w:rPr>
  </w:style>
  <w:style w:type="paragraph" w:styleId="3">
    <w:name w:val="Body Text Indent 3"/>
    <w:basedOn w:val="a0"/>
    <w:link w:val="30"/>
    <w:rsid w:val="00FE13C7"/>
    <w:pPr>
      <w:spacing w:line="400" w:lineRule="exact"/>
      <w:ind w:leftChars="100" w:left="912" w:hangingChars="280" w:hanging="672"/>
      <w:jc w:val="both"/>
    </w:pPr>
    <w:rPr>
      <w:rFonts w:eastAsia="標楷體"/>
    </w:rPr>
  </w:style>
  <w:style w:type="character" w:customStyle="1" w:styleId="30">
    <w:name w:val="本文縮排 3 字元"/>
    <w:basedOn w:val="a1"/>
    <w:link w:val="3"/>
    <w:rsid w:val="00FE13C7"/>
    <w:rPr>
      <w:rFonts w:ascii="Times New Roman" w:eastAsia="標楷體" w:hAnsi="Times New Roman" w:cs="Times New Roman"/>
      <w:szCs w:val="24"/>
    </w:rPr>
  </w:style>
  <w:style w:type="character" w:customStyle="1" w:styleId="sub20">
    <w:name w:val="sub20"/>
    <w:basedOn w:val="a1"/>
    <w:rsid w:val="00FE13C7"/>
  </w:style>
  <w:style w:type="paragraph" w:styleId="a8">
    <w:name w:val="header"/>
    <w:basedOn w:val="a0"/>
    <w:link w:val="a9"/>
    <w:rsid w:val="00FE13C7"/>
    <w:pPr>
      <w:tabs>
        <w:tab w:val="center" w:pos="4153"/>
        <w:tab w:val="right" w:pos="8306"/>
      </w:tabs>
      <w:adjustRightInd w:val="0"/>
      <w:snapToGrid w:val="0"/>
      <w:spacing w:line="360" w:lineRule="atLeast"/>
      <w:textAlignment w:val="baseline"/>
    </w:pPr>
    <w:rPr>
      <w:kern w:val="0"/>
      <w:sz w:val="20"/>
      <w:szCs w:val="20"/>
    </w:rPr>
  </w:style>
  <w:style w:type="character" w:customStyle="1" w:styleId="a9">
    <w:name w:val="頁首 字元"/>
    <w:basedOn w:val="a1"/>
    <w:link w:val="a8"/>
    <w:rsid w:val="00FE13C7"/>
    <w:rPr>
      <w:rFonts w:ascii="Times New Roman" w:eastAsia="新細明體" w:hAnsi="Times New Roman" w:cs="Times New Roman"/>
      <w:kern w:val="0"/>
      <w:sz w:val="20"/>
      <w:szCs w:val="20"/>
    </w:rPr>
  </w:style>
  <w:style w:type="paragraph" w:styleId="aa">
    <w:name w:val="footer"/>
    <w:basedOn w:val="a0"/>
    <w:link w:val="ab"/>
    <w:uiPriority w:val="99"/>
    <w:rsid w:val="00FE13C7"/>
    <w:pPr>
      <w:tabs>
        <w:tab w:val="center" w:pos="4153"/>
        <w:tab w:val="right" w:pos="8306"/>
      </w:tabs>
      <w:adjustRightInd w:val="0"/>
      <w:spacing w:line="360" w:lineRule="atLeast"/>
      <w:textAlignment w:val="baseline"/>
    </w:pPr>
    <w:rPr>
      <w:kern w:val="0"/>
      <w:sz w:val="20"/>
      <w:szCs w:val="20"/>
    </w:rPr>
  </w:style>
  <w:style w:type="character" w:customStyle="1" w:styleId="ab">
    <w:name w:val="頁尾 字元"/>
    <w:basedOn w:val="a1"/>
    <w:link w:val="aa"/>
    <w:uiPriority w:val="99"/>
    <w:rsid w:val="00FE13C7"/>
    <w:rPr>
      <w:rFonts w:ascii="Times New Roman" w:eastAsia="新細明體" w:hAnsi="Times New Roman" w:cs="Times New Roman"/>
      <w:kern w:val="0"/>
      <w:sz w:val="20"/>
      <w:szCs w:val="20"/>
    </w:rPr>
  </w:style>
  <w:style w:type="character" w:customStyle="1" w:styleId="sub15h1">
    <w:name w:val="sub15h1"/>
    <w:rsid w:val="00FE13C7"/>
    <w:rPr>
      <w:rFonts w:ascii="sө" w:hAnsi="sө" w:hint="default"/>
      <w:b/>
      <w:bCs/>
      <w:strike w:val="0"/>
      <w:dstrike w:val="0"/>
      <w:color w:val="CC3333"/>
      <w:sz w:val="15"/>
      <w:szCs w:val="15"/>
      <w:u w:val="none"/>
      <w:effect w:val="none"/>
    </w:rPr>
  </w:style>
  <w:style w:type="paragraph" w:styleId="Web">
    <w:name w:val="Normal (Web)"/>
    <w:basedOn w:val="a0"/>
    <w:uiPriority w:val="99"/>
    <w:rsid w:val="00FE13C7"/>
    <w:pPr>
      <w:widowControl/>
      <w:spacing w:before="100" w:beforeAutospacing="1" w:after="100" w:afterAutospacing="1"/>
    </w:pPr>
    <w:rPr>
      <w:rFonts w:ascii="新細明體" w:hAnsi="新細明體"/>
      <w:color w:val="000000"/>
      <w:kern w:val="0"/>
    </w:rPr>
  </w:style>
  <w:style w:type="paragraph" w:styleId="ac">
    <w:name w:val="Body Text"/>
    <w:basedOn w:val="a0"/>
    <w:link w:val="ad"/>
    <w:rsid w:val="00FE13C7"/>
    <w:pPr>
      <w:spacing w:line="240" w:lineRule="exact"/>
    </w:pPr>
    <w:rPr>
      <w:rFonts w:ascii="標楷體" w:eastAsia="標楷體" w:hAnsi="標楷體"/>
      <w:color w:val="333333"/>
      <w:szCs w:val="13"/>
    </w:rPr>
  </w:style>
  <w:style w:type="character" w:customStyle="1" w:styleId="ad">
    <w:name w:val="本文 字元"/>
    <w:basedOn w:val="a1"/>
    <w:link w:val="ac"/>
    <w:rsid w:val="00FE13C7"/>
    <w:rPr>
      <w:rFonts w:ascii="標楷體" w:eastAsia="標楷體" w:hAnsi="標楷體" w:cs="Times New Roman"/>
      <w:color w:val="333333"/>
      <w:szCs w:val="13"/>
    </w:rPr>
  </w:style>
  <w:style w:type="paragraph" w:styleId="ae">
    <w:name w:val="caption"/>
    <w:basedOn w:val="a0"/>
    <w:next w:val="a0"/>
    <w:qFormat/>
    <w:rsid w:val="00FE13C7"/>
    <w:pPr>
      <w:spacing w:before="120" w:after="120"/>
    </w:pPr>
    <w:rPr>
      <w:sz w:val="20"/>
      <w:szCs w:val="20"/>
    </w:rPr>
  </w:style>
  <w:style w:type="character" w:styleId="af">
    <w:name w:val="Strong"/>
    <w:qFormat/>
    <w:rsid w:val="00FE13C7"/>
    <w:rPr>
      <w:b/>
      <w:bCs/>
    </w:rPr>
  </w:style>
  <w:style w:type="character" w:styleId="af0">
    <w:name w:val="Hyperlink"/>
    <w:rsid w:val="00FE13C7"/>
    <w:rPr>
      <w:color w:val="0000FF"/>
      <w:u w:val="single"/>
    </w:rPr>
  </w:style>
  <w:style w:type="character" w:styleId="af1">
    <w:name w:val="FollowedHyperlink"/>
    <w:rsid w:val="00FE13C7"/>
    <w:rPr>
      <w:color w:val="800080"/>
      <w:u w:val="single"/>
    </w:rPr>
  </w:style>
  <w:style w:type="paragraph" w:styleId="af2">
    <w:name w:val="Balloon Text"/>
    <w:basedOn w:val="a0"/>
    <w:link w:val="af3"/>
    <w:semiHidden/>
    <w:rsid w:val="00FE13C7"/>
    <w:rPr>
      <w:rFonts w:ascii="Arial" w:hAnsi="Arial"/>
      <w:sz w:val="18"/>
      <w:szCs w:val="18"/>
    </w:rPr>
  </w:style>
  <w:style w:type="character" w:customStyle="1" w:styleId="af3">
    <w:name w:val="註解方塊文字 字元"/>
    <w:basedOn w:val="a1"/>
    <w:link w:val="af2"/>
    <w:semiHidden/>
    <w:rsid w:val="00FE13C7"/>
    <w:rPr>
      <w:rFonts w:ascii="Arial" w:eastAsia="新細明體" w:hAnsi="Arial" w:cs="Times New Roman"/>
      <w:sz w:val="18"/>
      <w:szCs w:val="18"/>
    </w:rPr>
  </w:style>
  <w:style w:type="paragraph" w:customStyle="1" w:styleId="21">
    <w:name w:val="2."/>
    <w:basedOn w:val="a0"/>
    <w:rsid w:val="00FE13C7"/>
    <w:pPr>
      <w:adjustRightInd w:val="0"/>
      <w:snapToGrid w:val="0"/>
      <w:ind w:leftChars="-1" w:left="-2" w:firstLineChars="400" w:firstLine="1120"/>
      <w:jc w:val="both"/>
    </w:pPr>
    <w:rPr>
      <w:rFonts w:ascii="標楷體" w:eastAsia="標楷體" w:hAnsi="標楷體"/>
      <w:color w:val="000000"/>
      <w:sz w:val="28"/>
      <w:szCs w:val="30"/>
    </w:rPr>
  </w:style>
  <w:style w:type="paragraph" w:styleId="af4">
    <w:name w:val="List Paragraph"/>
    <w:basedOn w:val="a0"/>
    <w:uiPriority w:val="34"/>
    <w:qFormat/>
    <w:rsid w:val="00FE13C7"/>
    <w:pPr>
      <w:ind w:leftChars="200" w:left="480"/>
    </w:pPr>
  </w:style>
  <w:style w:type="paragraph" w:styleId="af5">
    <w:name w:val="Bibliography"/>
    <w:basedOn w:val="a0"/>
    <w:next w:val="a0"/>
    <w:uiPriority w:val="37"/>
    <w:unhideWhenUsed/>
    <w:rsid w:val="00FE13C7"/>
    <w:pPr>
      <w:ind w:left="720" w:hanging="720"/>
    </w:pPr>
  </w:style>
  <w:style w:type="character" w:styleId="af6">
    <w:name w:val="Placeholder Text"/>
    <w:uiPriority w:val="99"/>
    <w:semiHidden/>
    <w:rsid w:val="00FE13C7"/>
    <w:rPr>
      <w:color w:val="808080"/>
    </w:rPr>
  </w:style>
  <w:style w:type="character" w:customStyle="1" w:styleId="fontstyle01">
    <w:name w:val="fontstyle01"/>
    <w:rsid w:val="00FE13C7"/>
    <w:rPr>
      <w:rFonts w:ascii="DFKaiShu-SB-Estd-BF" w:hAnsi="DFKaiShu-SB-Estd-BF" w:hint="default"/>
      <w:b w:val="0"/>
      <w:bCs w:val="0"/>
      <w:i w:val="0"/>
      <w:iCs w:val="0"/>
      <w:color w:val="000000"/>
      <w:sz w:val="24"/>
      <w:szCs w:val="24"/>
    </w:rPr>
  </w:style>
  <w:style w:type="character" w:styleId="af7">
    <w:name w:val="line number"/>
    <w:rsid w:val="00FE13C7"/>
  </w:style>
  <w:style w:type="character" w:styleId="af8">
    <w:name w:val="annotation reference"/>
    <w:rsid w:val="00FE13C7"/>
    <w:rPr>
      <w:sz w:val="18"/>
      <w:szCs w:val="18"/>
    </w:rPr>
  </w:style>
  <w:style w:type="paragraph" w:styleId="af9">
    <w:name w:val="annotation subject"/>
    <w:basedOn w:val="a4"/>
    <w:next w:val="a4"/>
    <w:link w:val="afa"/>
    <w:rsid w:val="00FE13C7"/>
    <w:pPr>
      <w:adjustRightInd/>
      <w:spacing w:line="240" w:lineRule="auto"/>
    </w:pPr>
    <w:rPr>
      <w:b/>
      <w:bCs/>
      <w:kern w:val="2"/>
      <w:szCs w:val="24"/>
    </w:rPr>
  </w:style>
  <w:style w:type="character" w:customStyle="1" w:styleId="afa">
    <w:name w:val="註解主旨 字元"/>
    <w:basedOn w:val="a5"/>
    <w:link w:val="af9"/>
    <w:rsid w:val="00FE13C7"/>
    <w:rPr>
      <w:rFonts w:ascii="Times New Roman" w:eastAsia="新細明體" w:hAnsi="Times New Roman" w:cs="Times New Roman"/>
      <w:b/>
      <w:bCs/>
      <w:kern w:val="0"/>
      <w:szCs w:val="24"/>
    </w:rPr>
  </w:style>
  <w:style w:type="table" w:styleId="afb">
    <w:name w:val="Table Grid"/>
    <w:basedOn w:val="a2"/>
    <w:uiPriority w:val="39"/>
    <w:rsid w:val="00F66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499710">
      <w:bodyDiv w:val="1"/>
      <w:marLeft w:val="0"/>
      <w:marRight w:val="0"/>
      <w:marTop w:val="0"/>
      <w:marBottom w:val="0"/>
      <w:divBdr>
        <w:top w:val="none" w:sz="0" w:space="0" w:color="auto"/>
        <w:left w:val="none" w:sz="0" w:space="0" w:color="auto"/>
        <w:bottom w:val="none" w:sz="0" w:space="0" w:color="auto"/>
        <w:right w:val="none" w:sz="0" w:space="0" w:color="auto"/>
      </w:divBdr>
    </w:div>
    <w:div w:id="1661957373">
      <w:bodyDiv w:val="1"/>
      <w:marLeft w:val="0"/>
      <w:marRight w:val="0"/>
      <w:marTop w:val="0"/>
      <w:marBottom w:val="0"/>
      <w:divBdr>
        <w:top w:val="none" w:sz="0" w:space="0" w:color="auto"/>
        <w:left w:val="none" w:sz="0" w:space="0" w:color="auto"/>
        <w:bottom w:val="none" w:sz="0" w:space="0" w:color="auto"/>
        <w:right w:val="none" w:sz="0" w:space="0" w:color="auto"/>
      </w:divBdr>
    </w:div>
    <w:div w:id="185888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0CC05-61D0-4E3C-A789-74299EC64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4374</TotalTime>
  <Pages>24</Pages>
  <Words>45080</Words>
  <Characters>256960</Characters>
  <Application>Microsoft Office Word</Application>
  <DocSecurity>0</DocSecurity>
  <Lines>2141</Lines>
  <Paragraphs>602</Paragraphs>
  <ScaleCrop>false</ScaleCrop>
  <Company/>
  <LinksUpToDate>false</LinksUpToDate>
  <CharactersWithSpaces>301438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Chih-Lin Wei</dc:creator>
  <cp:keywords/>
  <dc:description/>
  <cp:lastModifiedBy>user</cp:lastModifiedBy>
  <cp:revision>131</cp:revision>
  <dcterms:created xsi:type="dcterms:W3CDTF">2021-01-28T09:52:00Z</dcterms:created>
  <dcterms:modified xsi:type="dcterms:W3CDTF">2021-12-20T07:42:00Z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id="OpXZYPnK"/&gt;&lt;style id="http://www.zotero.org/styles/deep-sea-research-part-i" hasBibliography="1" bibliographyStyleHasBeenSet="1"/&gt;&lt;prefs&gt;&lt;pref name="fieldType" value="Field"/&gt;&lt;/prefs&gt;&lt;/data&gt;</vt:lpwstr>
  </property>
</Properties>
</file>