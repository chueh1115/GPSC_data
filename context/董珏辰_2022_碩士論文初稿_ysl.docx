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Carbon Cycling in Benthic Food Web of the Gaoping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r w:rsidRPr="00612756">
        <w:rPr>
          <w:rFonts w:eastAsia="標楷體"/>
          <w:color w:val="000000"/>
          <w:sz w:val="36"/>
          <w:szCs w:val="36"/>
        </w:rPr>
        <w:t>Chueh-Chen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proofErr w:type="gramStart"/>
      <w:r w:rsidRPr="00AE41A2">
        <w:rPr>
          <w:rFonts w:eastAsia="標楷體" w:hint="eastAsia"/>
          <w:color w:val="000000"/>
          <w:sz w:val="36"/>
          <w:szCs w:val="36"/>
        </w:rPr>
        <w:t>﹕</w:t>
      </w:r>
      <w:proofErr w:type="gramEnd"/>
      <w:r w:rsidR="00524E54">
        <w:rPr>
          <w:rFonts w:eastAsia="標楷體" w:hint="eastAsia"/>
          <w:color w:val="000000"/>
          <w:sz w:val="36"/>
          <w:szCs w:val="36"/>
        </w:rPr>
        <w:t>魏志</w:t>
      </w:r>
      <w:proofErr w:type="gramStart"/>
      <w:r w:rsidR="00524E54">
        <w:rPr>
          <w:rFonts w:eastAsia="標楷體" w:hint="eastAsia"/>
          <w:color w:val="000000"/>
          <w:sz w:val="36"/>
          <w:szCs w:val="36"/>
        </w:rPr>
        <w:t>潾</w:t>
      </w:r>
      <w:proofErr w:type="gramEnd"/>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Advisor: Chih-Lin Wei, Ph.D.</w:t>
      </w:r>
    </w:p>
    <w:p w14:paraId="76DE7EDD" w14:textId="433F42CC"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524E54" w:rsidRPr="00524E54">
        <w:rPr>
          <w:rFonts w:eastAsia="標楷體"/>
          <w:sz w:val="36"/>
          <w:szCs w:val="36"/>
        </w:rPr>
        <w:t>7</w:t>
      </w:r>
      <w:r>
        <w:rPr>
          <w:rFonts w:eastAsia="標楷體" w:hint="eastAsia"/>
          <w:sz w:val="36"/>
          <w:szCs w:val="36"/>
        </w:rPr>
        <w:t xml:space="preserve"> </w:t>
      </w:r>
      <w:r>
        <w:rPr>
          <w:rFonts w:eastAsia="標楷體" w:hint="eastAsia"/>
          <w:sz w:val="36"/>
          <w:szCs w:val="36"/>
        </w:rPr>
        <w:t>月</w:t>
      </w:r>
    </w:p>
    <w:p w14:paraId="5F6F55C2" w14:textId="77777777" w:rsidR="001F0A48" w:rsidRDefault="00524E54"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sidRPr="00524E54">
        <w:rPr>
          <w:rFonts w:eastAsia="標楷體"/>
          <w:sz w:val="36"/>
          <w:szCs w:val="36"/>
        </w:rPr>
        <w:t>July, 2022</w:t>
      </w:r>
    </w:p>
    <w:p w14:paraId="5C204D26" w14:textId="067915D7" w:rsidR="0017490C" w:rsidRPr="001F0A48" w:rsidRDefault="0017490C" w:rsidP="00EC1197">
      <w:pPr>
        <w:pStyle w:val="14"/>
        <w:rPr>
          <w:rFonts w:eastAsia="標楷體"/>
        </w:rPr>
      </w:pPr>
      <w:bookmarkStart w:id="0" w:name="_Toc109143476"/>
      <w:r w:rsidRPr="001F0A48">
        <w:rPr>
          <w:rFonts w:eastAsia="標楷體" w:hint="eastAsia"/>
        </w:rPr>
        <w:lastRenderedPageBreak/>
        <w:t>論文口試委員審定書</w:t>
      </w:r>
      <w:bookmarkEnd w:id="0"/>
      <w:r w:rsidRPr="001F0A48">
        <w:rPr>
          <w:rFonts w:eastAsia="標楷體"/>
        </w:rPr>
        <w:br w:type="page"/>
      </w:r>
    </w:p>
    <w:p w14:paraId="1CD705AA" w14:textId="07517C75" w:rsidR="003B2780" w:rsidRPr="001F0A48" w:rsidRDefault="003B2780" w:rsidP="00EC1197">
      <w:pPr>
        <w:pStyle w:val="14"/>
        <w:rPr>
          <w:rFonts w:eastAsia="標楷體"/>
        </w:rPr>
      </w:pPr>
      <w:bookmarkStart w:id="1" w:name="_Toc109143477"/>
      <w:r w:rsidRPr="001F0A48">
        <w:rPr>
          <w:rFonts w:eastAsia="標楷體"/>
        </w:rPr>
        <w:lastRenderedPageBreak/>
        <w:t>Acknowledgement</w:t>
      </w:r>
      <w:bookmarkEnd w:id="1"/>
    </w:p>
    <w:p w14:paraId="777BCD1E" w14:textId="41B0CB3F"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p>
    <w:p w14:paraId="0ABA463F" w14:textId="53459560" w:rsidR="001A179E" w:rsidRPr="0061636E" w:rsidRDefault="001F0A48" w:rsidP="00554519">
      <w:pPr>
        <w:ind w:firstLine="480"/>
        <w:rPr>
          <w:rFonts w:eastAsia="標楷體"/>
        </w:rPr>
      </w:pPr>
      <w:r>
        <w:rPr>
          <w:rFonts w:eastAsia="標楷體" w:hint="eastAsia"/>
        </w:rPr>
        <w:t xml:space="preserve">    </w:t>
      </w:r>
      <w:r w:rsidR="00432EB9" w:rsidRPr="0061636E">
        <w:rPr>
          <w:rFonts w:eastAsia="標楷體"/>
        </w:rPr>
        <w:t xml:space="preserve">Besides my advisor, I would like to thank my labmates in 412: Dr. Jian-Xiang Liao, Yen-Ting Chen, Jing Tang and Hsin Chen, for the stimulating discussions and for all the fun during the cruises on NOR1. </w:t>
      </w:r>
    </w:p>
    <w:p w14:paraId="3596EFE2" w14:textId="04E32235"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 the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2" w:name="_Toc109143478"/>
      <w:r w:rsidRPr="001F0A48">
        <w:rPr>
          <w:rFonts w:eastAsia="標楷體" w:hint="eastAsia"/>
        </w:rPr>
        <w:lastRenderedPageBreak/>
        <w:t>摘要</w:t>
      </w:r>
      <w:bookmarkEnd w:id="2"/>
    </w:p>
    <w:p w14:paraId="4F9AD21C" w14:textId="34B5271A" w:rsidR="003B6687" w:rsidRDefault="00652598" w:rsidP="00652598">
      <w:pPr>
        <w:widowControl/>
        <w:ind w:firstLine="480"/>
        <w:rPr>
          <w:rFonts w:eastAsia="標楷體"/>
        </w:rPr>
      </w:pPr>
      <w:r w:rsidRPr="00652598">
        <w:rPr>
          <w:rFonts w:eastAsia="標楷體" w:hint="eastAsia"/>
        </w:rPr>
        <w:t>台灣西南海域的高</w:t>
      </w:r>
      <w:r>
        <w:rPr>
          <w:rFonts w:eastAsia="標楷體" w:hint="eastAsia"/>
        </w:rPr>
        <w:t>屏</w:t>
      </w:r>
      <w:r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r w:rsidRPr="00652598">
        <w:rPr>
          <w:rFonts w:eastAsia="標楷體" w:hint="eastAsia"/>
        </w:rPr>
        <w:t>沉積物</w:t>
      </w:r>
      <w:proofErr w:type="gramStart"/>
      <w:r w:rsidR="00A365AD">
        <w:rPr>
          <w:rFonts w:eastAsia="標楷體" w:hint="eastAsia"/>
        </w:rPr>
        <w:t>—</w:t>
      </w:r>
      <w:proofErr w:type="gramEnd"/>
      <w:r w:rsidR="004923EE">
        <w:rPr>
          <w:rFonts w:eastAsia="標楷體" w:hint="eastAsia"/>
        </w:rPr>
        <w:t>海</w:t>
      </w:r>
      <w:r w:rsidR="00A365AD">
        <w:rPr>
          <w:rFonts w:eastAsia="標楷體" w:hint="eastAsia"/>
        </w:rPr>
        <w:t>水界面的碳循環和</w:t>
      </w:r>
      <w:proofErr w:type="gramStart"/>
      <w:r w:rsidR="00214288">
        <w:rPr>
          <w:rFonts w:eastAsia="標楷體" w:hint="eastAsia"/>
        </w:rPr>
        <w:t>棲地</w:t>
      </w:r>
      <w:proofErr w:type="gramEnd"/>
      <w:r w:rsidR="00A365AD">
        <w:rPr>
          <w:rFonts w:eastAsia="標楷體" w:hint="eastAsia"/>
        </w:rPr>
        <w:t>對生態系統功能的影響仍不清楚。本研究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r w:rsidRPr="00652598">
        <w:rPr>
          <w:rFonts w:eastAsia="標楷體" w:hint="eastAsia"/>
        </w:rPr>
        <w:t>首先，</w:t>
      </w:r>
      <w:r w:rsidR="006D2448">
        <w:rPr>
          <w:rFonts w:eastAsia="標楷體" w:hint="eastAsia"/>
        </w:rPr>
        <w:t>本研究</w:t>
      </w:r>
      <w:r w:rsidR="00405957">
        <w:rPr>
          <w:rFonts w:eastAsia="標楷體" w:hint="eastAsia"/>
        </w:rPr>
        <w:t>包含了</w:t>
      </w:r>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r w:rsidR="006D2448">
        <w:rPr>
          <w:rFonts w:eastAsia="標楷體" w:hint="eastAsia"/>
        </w:rPr>
        <w:t>1</w:t>
      </w:r>
      <w:r w:rsidR="006D2448">
        <w:rPr>
          <w:rFonts w:eastAsia="標楷體"/>
        </w:rPr>
        <w:t>2</w:t>
      </w:r>
      <w:r w:rsidR="006D2448">
        <w:rPr>
          <w:rFonts w:eastAsia="標楷體" w:hint="eastAsia"/>
        </w:rPr>
        <w:t>個航次所採集到</w:t>
      </w:r>
      <w:r w:rsidR="00405957">
        <w:rPr>
          <w:rFonts w:eastAsia="標楷體" w:hint="eastAsia"/>
        </w:rPr>
        <w:t>樣本，</w:t>
      </w:r>
      <w:r w:rsidR="00214288">
        <w:rPr>
          <w:rFonts w:eastAsia="標楷體" w:hint="eastAsia"/>
        </w:rPr>
        <w:t>我</w:t>
      </w:r>
      <w:r w:rsidR="00405957">
        <w:rPr>
          <w:rFonts w:eastAsia="標楷體" w:hint="eastAsia"/>
        </w:rPr>
        <w:t>估算</w:t>
      </w:r>
      <w:r w:rsidR="00214288">
        <w:rPr>
          <w:rFonts w:eastAsia="標楷體" w:hint="eastAsia"/>
        </w:rPr>
        <w:t>了</w:t>
      </w:r>
      <w:r w:rsidR="006D2448">
        <w:rPr>
          <w:rFonts w:eastAsia="標楷體" w:hint="eastAsia"/>
        </w:rPr>
        <w:t>峽谷頭</w:t>
      </w:r>
      <w:r w:rsidRPr="00652598">
        <w:rPr>
          <w:rFonts w:eastAsia="標楷體" w:hint="eastAsia"/>
        </w:rPr>
        <w:t>（簡稱</w:t>
      </w:r>
      <w:r w:rsidRPr="00652598">
        <w:rPr>
          <w:rFonts w:eastAsia="標楷體"/>
        </w:rPr>
        <w:t>GC1</w:t>
      </w:r>
      <w:r w:rsidRPr="00652598">
        <w:rPr>
          <w:rFonts w:eastAsia="標楷體" w:hint="eastAsia"/>
        </w:rPr>
        <w:t>）和相鄰斜坡（簡稱</w:t>
      </w:r>
      <w:r w:rsidRPr="00652598">
        <w:rPr>
          <w:rFonts w:eastAsia="標楷體"/>
        </w:rPr>
        <w:t>GS1</w:t>
      </w:r>
      <w:r w:rsidRPr="00652598">
        <w:rPr>
          <w:rFonts w:eastAsia="標楷體" w:hint="eastAsia"/>
        </w:rPr>
        <w:t>）中的生物和非生物</w:t>
      </w:r>
      <w:r w:rsidR="006D2448">
        <w:rPr>
          <w:rFonts w:eastAsia="標楷體" w:hint="eastAsia"/>
        </w:rPr>
        <w:t>的</w:t>
      </w:r>
      <w:r w:rsidRPr="00652598">
        <w:rPr>
          <w:rFonts w:eastAsia="標楷體" w:hint="eastAsia"/>
        </w:rPr>
        <w:t>碳</w:t>
      </w:r>
      <w:r w:rsidR="006D2448">
        <w:rPr>
          <w:rFonts w:eastAsia="標楷體" w:hint="eastAsia"/>
        </w:rPr>
        <w:t>存量，並檢驗其中</w:t>
      </w:r>
      <w:r w:rsidRPr="00652598">
        <w:rPr>
          <w:rFonts w:eastAsia="標楷體" w:hint="eastAsia"/>
        </w:rPr>
        <w:t>是否存在季節性差異。</w:t>
      </w:r>
      <w:r w:rsidR="006D2448">
        <w:rPr>
          <w:rFonts w:eastAsia="標楷體" w:hint="eastAsia"/>
        </w:rPr>
        <w:t>接著</w:t>
      </w:r>
      <w:r w:rsidR="00405957">
        <w:rPr>
          <w:rFonts w:eastAsia="標楷體" w:hint="eastAsia"/>
        </w:rPr>
        <w:t>我</w:t>
      </w:r>
      <w:r w:rsidR="006D2448">
        <w:rPr>
          <w:rFonts w:eastAsia="標楷體" w:hint="eastAsia"/>
        </w:rPr>
        <w:t>結合</w:t>
      </w:r>
      <w:r w:rsidR="00405957">
        <w:rPr>
          <w:rFonts w:eastAsia="標楷體" w:hint="eastAsia"/>
        </w:rPr>
        <w:t>了生地化數據</w:t>
      </w:r>
      <w:r w:rsidRPr="00652598">
        <w:rPr>
          <w:rFonts w:eastAsia="標楷體" w:hint="eastAsia"/>
        </w:rPr>
        <w:t>構建了</w:t>
      </w:r>
      <w:proofErr w:type="gramStart"/>
      <w:r w:rsidR="008257AC">
        <w:rPr>
          <w:rFonts w:eastAsia="標楷體" w:hint="eastAsia"/>
        </w:rPr>
        <w:t>線性逆推模型（</w:t>
      </w:r>
      <w:proofErr w:type="gramEnd"/>
      <w:r w:rsidRPr="00652598">
        <w:rPr>
          <w:rFonts w:eastAsia="標楷體"/>
        </w:rPr>
        <w:t>L</w:t>
      </w:r>
      <w:r w:rsidR="00496E4B">
        <w:rPr>
          <w:rFonts w:eastAsia="標楷體" w:hint="eastAsia"/>
        </w:rPr>
        <w:t>i</w:t>
      </w:r>
      <w:r w:rsidR="00496E4B">
        <w:rPr>
          <w:rFonts w:eastAsia="標楷體"/>
        </w:rPr>
        <w:t xml:space="preserve">near </w:t>
      </w:r>
      <w:r w:rsidRPr="00652598">
        <w:rPr>
          <w:rFonts w:eastAsia="標楷體"/>
        </w:rPr>
        <w:t>I</w:t>
      </w:r>
      <w:r w:rsidR="00496E4B">
        <w:rPr>
          <w:rFonts w:eastAsia="標楷體"/>
        </w:rPr>
        <w:t xml:space="preserve">nverse </w:t>
      </w:r>
      <w:r w:rsidRPr="00652598">
        <w:rPr>
          <w:rFonts w:eastAsia="標楷體"/>
        </w:rPr>
        <w:t>M</w:t>
      </w:r>
      <w:r w:rsidR="00496E4B">
        <w:rPr>
          <w:rFonts w:eastAsia="標楷體"/>
        </w:rPr>
        <w:t>odel; LIM</w:t>
      </w:r>
      <w:proofErr w:type="gramStart"/>
      <w:r w:rsidR="008257AC">
        <w:rPr>
          <w:rFonts w:eastAsia="標楷體" w:hint="eastAsia"/>
        </w:rPr>
        <w:t>）</w:t>
      </w:r>
      <w:proofErr w:type="gramEnd"/>
      <w:r w:rsidR="008257AC">
        <w:rPr>
          <w:rFonts w:eastAsia="標楷體" w:hint="eastAsia"/>
        </w:rPr>
        <w:t>來比較兩地</w:t>
      </w:r>
      <w:r w:rsidRPr="00652598">
        <w:rPr>
          <w:rFonts w:eastAsia="標楷體" w:hint="eastAsia"/>
        </w:rPr>
        <w:t>食物網中的碳流</w:t>
      </w:r>
      <w:r w:rsidR="008257AC">
        <w:rPr>
          <w:rFonts w:eastAsia="標楷體" w:hint="eastAsia"/>
        </w:rPr>
        <w:t>量</w:t>
      </w:r>
      <w:r w:rsidRPr="00652598">
        <w:rPr>
          <w:rFonts w:eastAsia="標楷體" w:hint="eastAsia"/>
        </w:rPr>
        <w:t>。最後，我</w:t>
      </w:r>
      <w:r w:rsidR="00F5113F">
        <w:rPr>
          <w:rFonts w:eastAsia="標楷體" w:hint="eastAsia"/>
        </w:rPr>
        <w:t>計算了網路</w:t>
      </w:r>
      <w:r w:rsidRPr="00652598">
        <w:rPr>
          <w:rFonts w:eastAsia="標楷體" w:hint="eastAsia"/>
        </w:rPr>
        <w:t>指數</w:t>
      </w:r>
      <w:r w:rsidR="00F5113F">
        <w:rPr>
          <w:rFonts w:eastAsia="標楷體" w:hint="eastAsia"/>
        </w:rPr>
        <w:t>檢驗</w:t>
      </w:r>
      <w:r w:rsidR="00214288">
        <w:rPr>
          <w:rFonts w:eastAsia="標楷體" w:hint="eastAsia"/>
        </w:rPr>
        <w:t>兩棲地</w:t>
      </w:r>
      <w:r w:rsidRPr="00652598">
        <w:rPr>
          <w:rFonts w:eastAsia="標楷體" w:hint="eastAsia"/>
        </w:rPr>
        <w:t>食物網的生態系統功能。</w:t>
      </w:r>
    </w:p>
    <w:p w14:paraId="1AF404F7" w14:textId="4F46A11A" w:rsidR="00652598" w:rsidRPr="00652598" w:rsidRDefault="003B6687" w:rsidP="00EB3B57">
      <w:pPr>
        <w:widowControl/>
        <w:ind w:firstLine="480"/>
        <w:rPr>
          <w:rFonts w:eastAsia="標楷體"/>
        </w:rPr>
      </w:pPr>
      <w:r>
        <w:rPr>
          <w:rFonts w:eastAsia="標楷體" w:hint="eastAsia"/>
        </w:rPr>
        <w:t>結果顯示生物</w:t>
      </w:r>
      <w:r w:rsidR="000721D7">
        <w:rPr>
          <w:rFonts w:eastAsia="標楷體" w:hint="eastAsia"/>
        </w:rPr>
        <w:t>以及沉積物的碳存量</w:t>
      </w:r>
      <w:r>
        <w:rPr>
          <w:rFonts w:eastAsia="標楷體" w:hint="eastAsia"/>
        </w:rPr>
        <w:t>並無</w:t>
      </w:r>
      <w:r w:rsidR="00652598" w:rsidRPr="00652598">
        <w:rPr>
          <w:rFonts w:eastAsia="標楷體" w:hint="eastAsia"/>
        </w:rPr>
        <w:t>顯</w:t>
      </w:r>
      <w:r w:rsidR="003C6931">
        <w:rPr>
          <w:rFonts w:eastAsia="標楷體" w:hint="eastAsia"/>
        </w:rPr>
        <w:t>著</w:t>
      </w:r>
      <w:r>
        <w:rPr>
          <w:rFonts w:eastAsia="標楷體" w:hint="eastAsia"/>
        </w:rPr>
        <w:t>季節</w:t>
      </w:r>
      <w:r w:rsidR="009D7832">
        <w:rPr>
          <w:rFonts w:eastAsia="標楷體" w:hint="eastAsia"/>
        </w:rPr>
        <w:t>差異，然而</w:t>
      </w:r>
      <w:r>
        <w:rPr>
          <w:rFonts w:eastAsia="標楷體" w:hint="eastAsia"/>
        </w:rPr>
        <w:t>G</w:t>
      </w:r>
      <w:r>
        <w:rPr>
          <w:rFonts w:eastAsia="標楷體"/>
        </w:rPr>
        <w:t>C1</w:t>
      </w:r>
      <w:r>
        <w:rPr>
          <w:rFonts w:eastAsia="標楷體" w:hint="eastAsia"/>
        </w:rPr>
        <w:t>和</w:t>
      </w:r>
      <w:r>
        <w:rPr>
          <w:rFonts w:eastAsia="標楷體" w:hint="eastAsia"/>
        </w:rPr>
        <w:t>G</w:t>
      </w:r>
      <w:r>
        <w:rPr>
          <w:rFonts w:eastAsia="標楷體"/>
        </w:rPr>
        <w:t>S1</w:t>
      </w:r>
      <w:r>
        <w:rPr>
          <w:rFonts w:eastAsia="標楷體" w:hint="eastAsia"/>
        </w:rPr>
        <w:t>之間生物</w:t>
      </w:r>
      <w:r w:rsidR="000721D7">
        <w:rPr>
          <w:rFonts w:eastAsia="標楷體" w:hint="eastAsia"/>
        </w:rPr>
        <w:t>以及沉積物的碳存量</w:t>
      </w:r>
      <w:r w:rsidR="003C6931">
        <w:rPr>
          <w:rFonts w:eastAsia="標楷體" w:hint="eastAsia"/>
        </w:rPr>
        <w:t>有顯著差異</w:t>
      </w:r>
      <w:r>
        <w:rPr>
          <w:rFonts w:eastAsia="標楷體" w:hint="eastAsia"/>
        </w:rPr>
        <w:t>。除了</w:t>
      </w:r>
      <w:r w:rsidR="000721D7">
        <w:rPr>
          <w:rFonts w:eastAsia="標楷體" w:hint="eastAsia"/>
        </w:rPr>
        <w:t>細菌的碳存量在</w:t>
      </w:r>
      <w:r w:rsidR="000721D7">
        <w:rPr>
          <w:rFonts w:eastAsia="標楷體" w:hint="eastAsia"/>
        </w:rPr>
        <w:t>GC1</w:t>
      </w:r>
      <w:r>
        <w:rPr>
          <w:rFonts w:eastAsia="標楷體" w:hint="eastAsia"/>
        </w:rPr>
        <w:t>較高之</w:t>
      </w:r>
      <w:r w:rsidR="000721D7">
        <w:rPr>
          <w:rFonts w:eastAsia="標楷體" w:hint="eastAsia"/>
        </w:rPr>
        <w:t>外，</w:t>
      </w:r>
      <w:r w:rsidR="000721D7">
        <w:rPr>
          <w:rFonts w:eastAsia="標楷體"/>
        </w:rPr>
        <w:t>GS1</w:t>
      </w:r>
      <w:r w:rsidR="000721D7">
        <w:rPr>
          <w:rFonts w:eastAsia="標楷體" w:hint="eastAsia"/>
        </w:rPr>
        <w:t>生物</w:t>
      </w:r>
      <w:r>
        <w:rPr>
          <w:rFonts w:eastAsia="標楷體" w:hint="eastAsia"/>
        </w:rPr>
        <w:t>以及沉積物</w:t>
      </w:r>
      <w:r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r w:rsidR="000721D7">
        <w:rPr>
          <w:rFonts w:eastAsia="標楷體" w:hint="eastAsia"/>
        </w:rPr>
        <w:t>GC1</w:t>
      </w:r>
      <w:r w:rsidR="000721D7">
        <w:rPr>
          <w:rFonts w:eastAsia="標楷體" w:hint="eastAsia"/>
        </w:rPr>
        <w:t>。</w:t>
      </w:r>
      <w:r>
        <w:rPr>
          <w:rFonts w:eastAsia="標楷體" w:hint="eastAsia"/>
        </w:rPr>
        <w:t>峽谷中相對</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Pr="00652598">
        <w:rPr>
          <w:rFonts w:eastAsia="標楷體" w:hint="eastAsia"/>
        </w:rPr>
        <w:t>生態系</w:t>
      </w:r>
      <w:r w:rsidR="000721D7">
        <w:rPr>
          <w:rFonts w:eastAsia="標楷體" w:hint="eastAsia"/>
        </w:rPr>
        <w:t>受到</w:t>
      </w:r>
      <w:r>
        <w:rPr>
          <w:rFonts w:eastAsia="標楷體" w:hint="eastAsia"/>
        </w:rPr>
        <w:t>劇烈</w:t>
      </w:r>
      <w:r w:rsidR="00652598" w:rsidRPr="00652598">
        <w:rPr>
          <w:rFonts w:eastAsia="標楷體" w:hint="eastAsia"/>
        </w:rPr>
        <w:t>物理擾動</w:t>
      </w:r>
      <w:r w:rsidR="005C18F5">
        <w:rPr>
          <w:rFonts w:eastAsia="標楷體" w:hint="eastAsia"/>
        </w:rPr>
        <w:t>。</w:t>
      </w:r>
      <w:r w:rsidR="005C18F5">
        <w:rPr>
          <w:rFonts w:eastAsia="標楷體" w:hint="eastAsia"/>
        </w:rPr>
        <w:t>GC1</w:t>
      </w:r>
      <w:r w:rsidR="00401D51">
        <w:rPr>
          <w:rFonts w:eastAsia="標楷體" w:hint="eastAsia"/>
        </w:rPr>
        <w:t>的</w:t>
      </w:r>
      <w:r w:rsidR="005C18F5">
        <w:rPr>
          <w:rFonts w:eastAsia="標楷體" w:hint="eastAsia"/>
        </w:rPr>
        <w:t>大型（</w:t>
      </w:r>
      <w:r w:rsidR="005C18F5">
        <w:rPr>
          <w:rFonts w:eastAsia="標楷體"/>
        </w:rPr>
        <w:t>Macrofauna</w:t>
      </w:r>
      <w:r w:rsidR="005C18F5">
        <w:rPr>
          <w:rFonts w:eastAsia="標楷體" w:hint="eastAsia"/>
        </w:rPr>
        <w:t>）與小型</w:t>
      </w:r>
      <w:r w:rsidR="00A90D97">
        <w:rPr>
          <w:rFonts w:eastAsia="標楷體" w:hint="eastAsia"/>
        </w:rPr>
        <w:t>（</w:t>
      </w:r>
      <w:r w:rsidR="005C18F5">
        <w:rPr>
          <w:rFonts w:eastAsia="標楷體"/>
        </w:rPr>
        <w:t>Meiofauna</w:t>
      </w:r>
      <w:r w:rsidR="00A90D97">
        <w:rPr>
          <w:rFonts w:eastAsia="標楷體" w:hint="eastAsia"/>
        </w:rPr>
        <w:t>）</w:t>
      </w:r>
      <w:r w:rsidR="005C18F5">
        <w:rPr>
          <w:rFonts w:eastAsia="標楷體" w:hint="eastAsia"/>
        </w:rPr>
        <w:t>底棲無脊椎生物的</w:t>
      </w:r>
      <w:r w:rsidR="009B6792">
        <w:rPr>
          <w:rFonts w:eastAsia="標楷體" w:hint="eastAsia"/>
        </w:rPr>
        <w:t>碳存量</w:t>
      </w:r>
      <w:r w:rsidR="005C18F5">
        <w:rPr>
          <w:rFonts w:eastAsia="標楷體" w:hint="eastAsia"/>
        </w:rPr>
        <w:t>遠低於</w:t>
      </w:r>
      <w:r w:rsidR="005C18F5">
        <w:rPr>
          <w:rFonts w:eastAsia="標楷體" w:hint="eastAsia"/>
        </w:rPr>
        <w:t>GS1</w:t>
      </w:r>
      <w:r w:rsidR="005C18F5">
        <w:rPr>
          <w:rFonts w:eastAsia="標楷體" w:hint="eastAsia"/>
        </w:rPr>
        <w:t>，然而</w:t>
      </w:r>
      <w:r w:rsidR="000721D7">
        <w:rPr>
          <w:rFonts w:eastAsia="標楷體" w:hint="eastAsia"/>
        </w:rPr>
        <w:t>沉積物群落耗氧</w:t>
      </w:r>
      <w:r w:rsidR="009B6792">
        <w:rPr>
          <w:rFonts w:eastAsia="標楷體" w:hint="eastAsia"/>
        </w:rPr>
        <w:t>量</w:t>
      </w:r>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sidR="005C18F5">
        <w:rPr>
          <w:rFonts w:eastAsia="標楷體" w:hint="eastAsia"/>
        </w:rPr>
        <w:t>貢獻了絕大部分的耗氧量</w:t>
      </w:r>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r w:rsidR="00015254" w:rsidRPr="00652598">
        <w:rPr>
          <w:rFonts w:eastAsia="標楷體"/>
        </w:rPr>
        <w:t>GC1</w:t>
      </w:r>
      <w:r w:rsidR="00015254" w:rsidRPr="00652598">
        <w:rPr>
          <w:rFonts w:eastAsia="標楷體" w:hint="eastAsia"/>
        </w:rPr>
        <w:t>和</w:t>
      </w:r>
      <w:r w:rsidR="00015254" w:rsidRPr="00652598">
        <w:rPr>
          <w:rFonts w:eastAsia="標楷體"/>
        </w:rPr>
        <w:t>GS1</w:t>
      </w:r>
      <w:r w:rsidR="00015254">
        <w:rPr>
          <w:rFonts w:eastAsia="標楷體" w:hint="eastAsia"/>
        </w:rPr>
        <w:t>分別</w:t>
      </w:r>
      <w:r w:rsidR="00652598" w:rsidRPr="00652598">
        <w:rPr>
          <w:rFonts w:eastAsia="標楷體" w:hint="eastAsia"/>
        </w:rPr>
        <w:t>需要</w:t>
      </w:r>
      <w:r w:rsidR="00652598" w:rsidRPr="00652598">
        <w:rPr>
          <w:rFonts w:eastAsia="標楷體"/>
        </w:rPr>
        <w:t>131.08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r w:rsidR="00015254">
        <w:rPr>
          <w:rFonts w:eastAsia="標楷體" w:hint="eastAsia"/>
        </w:rPr>
        <w:t>有機碳</w:t>
      </w:r>
      <w:r w:rsidR="00652598" w:rsidRPr="00652598">
        <w:rPr>
          <w:rFonts w:eastAsia="標楷體" w:hint="eastAsia"/>
        </w:rPr>
        <w:t>通量來支持</w:t>
      </w:r>
      <w:r w:rsidR="00401D51">
        <w:rPr>
          <w:rFonts w:eastAsia="標楷體" w:hint="eastAsia"/>
        </w:rPr>
        <w:t>其</w:t>
      </w:r>
      <w:r w:rsidR="00652598" w:rsidRPr="00652598">
        <w:rPr>
          <w:rFonts w:eastAsia="標楷體" w:hint="eastAsia"/>
        </w:rPr>
        <w:t>生物系統。</w:t>
      </w:r>
      <w:r w:rsidR="00212530">
        <w:rPr>
          <w:rFonts w:eastAsia="標楷體" w:hint="eastAsia"/>
        </w:rPr>
        <w:t>峽谷</w:t>
      </w:r>
      <w:r w:rsidR="00212530">
        <w:rPr>
          <w:rFonts w:eastAsia="標楷體" w:hint="eastAsia"/>
        </w:rPr>
        <w:lastRenderedPageBreak/>
        <w:t>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r w:rsidR="00644A67">
        <w:rPr>
          <w:rFonts w:eastAsia="標楷體" w:hint="eastAsia"/>
        </w:rPr>
        <w:t>也</w:t>
      </w:r>
      <w:r w:rsidR="00644A67" w:rsidRPr="00652598">
        <w:rPr>
          <w:rFonts w:eastAsia="標楷體" w:hint="eastAsia"/>
        </w:rPr>
        <w:t>在碳封存中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r w:rsidR="007906AC">
        <w:rPr>
          <w:rFonts w:eastAsia="標楷體"/>
        </w:rPr>
        <w:t>GC1</w:t>
      </w:r>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proofErr w:type="gramStart"/>
      <w:r w:rsidR="00EB3B57">
        <w:rPr>
          <w:rFonts w:eastAsia="標楷體" w:hint="eastAsia"/>
        </w:rPr>
        <w:t>（</w:t>
      </w:r>
      <w:proofErr w:type="gramEnd"/>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proofErr w:type="gramStart"/>
      <w:r w:rsidR="00EB3B57">
        <w:rPr>
          <w:rFonts w:eastAsia="標楷體" w:hint="eastAsia"/>
        </w:rPr>
        <w:t>（</w:t>
      </w:r>
      <w:proofErr w:type="gramEnd"/>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相當高，表明</w:t>
      </w:r>
      <w:r w:rsidR="00652598" w:rsidRPr="00652598">
        <w:rPr>
          <w:rFonts w:eastAsia="標楷體"/>
        </w:rPr>
        <w:t>GC1</w:t>
      </w:r>
      <w:r w:rsidR="00652598" w:rsidRPr="00652598">
        <w:rPr>
          <w:rFonts w:eastAsia="標楷體" w:hint="eastAsia"/>
        </w:rPr>
        <w:t>中流經系統的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r w:rsidR="007906AC">
        <w:rPr>
          <w:rFonts w:eastAsia="標楷體" w:hint="eastAsia"/>
        </w:rPr>
        <w:t>GC1</w:t>
      </w:r>
      <w:r w:rsidR="007906AC">
        <w:rPr>
          <w:rFonts w:eastAsia="標楷體" w:hint="eastAsia"/>
        </w:rPr>
        <w:t>的芬恩循環指數</w:t>
      </w:r>
      <w:r w:rsidR="00EB3B57">
        <w:rPr>
          <w:rFonts w:eastAsia="標楷體" w:hint="eastAsia"/>
        </w:rPr>
        <w:t>（</w:t>
      </w:r>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r w:rsidR="007906AC">
        <w:rPr>
          <w:rFonts w:eastAsia="標楷體" w:hint="eastAsia"/>
        </w:rPr>
        <w:t>GS1</w:t>
      </w:r>
      <w:r w:rsidR="007906AC">
        <w:rPr>
          <w:rFonts w:eastAsia="標楷體" w:hint="eastAsia"/>
        </w:rPr>
        <w:t>，意味著高比例的</w:t>
      </w:r>
      <w:r w:rsidR="00652598" w:rsidRPr="00652598">
        <w:rPr>
          <w:rFonts w:eastAsia="標楷體" w:hint="eastAsia"/>
        </w:rPr>
        <w:t>碳</w:t>
      </w:r>
      <w:r w:rsidR="007906AC">
        <w:rPr>
          <w:rFonts w:eastAsia="標楷體" w:hint="eastAsia"/>
        </w:rPr>
        <w:t>未被利用而直接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77777777"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高屏峽谷區域及相鄰斜坡上的</w:t>
      </w:r>
      <w:r>
        <w:rPr>
          <w:rFonts w:eastAsia="標楷體" w:hint="eastAsia"/>
        </w:rPr>
        <w:t>底棲</w:t>
      </w:r>
      <w:proofErr w:type="gramStart"/>
      <w:r w:rsidR="00652598" w:rsidRPr="00652598">
        <w:rPr>
          <w:rFonts w:eastAsia="標楷體" w:hint="eastAsia"/>
        </w:rPr>
        <w:t>食物網</w:t>
      </w:r>
      <w:r w:rsidR="003C6931">
        <w:rPr>
          <w:rFonts w:eastAsia="標楷體" w:hint="eastAsia"/>
        </w:rPr>
        <w:t>碳流量</w:t>
      </w:r>
      <w:proofErr w:type="gramEnd"/>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海底峽谷生態系統</w:t>
      </w:r>
      <w:r w:rsidR="002E5EF8">
        <w:rPr>
          <w:rFonts w:eastAsia="標楷體" w:hint="eastAsia"/>
        </w:rPr>
        <w:t>的</w:t>
      </w:r>
      <w:r w:rsidR="00652598" w:rsidRPr="00652598">
        <w:rPr>
          <w:rFonts w:eastAsia="標楷體" w:hint="eastAsia"/>
        </w:rPr>
        <w:t>功能</w:t>
      </w:r>
      <w:r w:rsidR="003C046F">
        <w:rPr>
          <w:rFonts w:eastAsia="標楷體" w:hint="eastAsia"/>
        </w:rPr>
        <w:t>。未來</w:t>
      </w:r>
      <w:r w:rsidR="003E61E9">
        <w:rPr>
          <w:rFonts w:eastAsia="標楷體" w:hint="eastAsia"/>
        </w:rPr>
        <w:t>山溪型河川</w:t>
      </w:r>
      <w:r w:rsidR="003C046F">
        <w:rPr>
          <w:rFonts w:eastAsia="標楷體" w:hint="eastAsia"/>
        </w:rPr>
        <w:t>的洪水強度可能受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海底峽谷中的地質災害</w:t>
      </w:r>
      <w:r w:rsidR="00652598" w:rsidRPr="00652598">
        <w:rPr>
          <w:rFonts w:eastAsia="標楷體" w:hint="eastAsia"/>
        </w:rPr>
        <w:t>。</w:t>
      </w:r>
      <w:r w:rsidR="003C046F">
        <w:rPr>
          <w:rFonts w:eastAsia="標楷體" w:hint="eastAsia"/>
        </w:rPr>
        <w:t>因此</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w:t>
      </w:r>
      <w:r w:rsidR="003C046F">
        <w:rPr>
          <w:rFonts w:eastAsia="標楷體" w:hint="eastAsia"/>
        </w:rPr>
        <w:t>底棲</w:t>
      </w:r>
      <w:r w:rsidR="00652598" w:rsidRPr="00652598">
        <w:rPr>
          <w:rFonts w:eastAsia="標楷體" w:hint="eastAsia"/>
        </w:rPr>
        <w:t>生態系統</w:t>
      </w:r>
      <w:r w:rsidR="003C046F">
        <w:rPr>
          <w:rFonts w:eastAsia="標楷體" w:hint="eastAsia"/>
        </w:rPr>
        <w:t>以及其</w:t>
      </w:r>
      <w:r w:rsidR="00652598" w:rsidRPr="00652598">
        <w:rPr>
          <w:rFonts w:eastAsia="標楷體" w:hint="eastAsia"/>
        </w:rPr>
        <w:t>儲存碳的能力。</w:t>
      </w:r>
      <w:r w:rsidR="003C046F">
        <w:rPr>
          <w:rFonts w:eastAsia="標楷體" w:hint="eastAsia"/>
        </w:rPr>
        <w:t>透過</w:t>
      </w:r>
      <w:r w:rsidR="00652598" w:rsidRPr="00652598">
        <w:rPr>
          <w:rFonts w:eastAsia="標楷體" w:hint="eastAsia"/>
        </w:rPr>
        <w:t>了解</w:t>
      </w:r>
      <w:r w:rsidR="00496E4B">
        <w:rPr>
          <w:rFonts w:eastAsia="標楷體" w:hint="eastAsia"/>
        </w:rPr>
        <w:t>高屏峽谷的</w:t>
      </w:r>
      <w:r w:rsidR="003C046F">
        <w:rPr>
          <w:rFonts w:eastAsia="標楷體" w:hint="eastAsia"/>
        </w:rPr>
        <w:t>碳循環，我們或許能夠預測氣候變遷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w:t>
      </w:r>
      <w:proofErr w:type="gramStart"/>
      <w:r>
        <w:rPr>
          <w:rFonts w:eastAsia="標楷體" w:hint="eastAsia"/>
        </w:rPr>
        <w:t>線性逆推模型</w:t>
      </w:r>
      <w:proofErr w:type="gramEnd"/>
      <w:r>
        <w:rPr>
          <w:rFonts w:eastAsia="標楷體" w:hint="eastAsia"/>
        </w:rPr>
        <w:t>，碳流量，網路指數，深海生態系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3" w:name="_Toc109143479"/>
      <w:r w:rsidRPr="001F0A48">
        <w:rPr>
          <w:rFonts w:eastAsia="標楷體"/>
        </w:rPr>
        <w:lastRenderedPageBreak/>
        <w:t>Abstract</w:t>
      </w:r>
      <w:bookmarkEnd w:id="3"/>
    </w:p>
    <w:p w14:paraId="04226444" w14:textId="77777777" w:rsidR="00E05B86" w:rsidRPr="00E05B86" w:rsidRDefault="00E05B86" w:rsidP="00E05B86">
      <w:pPr>
        <w:ind w:firstLine="480"/>
        <w:rPr>
          <w:rFonts w:eastAsia="標楷體"/>
        </w:rPr>
      </w:pPr>
      <w:r w:rsidRPr="00E05B86">
        <w:rPr>
          <w:rFonts w:eastAsia="標楷體"/>
        </w:rPr>
        <w:t>The Gaoping Submarine Canyon (GPSC) off Southwest Taiwan had been extensively studied for its geology and biological community structure. However, the carbon cycle across the sediment-water interface and environmental effect on ecosystem functioning remained unclear. This study attempts to contribute knowledge gap in benthic foodweb by quantifying the carbon cycling in this SMR-fed submarine canyon ecosystem.</w:t>
      </w:r>
    </w:p>
    <w:p w14:paraId="366D36FB" w14:textId="00D6B93A" w:rsidR="00E05B86" w:rsidRPr="00E05B86" w:rsidRDefault="00E05B86" w:rsidP="00E05B86">
      <w:pPr>
        <w:ind w:firstLine="480"/>
        <w:rPr>
          <w:rFonts w:eastAsia="標楷體"/>
        </w:rPr>
      </w:pPr>
      <w:r w:rsidRPr="00E05B86">
        <w:rPr>
          <w:rFonts w:eastAsia="標楷體"/>
        </w:rPr>
        <w:t xml:space="preserve">First, biotic and abiotic carbon stocks in the upper GPSC (abbreviated as GC1) and adjacent slope (abbreviated as GS1) were estimated and examined whether the seasonal difference existed in these stock estimates. Then, I combined biological and geochemical data collected at GC1 and GS1 from 2014 to 2020 along with literature data to compare the carbon fluxes between the two sites. Thirdly, I constructed </w:t>
      </w:r>
      <w:r w:rsidR="00451673">
        <w:rPr>
          <w:rFonts w:eastAsia="標楷體"/>
        </w:rPr>
        <w:t>linear inverse models (</w:t>
      </w:r>
      <w:r w:rsidRPr="00E05B86">
        <w:rPr>
          <w:rFonts w:eastAsia="標楷體"/>
        </w:rPr>
        <w:t>LIM</w:t>
      </w:r>
      <w:r w:rsidR="00451673">
        <w:rPr>
          <w:rFonts w:eastAsia="標楷體"/>
        </w:rPr>
        <w:t>)</w:t>
      </w:r>
      <w:r w:rsidRPr="00E05B86">
        <w:rPr>
          <w:rFonts w:eastAsia="標楷體"/>
        </w:rPr>
        <w:t xml:space="preserve"> to compare carbon flows in simplified food webs. Finally, I used selected network indices to examine the ecosystem function and characteristics of the GPSC and GS foodwebs. </w:t>
      </w:r>
    </w:p>
    <w:p w14:paraId="16E31074" w14:textId="0AC5289C" w:rsidR="00E05B86" w:rsidRPr="00E05B86" w:rsidRDefault="00E05B86" w:rsidP="00E05B86">
      <w:pPr>
        <w:ind w:firstLine="480"/>
        <w:rPr>
          <w:rFonts w:eastAsia="標楷體"/>
        </w:rPr>
      </w:pPr>
      <w:r w:rsidRPr="00E05B86">
        <w:rPr>
          <w:rFonts w:eastAsia="標楷體"/>
        </w:rPr>
        <w:t xml:space="preserve">There were no significant seasonal differences for all the organic carbon components. However, the standing stocks of each compartment in the two habitats were significantly different. All the biotic and abiotic carbon stocks were significantly </w:t>
      </w:r>
      <w:r w:rsidRPr="00E05B86">
        <w:rPr>
          <w:rFonts w:eastAsia="標楷體"/>
        </w:rPr>
        <w:lastRenderedPageBreak/>
        <w:t>higher in GS1 except for the bacteria stock, which was higher in GC1. The relatively lower biodiversity and faunal carbon stocks in the canyon show that GC1 is a fragile ecosystem under severe physical perturbation. SCOC rates showed no significant difference between GC1 and GS1, indicating the relatively high oxygen remineralization by the bacteria in GC1</w:t>
      </w:r>
      <w:r w:rsidR="005C18F5">
        <w:rPr>
          <w:rFonts w:eastAsia="標楷體"/>
        </w:rPr>
        <w:t>.</w:t>
      </w:r>
      <w:r w:rsidRPr="00E05B86">
        <w:rPr>
          <w:rFonts w:eastAsia="標楷體"/>
        </w:rPr>
        <w:t xml:space="preserve"> By contrast, the higher contribution of fauna in carbon processing on the adjacent slope presents a relatively mature ecosystem. LIM results showed that the magnitude and distribution of the carbon flow between GC1 and GS1 were extremely different, in addition, the quantity of 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 and 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would be needed to support the biological system in GC1 and GS1, respectively. The higher carbon burial rate in GC1 indicates that the GPSC not only transports sediment to the deep South China Sea but functions as a crucial role in carbon sequestration</w:t>
      </w:r>
      <w:r w:rsidR="00451673">
        <w:rPr>
          <w:rFonts w:eastAsia="標楷體" w:hint="eastAsia"/>
        </w:rPr>
        <w:t>.</w:t>
      </w:r>
      <w:r w:rsidRPr="00E05B86">
        <w:rPr>
          <w:rFonts w:eastAsia="標楷體"/>
        </w:rPr>
        <w:t xml:space="preserve"> Moreover, two network indices, 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were considerably higher in GC1, indicating a larger value of energy flowing through the system in GC1. The marginally significantly lower Finn Cycling Index (</w:t>
      </w:r>
      <m:oMath>
        <m:r>
          <w:rPr>
            <w:rFonts w:ascii="Cambria Math" w:eastAsia="標楷體" w:hAnsi="Cambria Math"/>
          </w:rPr>
          <m:t>FCI</m:t>
        </m:r>
      </m:oMath>
      <w:r w:rsidRPr="00E05B86">
        <w:rPr>
          <w:rFonts w:eastAsia="標楷體"/>
        </w:rPr>
        <w:t xml:space="preserve">) in canyon head revealed that a larger fraction of carbon is buried, and the remains were distributed inefficiently in the system. </w:t>
      </w:r>
    </w:p>
    <w:p w14:paraId="02B33D76" w14:textId="79617BF5" w:rsidR="00126042" w:rsidRPr="00126042" w:rsidRDefault="00E05B86" w:rsidP="00E05B86">
      <w:pPr>
        <w:ind w:firstLine="480"/>
      </w:pPr>
      <w:r w:rsidRPr="00E05B86">
        <w:rPr>
          <w:rFonts w:eastAsia="標楷體"/>
        </w:rPr>
        <w:t xml:space="preserve">This is the first food web model study to understand carbon cycling in the GPSC </w:t>
      </w:r>
      <w:r w:rsidRPr="00E05B86">
        <w:rPr>
          <w:rFonts w:eastAsia="標楷體"/>
        </w:rPr>
        <w:lastRenderedPageBreak/>
        <w:t xml:space="preserve">and on the adjacent slope. Moreover, it is the first study that applied he LIM technique in Taiwan. The LIM model results provided a rare opportunity to study how the canyon affects food web structure compared to the slope habitat. Moreover, this offered an insight into the ecosystem functioning of the submarine canyon from the aspect of energy flows and food web characteristics such as total system throughput, energy recycling, and food web maturity. Due to the ongoing climate change, the geohazards in the submarine canyons might be more frequently triggered owing to new weather systems with a higher intensity of flooding in SMRs. Studying matter and energy transfer in the ocean 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submarine canyons like 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r w:rsidRPr="00E05B86">
        <w:rPr>
          <w:rFonts w:eastAsia="標楷體"/>
        </w:rPr>
        <w:t>Gaoping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4" w:name="_Toc109143480"/>
      <w:r w:rsidRPr="001F0A48">
        <w:rPr>
          <w:rFonts w:eastAsia="標楷體"/>
        </w:rPr>
        <w:lastRenderedPageBreak/>
        <w:t>Content</w:t>
      </w:r>
      <w:bookmarkEnd w:id="4"/>
    </w:p>
    <w:p w14:paraId="26F0BD2B" w14:textId="5832578C" w:rsidR="00A675BB" w:rsidRDefault="00696D80">
      <w:pPr>
        <w:pStyle w:val="17"/>
        <w:tabs>
          <w:tab w:val="right" w:leader="dot" w:pos="8494"/>
        </w:tabs>
        <w:rPr>
          <w:rFonts w:asciiTheme="minorHAnsi" w:eastAsiaTheme="minorEastAsia" w:hAnsiTheme="minorHAnsi" w:cstheme="minorBidi"/>
          <w:noProof/>
          <w:szCs w:val="22"/>
        </w:rPr>
      </w:pPr>
      <w:r>
        <w:fldChar w:fldCharType="begin"/>
      </w:r>
      <w:r>
        <w:instrText xml:space="preserve"> TOC \h \z \t "1,1,1.1,2,1.1.1,3" </w:instrText>
      </w:r>
      <w:r>
        <w:fldChar w:fldCharType="separate"/>
      </w:r>
      <w:hyperlink w:anchor="_Toc109143476" w:history="1">
        <w:r w:rsidR="00A675BB" w:rsidRPr="00F95554">
          <w:rPr>
            <w:rStyle w:val="af8"/>
            <w:rFonts w:hint="eastAsia"/>
            <w:noProof/>
          </w:rPr>
          <w:t>論文口試委員審定書</w:t>
        </w:r>
        <w:r w:rsidR="00A675BB">
          <w:rPr>
            <w:noProof/>
            <w:webHidden/>
          </w:rPr>
          <w:tab/>
        </w:r>
        <w:r w:rsidR="00A675BB">
          <w:rPr>
            <w:noProof/>
            <w:webHidden/>
          </w:rPr>
          <w:fldChar w:fldCharType="begin"/>
        </w:r>
        <w:r w:rsidR="00A675BB">
          <w:rPr>
            <w:noProof/>
            <w:webHidden/>
          </w:rPr>
          <w:instrText xml:space="preserve"> PAGEREF _Toc109143476 \h </w:instrText>
        </w:r>
        <w:r w:rsidR="00A675BB">
          <w:rPr>
            <w:noProof/>
            <w:webHidden/>
          </w:rPr>
        </w:r>
        <w:r w:rsidR="00A675BB">
          <w:rPr>
            <w:noProof/>
            <w:webHidden/>
          </w:rPr>
          <w:fldChar w:fldCharType="separate"/>
        </w:r>
        <w:r w:rsidR="007715C3">
          <w:rPr>
            <w:noProof/>
            <w:webHidden/>
          </w:rPr>
          <w:t>i</w:t>
        </w:r>
        <w:r w:rsidR="00A675BB">
          <w:rPr>
            <w:noProof/>
            <w:webHidden/>
          </w:rPr>
          <w:fldChar w:fldCharType="end"/>
        </w:r>
      </w:hyperlink>
    </w:p>
    <w:p w14:paraId="7C95DB35" w14:textId="60C46916" w:rsidR="00A675BB" w:rsidRDefault="00500706">
      <w:pPr>
        <w:pStyle w:val="17"/>
        <w:tabs>
          <w:tab w:val="right" w:leader="dot" w:pos="8494"/>
        </w:tabs>
        <w:rPr>
          <w:rFonts w:asciiTheme="minorHAnsi" w:eastAsiaTheme="minorEastAsia" w:hAnsiTheme="minorHAnsi" w:cstheme="minorBidi"/>
          <w:noProof/>
          <w:szCs w:val="22"/>
        </w:rPr>
      </w:pPr>
      <w:hyperlink w:anchor="_Toc109143477" w:history="1">
        <w:r w:rsidR="00A675BB" w:rsidRPr="00F95554">
          <w:rPr>
            <w:rStyle w:val="af8"/>
            <w:noProof/>
          </w:rPr>
          <w:t>Acknowledgement</w:t>
        </w:r>
        <w:r w:rsidR="00A675BB">
          <w:rPr>
            <w:noProof/>
            <w:webHidden/>
          </w:rPr>
          <w:tab/>
        </w:r>
        <w:r w:rsidR="00A675BB">
          <w:rPr>
            <w:noProof/>
            <w:webHidden/>
          </w:rPr>
          <w:fldChar w:fldCharType="begin"/>
        </w:r>
        <w:r w:rsidR="00A675BB">
          <w:rPr>
            <w:noProof/>
            <w:webHidden/>
          </w:rPr>
          <w:instrText xml:space="preserve"> PAGEREF _Toc109143477 \h </w:instrText>
        </w:r>
        <w:r w:rsidR="00A675BB">
          <w:rPr>
            <w:noProof/>
            <w:webHidden/>
          </w:rPr>
        </w:r>
        <w:r w:rsidR="00A675BB">
          <w:rPr>
            <w:noProof/>
            <w:webHidden/>
          </w:rPr>
          <w:fldChar w:fldCharType="separate"/>
        </w:r>
        <w:r w:rsidR="007715C3">
          <w:rPr>
            <w:noProof/>
            <w:webHidden/>
          </w:rPr>
          <w:t>ii</w:t>
        </w:r>
        <w:r w:rsidR="00A675BB">
          <w:rPr>
            <w:noProof/>
            <w:webHidden/>
          </w:rPr>
          <w:fldChar w:fldCharType="end"/>
        </w:r>
      </w:hyperlink>
    </w:p>
    <w:p w14:paraId="1C077020" w14:textId="2ABC029A" w:rsidR="00A675BB" w:rsidRDefault="00500706">
      <w:pPr>
        <w:pStyle w:val="17"/>
        <w:tabs>
          <w:tab w:val="right" w:leader="dot" w:pos="8494"/>
        </w:tabs>
        <w:rPr>
          <w:rFonts w:asciiTheme="minorHAnsi" w:eastAsiaTheme="minorEastAsia" w:hAnsiTheme="minorHAnsi" w:cstheme="minorBidi"/>
          <w:noProof/>
          <w:szCs w:val="22"/>
        </w:rPr>
      </w:pPr>
      <w:hyperlink w:anchor="_Toc109143478" w:history="1">
        <w:r w:rsidR="00A675BB" w:rsidRPr="00F95554">
          <w:rPr>
            <w:rStyle w:val="af8"/>
            <w:rFonts w:hint="eastAsia"/>
            <w:noProof/>
          </w:rPr>
          <w:t>摘要</w:t>
        </w:r>
        <w:r w:rsidR="00A675BB">
          <w:rPr>
            <w:noProof/>
            <w:webHidden/>
          </w:rPr>
          <w:tab/>
        </w:r>
        <w:r w:rsidR="00A675BB">
          <w:rPr>
            <w:noProof/>
            <w:webHidden/>
          </w:rPr>
          <w:fldChar w:fldCharType="begin"/>
        </w:r>
        <w:r w:rsidR="00A675BB">
          <w:rPr>
            <w:noProof/>
            <w:webHidden/>
          </w:rPr>
          <w:instrText xml:space="preserve"> PAGEREF _Toc109143478 \h </w:instrText>
        </w:r>
        <w:r w:rsidR="00A675BB">
          <w:rPr>
            <w:noProof/>
            <w:webHidden/>
          </w:rPr>
        </w:r>
        <w:r w:rsidR="00A675BB">
          <w:rPr>
            <w:noProof/>
            <w:webHidden/>
          </w:rPr>
          <w:fldChar w:fldCharType="separate"/>
        </w:r>
        <w:r w:rsidR="007715C3">
          <w:rPr>
            <w:noProof/>
            <w:webHidden/>
          </w:rPr>
          <w:t>iii</w:t>
        </w:r>
        <w:r w:rsidR="00A675BB">
          <w:rPr>
            <w:noProof/>
            <w:webHidden/>
          </w:rPr>
          <w:fldChar w:fldCharType="end"/>
        </w:r>
      </w:hyperlink>
    </w:p>
    <w:p w14:paraId="64653671" w14:textId="21C9065F" w:rsidR="00A675BB" w:rsidRDefault="00500706">
      <w:pPr>
        <w:pStyle w:val="17"/>
        <w:tabs>
          <w:tab w:val="right" w:leader="dot" w:pos="8494"/>
        </w:tabs>
        <w:rPr>
          <w:rFonts w:asciiTheme="minorHAnsi" w:eastAsiaTheme="minorEastAsia" w:hAnsiTheme="minorHAnsi" w:cstheme="minorBidi"/>
          <w:noProof/>
          <w:szCs w:val="22"/>
        </w:rPr>
      </w:pPr>
      <w:hyperlink w:anchor="_Toc109143479" w:history="1">
        <w:r w:rsidR="00A675BB" w:rsidRPr="00F95554">
          <w:rPr>
            <w:rStyle w:val="af8"/>
            <w:noProof/>
          </w:rPr>
          <w:t>Abstract</w:t>
        </w:r>
        <w:r w:rsidR="00A675BB">
          <w:rPr>
            <w:noProof/>
            <w:webHidden/>
          </w:rPr>
          <w:tab/>
        </w:r>
        <w:r w:rsidR="00A675BB">
          <w:rPr>
            <w:noProof/>
            <w:webHidden/>
          </w:rPr>
          <w:fldChar w:fldCharType="begin"/>
        </w:r>
        <w:r w:rsidR="00A675BB">
          <w:rPr>
            <w:noProof/>
            <w:webHidden/>
          </w:rPr>
          <w:instrText xml:space="preserve"> PAGEREF _Toc109143479 \h </w:instrText>
        </w:r>
        <w:r w:rsidR="00A675BB">
          <w:rPr>
            <w:noProof/>
            <w:webHidden/>
          </w:rPr>
        </w:r>
        <w:r w:rsidR="00A675BB">
          <w:rPr>
            <w:noProof/>
            <w:webHidden/>
          </w:rPr>
          <w:fldChar w:fldCharType="separate"/>
        </w:r>
        <w:r w:rsidR="007715C3">
          <w:rPr>
            <w:noProof/>
            <w:webHidden/>
          </w:rPr>
          <w:t>v</w:t>
        </w:r>
        <w:r w:rsidR="00A675BB">
          <w:rPr>
            <w:noProof/>
            <w:webHidden/>
          </w:rPr>
          <w:fldChar w:fldCharType="end"/>
        </w:r>
      </w:hyperlink>
    </w:p>
    <w:p w14:paraId="19E67D72" w14:textId="603D279D" w:rsidR="00A675BB" w:rsidRDefault="00500706">
      <w:pPr>
        <w:pStyle w:val="17"/>
        <w:tabs>
          <w:tab w:val="right" w:leader="dot" w:pos="8494"/>
        </w:tabs>
        <w:rPr>
          <w:rFonts w:asciiTheme="minorHAnsi" w:eastAsiaTheme="minorEastAsia" w:hAnsiTheme="minorHAnsi" w:cstheme="minorBidi"/>
          <w:noProof/>
          <w:szCs w:val="22"/>
        </w:rPr>
      </w:pPr>
      <w:hyperlink w:anchor="_Toc109143480" w:history="1">
        <w:r w:rsidR="00A675BB" w:rsidRPr="00F95554">
          <w:rPr>
            <w:rStyle w:val="af8"/>
            <w:noProof/>
          </w:rPr>
          <w:t>Content</w:t>
        </w:r>
        <w:r w:rsidR="00A675BB">
          <w:rPr>
            <w:noProof/>
            <w:webHidden/>
          </w:rPr>
          <w:tab/>
        </w:r>
        <w:r w:rsidR="00A675BB">
          <w:rPr>
            <w:noProof/>
            <w:webHidden/>
          </w:rPr>
          <w:fldChar w:fldCharType="begin"/>
        </w:r>
        <w:r w:rsidR="00A675BB">
          <w:rPr>
            <w:noProof/>
            <w:webHidden/>
          </w:rPr>
          <w:instrText xml:space="preserve"> PAGEREF _Toc109143480 \h </w:instrText>
        </w:r>
        <w:r w:rsidR="00A675BB">
          <w:rPr>
            <w:noProof/>
            <w:webHidden/>
          </w:rPr>
        </w:r>
        <w:r w:rsidR="00A675BB">
          <w:rPr>
            <w:noProof/>
            <w:webHidden/>
          </w:rPr>
          <w:fldChar w:fldCharType="separate"/>
        </w:r>
        <w:r w:rsidR="007715C3">
          <w:rPr>
            <w:noProof/>
            <w:webHidden/>
          </w:rPr>
          <w:t>viii</w:t>
        </w:r>
        <w:r w:rsidR="00A675BB">
          <w:rPr>
            <w:noProof/>
            <w:webHidden/>
          </w:rPr>
          <w:fldChar w:fldCharType="end"/>
        </w:r>
      </w:hyperlink>
    </w:p>
    <w:p w14:paraId="3A674393" w14:textId="2C06A6F6" w:rsidR="00A675BB" w:rsidRDefault="00500706">
      <w:pPr>
        <w:pStyle w:val="17"/>
        <w:tabs>
          <w:tab w:val="right" w:leader="dot" w:pos="8494"/>
        </w:tabs>
        <w:rPr>
          <w:rFonts w:asciiTheme="minorHAnsi" w:eastAsiaTheme="minorEastAsia" w:hAnsiTheme="minorHAnsi" w:cstheme="minorBidi"/>
          <w:noProof/>
          <w:szCs w:val="22"/>
        </w:rPr>
      </w:pPr>
      <w:hyperlink w:anchor="_Toc109143481" w:history="1">
        <w:r w:rsidR="00A675BB" w:rsidRPr="00F95554">
          <w:rPr>
            <w:rStyle w:val="af8"/>
            <w:noProof/>
          </w:rPr>
          <w:t>List of tables</w:t>
        </w:r>
        <w:r w:rsidR="00A675BB">
          <w:rPr>
            <w:noProof/>
            <w:webHidden/>
          </w:rPr>
          <w:tab/>
        </w:r>
        <w:r w:rsidR="00A675BB">
          <w:rPr>
            <w:noProof/>
            <w:webHidden/>
          </w:rPr>
          <w:fldChar w:fldCharType="begin"/>
        </w:r>
        <w:r w:rsidR="00A675BB">
          <w:rPr>
            <w:noProof/>
            <w:webHidden/>
          </w:rPr>
          <w:instrText xml:space="preserve"> PAGEREF _Toc109143481 \h </w:instrText>
        </w:r>
        <w:r w:rsidR="00A675BB">
          <w:rPr>
            <w:noProof/>
            <w:webHidden/>
          </w:rPr>
        </w:r>
        <w:r w:rsidR="00A675BB">
          <w:rPr>
            <w:noProof/>
            <w:webHidden/>
          </w:rPr>
          <w:fldChar w:fldCharType="separate"/>
        </w:r>
        <w:r w:rsidR="007715C3">
          <w:rPr>
            <w:noProof/>
            <w:webHidden/>
          </w:rPr>
          <w:t>xii</w:t>
        </w:r>
        <w:r w:rsidR="00A675BB">
          <w:rPr>
            <w:noProof/>
            <w:webHidden/>
          </w:rPr>
          <w:fldChar w:fldCharType="end"/>
        </w:r>
      </w:hyperlink>
    </w:p>
    <w:p w14:paraId="26982AFB" w14:textId="317C0F45" w:rsidR="00A675BB" w:rsidRDefault="00500706">
      <w:pPr>
        <w:pStyle w:val="17"/>
        <w:tabs>
          <w:tab w:val="right" w:leader="dot" w:pos="8494"/>
        </w:tabs>
        <w:rPr>
          <w:rFonts w:asciiTheme="minorHAnsi" w:eastAsiaTheme="minorEastAsia" w:hAnsiTheme="minorHAnsi" w:cstheme="minorBidi"/>
          <w:noProof/>
          <w:szCs w:val="22"/>
        </w:rPr>
      </w:pPr>
      <w:hyperlink w:anchor="_Toc109143482" w:history="1">
        <w:r w:rsidR="00A675BB" w:rsidRPr="00F95554">
          <w:rPr>
            <w:rStyle w:val="af8"/>
            <w:noProof/>
          </w:rPr>
          <w:t>List of figures</w:t>
        </w:r>
        <w:r w:rsidR="00A675BB">
          <w:rPr>
            <w:noProof/>
            <w:webHidden/>
          </w:rPr>
          <w:tab/>
        </w:r>
        <w:r w:rsidR="00A675BB">
          <w:rPr>
            <w:noProof/>
            <w:webHidden/>
          </w:rPr>
          <w:fldChar w:fldCharType="begin"/>
        </w:r>
        <w:r w:rsidR="00A675BB">
          <w:rPr>
            <w:noProof/>
            <w:webHidden/>
          </w:rPr>
          <w:instrText xml:space="preserve"> PAGEREF _Toc109143482 \h </w:instrText>
        </w:r>
        <w:r w:rsidR="00A675BB">
          <w:rPr>
            <w:noProof/>
            <w:webHidden/>
          </w:rPr>
        </w:r>
        <w:r w:rsidR="00A675BB">
          <w:rPr>
            <w:noProof/>
            <w:webHidden/>
          </w:rPr>
          <w:fldChar w:fldCharType="separate"/>
        </w:r>
        <w:r w:rsidR="007715C3">
          <w:rPr>
            <w:noProof/>
            <w:webHidden/>
          </w:rPr>
          <w:t>xiv</w:t>
        </w:r>
        <w:r w:rsidR="00A675BB">
          <w:rPr>
            <w:noProof/>
            <w:webHidden/>
          </w:rPr>
          <w:fldChar w:fldCharType="end"/>
        </w:r>
      </w:hyperlink>
    </w:p>
    <w:p w14:paraId="36B5AB16" w14:textId="06E904F0"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483" w:history="1">
        <w:r w:rsidR="00A675BB" w:rsidRPr="00F95554">
          <w:rPr>
            <w:rStyle w:val="af8"/>
            <w:noProof/>
          </w:rPr>
          <w:t>1</w:t>
        </w:r>
        <w:r w:rsidR="00A675BB">
          <w:rPr>
            <w:rFonts w:asciiTheme="minorHAnsi" w:eastAsiaTheme="minorEastAsia" w:hAnsiTheme="minorHAnsi" w:cstheme="minorBidi"/>
            <w:noProof/>
            <w:szCs w:val="22"/>
          </w:rPr>
          <w:tab/>
        </w:r>
        <w:r w:rsidR="00A675BB" w:rsidRPr="00F95554">
          <w:rPr>
            <w:rStyle w:val="af8"/>
            <w:noProof/>
          </w:rPr>
          <w:t>Introduction</w:t>
        </w:r>
        <w:r w:rsidR="00A675BB">
          <w:rPr>
            <w:noProof/>
            <w:webHidden/>
          </w:rPr>
          <w:tab/>
        </w:r>
        <w:r w:rsidR="00A675BB">
          <w:rPr>
            <w:noProof/>
            <w:webHidden/>
          </w:rPr>
          <w:fldChar w:fldCharType="begin"/>
        </w:r>
        <w:r w:rsidR="00A675BB">
          <w:rPr>
            <w:noProof/>
            <w:webHidden/>
          </w:rPr>
          <w:instrText xml:space="preserve"> PAGEREF _Toc109143483 \h </w:instrText>
        </w:r>
        <w:r w:rsidR="00A675BB">
          <w:rPr>
            <w:noProof/>
            <w:webHidden/>
          </w:rPr>
        </w:r>
        <w:r w:rsidR="00A675BB">
          <w:rPr>
            <w:noProof/>
            <w:webHidden/>
          </w:rPr>
          <w:fldChar w:fldCharType="separate"/>
        </w:r>
        <w:r w:rsidR="007715C3">
          <w:rPr>
            <w:noProof/>
            <w:webHidden/>
          </w:rPr>
          <w:t>1</w:t>
        </w:r>
        <w:r w:rsidR="00A675BB">
          <w:rPr>
            <w:noProof/>
            <w:webHidden/>
          </w:rPr>
          <w:fldChar w:fldCharType="end"/>
        </w:r>
      </w:hyperlink>
    </w:p>
    <w:p w14:paraId="727144E7" w14:textId="27DB1BB4"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84" w:history="1">
        <w:r w:rsidR="00A675BB" w:rsidRPr="00F95554">
          <w:rPr>
            <w:rStyle w:val="af8"/>
            <w:noProof/>
          </w:rPr>
          <w:t>1.1</w:t>
        </w:r>
        <w:r w:rsidR="00A675BB">
          <w:rPr>
            <w:rFonts w:asciiTheme="minorHAnsi" w:eastAsiaTheme="minorEastAsia" w:hAnsiTheme="minorHAnsi" w:cstheme="minorBidi"/>
            <w:noProof/>
            <w:szCs w:val="22"/>
          </w:rPr>
          <w:tab/>
        </w:r>
        <w:r w:rsidR="00A675BB" w:rsidRPr="00F95554">
          <w:rPr>
            <w:rStyle w:val="af8"/>
            <w:noProof/>
          </w:rPr>
          <w:t>Submarine canyon</w:t>
        </w:r>
        <w:r w:rsidR="00A675BB">
          <w:rPr>
            <w:noProof/>
            <w:webHidden/>
          </w:rPr>
          <w:tab/>
        </w:r>
        <w:r w:rsidR="00A675BB">
          <w:rPr>
            <w:noProof/>
            <w:webHidden/>
          </w:rPr>
          <w:fldChar w:fldCharType="begin"/>
        </w:r>
        <w:r w:rsidR="00A675BB">
          <w:rPr>
            <w:noProof/>
            <w:webHidden/>
          </w:rPr>
          <w:instrText xml:space="preserve"> PAGEREF _Toc109143484 \h </w:instrText>
        </w:r>
        <w:r w:rsidR="00A675BB">
          <w:rPr>
            <w:noProof/>
            <w:webHidden/>
          </w:rPr>
        </w:r>
        <w:r w:rsidR="00A675BB">
          <w:rPr>
            <w:noProof/>
            <w:webHidden/>
          </w:rPr>
          <w:fldChar w:fldCharType="separate"/>
        </w:r>
        <w:r w:rsidR="007715C3">
          <w:rPr>
            <w:noProof/>
            <w:webHidden/>
          </w:rPr>
          <w:t>1</w:t>
        </w:r>
        <w:r w:rsidR="00A675BB">
          <w:rPr>
            <w:noProof/>
            <w:webHidden/>
          </w:rPr>
          <w:fldChar w:fldCharType="end"/>
        </w:r>
      </w:hyperlink>
    </w:p>
    <w:p w14:paraId="7E6D50EB" w14:textId="148046FD"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85" w:history="1">
        <w:r w:rsidR="00A675BB" w:rsidRPr="00F95554">
          <w:rPr>
            <w:rStyle w:val="af8"/>
            <w:noProof/>
          </w:rPr>
          <w:t>1.2</w:t>
        </w:r>
        <w:r w:rsidR="00A675BB">
          <w:rPr>
            <w:rFonts w:asciiTheme="minorHAnsi" w:eastAsiaTheme="minorEastAsia" w:hAnsiTheme="minorHAnsi" w:cstheme="minorBidi"/>
            <w:noProof/>
            <w:szCs w:val="22"/>
          </w:rPr>
          <w:tab/>
        </w:r>
        <w:r w:rsidR="00A675BB" w:rsidRPr="00F95554">
          <w:rPr>
            <w:rStyle w:val="af8"/>
            <w:noProof/>
          </w:rPr>
          <w:t>Compare GPSC with GS in terms of physical conditions and community structure</w:t>
        </w:r>
        <w:r w:rsidR="00A675BB">
          <w:rPr>
            <w:noProof/>
            <w:webHidden/>
          </w:rPr>
          <w:tab/>
        </w:r>
        <w:r w:rsidR="00A675BB">
          <w:rPr>
            <w:noProof/>
            <w:webHidden/>
          </w:rPr>
          <w:fldChar w:fldCharType="begin"/>
        </w:r>
        <w:r w:rsidR="00A675BB">
          <w:rPr>
            <w:noProof/>
            <w:webHidden/>
          </w:rPr>
          <w:instrText xml:space="preserve"> PAGEREF _Toc109143485 \h </w:instrText>
        </w:r>
        <w:r w:rsidR="00A675BB">
          <w:rPr>
            <w:noProof/>
            <w:webHidden/>
          </w:rPr>
        </w:r>
        <w:r w:rsidR="00A675BB">
          <w:rPr>
            <w:noProof/>
            <w:webHidden/>
          </w:rPr>
          <w:fldChar w:fldCharType="separate"/>
        </w:r>
        <w:r w:rsidR="007715C3">
          <w:rPr>
            <w:noProof/>
            <w:webHidden/>
          </w:rPr>
          <w:t>5</w:t>
        </w:r>
        <w:r w:rsidR="00A675BB">
          <w:rPr>
            <w:noProof/>
            <w:webHidden/>
          </w:rPr>
          <w:fldChar w:fldCharType="end"/>
        </w:r>
      </w:hyperlink>
    </w:p>
    <w:p w14:paraId="42C64314" w14:textId="076818AC"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86" w:history="1">
        <w:r w:rsidR="00A675BB" w:rsidRPr="00F95554">
          <w:rPr>
            <w:rStyle w:val="af8"/>
            <w:noProof/>
          </w:rPr>
          <w:t>1.3</w:t>
        </w:r>
        <w:r w:rsidR="00A675BB">
          <w:rPr>
            <w:rFonts w:asciiTheme="minorHAnsi" w:eastAsiaTheme="minorEastAsia" w:hAnsiTheme="minorHAnsi" w:cstheme="minorBidi"/>
            <w:noProof/>
            <w:szCs w:val="22"/>
          </w:rPr>
          <w:tab/>
        </w:r>
        <w:r w:rsidR="00A675BB" w:rsidRPr="00F95554">
          <w:rPr>
            <w:rStyle w:val="af8"/>
            <w:noProof/>
          </w:rPr>
          <w:t>Carbon flows and food webs in the deep-sea environment</w:t>
        </w:r>
        <w:r w:rsidR="00A675BB">
          <w:rPr>
            <w:noProof/>
            <w:webHidden/>
          </w:rPr>
          <w:tab/>
        </w:r>
        <w:r w:rsidR="00A675BB">
          <w:rPr>
            <w:noProof/>
            <w:webHidden/>
          </w:rPr>
          <w:fldChar w:fldCharType="begin"/>
        </w:r>
        <w:r w:rsidR="00A675BB">
          <w:rPr>
            <w:noProof/>
            <w:webHidden/>
          </w:rPr>
          <w:instrText xml:space="preserve"> PAGEREF _Toc109143486 \h </w:instrText>
        </w:r>
        <w:r w:rsidR="00A675BB">
          <w:rPr>
            <w:noProof/>
            <w:webHidden/>
          </w:rPr>
        </w:r>
        <w:r w:rsidR="00A675BB">
          <w:rPr>
            <w:noProof/>
            <w:webHidden/>
          </w:rPr>
          <w:fldChar w:fldCharType="separate"/>
        </w:r>
        <w:r w:rsidR="007715C3">
          <w:rPr>
            <w:noProof/>
            <w:webHidden/>
          </w:rPr>
          <w:t>10</w:t>
        </w:r>
        <w:r w:rsidR="00A675BB">
          <w:rPr>
            <w:noProof/>
            <w:webHidden/>
          </w:rPr>
          <w:fldChar w:fldCharType="end"/>
        </w:r>
      </w:hyperlink>
    </w:p>
    <w:p w14:paraId="4B082BE9" w14:textId="42CDA26F"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87" w:history="1">
        <w:r w:rsidR="00A675BB" w:rsidRPr="00F95554">
          <w:rPr>
            <w:rStyle w:val="af8"/>
            <w:noProof/>
          </w:rPr>
          <w:t>1.4</w:t>
        </w:r>
        <w:r w:rsidR="00A675BB">
          <w:rPr>
            <w:rFonts w:asciiTheme="minorHAnsi" w:eastAsiaTheme="minorEastAsia" w:hAnsiTheme="minorHAnsi" w:cstheme="minorBidi"/>
            <w:noProof/>
            <w:szCs w:val="22"/>
          </w:rPr>
          <w:tab/>
        </w:r>
        <w:r w:rsidR="00A675BB" w:rsidRPr="00F95554">
          <w:rPr>
            <w:rStyle w:val="af8"/>
            <w:noProof/>
          </w:rPr>
          <w:t>Related foodweb studies in submarine canyons</w:t>
        </w:r>
        <w:r w:rsidR="00A675BB">
          <w:rPr>
            <w:noProof/>
            <w:webHidden/>
          </w:rPr>
          <w:tab/>
        </w:r>
        <w:r w:rsidR="00A675BB">
          <w:rPr>
            <w:noProof/>
            <w:webHidden/>
          </w:rPr>
          <w:fldChar w:fldCharType="begin"/>
        </w:r>
        <w:r w:rsidR="00A675BB">
          <w:rPr>
            <w:noProof/>
            <w:webHidden/>
          </w:rPr>
          <w:instrText xml:space="preserve"> PAGEREF _Toc109143487 \h </w:instrText>
        </w:r>
        <w:r w:rsidR="00A675BB">
          <w:rPr>
            <w:noProof/>
            <w:webHidden/>
          </w:rPr>
        </w:r>
        <w:r w:rsidR="00A675BB">
          <w:rPr>
            <w:noProof/>
            <w:webHidden/>
          </w:rPr>
          <w:fldChar w:fldCharType="separate"/>
        </w:r>
        <w:r w:rsidR="007715C3">
          <w:rPr>
            <w:noProof/>
            <w:webHidden/>
          </w:rPr>
          <w:t>13</w:t>
        </w:r>
        <w:r w:rsidR="00A675BB">
          <w:rPr>
            <w:noProof/>
            <w:webHidden/>
          </w:rPr>
          <w:fldChar w:fldCharType="end"/>
        </w:r>
      </w:hyperlink>
    </w:p>
    <w:p w14:paraId="138954BA" w14:textId="75A16D8D"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88" w:history="1">
        <w:r w:rsidR="00A675BB" w:rsidRPr="00F95554">
          <w:rPr>
            <w:rStyle w:val="af8"/>
            <w:noProof/>
          </w:rPr>
          <w:t>1.5</w:t>
        </w:r>
        <w:r w:rsidR="00A675BB">
          <w:rPr>
            <w:rFonts w:asciiTheme="minorHAnsi" w:eastAsiaTheme="minorEastAsia" w:hAnsiTheme="minorHAnsi" w:cstheme="minorBidi"/>
            <w:noProof/>
            <w:szCs w:val="22"/>
          </w:rPr>
          <w:tab/>
        </w:r>
        <w:r w:rsidR="00A675BB" w:rsidRPr="00F95554">
          <w:rPr>
            <w:rStyle w:val="af8"/>
            <w:noProof/>
          </w:rPr>
          <w:t>Aim of this study</w:t>
        </w:r>
        <w:r w:rsidR="00A675BB">
          <w:rPr>
            <w:noProof/>
            <w:webHidden/>
          </w:rPr>
          <w:tab/>
        </w:r>
        <w:r w:rsidR="00A675BB">
          <w:rPr>
            <w:noProof/>
            <w:webHidden/>
          </w:rPr>
          <w:fldChar w:fldCharType="begin"/>
        </w:r>
        <w:r w:rsidR="00A675BB">
          <w:rPr>
            <w:noProof/>
            <w:webHidden/>
          </w:rPr>
          <w:instrText xml:space="preserve"> PAGEREF _Toc109143488 \h </w:instrText>
        </w:r>
        <w:r w:rsidR="00A675BB">
          <w:rPr>
            <w:noProof/>
            <w:webHidden/>
          </w:rPr>
        </w:r>
        <w:r w:rsidR="00A675BB">
          <w:rPr>
            <w:noProof/>
            <w:webHidden/>
          </w:rPr>
          <w:fldChar w:fldCharType="separate"/>
        </w:r>
        <w:r w:rsidR="007715C3">
          <w:rPr>
            <w:noProof/>
            <w:webHidden/>
          </w:rPr>
          <w:t>15</w:t>
        </w:r>
        <w:r w:rsidR="00A675BB">
          <w:rPr>
            <w:noProof/>
            <w:webHidden/>
          </w:rPr>
          <w:fldChar w:fldCharType="end"/>
        </w:r>
      </w:hyperlink>
    </w:p>
    <w:p w14:paraId="16841733" w14:textId="60819D4C"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489" w:history="1">
        <w:r w:rsidR="00A675BB" w:rsidRPr="00F95554">
          <w:rPr>
            <w:rStyle w:val="af8"/>
            <w:noProof/>
          </w:rPr>
          <w:t>2</w:t>
        </w:r>
        <w:r w:rsidR="00A675BB">
          <w:rPr>
            <w:rFonts w:asciiTheme="minorHAnsi" w:eastAsiaTheme="minorEastAsia" w:hAnsiTheme="minorHAnsi" w:cstheme="minorBidi"/>
            <w:noProof/>
            <w:szCs w:val="22"/>
          </w:rPr>
          <w:tab/>
        </w:r>
        <w:r w:rsidR="00A675BB" w:rsidRPr="00F95554">
          <w:rPr>
            <w:rStyle w:val="af8"/>
            <w:noProof/>
          </w:rPr>
          <w:t>Material and Method</w:t>
        </w:r>
        <w:r w:rsidR="00A675BB">
          <w:rPr>
            <w:noProof/>
            <w:webHidden/>
          </w:rPr>
          <w:tab/>
        </w:r>
        <w:r w:rsidR="00A675BB">
          <w:rPr>
            <w:noProof/>
            <w:webHidden/>
          </w:rPr>
          <w:fldChar w:fldCharType="begin"/>
        </w:r>
        <w:r w:rsidR="00A675BB">
          <w:rPr>
            <w:noProof/>
            <w:webHidden/>
          </w:rPr>
          <w:instrText xml:space="preserve"> PAGEREF _Toc109143489 \h </w:instrText>
        </w:r>
        <w:r w:rsidR="00A675BB">
          <w:rPr>
            <w:noProof/>
            <w:webHidden/>
          </w:rPr>
        </w:r>
        <w:r w:rsidR="00A675BB">
          <w:rPr>
            <w:noProof/>
            <w:webHidden/>
          </w:rPr>
          <w:fldChar w:fldCharType="separate"/>
        </w:r>
        <w:r w:rsidR="007715C3">
          <w:rPr>
            <w:noProof/>
            <w:webHidden/>
          </w:rPr>
          <w:t>17</w:t>
        </w:r>
        <w:r w:rsidR="00A675BB">
          <w:rPr>
            <w:noProof/>
            <w:webHidden/>
          </w:rPr>
          <w:fldChar w:fldCharType="end"/>
        </w:r>
      </w:hyperlink>
    </w:p>
    <w:p w14:paraId="647AB8C5" w14:textId="25D85941"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0" w:history="1">
        <w:r w:rsidR="00A675BB" w:rsidRPr="00F95554">
          <w:rPr>
            <w:rStyle w:val="af8"/>
            <w:noProof/>
          </w:rPr>
          <w:t>2.1</w:t>
        </w:r>
        <w:r w:rsidR="00A675BB">
          <w:rPr>
            <w:rFonts w:asciiTheme="minorHAnsi" w:eastAsiaTheme="minorEastAsia" w:hAnsiTheme="minorHAnsi" w:cstheme="minorBidi"/>
            <w:noProof/>
            <w:szCs w:val="22"/>
          </w:rPr>
          <w:tab/>
        </w:r>
        <w:r w:rsidR="00A675BB" w:rsidRPr="00F95554">
          <w:rPr>
            <w:rStyle w:val="af8"/>
            <w:noProof/>
          </w:rPr>
          <w:t>Studying sites</w:t>
        </w:r>
        <w:r w:rsidR="00A675BB">
          <w:rPr>
            <w:noProof/>
            <w:webHidden/>
          </w:rPr>
          <w:tab/>
        </w:r>
        <w:r w:rsidR="00A675BB">
          <w:rPr>
            <w:noProof/>
            <w:webHidden/>
          </w:rPr>
          <w:fldChar w:fldCharType="begin"/>
        </w:r>
        <w:r w:rsidR="00A675BB">
          <w:rPr>
            <w:noProof/>
            <w:webHidden/>
          </w:rPr>
          <w:instrText xml:space="preserve"> PAGEREF _Toc109143490 \h </w:instrText>
        </w:r>
        <w:r w:rsidR="00A675BB">
          <w:rPr>
            <w:noProof/>
            <w:webHidden/>
          </w:rPr>
        </w:r>
        <w:r w:rsidR="00A675BB">
          <w:rPr>
            <w:noProof/>
            <w:webHidden/>
          </w:rPr>
          <w:fldChar w:fldCharType="separate"/>
        </w:r>
        <w:r w:rsidR="007715C3">
          <w:rPr>
            <w:noProof/>
            <w:webHidden/>
          </w:rPr>
          <w:t>17</w:t>
        </w:r>
        <w:r w:rsidR="00A675BB">
          <w:rPr>
            <w:noProof/>
            <w:webHidden/>
          </w:rPr>
          <w:fldChar w:fldCharType="end"/>
        </w:r>
      </w:hyperlink>
    </w:p>
    <w:p w14:paraId="530F5514" w14:textId="1F7EC74C"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1" w:history="1">
        <w:r w:rsidR="00A675BB" w:rsidRPr="00F95554">
          <w:rPr>
            <w:rStyle w:val="af8"/>
            <w:noProof/>
          </w:rPr>
          <w:t>2.2</w:t>
        </w:r>
        <w:r w:rsidR="00A675BB">
          <w:rPr>
            <w:rFonts w:asciiTheme="minorHAnsi" w:eastAsiaTheme="minorEastAsia" w:hAnsiTheme="minorHAnsi" w:cstheme="minorBidi"/>
            <w:noProof/>
            <w:szCs w:val="22"/>
          </w:rPr>
          <w:tab/>
        </w:r>
        <w:r w:rsidR="00A675BB" w:rsidRPr="00F95554">
          <w:rPr>
            <w:rStyle w:val="af8"/>
            <w:noProof/>
          </w:rPr>
          <w:t>Sediment carbon budget</w:t>
        </w:r>
        <w:r w:rsidR="00A675BB">
          <w:rPr>
            <w:noProof/>
            <w:webHidden/>
          </w:rPr>
          <w:tab/>
        </w:r>
        <w:r w:rsidR="00A675BB">
          <w:rPr>
            <w:noProof/>
            <w:webHidden/>
          </w:rPr>
          <w:fldChar w:fldCharType="begin"/>
        </w:r>
        <w:r w:rsidR="00A675BB">
          <w:rPr>
            <w:noProof/>
            <w:webHidden/>
          </w:rPr>
          <w:instrText xml:space="preserve"> PAGEREF _Toc109143491 \h </w:instrText>
        </w:r>
        <w:r w:rsidR="00A675BB">
          <w:rPr>
            <w:noProof/>
            <w:webHidden/>
          </w:rPr>
        </w:r>
        <w:r w:rsidR="00A675BB">
          <w:rPr>
            <w:noProof/>
            <w:webHidden/>
          </w:rPr>
          <w:fldChar w:fldCharType="separate"/>
        </w:r>
        <w:r w:rsidR="007715C3">
          <w:rPr>
            <w:noProof/>
            <w:webHidden/>
          </w:rPr>
          <w:t>17</w:t>
        </w:r>
        <w:r w:rsidR="00A675BB">
          <w:rPr>
            <w:noProof/>
            <w:webHidden/>
          </w:rPr>
          <w:fldChar w:fldCharType="end"/>
        </w:r>
      </w:hyperlink>
    </w:p>
    <w:p w14:paraId="0E3FAF3E" w14:textId="531CF2C0"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2" w:history="1">
        <w:r w:rsidR="00A675BB" w:rsidRPr="00F95554">
          <w:rPr>
            <w:rStyle w:val="af8"/>
            <w:noProof/>
          </w:rPr>
          <w:t>2.3</w:t>
        </w:r>
        <w:r w:rsidR="00A675BB">
          <w:rPr>
            <w:rFonts w:asciiTheme="minorHAnsi" w:eastAsiaTheme="minorEastAsia" w:hAnsiTheme="minorHAnsi" w:cstheme="minorBidi"/>
            <w:noProof/>
            <w:szCs w:val="22"/>
          </w:rPr>
          <w:tab/>
        </w:r>
        <w:r w:rsidR="00A675BB" w:rsidRPr="00F95554">
          <w:rPr>
            <w:rStyle w:val="af8"/>
            <w:noProof/>
          </w:rPr>
          <w:t>Sampling procedures of living component of OC</w:t>
        </w:r>
        <w:r w:rsidR="00A675BB">
          <w:rPr>
            <w:noProof/>
            <w:webHidden/>
          </w:rPr>
          <w:tab/>
        </w:r>
        <w:r w:rsidR="00A675BB">
          <w:rPr>
            <w:noProof/>
            <w:webHidden/>
          </w:rPr>
          <w:fldChar w:fldCharType="begin"/>
        </w:r>
        <w:r w:rsidR="00A675BB">
          <w:rPr>
            <w:noProof/>
            <w:webHidden/>
          </w:rPr>
          <w:instrText xml:space="preserve"> PAGEREF _Toc109143492 \h </w:instrText>
        </w:r>
        <w:r w:rsidR="00A675BB">
          <w:rPr>
            <w:noProof/>
            <w:webHidden/>
          </w:rPr>
        </w:r>
        <w:r w:rsidR="00A675BB">
          <w:rPr>
            <w:noProof/>
            <w:webHidden/>
          </w:rPr>
          <w:fldChar w:fldCharType="separate"/>
        </w:r>
        <w:r w:rsidR="007715C3">
          <w:rPr>
            <w:noProof/>
            <w:webHidden/>
          </w:rPr>
          <w:t>18</w:t>
        </w:r>
        <w:r w:rsidR="00A675BB">
          <w:rPr>
            <w:noProof/>
            <w:webHidden/>
          </w:rPr>
          <w:fldChar w:fldCharType="end"/>
        </w:r>
      </w:hyperlink>
    </w:p>
    <w:p w14:paraId="3C32A23C" w14:textId="54B63DBC"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493" w:history="1">
        <w:r w:rsidR="00A675BB" w:rsidRPr="00F95554">
          <w:rPr>
            <w:rStyle w:val="af8"/>
            <w:noProof/>
          </w:rPr>
          <w:t>2.3.1</w:t>
        </w:r>
        <w:r w:rsidR="00A675BB">
          <w:rPr>
            <w:rFonts w:asciiTheme="minorHAnsi" w:eastAsiaTheme="minorEastAsia" w:hAnsiTheme="minorHAnsi" w:cstheme="minorBidi"/>
            <w:noProof/>
            <w:szCs w:val="22"/>
          </w:rPr>
          <w:tab/>
        </w:r>
        <w:r w:rsidR="00A675BB" w:rsidRPr="00F95554">
          <w:rPr>
            <w:rStyle w:val="af8"/>
            <w:noProof/>
          </w:rPr>
          <w:t>Prokaryote biomass</w:t>
        </w:r>
        <w:r w:rsidR="00A675BB">
          <w:rPr>
            <w:noProof/>
            <w:webHidden/>
          </w:rPr>
          <w:tab/>
        </w:r>
        <w:r w:rsidR="00A675BB">
          <w:rPr>
            <w:noProof/>
            <w:webHidden/>
          </w:rPr>
          <w:fldChar w:fldCharType="begin"/>
        </w:r>
        <w:r w:rsidR="00A675BB">
          <w:rPr>
            <w:noProof/>
            <w:webHidden/>
          </w:rPr>
          <w:instrText xml:space="preserve"> PAGEREF _Toc109143493 \h </w:instrText>
        </w:r>
        <w:r w:rsidR="00A675BB">
          <w:rPr>
            <w:noProof/>
            <w:webHidden/>
          </w:rPr>
        </w:r>
        <w:r w:rsidR="00A675BB">
          <w:rPr>
            <w:noProof/>
            <w:webHidden/>
          </w:rPr>
          <w:fldChar w:fldCharType="separate"/>
        </w:r>
        <w:r w:rsidR="007715C3">
          <w:rPr>
            <w:noProof/>
            <w:webHidden/>
          </w:rPr>
          <w:t>18</w:t>
        </w:r>
        <w:r w:rsidR="00A675BB">
          <w:rPr>
            <w:noProof/>
            <w:webHidden/>
          </w:rPr>
          <w:fldChar w:fldCharType="end"/>
        </w:r>
      </w:hyperlink>
    </w:p>
    <w:p w14:paraId="7D86A0EC" w14:textId="21D0D9D2"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494" w:history="1">
        <w:r w:rsidR="00A675BB" w:rsidRPr="00F95554">
          <w:rPr>
            <w:rStyle w:val="af8"/>
            <w:noProof/>
          </w:rPr>
          <w:t>2.3.2</w:t>
        </w:r>
        <w:r w:rsidR="00A675BB">
          <w:rPr>
            <w:rFonts w:asciiTheme="minorHAnsi" w:eastAsiaTheme="minorEastAsia" w:hAnsiTheme="minorHAnsi" w:cstheme="minorBidi"/>
            <w:noProof/>
            <w:szCs w:val="22"/>
          </w:rPr>
          <w:tab/>
        </w:r>
        <w:r w:rsidR="00A675BB" w:rsidRPr="00F95554">
          <w:rPr>
            <w:rStyle w:val="af8"/>
            <w:noProof/>
          </w:rPr>
          <w:t>Meiofauna biomass</w:t>
        </w:r>
        <w:r w:rsidR="00A675BB">
          <w:rPr>
            <w:noProof/>
            <w:webHidden/>
          </w:rPr>
          <w:tab/>
        </w:r>
        <w:r w:rsidR="00A675BB">
          <w:rPr>
            <w:noProof/>
            <w:webHidden/>
          </w:rPr>
          <w:fldChar w:fldCharType="begin"/>
        </w:r>
        <w:r w:rsidR="00A675BB">
          <w:rPr>
            <w:noProof/>
            <w:webHidden/>
          </w:rPr>
          <w:instrText xml:space="preserve"> PAGEREF _Toc109143494 \h </w:instrText>
        </w:r>
        <w:r w:rsidR="00A675BB">
          <w:rPr>
            <w:noProof/>
            <w:webHidden/>
          </w:rPr>
        </w:r>
        <w:r w:rsidR="00A675BB">
          <w:rPr>
            <w:noProof/>
            <w:webHidden/>
          </w:rPr>
          <w:fldChar w:fldCharType="separate"/>
        </w:r>
        <w:r w:rsidR="007715C3">
          <w:rPr>
            <w:noProof/>
            <w:webHidden/>
          </w:rPr>
          <w:t>19</w:t>
        </w:r>
        <w:r w:rsidR="00A675BB">
          <w:rPr>
            <w:noProof/>
            <w:webHidden/>
          </w:rPr>
          <w:fldChar w:fldCharType="end"/>
        </w:r>
      </w:hyperlink>
    </w:p>
    <w:p w14:paraId="30D888BA" w14:textId="2D00AE4A"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495" w:history="1">
        <w:r w:rsidR="00A675BB" w:rsidRPr="00F95554">
          <w:rPr>
            <w:rStyle w:val="af8"/>
            <w:noProof/>
          </w:rPr>
          <w:t>2.3.3</w:t>
        </w:r>
        <w:r w:rsidR="00A675BB">
          <w:rPr>
            <w:rFonts w:asciiTheme="minorHAnsi" w:eastAsiaTheme="minorEastAsia" w:hAnsiTheme="minorHAnsi" w:cstheme="minorBidi"/>
            <w:noProof/>
            <w:szCs w:val="22"/>
          </w:rPr>
          <w:tab/>
        </w:r>
        <w:r w:rsidR="00A675BB" w:rsidRPr="00F95554">
          <w:rPr>
            <w:rStyle w:val="af8"/>
            <w:noProof/>
          </w:rPr>
          <w:t>Macrofauna biomass</w:t>
        </w:r>
        <w:r w:rsidR="00A675BB">
          <w:rPr>
            <w:noProof/>
            <w:webHidden/>
          </w:rPr>
          <w:tab/>
        </w:r>
        <w:r w:rsidR="00A675BB">
          <w:rPr>
            <w:noProof/>
            <w:webHidden/>
          </w:rPr>
          <w:fldChar w:fldCharType="begin"/>
        </w:r>
        <w:r w:rsidR="00A675BB">
          <w:rPr>
            <w:noProof/>
            <w:webHidden/>
          </w:rPr>
          <w:instrText xml:space="preserve"> PAGEREF _Toc109143495 \h </w:instrText>
        </w:r>
        <w:r w:rsidR="00A675BB">
          <w:rPr>
            <w:noProof/>
            <w:webHidden/>
          </w:rPr>
        </w:r>
        <w:r w:rsidR="00A675BB">
          <w:rPr>
            <w:noProof/>
            <w:webHidden/>
          </w:rPr>
          <w:fldChar w:fldCharType="separate"/>
        </w:r>
        <w:r w:rsidR="007715C3">
          <w:rPr>
            <w:noProof/>
            <w:webHidden/>
          </w:rPr>
          <w:t>21</w:t>
        </w:r>
        <w:r w:rsidR="00A675BB">
          <w:rPr>
            <w:noProof/>
            <w:webHidden/>
          </w:rPr>
          <w:fldChar w:fldCharType="end"/>
        </w:r>
      </w:hyperlink>
    </w:p>
    <w:p w14:paraId="7E021F4F" w14:textId="278DA37C"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6" w:history="1">
        <w:r w:rsidR="00A675BB" w:rsidRPr="00F95554">
          <w:rPr>
            <w:rStyle w:val="af8"/>
            <w:noProof/>
          </w:rPr>
          <w:t>2.4</w:t>
        </w:r>
        <w:r w:rsidR="00A675BB">
          <w:rPr>
            <w:rFonts w:asciiTheme="minorHAnsi" w:eastAsiaTheme="minorEastAsia" w:hAnsiTheme="minorHAnsi" w:cstheme="minorBidi"/>
            <w:noProof/>
            <w:szCs w:val="22"/>
          </w:rPr>
          <w:tab/>
        </w:r>
        <w:r w:rsidR="00A675BB" w:rsidRPr="00F95554">
          <w:rPr>
            <w:rStyle w:val="af8"/>
            <w:noProof/>
          </w:rPr>
          <w:t>Sampling procedures of non-living component of OC</w:t>
        </w:r>
        <w:r w:rsidR="00A675BB">
          <w:rPr>
            <w:noProof/>
            <w:webHidden/>
          </w:rPr>
          <w:tab/>
        </w:r>
        <w:r w:rsidR="00A675BB">
          <w:rPr>
            <w:noProof/>
            <w:webHidden/>
          </w:rPr>
          <w:fldChar w:fldCharType="begin"/>
        </w:r>
        <w:r w:rsidR="00A675BB">
          <w:rPr>
            <w:noProof/>
            <w:webHidden/>
          </w:rPr>
          <w:instrText xml:space="preserve"> PAGEREF _Toc109143496 \h </w:instrText>
        </w:r>
        <w:r w:rsidR="00A675BB">
          <w:rPr>
            <w:noProof/>
            <w:webHidden/>
          </w:rPr>
        </w:r>
        <w:r w:rsidR="00A675BB">
          <w:rPr>
            <w:noProof/>
            <w:webHidden/>
          </w:rPr>
          <w:fldChar w:fldCharType="separate"/>
        </w:r>
        <w:r w:rsidR="007715C3">
          <w:rPr>
            <w:noProof/>
            <w:webHidden/>
          </w:rPr>
          <w:t>22</w:t>
        </w:r>
        <w:r w:rsidR="00A675BB">
          <w:rPr>
            <w:noProof/>
            <w:webHidden/>
          </w:rPr>
          <w:fldChar w:fldCharType="end"/>
        </w:r>
      </w:hyperlink>
    </w:p>
    <w:p w14:paraId="32780E70" w14:textId="5B4ED496"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497" w:history="1">
        <w:r w:rsidR="00A675BB" w:rsidRPr="00F95554">
          <w:rPr>
            <w:rStyle w:val="af8"/>
            <w:noProof/>
          </w:rPr>
          <w:t>2.4.1</w:t>
        </w:r>
        <w:r w:rsidR="00A675BB">
          <w:rPr>
            <w:rFonts w:asciiTheme="minorHAnsi" w:eastAsiaTheme="minorEastAsia" w:hAnsiTheme="minorHAnsi" w:cstheme="minorBidi"/>
            <w:noProof/>
            <w:szCs w:val="22"/>
          </w:rPr>
          <w:tab/>
        </w:r>
        <w:r w:rsidR="00A675BB" w:rsidRPr="00F95554">
          <w:rPr>
            <w:rStyle w:val="af8"/>
            <w:noProof/>
          </w:rPr>
          <w:t>Detrital organic carbon</w:t>
        </w:r>
        <w:r w:rsidR="00A675BB">
          <w:rPr>
            <w:noProof/>
            <w:webHidden/>
          </w:rPr>
          <w:tab/>
        </w:r>
        <w:r w:rsidR="00A675BB">
          <w:rPr>
            <w:noProof/>
            <w:webHidden/>
          </w:rPr>
          <w:fldChar w:fldCharType="begin"/>
        </w:r>
        <w:r w:rsidR="00A675BB">
          <w:rPr>
            <w:noProof/>
            <w:webHidden/>
          </w:rPr>
          <w:instrText xml:space="preserve"> PAGEREF _Toc109143497 \h </w:instrText>
        </w:r>
        <w:r w:rsidR="00A675BB">
          <w:rPr>
            <w:noProof/>
            <w:webHidden/>
          </w:rPr>
        </w:r>
        <w:r w:rsidR="00A675BB">
          <w:rPr>
            <w:noProof/>
            <w:webHidden/>
          </w:rPr>
          <w:fldChar w:fldCharType="separate"/>
        </w:r>
        <w:r w:rsidR="007715C3">
          <w:rPr>
            <w:noProof/>
            <w:webHidden/>
          </w:rPr>
          <w:t>22</w:t>
        </w:r>
        <w:r w:rsidR="00A675BB">
          <w:rPr>
            <w:noProof/>
            <w:webHidden/>
          </w:rPr>
          <w:fldChar w:fldCharType="end"/>
        </w:r>
      </w:hyperlink>
    </w:p>
    <w:p w14:paraId="42CEB887" w14:textId="45C0FBB0"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8" w:history="1">
        <w:r w:rsidR="00A675BB" w:rsidRPr="00F95554">
          <w:rPr>
            <w:rStyle w:val="af8"/>
            <w:noProof/>
          </w:rPr>
          <w:t>2.5</w:t>
        </w:r>
        <w:r w:rsidR="00A675BB">
          <w:rPr>
            <w:rFonts w:asciiTheme="minorHAnsi" w:eastAsiaTheme="minorEastAsia" w:hAnsiTheme="minorHAnsi" w:cstheme="minorBidi"/>
            <w:noProof/>
            <w:szCs w:val="22"/>
          </w:rPr>
          <w:tab/>
        </w:r>
        <w:r w:rsidR="00A675BB" w:rsidRPr="00F95554">
          <w:rPr>
            <w:rStyle w:val="af8"/>
            <w:noProof/>
          </w:rPr>
          <w:t>Sediment community oxygen consumption (SCOC)</w:t>
        </w:r>
        <w:r w:rsidR="00A675BB">
          <w:rPr>
            <w:noProof/>
            <w:webHidden/>
          </w:rPr>
          <w:tab/>
        </w:r>
        <w:r w:rsidR="00A675BB">
          <w:rPr>
            <w:noProof/>
            <w:webHidden/>
          </w:rPr>
          <w:fldChar w:fldCharType="begin"/>
        </w:r>
        <w:r w:rsidR="00A675BB">
          <w:rPr>
            <w:noProof/>
            <w:webHidden/>
          </w:rPr>
          <w:instrText xml:space="preserve"> PAGEREF _Toc109143498 \h </w:instrText>
        </w:r>
        <w:r w:rsidR="00A675BB">
          <w:rPr>
            <w:noProof/>
            <w:webHidden/>
          </w:rPr>
        </w:r>
        <w:r w:rsidR="00A675BB">
          <w:rPr>
            <w:noProof/>
            <w:webHidden/>
          </w:rPr>
          <w:fldChar w:fldCharType="separate"/>
        </w:r>
        <w:r w:rsidR="007715C3">
          <w:rPr>
            <w:noProof/>
            <w:webHidden/>
          </w:rPr>
          <w:t>23</w:t>
        </w:r>
        <w:r w:rsidR="00A675BB">
          <w:rPr>
            <w:noProof/>
            <w:webHidden/>
          </w:rPr>
          <w:fldChar w:fldCharType="end"/>
        </w:r>
      </w:hyperlink>
    </w:p>
    <w:p w14:paraId="0F89E4B8" w14:textId="4D866E09"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499" w:history="1">
        <w:r w:rsidR="00A675BB" w:rsidRPr="00F95554">
          <w:rPr>
            <w:rStyle w:val="af8"/>
            <w:noProof/>
          </w:rPr>
          <w:t>2.6</w:t>
        </w:r>
        <w:r w:rsidR="00A675BB">
          <w:rPr>
            <w:rFonts w:asciiTheme="minorHAnsi" w:eastAsiaTheme="minorEastAsia" w:hAnsiTheme="minorHAnsi" w:cstheme="minorBidi"/>
            <w:noProof/>
            <w:szCs w:val="22"/>
          </w:rPr>
          <w:tab/>
        </w:r>
        <w:r w:rsidR="00A675BB" w:rsidRPr="00F95554">
          <w:rPr>
            <w:rStyle w:val="af8"/>
            <w:noProof/>
          </w:rPr>
          <w:t>Statistical analysis</w:t>
        </w:r>
        <w:r w:rsidR="00A675BB">
          <w:rPr>
            <w:noProof/>
            <w:webHidden/>
          </w:rPr>
          <w:tab/>
        </w:r>
        <w:r w:rsidR="00A675BB">
          <w:rPr>
            <w:noProof/>
            <w:webHidden/>
          </w:rPr>
          <w:fldChar w:fldCharType="begin"/>
        </w:r>
        <w:r w:rsidR="00A675BB">
          <w:rPr>
            <w:noProof/>
            <w:webHidden/>
          </w:rPr>
          <w:instrText xml:space="preserve"> PAGEREF _Toc109143499 \h </w:instrText>
        </w:r>
        <w:r w:rsidR="00A675BB">
          <w:rPr>
            <w:noProof/>
            <w:webHidden/>
          </w:rPr>
        </w:r>
        <w:r w:rsidR="00A675BB">
          <w:rPr>
            <w:noProof/>
            <w:webHidden/>
          </w:rPr>
          <w:fldChar w:fldCharType="separate"/>
        </w:r>
        <w:r w:rsidR="007715C3">
          <w:rPr>
            <w:noProof/>
            <w:webHidden/>
          </w:rPr>
          <w:t>25</w:t>
        </w:r>
        <w:r w:rsidR="00A675BB">
          <w:rPr>
            <w:noProof/>
            <w:webHidden/>
          </w:rPr>
          <w:fldChar w:fldCharType="end"/>
        </w:r>
      </w:hyperlink>
    </w:p>
    <w:p w14:paraId="381819DF" w14:textId="38DEBC3E"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0" w:history="1">
        <w:r w:rsidR="00A675BB" w:rsidRPr="00F95554">
          <w:rPr>
            <w:rStyle w:val="af8"/>
            <w:noProof/>
          </w:rPr>
          <w:t>2.7</w:t>
        </w:r>
        <w:r w:rsidR="00A675BB">
          <w:rPr>
            <w:rFonts w:asciiTheme="minorHAnsi" w:eastAsiaTheme="minorEastAsia" w:hAnsiTheme="minorHAnsi" w:cstheme="minorBidi"/>
            <w:noProof/>
            <w:szCs w:val="22"/>
          </w:rPr>
          <w:tab/>
        </w:r>
        <w:r w:rsidR="00A675BB" w:rsidRPr="00F95554">
          <w:rPr>
            <w:rStyle w:val="af8"/>
            <w:noProof/>
          </w:rPr>
          <w:t>Rain of POC</w:t>
        </w:r>
        <w:r w:rsidR="00A675BB">
          <w:rPr>
            <w:noProof/>
            <w:webHidden/>
          </w:rPr>
          <w:tab/>
        </w:r>
        <w:r w:rsidR="00A675BB">
          <w:rPr>
            <w:noProof/>
            <w:webHidden/>
          </w:rPr>
          <w:fldChar w:fldCharType="begin"/>
        </w:r>
        <w:r w:rsidR="00A675BB">
          <w:rPr>
            <w:noProof/>
            <w:webHidden/>
          </w:rPr>
          <w:instrText xml:space="preserve"> PAGEREF _Toc109143500 \h </w:instrText>
        </w:r>
        <w:r w:rsidR="00A675BB">
          <w:rPr>
            <w:noProof/>
            <w:webHidden/>
          </w:rPr>
        </w:r>
        <w:r w:rsidR="00A675BB">
          <w:rPr>
            <w:noProof/>
            <w:webHidden/>
          </w:rPr>
          <w:fldChar w:fldCharType="separate"/>
        </w:r>
        <w:r w:rsidR="007715C3">
          <w:rPr>
            <w:noProof/>
            <w:webHidden/>
          </w:rPr>
          <w:t>25</w:t>
        </w:r>
        <w:r w:rsidR="00A675BB">
          <w:rPr>
            <w:noProof/>
            <w:webHidden/>
          </w:rPr>
          <w:fldChar w:fldCharType="end"/>
        </w:r>
      </w:hyperlink>
    </w:p>
    <w:p w14:paraId="0FA54E3D" w14:textId="17C0EABC"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1" w:history="1">
        <w:r w:rsidR="00A675BB" w:rsidRPr="00F95554">
          <w:rPr>
            <w:rStyle w:val="af8"/>
            <w:noProof/>
          </w:rPr>
          <w:t>2.8</w:t>
        </w:r>
        <w:r w:rsidR="00A675BB">
          <w:rPr>
            <w:rFonts w:asciiTheme="minorHAnsi" w:eastAsiaTheme="minorEastAsia" w:hAnsiTheme="minorHAnsi" w:cstheme="minorBidi"/>
            <w:noProof/>
            <w:szCs w:val="22"/>
          </w:rPr>
          <w:tab/>
        </w:r>
        <w:r w:rsidR="00A675BB" w:rsidRPr="00F95554">
          <w:rPr>
            <w:rStyle w:val="af8"/>
            <w:noProof/>
          </w:rPr>
          <w:t>Burial efficiency of organic carbon</w:t>
        </w:r>
        <w:r w:rsidR="00A675BB">
          <w:rPr>
            <w:noProof/>
            <w:webHidden/>
          </w:rPr>
          <w:tab/>
        </w:r>
        <w:r w:rsidR="00A675BB">
          <w:rPr>
            <w:noProof/>
            <w:webHidden/>
          </w:rPr>
          <w:fldChar w:fldCharType="begin"/>
        </w:r>
        <w:r w:rsidR="00A675BB">
          <w:rPr>
            <w:noProof/>
            <w:webHidden/>
          </w:rPr>
          <w:instrText xml:space="preserve"> PAGEREF _Toc109143501 \h </w:instrText>
        </w:r>
        <w:r w:rsidR="00A675BB">
          <w:rPr>
            <w:noProof/>
            <w:webHidden/>
          </w:rPr>
        </w:r>
        <w:r w:rsidR="00A675BB">
          <w:rPr>
            <w:noProof/>
            <w:webHidden/>
          </w:rPr>
          <w:fldChar w:fldCharType="separate"/>
        </w:r>
        <w:r w:rsidR="007715C3">
          <w:rPr>
            <w:noProof/>
            <w:webHidden/>
          </w:rPr>
          <w:t>26</w:t>
        </w:r>
        <w:r w:rsidR="00A675BB">
          <w:rPr>
            <w:noProof/>
            <w:webHidden/>
          </w:rPr>
          <w:fldChar w:fldCharType="end"/>
        </w:r>
      </w:hyperlink>
    </w:p>
    <w:p w14:paraId="53B745E9" w14:textId="35A75FF6"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2" w:history="1">
        <w:r w:rsidR="00A675BB" w:rsidRPr="00F95554">
          <w:rPr>
            <w:rStyle w:val="af8"/>
            <w:noProof/>
          </w:rPr>
          <w:t>2.9</w:t>
        </w:r>
        <w:r w:rsidR="00A675BB">
          <w:rPr>
            <w:rFonts w:asciiTheme="minorHAnsi" w:eastAsiaTheme="minorEastAsia" w:hAnsiTheme="minorHAnsi" w:cstheme="minorBidi"/>
            <w:noProof/>
            <w:szCs w:val="22"/>
          </w:rPr>
          <w:tab/>
        </w:r>
        <w:r w:rsidR="00A675BB" w:rsidRPr="00F95554">
          <w:rPr>
            <w:rStyle w:val="af8"/>
            <w:noProof/>
          </w:rPr>
          <w:t>Linear inverse model formulation</w:t>
        </w:r>
        <w:r w:rsidR="00A675BB">
          <w:rPr>
            <w:noProof/>
            <w:webHidden/>
          </w:rPr>
          <w:tab/>
        </w:r>
        <w:r w:rsidR="00A675BB">
          <w:rPr>
            <w:noProof/>
            <w:webHidden/>
          </w:rPr>
          <w:fldChar w:fldCharType="begin"/>
        </w:r>
        <w:r w:rsidR="00A675BB">
          <w:rPr>
            <w:noProof/>
            <w:webHidden/>
          </w:rPr>
          <w:instrText xml:space="preserve"> PAGEREF _Toc109143502 \h </w:instrText>
        </w:r>
        <w:r w:rsidR="00A675BB">
          <w:rPr>
            <w:noProof/>
            <w:webHidden/>
          </w:rPr>
        </w:r>
        <w:r w:rsidR="00A675BB">
          <w:rPr>
            <w:noProof/>
            <w:webHidden/>
          </w:rPr>
          <w:fldChar w:fldCharType="separate"/>
        </w:r>
        <w:r w:rsidR="007715C3">
          <w:rPr>
            <w:noProof/>
            <w:webHidden/>
          </w:rPr>
          <w:t>27</w:t>
        </w:r>
        <w:r w:rsidR="00A675BB">
          <w:rPr>
            <w:noProof/>
            <w:webHidden/>
          </w:rPr>
          <w:fldChar w:fldCharType="end"/>
        </w:r>
      </w:hyperlink>
    </w:p>
    <w:p w14:paraId="3901EDFC" w14:textId="6F0BDE3C"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03" w:history="1">
        <w:r w:rsidR="00A675BB" w:rsidRPr="00F95554">
          <w:rPr>
            <w:rStyle w:val="af8"/>
            <w:noProof/>
          </w:rPr>
          <w:t>2.9.1</w:t>
        </w:r>
        <w:r w:rsidR="00A675BB">
          <w:rPr>
            <w:rFonts w:asciiTheme="minorHAnsi" w:eastAsiaTheme="minorEastAsia" w:hAnsiTheme="minorHAnsi" w:cstheme="minorBidi"/>
            <w:noProof/>
            <w:szCs w:val="22"/>
          </w:rPr>
          <w:tab/>
        </w:r>
        <w:r w:rsidR="00A675BB" w:rsidRPr="00F95554">
          <w:rPr>
            <w:rStyle w:val="af8"/>
            <w:noProof/>
          </w:rPr>
          <w:t>Structure</w:t>
        </w:r>
        <w:r w:rsidR="00A675BB">
          <w:rPr>
            <w:noProof/>
            <w:webHidden/>
          </w:rPr>
          <w:tab/>
        </w:r>
        <w:r w:rsidR="00A675BB">
          <w:rPr>
            <w:noProof/>
            <w:webHidden/>
          </w:rPr>
          <w:fldChar w:fldCharType="begin"/>
        </w:r>
        <w:r w:rsidR="00A675BB">
          <w:rPr>
            <w:noProof/>
            <w:webHidden/>
          </w:rPr>
          <w:instrText xml:space="preserve"> PAGEREF _Toc109143503 \h </w:instrText>
        </w:r>
        <w:r w:rsidR="00A675BB">
          <w:rPr>
            <w:noProof/>
            <w:webHidden/>
          </w:rPr>
        </w:r>
        <w:r w:rsidR="00A675BB">
          <w:rPr>
            <w:noProof/>
            <w:webHidden/>
          </w:rPr>
          <w:fldChar w:fldCharType="separate"/>
        </w:r>
        <w:r w:rsidR="007715C3">
          <w:rPr>
            <w:noProof/>
            <w:webHidden/>
          </w:rPr>
          <w:t>27</w:t>
        </w:r>
        <w:r w:rsidR="00A675BB">
          <w:rPr>
            <w:noProof/>
            <w:webHidden/>
          </w:rPr>
          <w:fldChar w:fldCharType="end"/>
        </w:r>
      </w:hyperlink>
    </w:p>
    <w:p w14:paraId="1A13BD6F" w14:textId="4962F7DA"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04" w:history="1">
        <w:r w:rsidR="00A675BB" w:rsidRPr="00F95554">
          <w:rPr>
            <w:rStyle w:val="af8"/>
            <w:noProof/>
          </w:rPr>
          <w:t>2.9.2</w:t>
        </w:r>
        <w:r w:rsidR="00A675BB">
          <w:rPr>
            <w:rFonts w:asciiTheme="minorHAnsi" w:eastAsiaTheme="minorEastAsia" w:hAnsiTheme="minorHAnsi" w:cstheme="minorBidi"/>
            <w:noProof/>
            <w:szCs w:val="22"/>
          </w:rPr>
          <w:tab/>
        </w:r>
        <w:r w:rsidR="00A675BB" w:rsidRPr="00F95554">
          <w:rPr>
            <w:rStyle w:val="af8"/>
            <w:noProof/>
          </w:rPr>
          <w:t>Mass balances</w:t>
        </w:r>
        <w:r w:rsidR="00A675BB">
          <w:rPr>
            <w:noProof/>
            <w:webHidden/>
          </w:rPr>
          <w:tab/>
        </w:r>
        <w:r w:rsidR="00A675BB">
          <w:rPr>
            <w:noProof/>
            <w:webHidden/>
          </w:rPr>
          <w:fldChar w:fldCharType="begin"/>
        </w:r>
        <w:r w:rsidR="00A675BB">
          <w:rPr>
            <w:noProof/>
            <w:webHidden/>
          </w:rPr>
          <w:instrText xml:space="preserve"> PAGEREF _Toc109143504 \h </w:instrText>
        </w:r>
        <w:r w:rsidR="00A675BB">
          <w:rPr>
            <w:noProof/>
            <w:webHidden/>
          </w:rPr>
        </w:r>
        <w:r w:rsidR="00A675BB">
          <w:rPr>
            <w:noProof/>
            <w:webHidden/>
          </w:rPr>
          <w:fldChar w:fldCharType="separate"/>
        </w:r>
        <w:r w:rsidR="007715C3">
          <w:rPr>
            <w:noProof/>
            <w:webHidden/>
          </w:rPr>
          <w:t>28</w:t>
        </w:r>
        <w:r w:rsidR="00A675BB">
          <w:rPr>
            <w:noProof/>
            <w:webHidden/>
          </w:rPr>
          <w:fldChar w:fldCharType="end"/>
        </w:r>
      </w:hyperlink>
    </w:p>
    <w:p w14:paraId="0256F97C" w14:textId="3597FD1B"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05" w:history="1">
        <w:r w:rsidR="00A675BB" w:rsidRPr="00F95554">
          <w:rPr>
            <w:rStyle w:val="af8"/>
            <w:noProof/>
          </w:rPr>
          <w:t>2.9.3</w:t>
        </w:r>
        <w:r w:rsidR="00A675BB">
          <w:rPr>
            <w:rFonts w:asciiTheme="minorHAnsi" w:eastAsiaTheme="minorEastAsia" w:hAnsiTheme="minorHAnsi" w:cstheme="minorBidi"/>
            <w:noProof/>
            <w:szCs w:val="22"/>
          </w:rPr>
          <w:tab/>
        </w:r>
        <w:r w:rsidR="00A675BB" w:rsidRPr="00F95554">
          <w:rPr>
            <w:rStyle w:val="af8"/>
            <w:noProof/>
          </w:rPr>
          <w:t>Constraints</w:t>
        </w:r>
        <w:r w:rsidR="00A675BB">
          <w:rPr>
            <w:noProof/>
            <w:webHidden/>
          </w:rPr>
          <w:tab/>
        </w:r>
        <w:r w:rsidR="00A675BB">
          <w:rPr>
            <w:noProof/>
            <w:webHidden/>
          </w:rPr>
          <w:fldChar w:fldCharType="begin"/>
        </w:r>
        <w:r w:rsidR="00A675BB">
          <w:rPr>
            <w:noProof/>
            <w:webHidden/>
          </w:rPr>
          <w:instrText xml:space="preserve"> PAGEREF _Toc109143505 \h </w:instrText>
        </w:r>
        <w:r w:rsidR="00A675BB">
          <w:rPr>
            <w:noProof/>
            <w:webHidden/>
          </w:rPr>
        </w:r>
        <w:r w:rsidR="00A675BB">
          <w:rPr>
            <w:noProof/>
            <w:webHidden/>
          </w:rPr>
          <w:fldChar w:fldCharType="separate"/>
        </w:r>
        <w:r w:rsidR="007715C3">
          <w:rPr>
            <w:noProof/>
            <w:webHidden/>
          </w:rPr>
          <w:t>29</w:t>
        </w:r>
        <w:r w:rsidR="00A675BB">
          <w:rPr>
            <w:noProof/>
            <w:webHidden/>
          </w:rPr>
          <w:fldChar w:fldCharType="end"/>
        </w:r>
      </w:hyperlink>
    </w:p>
    <w:p w14:paraId="5DADB953" w14:textId="7C7FE957"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6" w:history="1">
        <w:r w:rsidR="00A675BB" w:rsidRPr="00F95554">
          <w:rPr>
            <w:rStyle w:val="af8"/>
            <w:rFonts w:eastAsia="新細明體"/>
            <w:noProof/>
          </w:rPr>
          <w:t>2.10</w:t>
        </w:r>
        <w:r w:rsidR="00A675BB">
          <w:rPr>
            <w:rFonts w:asciiTheme="minorHAnsi" w:eastAsiaTheme="minorEastAsia" w:hAnsiTheme="minorHAnsi" w:cstheme="minorBidi"/>
            <w:noProof/>
            <w:szCs w:val="22"/>
          </w:rPr>
          <w:tab/>
        </w:r>
        <w:r w:rsidR="00A675BB" w:rsidRPr="00F95554">
          <w:rPr>
            <w:rStyle w:val="af8"/>
            <w:noProof/>
          </w:rPr>
          <w:t>Model Solution: Likelihood method</w:t>
        </w:r>
        <w:r w:rsidR="00A675BB">
          <w:rPr>
            <w:noProof/>
            <w:webHidden/>
          </w:rPr>
          <w:tab/>
        </w:r>
        <w:r w:rsidR="00A675BB">
          <w:rPr>
            <w:noProof/>
            <w:webHidden/>
          </w:rPr>
          <w:fldChar w:fldCharType="begin"/>
        </w:r>
        <w:r w:rsidR="00A675BB">
          <w:rPr>
            <w:noProof/>
            <w:webHidden/>
          </w:rPr>
          <w:instrText xml:space="preserve"> PAGEREF _Toc109143506 \h </w:instrText>
        </w:r>
        <w:r w:rsidR="00A675BB">
          <w:rPr>
            <w:noProof/>
            <w:webHidden/>
          </w:rPr>
        </w:r>
        <w:r w:rsidR="00A675BB">
          <w:rPr>
            <w:noProof/>
            <w:webHidden/>
          </w:rPr>
          <w:fldChar w:fldCharType="separate"/>
        </w:r>
        <w:r w:rsidR="007715C3">
          <w:rPr>
            <w:noProof/>
            <w:webHidden/>
          </w:rPr>
          <w:t>33</w:t>
        </w:r>
        <w:r w:rsidR="00A675BB">
          <w:rPr>
            <w:noProof/>
            <w:webHidden/>
          </w:rPr>
          <w:fldChar w:fldCharType="end"/>
        </w:r>
      </w:hyperlink>
    </w:p>
    <w:p w14:paraId="6CAB9698" w14:textId="55B5209A"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7" w:history="1">
        <w:r w:rsidR="00A675BB" w:rsidRPr="00F95554">
          <w:rPr>
            <w:rStyle w:val="af8"/>
            <w:rFonts w:eastAsia="新細明體"/>
            <w:noProof/>
          </w:rPr>
          <w:t>2.11</w:t>
        </w:r>
        <w:r w:rsidR="00A675BB">
          <w:rPr>
            <w:rFonts w:asciiTheme="minorHAnsi" w:eastAsiaTheme="minorEastAsia" w:hAnsiTheme="minorHAnsi" w:cstheme="minorBidi"/>
            <w:noProof/>
            <w:szCs w:val="22"/>
          </w:rPr>
          <w:tab/>
        </w:r>
        <w:r w:rsidR="00A675BB" w:rsidRPr="00F95554">
          <w:rPr>
            <w:rStyle w:val="af8"/>
            <w:noProof/>
          </w:rPr>
          <w:t>Network indices of ecosystems</w:t>
        </w:r>
        <w:r w:rsidR="00A675BB">
          <w:rPr>
            <w:noProof/>
            <w:webHidden/>
          </w:rPr>
          <w:tab/>
        </w:r>
        <w:r w:rsidR="00A675BB">
          <w:rPr>
            <w:noProof/>
            <w:webHidden/>
          </w:rPr>
          <w:fldChar w:fldCharType="begin"/>
        </w:r>
        <w:r w:rsidR="00A675BB">
          <w:rPr>
            <w:noProof/>
            <w:webHidden/>
          </w:rPr>
          <w:instrText xml:space="preserve"> PAGEREF _Toc109143507 \h </w:instrText>
        </w:r>
        <w:r w:rsidR="00A675BB">
          <w:rPr>
            <w:noProof/>
            <w:webHidden/>
          </w:rPr>
        </w:r>
        <w:r w:rsidR="00A675BB">
          <w:rPr>
            <w:noProof/>
            <w:webHidden/>
          </w:rPr>
          <w:fldChar w:fldCharType="separate"/>
        </w:r>
        <w:r w:rsidR="007715C3">
          <w:rPr>
            <w:noProof/>
            <w:webHidden/>
          </w:rPr>
          <w:t>34</w:t>
        </w:r>
        <w:r w:rsidR="00A675BB">
          <w:rPr>
            <w:noProof/>
            <w:webHidden/>
          </w:rPr>
          <w:fldChar w:fldCharType="end"/>
        </w:r>
      </w:hyperlink>
    </w:p>
    <w:p w14:paraId="0DBD3637" w14:textId="331928B7"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508" w:history="1">
        <w:r w:rsidR="00A675BB" w:rsidRPr="00F95554">
          <w:rPr>
            <w:rStyle w:val="af8"/>
            <w:noProof/>
          </w:rPr>
          <w:t>3</w:t>
        </w:r>
        <w:r w:rsidR="00A675BB">
          <w:rPr>
            <w:rFonts w:asciiTheme="minorHAnsi" w:eastAsiaTheme="minorEastAsia" w:hAnsiTheme="minorHAnsi" w:cstheme="minorBidi"/>
            <w:noProof/>
            <w:szCs w:val="22"/>
          </w:rPr>
          <w:tab/>
        </w:r>
        <w:r w:rsidR="00A675BB" w:rsidRPr="00F95554">
          <w:rPr>
            <w:rStyle w:val="af8"/>
            <w:noProof/>
          </w:rPr>
          <w:t>Result</w:t>
        </w:r>
        <w:r w:rsidR="00A675BB">
          <w:rPr>
            <w:noProof/>
            <w:webHidden/>
          </w:rPr>
          <w:tab/>
        </w:r>
        <w:r w:rsidR="00A675BB">
          <w:rPr>
            <w:noProof/>
            <w:webHidden/>
          </w:rPr>
          <w:fldChar w:fldCharType="begin"/>
        </w:r>
        <w:r w:rsidR="00A675BB">
          <w:rPr>
            <w:noProof/>
            <w:webHidden/>
          </w:rPr>
          <w:instrText xml:space="preserve"> PAGEREF _Toc109143508 \h </w:instrText>
        </w:r>
        <w:r w:rsidR="00A675BB">
          <w:rPr>
            <w:noProof/>
            <w:webHidden/>
          </w:rPr>
        </w:r>
        <w:r w:rsidR="00A675BB">
          <w:rPr>
            <w:noProof/>
            <w:webHidden/>
          </w:rPr>
          <w:fldChar w:fldCharType="separate"/>
        </w:r>
        <w:r w:rsidR="007715C3">
          <w:rPr>
            <w:noProof/>
            <w:webHidden/>
          </w:rPr>
          <w:t>37</w:t>
        </w:r>
        <w:r w:rsidR="00A675BB">
          <w:rPr>
            <w:noProof/>
            <w:webHidden/>
          </w:rPr>
          <w:fldChar w:fldCharType="end"/>
        </w:r>
      </w:hyperlink>
    </w:p>
    <w:p w14:paraId="2ED58C29" w14:textId="7A13EC3A"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09" w:history="1">
        <w:r w:rsidR="00A675BB" w:rsidRPr="00F95554">
          <w:rPr>
            <w:rStyle w:val="af8"/>
            <w:noProof/>
          </w:rPr>
          <w:t>3.1</w:t>
        </w:r>
        <w:r w:rsidR="00A675BB">
          <w:rPr>
            <w:rFonts w:asciiTheme="minorHAnsi" w:eastAsiaTheme="minorEastAsia" w:hAnsiTheme="minorHAnsi" w:cstheme="minorBidi"/>
            <w:noProof/>
            <w:szCs w:val="22"/>
          </w:rPr>
          <w:tab/>
        </w:r>
        <w:r w:rsidR="00A675BB" w:rsidRPr="00F95554">
          <w:rPr>
            <w:rStyle w:val="af8"/>
            <w:noProof/>
          </w:rPr>
          <w:t>Environment data</w:t>
        </w:r>
        <w:r w:rsidR="00A675BB">
          <w:rPr>
            <w:noProof/>
            <w:webHidden/>
          </w:rPr>
          <w:tab/>
        </w:r>
        <w:r w:rsidR="00A675BB">
          <w:rPr>
            <w:noProof/>
            <w:webHidden/>
          </w:rPr>
          <w:fldChar w:fldCharType="begin"/>
        </w:r>
        <w:r w:rsidR="00A675BB">
          <w:rPr>
            <w:noProof/>
            <w:webHidden/>
          </w:rPr>
          <w:instrText xml:space="preserve"> PAGEREF _Toc109143509 \h </w:instrText>
        </w:r>
        <w:r w:rsidR="00A675BB">
          <w:rPr>
            <w:noProof/>
            <w:webHidden/>
          </w:rPr>
        </w:r>
        <w:r w:rsidR="00A675BB">
          <w:rPr>
            <w:noProof/>
            <w:webHidden/>
          </w:rPr>
          <w:fldChar w:fldCharType="separate"/>
        </w:r>
        <w:r w:rsidR="007715C3">
          <w:rPr>
            <w:noProof/>
            <w:webHidden/>
          </w:rPr>
          <w:t>37</w:t>
        </w:r>
        <w:r w:rsidR="00A675BB">
          <w:rPr>
            <w:noProof/>
            <w:webHidden/>
          </w:rPr>
          <w:fldChar w:fldCharType="end"/>
        </w:r>
      </w:hyperlink>
    </w:p>
    <w:p w14:paraId="516ED2DE" w14:textId="4E697961"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0" w:history="1">
        <w:r w:rsidR="00A675BB" w:rsidRPr="00F95554">
          <w:rPr>
            <w:rStyle w:val="af8"/>
            <w:noProof/>
          </w:rPr>
          <w:t>3.1.1</w:t>
        </w:r>
        <w:r w:rsidR="00A675BB">
          <w:rPr>
            <w:rFonts w:asciiTheme="minorHAnsi" w:eastAsiaTheme="minorEastAsia" w:hAnsiTheme="minorHAnsi" w:cstheme="minorBidi"/>
            <w:noProof/>
            <w:szCs w:val="22"/>
          </w:rPr>
          <w:tab/>
        </w:r>
        <w:r w:rsidR="00A675BB" w:rsidRPr="00F95554">
          <w:rPr>
            <w:rStyle w:val="af8"/>
            <w:noProof/>
          </w:rPr>
          <w:t>CTD</w:t>
        </w:r>
        <w:r w:rsidR="00A675BB">
          <w:rPr>
            <w:noProof/>
            <w:webHidden/>
          </w:rPr>
          <w:tab/>
        </w:r>
        <w:r w:rsidR="00A675BB">
          <w:rPr>
            <w:noProof/>
            <w:webHidden/>
          </w:rPr>
          <w:fldChar w:fldCharType="begin"/>
        </w:r>
        <w:r w:rsidR="00A675BB">
          <w:rPr>
            <w:noProof/>
            <w:webHidden/>
          </w:rPr>
          <w:instrText xml:space="preserve"> PAGEREF _Toc109143510 \h </w:instrText>
        </w:r>
        <w:r w:rsidR="00A675BB">
          <w:rPr>
            <w:noProof/>
            <w:webHidden/>
          </w:rPr>
        </w:r>
        <w:r w:rsidR="00A675BB">
          <w:rPr>
            <w:noProof/>
            <w:webHidden/>
          </w:rPr>
          <w:fldChar w:fldCharType="separate"/>
        </w:r>
        <w:r w:rsidR="007715C3">
          <w:rPr>
            <w:noProof/>
            <w:webHidden/>
          </w:rPr>
          <w:t>37</w:t>
        </w:r>
        <w:r w:rsidR="00A675BB">
          <w:rPr>
            <w:noProof/>
            <w:webHidden/>
          </w:rPr>
          <w:fldChar w:fldCharType="end"/>
        </w:r>
      </w:hyperlink>
    </w:p>
    <w:p w14:paraId="239C5D8D" w14:textId="3AD6E911"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11" w:history="1">
        <w:r w:rsidR="00A675BB" w:rsidRPr="00F95554">
          <w:rPr>
            <w:rStyle w:val="af8"/>
            <w:noProof/>
          </w:rPr>
          <w:t>3.2</w:t>
        </w:r>
        <w:r w:rsidR="00A675BB">
          <w:rPr>
            <w:rFonts w:asciiTheme="minorHAnsi" w:eastAsiaTheme="minorEastAsia" w:hAnsiTheme="minorHAnsi" w:cstheme="minorBidi"/>
            <w:noProof/>
            <w:szCs w:val="22"/>
          </w:rPr>
          <w:tab/>
        </w:r>
        <w:r w:rsidR="00A675BB" w:rsidRPr="00F95554">
          <w:rPr>
            <w:rStyle w:val="af8"/>
            <w:noProof/>
          </w:rPr>
          <w:t>Carbon budget of non-living component of OC</w:t>
        </w:r>
        <w:r w:rsidR="00A675BB">
          <w:rPr>
            <w:noProof/>
            <w:webHidden/>
          </w:rPr>
          <w:tab/>
        </w:r>
        <w:r w:rsidR="00A675BB">
          <w:rPr>
            <w:noProof/>
            <w:webHidden/>
          </w:rPr>
          <w:fldChar w:fldCharType="begin"/>
        </w:r>
        <w:r w:rsidR="00A675BB">
          <w:rPr>
            <w:noProof/>
            <w:webHidden/>
          </w:rPr>
          <w:instrText xml:space="preserve"> PAGEREF _Toc109143511 \h </w:instrText>
        </w:r>
        <w:r w:rsidR="00A675BB">
          <w:rPr>
            <w:noProof/>
            <w:webHidden/>
          </w:rPr>
        </w:r>
        <w:r w:rsidR="00A675BB">
          <w:rPr>
            <w:noProof/>
            <w:webHidden/>
          </w:rPr>
          <w:fldChar w:fldCharType="separate"/>
        </w:r>
        <w:r w:rsidR="007715C3">
          <w:rPr>
            <w:noProof/>
            <w:webHidden/>
          </w:rPr>
          <w:t>37</w:t>
        </w:r>
        <w:r w:rsidR="00A675BB">
          <w:rPr>
            <w:noProof/>
            <w:webHidden/>
          </w:rPr>
          <w:fldChar w:fldCharType="end"/>
        </w:r>
      </w:hyperlink>
    </w:p>
    <w:p w14:paraId="40BDA7F7" w14:textId="6D1843C9"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2" w:history="1">
        <w:r w:rsidR="00A675BB" w:rsidRPr="00F95554">
          <w:rPr>
            <w:rStyle w:val="af8"/>
            <w:noProof/>
          </w:rPr>
          <w:t>3.2.1</w:t>
        </w:r>
        <w:r w:rsidR="00A675BB">
          <w:rPr>
            <w:rFonts w:asciiTheme="minorHAnsi" w:eastAsiaTheme="minorEastAsia" w:hAnsiTheme="minorHAnsi" w:cstheme="minorBidi"/>
            <w:noProof/>
            <w:szCs w:val="22"/>
          </w:rPr>
          <w:tab/>
        </w:r>
        <w:r w:rsidR="00A675BB" w:rsidRPr="00F95554">
          <w:rPr>
            <w:rStyle w:val="af8"/>
            <w:noProof/>
          </w:rPr>
          <w:t>Detrital organic carbon</w:t>
        </w:r>
        <w:r w:rsidR="00A675BB">
          <w:rPr>
            <w:noProof/>
            <w:webHidden/>
          </w:rPr>
          <w:tab/>
        </w:r>
        <w:r w:rsidR="00A675BB">
          <w:rPr>
            <w:noProof/>
            <w:webHidden/>
          </w:rPr>
          <w:fldChar w:fldCharType="begin"/>
        </w:r>
        <w:r w:rsidR="00A675BB">
          <w:rPr>
            <w:noProof/>
            <w:webHidden/>
          </w:rPr>
          <w:instrText xml:space="preserve"> PAGEREF _Toc109143512 \h </w:instrText>
        </w:r>
        <w:r w:rsidR="00A675BB">
          <w:rPr>
            <w:noProof/>
            <w:webHidden/>
          </w:rPr>
        </w:r>
        <w:r w:rsidR="00A675BB">
          <w:rPr>
            <w:noProof/>
            <w:webHidden/>
          </w:rPr>
          <w:fldChar w:fldCharType="separate"/>
        </w:r>
        <w:r w:rsidR="007715C3">
          <w:rPr>
            <w:noProof/>
            <w:webHidden/>
          </w:rPr>
          <w:t>37</w:t>
        </w:r>
        <w:r w:rsidR="00A675BB">
          <w:rPr>
            <w:noProof/>
            <w:webHidden/>
          </w:rPr>
          <w:fldChar w:fldCharType="end"/>
        </w:r>
      </w:hyperlink>
    </w:p>
    <w:p w14:paraId="46E17BFB" w14:textId="6D47ECC3"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13" w:history="1">
        <w:r w:rsidR="00A675BB" w:rsidRPr="00F95554">
          <w:rPr>
            <w:rStyle w:val="af8"/>
            <w:noProof/>
          </w:rPr>
          <w:t>3.3</w:t>
        </w:r>
        <w:r w:rsidR="00A675BB">
          <w:rPr>
            <w:rFonts w:asciiTheme="minorHAnsi" w:eastAsiaTheme="minorEastAsia" w:hAnsiTheme="minorHAnsi" w:cstheme="minorBidi"/>
            <w:noProof/>
            <w:szCs w:val="22"/>
          </w:rPr>
          <w:tab/>
        </w:r>
        <w:r w:rsidR="00A675BB" w:rsidRPr="00F95554">
          <w:rPr>
            <w:rStyle w:val="af8"/>
            <w:noProof/>
          </w:rPr>
          <w:t>Carbon budget of the living component of OC</w:t>
        </w:r>
        <w:r w:rsidR="00A675BB">
          <w:rPr>
            <w:noProof/>
            <w:webHidden/>
          </w:rPr>
          <w:tab/>
        </w:r>
        <w:r w:rsidR="00A675BB">
          <w:rPr>
            <w:noProof/>
            <w:webHidden/>
          </w:rPr>
          <w:fldChar w:fldCharType="begin"/>
        </w:r>
        <w:r w:rsidR="00A675BB">
          <w:rPr>
            <w:noProof/>
            <w:webHidden/>
          </w:rPr>
          <w:instrText xml:space="preserve"> PAGEREF _Toc109143513 \h </w:instrText>
        </w:r>
        <w:r w:rsidR="00A675BB">
          <w:rPr>
            <w:noProof/>
            <w:webHidden/>
          </w:rPr>
        </w:r>
        <w:r w:rsidR="00A675BB">
          <w:rPr>
            <w:noProof/>
            <w:webHidden/>
          </w:rPr>
          <w:fldChar w:fldCharType="separate"/>
        </w:r>
        <w:r w:rsidR="007715C3">
          <w:rPr>
            <w:noProof/>
            <w:webHidden/>
          </w:rPr>
          <w:t>38</w:t>
        </w:r>
        <w:r w:rsidR="00A675BB">
          <w:rPr>
            <w:noProof/>
            <w:webHidden/>
          </w:rPr>
          <w:fldChar w:fldCharType="end"/>
        </w:r>
      </w:hyperlink>
    </w:p>
    <w:p w14:paraId="535E3070" w14:textId="35ACBA0E"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4" w:history="1">
        <w:r w:rsidR="00A675BB" w:rsidRPr="00F95554">
          <w:rPr>
            <w:rStyle w:val="af8"/>
            <w:noProof/>
          </w:rPr>
          <w:t>3.3.1</w:t>
        </w:r>
        <w:r w:rsidR="00A675BB">
          <w:rPr>
            <w:rFonts w:asciiTheme="minorHAnsi" w:eastAsiaTheme="minorEastAsia" w:hAnsiTheme="minorHAnsi" w:cstheme="minorBidi"/>
            <w:noProof/>
            <w:szCs w:val="22"/>
          </w:rPr>
          <w:tab/>
        </w:r>
        <w:r w:rsidR="00A675BB" w:rsidRPr="00F95554">
          <w:rPr>
            <w:rStyle w:val="af8"/>
            <w:noProof/>
          </w:rPr>
          <w:t>Prokaryote biomass</w:t>
        </w:r>
        <w:r w:rsidR="00A675BB">
          <w:rPr>
            <w:noProof/>
            <w:webHidden/>
          </w:rPr>
          <w:tab/>
        </w:r>
        <w:r w:rsidR="00A675BB">
          <w:rPr>
            <w:noProof/>
            <w:webHidden/>
          </w:rPr>
          <w:fldChar w:fldCharType="begin"/>
        </w:r>
        <w:r w:rsidR="00A675BB">
          <w:rPr>
            <w:noProof/>
            <w:webHidden/>
          </w:rPr>
          <w:instrText xml:space="preserve"> PAGEREF _Toc109143514 \h </w:instrText>
        </w:r>
        <w:r w:rsidR="00A675BB">
          <w:rPr>
            <w:noProof/>
            <w:webHidden/>
          </w:rPr>
        </w:r>
        <w:r w:rsidR="00A675BB">
          <w:rPr>
            <w:noProof/>
            <w:webHidden/>
          </w:rPr>
          <w:fldChar w:fldCharType="separate"/>
        </w:r>
        <w:r w:rsidR="007715C3">
          <w:rPr>
            <w:noProof/>
            <w:webHidden/>
          </w:rPr>
          <w:t>38</w:t>
        </w:r>
        <w:r w:rsidR="00A675BB">
          <w:rPr>
            <w:noProof/>
            <w:webHidden/>
          </w:rPr>
          <w:fldChar w:fldCharType="end"/>
        </w:r>
      </w:hyperlink>
    </w:p>
    <w:p w14:paraId="5F7513E0" w14:textId="1740CC5C"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5" w:history="1">
        <w:r w:rsidR="00A675BB" w:rsidRPr="00F95554">
          <w:rPr>
            <w:rStyle w:val="af8"/>
            <w:noProof/>
          </w:rPr>
          <w:t>3.3.2</w:t>
        </w:r>
        <w:r w:rsidR="00A675BB">
          <w:rPr>
            <w:rFonts w:asciiTheme="minorHAnsi" w:eastAsiaTheme="minorEastAsia" w:hAnsiTheme="minorHAnsi" w:cstheme="minorBidi"/>
            <w:noProof/>
            <w:szCs w:val="22"/>
          </w:rPr>
          <w:tab/>
        </w:r>
        <w:r w:rsidR="00A675BB" w:rsidRPr="00F95554">
          <w:rPr>
            <w:rStyle w:val="af8"/>
            <w:noProof/>
          </w:rPr>
          <w:t>Meiofauna biomass</w:t>
        </w:r>
        <w:r w:rsidR="00A675BB">
          <w:rPr>
            <w:noProof/>
            <w:webHidden/>
          </w:rPr>
          <w:tab/>
        </w:r>
        <w:r w:rsidR="00A675BB">
          <w:rPr>
            <w:noProof/>
            <w:webHidden/>
          </w:rPr>
          <w:fldChar w:fldCharType="begin"/>
        </w:r>
        <w:r w:rsidR="00A675BB">
          <w:rPr>
            <w:noProof/>
            <w:webHidden/>
          </w:rPr>
          <w:instrText xml:space="preserve"> PAGEREF _Toc109143515 \h </w:instrText>
        </w:r>
        <w:r w:rsidR="00A675BB">
          <w:rPr>
            <w:noProof/>
            <w:webHidden/>
          </w:rPr>
        </w:r>
        <w:r w:rsidR="00A675BB">
          <w:rPr>
            <w:noProof/>
            <w:webHidden/>
          </w:rPr>
          <w:fldChar w:fldCharType="separate"/>
        </w:r>
        <w:r w:rsidR="007715C3">
          <w:rPr>
            <w:noProof/>
            <w:webHidden/>
          </w:rPr>
          <w:t>38</w:t>
        </w:r>
        <w:r w:rsidR="00A675BB">
          <w:rPr>
            <w:noProof/>
            <w:webHidden/>
          </w:rPr>
          <w:fldChar w:fldCharType="end"/>
        </w:r>
      </w:hyperlink>
    </w:p>
    <w:p w14:paraId="29885463" w14:textId="2F7BB82D"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6" w:history="1">
        <w:r w:rsidR="00A675BB" w:rsidRPr="00F95554">
          <w:rPr>
            <w:rStyle w:val="af8"/>
            <w:noProof/>
          </w:rPr>
          <w:t>3.3.3</w:t>
        </w:r>
        <w:r w:rsidR="00A675BB">
          <w:rPr>
            <w:rFonts w:asciiTheme="minorHAnsi" w:eastAsiaTheme="minorEastAsia" w:hAnsiTheme="minorHAnsi" w:cstheme="minorBidi"/>
            <w:noProof/>
            <w:szCs w:val="22"/>
          </w:rPr>
          <w:tab/>
        </w:r>
        <w:r w:rsidR="00A675BB" w:rsidRPr="00F95554">
          <w:rPr>
            <w:rStyle w:val="af8"/>
            <w:noProof/>
          </w:rPr>
          <w:t>Macrofauna biomass</w:t>
        </w:r>
        <w:r w:rsidR="00A675BB">
          <w:rPr>
            <w:noProof/>
            <w:webHidden/>
          </w:rPr>
          <w:tab/>
        </w:r>
        <w:r w:rsidR="00A675BB">
          <w:rPr>
            <w:noProof/>
            <w:webHidden/>
          </w:rPr>
          <w:fldChar w:fldCharType="begin"/>
        </w:r>
        <w:r w:rsidR="00A675BB">
          <w:rPr>
            <w:noProof/>
            <w:webHidden/>
          </w:rPr>
          <w:instrText xml:space="preserve"> PAGEREF _Toc109143516 \h </w:instrText>
        </w:r>
        <w:r w:rsidR="00A675BB">
          <w:rPr>
            <w:noProof/>
            <w:webHidden/>
          </w:rPr>
        </w:r>
        <w:r w:rsidR="00A675BB">
          <w:rPr>
            <w:noProof/>
            <w:webHidden/>
          </w:rPr>
          <w:fldChar w:fldCharType="separate"/>
        </w:r>
        <w:r w:rsidR="007715C3">
          <w:rPr>
            <w:noProof/>
            <w:webHidden/>
          </w:rPr>
          <w:t>39</w:t>
        </w:r>
        <w:r w:rsidR="00A675BB">
          <w:rPr>
            <w:noProof/>
            <w:webHidden/>
          </w:rPr>
          <w:fldChar w:fldCharType="end"/>
        </w:r>
      </w:hyperlink>
    </w:p>
    <w:p w14:paraId="6E1A35E6" w14:textId="3DAFD649"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17" w:history="1">
        <w:r w:rsidR="00A675BB" w:rsidRPr="00F95554">
          <w:rPr>
            <w:rStyle w:val="af8"/>
            <w:noProof/>
          </w:rPr>
          <w:t>3.4</w:t>
        </w:r>
        <w:r w:rsidR="00A675BB">
          <w:rPr>
            <w:rFonts w:asciiTheme="minorHAnsi" w:eastAsiaTheme="minorEastAsia" w:hAnsiTheme="minorHAnsi" w:cstheme="minorBidi"/>
            <w:noProof/>
            <w:szCs w:val="22"/>
          </w:rPr>
          <w:tab/>
        </w:r>
        <w:r w:rsidR="00A675BB" w:rsidRPr="00F95554">
          <w:rPr>
            <w:rStyle w:val="af8"/>
            <w:noProof/>
          </w:rPr>
          <w:t>Oxygen utilization</w:t>
        </w:r>
        <w:r w:rsidR="00A675BB">
          <w:rPr>
            <w:noProof/>
            <w:webHidden/>
          </w:rPr>
          <w:tab/>
        </w:r>
        <w:r w:rsidR="00A675BB">
          <w:rPr>
            <w:noProof/>
            <w:webHidden/>
          </w:rPr>
          <w:fldChar w:fldCharType="begin"/>
        </w:r>
        <w:r w:rsidR="00A675BB">
          <w:rPr>
            <w:noProof/>
            <w:webHidden/>
          </w:rPr>
          <w:instrText xml:space="preserve"> PAGEREF _Toc109143517 \h </w:instrText>
        </w:r>
        <w:r w:rsidR="00A675BB">
          <w:rPr>
            <w:noProof/>
            <w:webHidden/>
          </w:rPr>
        </w:r>
        <w:r w:rsidR="00A675BB">
          <w:rPr>
            <w:noProof/>
            <w:webHidden/>
          </w:rPr>
          <w:fldChar w:fldCharType="separate"/>
        </w:r>
        <w:r w:rsidR="007715C3">
          <w:rPr>
            <w:noProof/>
            <w:webHidden/>
          </w:rPr>
          <w:t>41</w:t>
        </w:r>
        <w:r w:rsidR="00A675BB">
          <w:rPr>
            <w:noProof/>
            <w:webHidden/>
          </w:rPr>
          <w:fldChar w:fldCharType="end"/>
        </w:r>
      </w:hyperlink>
    </w:p>
    <w:p w14:paraId="7E92B3E2" w14:textId="65F8B562"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18" w:history="1">
        <w:r w:rsidR="00A675BB" w:rsidRPr="00F95554">
          <w:rPr>
            <w:rStyle w:val="af8"/>
            <w:noProof/>
          </w:rPr>
          <w:t>3.5</w:t>
        </w:r>
        <w:r w:rsidR="00A675BB">
          <w:rPr>
            <w:rFonts w:asciiTheme="minorHAnsi" w:eastAsiaTheme="minorEastAsia" w:hAnsiTheme="minorHAnsi" w:cstheme="minorBidi"/>
            <w:noProof/>
            <w:szCs w:val="22"/>
          </w:rPr>
          <w:tab/>
        </w:r>
        <w:r w:rsidR="00A675BB" w:rsidRPr="00F95554">
          <w:rPr>
            <w:rStyle w:val="af8"/>
            <w:noProof/>
          </w:rPr>
          <w:t>Model results</w:t>
        </w:r>
        <w:r w:rsidR="00A675BB">
          <w:rPr>
            <w:noProof/>
            <w:webHidden/>
          </w:rPr>
          <w:tab/>
        </w:r>
        <w:r w:rsidR="00A675BB">
          <w:rPr>
            <w:noProof/>
            <w:webHidden/>
          </w:rPr>
          <w:fldChar w:fldCharType="begin"/>
        </w:r>
        <w:r w:rsidR="00A675BB">
          <w:rPr>
            <w:noProof/>
            <w:webHidden/>
          </w:rPr>
          <w:instrText xml:space="preserve"> PAGEREF _Toc109143518 \h </w:instrText>
        </w:r>
        <w:r w:rsidR="00A675BB">
          <w:rPr>
            <w:noProof/>
            <w:webHidden/>
          </w:rPr>
        </w:r>
        <w:r w:rsidR="00A675BB">
          <w:rPr>
            <w:noProof/>
            <w:webHidden/>
          </w:rPr>
          <w:fldChar w:fldCharType="separate"/>
        </w:r>
        <w:r w:rsidR="007715C3">
          <w:rPr>
            <w:noProof/>
            <w:webHidden/>
          </w:rPr>
          <w:t>42</w:t>
        </w:r>
        <w:r w:rsidR="00A675BB">
          <w:rPr>
            <w:noProof/>
            <w:webHidden/>
          </w:rPr>
          <w:fldChar w:fldCharType="end"/>
        </w:r>
      </w:hyperlink>
    </w:p>
    <w:p w14:paraId="5D0BE4B4" w14:textId="46D0FAE4"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19" w:history="1">
        <w:r w:rsidR="00A675BB" w:rsidRPr="00F95554">
          <w:rPr>
            <w:rStyle w:val="af8"/>
            <w:noProof/>
          </w:rPr>
          <w:t>3.5.1</w:t>
        </w:r>
        <w:r w:rsidR="00A675BB">
          <w:rPr>
            <w:rFonts w:asciiTheme="minorHAnsi" w:eastAsiaTheme="minorEastAsia" w:hAnsiTheme="minorHAnsi" w:cstheme="minorBidi"/>
            <w:noProof/>
            <w:szCs w:val="22"/>
          </w:rPr>
          <w:tab/>
        </w:r>
        <w:r w:rsidR="00A675BB" w:rsidRPr="00F95554">
          <w:rPr>
            <w:rStyle w:val="af8"/>
            <w:noProof/>
          </w:rPr>
          <w:t>LIM result in GC1</w:t>
        </w:r>
        <w:r w:rsidR="00A675BB">
          <w:rPr>
            <w:noProof/>
            <w:webHidden/>
          </w:rPr>
          <w:tab/>
        </w:r>
        <w:r w:rsidR="00A675BB">
          <w:rPr>
            <w:noProof/>
            <w:webHidden/>
          </w:rPr>
          <w:fldChar w:fldCharType="begin"/>
        </w:r>
        <w:r w:rsidR="00A675BB">
          <w:rPr>
            <w:noProof/>
            <w:webHidden/>
          </w:rPr>
          <w:instrText xml:space="preserve"> PAGEREF _Toc109143519 \h </w:instrText>
        </w:r>
        <w:r w:rsidR="00A675BB">
          <w:rPr>
            <w:noProof/>
            <w:webHidden/>
          </w:rPr>
        </w:r>
        <w:r w:rsidR="00A675BB">
          <w:rPr>
            <w:noProof/>
            <w:webHidden/>
          </w:rPr>
          <w:fldChar w:fldCharType="separate"/>
        </w:r>
        <w:r w:rsidR="007715C3">
          <w:rPr>
            <w:noProof/>
            <w:webHidden/>
          </w:rPr>
          <w:t>44</w:t>
        </w:r>
        <w:r w:rsidR="00A675BB">
          <w:rPr>
            <w:noProof/>
            <w:webHidden/>
          </w:rPr>
          <w:fldChar w:fldCharType="end"/>
        </w:r>
      </w:hyperlink>
    </w:p>
    <w:p w14:paraId="2C51B41E" w14:textId="5DE97642" w:rsidR="00A675BB" w:rsidRDefault="00500706">
      <w:pPr>
        <w:pStyle w:val="31"/>
        <w:tabs>
          <w:tab w:val="left" w:pos="1920"/>
          <w:tab w:val="right" w:leader="dot" w:pos="8494"/>
        </w:tabs>
        <w:ind w:left="960"/>
        <w:rPr>
          <w:rFonts w:asciiTheme="minorHAnsi" w:eastAsiaTheme="minorEastAsia" w:hAnsiTheme="minorHAnsi" w:cstheme="minorBidi"/>
          <w:noProof/>
          <w:szCs w:val="22"/>
        </w:rPr>
      </w:pPr>
      <w:hyperlink w:anchor="_Toc109143520" w:history="1">
        <w:r w:rsidR="00A675BB" w:rsidRPr="00F95554">
          <w:rPr>
            <w:rStyle w:val="af8"/>
            <w:noProof/>
          </w:rPr>
          <w:t>3.5.2</w:t>
        </w:r>
        <w:r w:rsidR="00A675BB">
          <w:rPr>
            <w:rFonts w:asciiTheme="minorHAnsi" w:eastAsiaTheme="minorEastAsia" w:hAnsiTheme="minorHAnsi" w:cstheme="minorBidi"/>
            <w:noProof/>
            <w:szCs w:val="22"/>
          </w:rPr>
          <w:tab/>
        </w:r>
        <w:r w:rsidR="00A675BB" w:rsidRPr="00F95554">
          <w:rPr>
            <w:rStyle w:val="af8"/>
            <w:noProof/>
          </w:rPr>
          <w:t>LIM result in GS1</w:t>
        </w:r>
        <w:r w:rsidR="00A675BB">
          <w:rPr>
            <w:noProof/>
            <w:webHidden/>
          </w:rPr>
          <w:tab/>
        </w:r>
        <w:r w:rsidR="00A675BB">
          <w:rPr>
            <w:noProof/>
            <w:webHidden/>
          </w:rPr>
          <w:fldChar w:fldCharType="begin"/>
        </w:r>
        <w:r w:rsidR="00A675BB">
          <w:rPr>
            <w:noProof/>
            <w:webHidden/>
          </w:rPr>
          <w:instrText xml:space="preserve"> PAGEREF _Toc109143520 \h </w:instrText>
        </w:r>
        <w:r w:rsidR="00A675BB">
          <w:rPr>
            <w:noProof/>
            <w:webHidden/>
          </w:rPr>
        </w:r>
        <w:r w:rsidR="00A675BB">
          <w:rPr>
            <w:noProof/>
            <w:webHidden/>
          </w:rPr>
          <w:fldChar w:fldCharType="separate"/>
        </w:r>
        <w:r w:rsidR="007715C3">
          <w:rPr>
            <w:noProof/>
            <w:webHidden/>
          </w:rPr>
          <w:t>44</w:t>
        </w:r>
        <w:r w:rsidR="00A675BB">
          <w:rPr>
            <w:noProof/>
            <w:webHidden/>
          </w:rPr>
          <w:fldChar w:fldCharType="end"/>
        </w:r>
      </w:hyperlink>
    </w:p>
    <w:p w14:paraId="5577BDDC" w14:textId="76F95ACC"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1" w:history="1">
        <w:r w:rsidR="00A675BB" w:rsidRPr="00F95554">
          <w:rPr>
            <w:rStyle w:val="af8"/>
            <w:noProof/>
          </w:rPr>
          <w:t>3.6</w:t>
        </w:r>
        <w:r w:rsidR="00A675BB">
          <w:rPr>
            <w:rFonts w:asciiTheme="minorHAnsi" w:eastAsiaTheme="minorEastAsia" w:hAnsiTheme="minorHAnsi" w:cstheme="minorBidi"/>
            <w:noProof/>
            <w:szCs w:val="22"/>
          </w:rPr>
          <w:tab/>
        </w:r>
        <w:r w:rsidR="00A675BB" w:rsidRPr="00F95554">
          <w:rPr>
            <w:rStyle w:val="af8"/>
            <w:noProof/>
          </w:rPr>
          <w:t>Turnover rates</w:t>
        </w:r>
        <w:r w:rsidR="00A675BB">
          <w:rPr>
            <w:noProof/>
            <w:webHidden/>
          </w:rPr>
          <w:tab/>
        </w:r>
        <w:r w:rsidR="00A675BB">
          <w:rPr>
            <w:noProof/>
            <w:webHidden/>
          </w:rPr>
          <w:fldChar w:fldCharType="begin"/>
        </w:r>
        <w:r w:rsidR="00A675BB">
          <w:rPr>
            <w:noProof/>
            <w:webHidden/>
          </w:rPr>
          <w:instrText xml:space="preserve"> PAGEREF _Toc109143521 \h </w:instrText>
        </w:r>
        <w:r w:rsidR="00A675BB">
          <w:rPr>
            <w:noProof/>
            <w:webHidden/>
          </w:rPr>
        </w:r>
        <w:r w:rsidR="00A675BB">
          <w:rPr>
            <w:noProof/>
            <w:webHidden/>
          </w:rPr>
          <w:fldChar w:fldCharType="separate"/>
        </w:r>
        <w:r w:rsidR="007715C3">
          <w:rPr>
            <w:noProof/>
            <w:webHidden/>
          </w:rPr>
          <w:t>46</w:t>
        </w:r>
        <w:r w:rsidR="00A675BB">
          <w:rPr>
            <w:noProof/>
            <w:webHidden/>
          </w:rPr>
          <w:fldChar w:fldCharType="end"/>
        </w:r>
      </w:hyperlink>
    </w:p>
    <w:p w14:paraId="6DBB8E64" w14:textId="1A1A3412"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2" w:history="1">
        <w:r w:rsidR="00A675BB" w:rsidRPr="00F95554">
          <w:rPr>
            <w:rStyle w:val="af8"/>
            <w:noProof/>
          </w:rPr>
          <w:t>3.7</w:t>
        </w:r>
        <w:r w:rsidR="00A675BB">
          <w:rPr>
            <w:rFonts w:asciiTheme="minorHAnsi" w:eastAsiaTheme="minorEastAsia" w:hAnsiTheme="minorHAnsi" w:cstheme="minorBidi"/>
            <w:noProof/>
            <w:szCs w:val="22"/>
          </w:rPr>
          <w:tab/>
        </w:r>
        <w:r w:rsidR="00A675BB" w:rsidRPr="00F95554">
          <w:rPr>
            <w:rStyle w:val="af8"/>
            <w:noProof/>
          </w:rPr>
          <w:t>Network indices results</w:t>
        </w:r>
        <w:r w:rsidR="00A675BB">
          <w:rPr>
            <w:noProof/>
            <w:webHidden/>
          </w:rPr>
          <w:tab/>
        </w:r>
        <w:r w:rsidR="00A675BB">
          <w:rPr>
            <w:noProof/>
            <w:webHidden/>
          </w:rPr>
          <w:fldChar w:fldCharType="begin"/>
        </w:r>
        <w:r w:rsidR="00A675BB">
          <w:rPr>
            <w:noProof/>
            <w:webHidden/>
          </w:rPr>
          <w:instrText xml:space="preserve"> PAGEREF _Toc109143522 \h </w:instrText>
        </w:r>
        <w:r w:rsidR="00A675BB">
          <w:rPr>
            <w:noProof/>
            <w:webHidden/>
          </w:rPr>
        </w:r>
        <w:r w:rsidR="00A675BB">
          <w:rPr>
            <w:noProof/>
            <w:webHidden/>
          </w:rPr>
          <w:fldChar w:fldCharType="separate"/>
        </w:r>
        <w:r w:rsidR="007715C3">
          <w:rPr>
            <w:noProof/>
            <w:webHidden/>
          </w:rPr>
          <w:t>47</w:t>
        </w:r>
        <w:r w:rsidR="00A675BB">
          <w:rPr>
            <w:noProof/>
            <w:webHidden/>
          </w:rPr>
          <w:fldChar w:fldCharType="end"/>
        </w:r>
      </w:hyperlink>
    </w:p>
    <w:p w14:paraId="4F527AA1" w14:textId="5B50322B"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523" w:history="1">
        <w:r w:rsidR="00A675BB" w:rsidRPr="00F95554">
          <w:rPr>
            <w:rStyle w:val="af8"/>
            <w:noProof/>
          </w:rPr>
          <w:t>4</w:t>
        </w:r>
        <w:r w:rsidR="00A675BB">
          <w:rPr>
            <w:rFonts w:asciiTheme="minorHAnsi" w:eastAsiaTheme="minorEastAsia" w:hAnsiTheme="minorHAnsi" w:cstheme="minorBidi"/>
            <w:noProof/>
            <w:szCs w:val="22"/>
          </w:rPr>
          <w:tab/>
        </w:r>
        <w:r w:rsidR="00A675BB" w:rsidRPr="00F95554">
          <w:rPr>
            <w:rStyle w:val="af8"/>
            <w:noProof/>
          </w:rPr>
          <w:t>Discussion</w:t>
        </w:r>
        <w:r w:rsidR="00A675BB">
          <w:rPr>
            <w:noProof/>
            <w:webHidden/>
          </w:rPr>
          <w:tab/>
        </w:r>
        <w:r w:rsidR="00A675BB">
          <w:rPr>
            <w:noProof/>
            <w:webHidden/>
          </w:rPr>
          <w:fldChar w:fldCharType="begin"/>
        </w:r>
        <w:r w:rsidR="00A675BB">
          <w:rPr>
            <w:noProof/>
            <w:webHidden/>
          </w:rPr>
          <w:instrText xml:space="preserve"> PAGEREF _Toc109143523 \h </w:instrText>
        </w:r>
        <w:r w:rsidR="00A675BB">
          <w:rPr>
            <w:noProof/>
            <w:webHidden/>
          </w:rPr>
        </w:r>
        <w:r w:rsidR="00A675BB">
          <w:rPr>
            <w:noProof/>
            <w:webHidden/>
          </w:rPr>
          <w:fldChar w:fldCharType="separate"/>
        </w:r>
        <w:r w:rsidR="007715C3">
          <w:rPr>
            <w:noProof/>
            <w:webHidden/>
          </w:rPr>
          <w:t>49</w:t>
        </w:r>
        <w:r w:rsidR="00A675BB">
          <w:rPr>
            <w:noProof/>
            <w:webHidden/>
          </w:rPr>
          <w:fldChar w:fldCharType="end"/>
        </w:r>
      </w:hyperlink>
    </w:p>
    <w:p w14:paraId="2A374656" w14:textId="042C75A5"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4" w:history="1">
        <w:r w:rsidR="00A675BB" w:rsidRPr="00F95554">
          <w:rPr>
            <w:rStyle w:val="af8"/>
            <w:noProof/>
          </w:rPr>
          <w:t>4.1</w:t>
        </w:r>
        <w:r w:rsidR="00A675BB">
          <w:rPr>
            <w:rFonts w:asciiTheme="minorHAnsi" w:eastAsiaTheme="minorEastAsia" w:hAnsiTheme="minorHAnsi" w:cstheme="minorBidi"/>
            <w:noProof/>
            <w:szCs w:val="22"/>
          </w:rPr>
          <w:tab/>
        </w:r>
        <w:r w:rsidR="00A675BB" w:rsidRPr="00F95554">
          <w:rPr>
            <w:rStyle w:val="af8"/>
            <w:noProof/>
          </w:rPr>
          <w:t>Carbon stock in different compartments</w:t>
        </w:r>
        <w:r w:rsidR="00A675BB">
          <w:rPr>
            <w:noProof/>
            <w:webHidden/>
          </w:rPr>
          <w:tab/>
        </w:r>
        <w:r w:rsidR="00A675BB">
          <w:rPr>
            <w:noProof/>
            <w:webHidden/>
          </w:rPr>
          <w:fldChar w:fldCharType="begin"/>
        </w:r>
        <w:r w:rsidR="00A675BB">
          <w:rPr>
            <w:noProof/>
            <w:webHidden/>
          </w:rPr>
          <w:instrText xml:space="preserve"> PAGEREF _Toc109143524 \h </w:instrText>
        </w:r>
        <w:r w:rsidR="00A675BB">
          <w:rPr>
            <w:noProof/>
            <w:webHidden/>
          </w:rPr>
        </w:r>
        <w:r w:rsidR="00A675BB">
          <w:rPr>
            <w:noProof/>
            <w:webHidden/>
          </w:rPr>
          <w:fldChar w:fldCharType="separate"/>
        </w:r>
        <w:r w:rsidR="007715C3">
          <w:rPr>
            <w:noProof/>
            <w:webHidden/>
          </w:rPr>
          <w:t>49</w:t>
        </w:r>
        <w:r w:rsidR="00A675BB">
          <w:rPr>
            <w:noProof/>
            <w:webHidden/>
          </w:rPr>
          <w:fldChar w:fldCharType="end"/>
        </w:r>
      </w:hyperlink>
    </w:p>
    <w:p w14:paraId="25920E89" w14:textId="6AC7898F"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5" w:history="1">
        <w:r w:rsidR="00A675BB" w:rsidRPr="00F95554">
          <w:rPr>
            <w:rStyle w:val="af8"/>
            <w:noProof/>
          </w:rPr>
          <w:t>4.2</w:t>
        </w:r>
        <w:r w:rsidR="00A675BB">
          <w:rPr>
            <w:rFonts w:asciiTheme="minorHAnsi" w:eastAsiaTheme="minorEastAsia" w:hAnsiTheme="minorHAnsi" w:cstheme="minorBidi"/>
            <w:noProof/>
            <w:szCs w:val="22"/>
          </w:rPr>
          <w:tab/>
        </w:r>
        <w:r w:rsidR="00A675BB" w:rsidRPr="00F95554">
          <w:rPr>
            <w:rStyle w:val="af8"/>
            <w:noProof/>
          </w:rPr>
          <w:t>Implemented constraints and model limitations</w:t>
        </w:r>
        <w:r w:rsidR="00A675BB">
          <w:rPr>
            <w:noProof/>
            <w:webHidden/>
          </w:rPr>
          <w:tab/>
        </w:r>
        <w:r w:rsidR="00A675BB">
          <w:rPr>
            <w:noProof/>
            <w:webHidden/>
          </w:rPr>
          <w:fldChar w:fldCharType="begin"/>
        </w:r>
        <w:r w:rsidR="00A675BB">
          <w:rPr>
            <w:noProof/>
            <w:webHidden/>
          </w:rPr>
          <w:instrText xml:space="preserve"> PAGEREF _Toc109143525 \h </w:instrText>
        </w:r>
        <w:r w:rsidR="00A675BB">
          <w:rPr>
            <w:noProof/>
            <w:webHidden/>
          </w:rPr>
        </w:r>
        <w:r w:rsidR="00A675BB">
          <w:rPr>
            <w:noProof/>
            <w:webHidden/>
          </w:rPr>
          <w:fldChar w:fldCharType="separate"/>
        </w:r>
        <w:r w:rsidR="007715C3">
          <w:rPr>
            <w:noProof/>
            <w:webHidden/>
          </w:rPr>
          <w:t>52</w:t>
        </w:r>
        <w:r w:rsidR="00A675BB">
          <w:rPr>
            <w:noProof/>
            <w:webHidden/>
          </w:rPr>
          <w:fldChar w:fldCharType="end"/>
        </w:r>
      </w:hyperlink>
    </w:p>
    <w:p w14:paraId="6F446792" w14:textId="6C0C66B6"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6" w:history="1">
        <w:r w:rsidR="00A675BB" w:rsidRPr="00F95554">
          <w:rPr>
            <w:rStyle w:val="af8"/>
            <w:noProof/>
          </w:rPr>
          <w:t>4.3</w:t>
        </w:r>
        <w:r w:rsidR="00A675BB">
          <w:rPr>
            <w:rFonts w:asciiTheme="minorHAnsi" w:eastAsiaTheme="minorEastAsia" w:hAnsiTheme="minorHAnsi" w:cstheme="minorBidi"/>
            <w:noProof/>
            <w:szCs w:val="22"/>
          </w:rPr>
          <w:tab/>
        </w:r>
        <w:r w:rsidR="00A675BB" w:rsidRPr="00F95554">
          <w:rPr>
            <w:rStyle w:val="af8"/>
            <w:noProof/>
          </w:rPr>
          <w:t>Carbon demand from the benthic community</w:t>
        </w:r>
        <w:r w:rsidR="00A675BB">
          <w:rPr>
            <w:noProof/>
            <w:webHidden/>
          </w:rPr>
          <w:tab/>
        </w:r>
        <w:r w:rsidR="00A675BB">
          <w:rPr>
            <w:noProof/>
            <w:webHidden/>
          </w:rPr>
          <w:fldChar w:fldCharType="begin"/>
        </w:r>
        <w:r w:rsidR="00A675BB">
          <w:rPr>
            <w:noProof/>
            <w:webHidden/>
          </w:rPr>
          <w:instrText xml:space="preserve"> PAGEREF _Toc109143526 \h </w:instrText>
        </w:r>
        <w:r w:rsidR="00A675BB">
          <w:rPr>
            <w:noProof/>
            <w:webHidden/>
          </w:rPr>
        </w:r>
        <w:r w:rsidR="00A675BB">
          <w:rPr>
            <w:noProof/>
            <w:webHidden/>
          </w:rPr>
          <w:fldChar w:fldCharType="separate"/>
        </w:r>
        <w:r w:rsidR="007715C3">
          <w:rPr>
            <w:noProof/>
            <w:webHidden/>
          </w:rPr>
          <w:t>58</w:t>
        </w:r>
        <w:r w:rsidR="00A675BB">
          <w:rPr>
            <w:noProof/>
            <w:webHidden/>
          </w:rPr>
          <w:fldChar w:fldCharType="end"/>
        </w:r>
      </w:hyperlink>
    </w:p>
    <w:p w14:paraId="2E464905" w14:textId="0956C90E"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7" w:history="1">
        <w:r w:rsidR="00A675BB" w:rsidRPr="00F95554">
          <w:rPr>
            <w:rStyle w:val="af8"/>
            <w:noProof/>
          </w:rPr>
          <w:t>4.4</w:t>
        </w:r>
        <w:r w:rsidR="00A675BB">
          <w:rPr>
            <w:rFonts w:asciiTheme="minorHAnsi" w:eastAsiaTheme="minorEastAsia" w:hAnsiTheme="minorHAnsi" w:cstheme="minorBidi"/>
            <w:noProof/>
            <w:szCs w:val="22"/>
          </w:rPr>
          <w:tab/>
        </w:r>
        <w:r w:rsidR="00A675BB" w:rsidRPr="00F95554">
          <w:rPr>
            <w:rStyle w:val="af8"/>
            <w:noProof/>
          </w:rPr>
          <w:t>Network characteristics</w:t>
        </w:r>
        <w:r w:rsidR="00A675BB">
          <w:rPr>
            <w:noProof/>
            <w:webHidden/>
          </w:rPr>
          <w:tab/>
        </w:r>
        <w:r w:rsidR="00A675BB">
          <w:rPr>
            <w:noProof/>
            <w:webHidden/>
          </w:rPr>
          <w:fldChar w:fldCharType="begin"/>
        </w:r>
        <w:r w:rsidR="00A675BB">
          <w:rPr>
            <w:noProof/>
            <w:webHidden/>
          </w:rPr>
          <w:instrText xml:space="preserve"> PAGEREF _Toc109143527 \h </w:instrText>
        </w:r>
        <w:r w:rsidR="00A675BB">
          <w:rPr>
            <w:noProof/>
            <w:webHidden/>
          </w:rPr>
        </w:r>
        <w:r w:rsidR="00A675BB">
          <w:rPr>
            <w:noProof/>
            <w:webHidden/>
          </w:rPr>
          <w:fldChar w:fldCharType="separate"/>
        </w:r>
        <w:r w:rsidR="007715C3">
          <w:rPr>
            <w:noProof/>
            <w:webHidden/>
          </w:rPr>
          <w:t>60</w:t>
        </w:r>
        <w:r w:rsidR="00A675BB">
          <w:rPr>
            <w:noProof/>
            <w:webHidden/>
          </w:rPr>
          <w:fldChar w:fldCharType="end"/>
        </w:r>
      </w:hyperlink>
    </w:p>
    <w:p w14:paraId="596C1DC1" w14:textId="016FE62F" w:rsidR="00A675BB" w:rsidRDefault="00500706">
      <w:pPr>
        <w:pStyle w:val="21"/>
        <w:tabs>
          <w:tab w:val="left" w:pos="1200"/>
          <w:tab w:val="right" w:leader="dot" w:pos="8494"/>
        </w:tabs>
        <w:ind w:left="480"/>
        <w:rPr>
          <w:rFonts w:asciiTheme="minorHAnsi" w:eastAsiaTheme="minorEastAsia" w:hAnsiTheme="minorHAnsi" w:cstheme="minorBidi"/>
          <w:noProof/>
          <w:szCs w:val="22"/>
        </w:rPr>
      </w:pPr>
      <w:hyperlink w:anchor="_Toc109143528" w:history="1">
        <w:r w:rsidR="00A675BB" w:rsidRPr="00F95554">
          <w:rPr>
            <w:rStyle w:val="af8"/>
            <w:noProof/>
          </w:rPr>
          <w:t>4.5</w:t>
        </w:r>
        <w:r w:rsidR="00A675BB">
          <w:rPr>
            <w:rFonts w:asciiTheme="minorHAnsi" w:eastAsiaTheme="minorEastAsia" w:hAnsiTheme="minorHAnsi" w:cstheme="minorBidi"/>
            <w:noProof/>
            <w:szCs w:val="22"/>
          </w:rPr>
          <w:tab/>
        </w:r>
        <w:r w:rsidR="00A675BB" w:rsidRPr="00F95554">
          <w:rPr>
            <w:rStyle w:val="af8"/>
            <w:noProof/>
          </w:rPr>
          <w:t>Burial efficiency and carbon sequestration in the GPSC</w:t>
        </w:r>
        <w:r w:rsidR="00A675BB">
          <w:rPr>
            <w:noProof/>
            <w:webHidden/>
          </w:rPr>
          <w:tab/>
        </w:r>
        <w:r w:rsidR="00A675BB">
          <w:rPr>
            <w:noProof/>
            <w:webHidden/>
          </w:rPr>
          <w:fldChar w:fldCharType="begin"/>
        </w:r>
        <w:r w:rsidR="00A675BB">
          <w:rPr>
            <w:noProof/>
            <w:webHidden/>
          </w:rPr>
          <w:instrText xml:space="preserve"> PAGEREF _Toc109143528 \h </w:instrText>
        </w:r>
        <w:r w:rsidR="00A675BB">
          <w:rPr>
            <w:noProof/>
            <w:webHidden/>
          </w:rPr>
        </w:r>
        <w:r w:rsidR="00A675BB">
          <w:rPr>
            <w:noProof/>
            <w:webHidden/>
          </w:rPr>
          <w:fldChar w:fldCharType="separate"/>
        </w:r>
        <w:r w:rsidR="007715C3">
          <w:rPr>
            <w:noProof/>
            <w:webHidden/>
          </w:rPr>
          <w:t>63</w:t>
        </w:r>
        <w:r w:rsidR="00A675BB">
          <w:rPr>
            <w:noProof/>
            <w:webHidden/>
          </w:rPr>
          <w:fldChar w:fldCharType="end"/>
        </w:r>
      </w:hyperlink>
    </w:p>
    <w:p w14:paraId="23BE6642" w14:textId="3933D77D"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529" w:history="1">
        <w:r w:rsidR="00A675BB" w:rsidRPr="00F95554">
          <w:rPr>
            <w:rStyle w:val="af8"/>
            <w:noProof/>
          </w:rPr>
          <w:t>5</w:t>
        </w:r>
        <w:r w:rsidR="00A675BB">
          <w:rPr>
            <w:rFonts w:asciiTheme="minorHAnsi" w:eastAsiaTheme="minorEastAsia" w:hAnsiTheme="minorHAnsi" w:cstheme="minorBidi"/>
            <w:noProof/>
            <w:szCs w:val="22"/>
          </w:rPr>
          <w:tab/>
        </w:r>
        <w:r w:rsidR="00A675BB" w:rsidRPr="00F95554">
          <w:rPr>
            <w:rStyle w:val="af8"/>
            <w:noProof/>
          </w:rPr>
          <w:t>Conclusion</w:t>
        </w:r>
        <w:r w:rsidR="00A675BB">
          <w:rPr>
            <w:noProof/>
            <w:webHidden/>
          </w:rPr>
          <w:tab/>
        </w:r>
        <w:r w:rsidR="00A675BB">
          <w:rPr>
            <w:noProof/>
            <w:webHidden/>
          </w:rPr>
          <w:fldChar w:fldCharType="begin"/>
        </w:r>
        <w:r w:rsidR="00A675BB">
          <w:rPr>
            <w:noProof/>
            <w:webHidden/>
          </w:rPr>
          <w:instrText xml:space="preserve"> PAGEREF _Toc109143529 \h </w:instrText>
        </w:r>
        <w:r w:rsidR="00A675BB">
          <w:rPr>
            <w:noProof/>
            <w:webHidden/>
          </w:rPr>
        </w:r>
        <w:r w:rsidR="00A675BB">
          <w:rPr>
            <w:noProof/>
            <w:webHidden/>
          </w:rPr>
          <w:fldChar w:fldCharType="separate"/>
        </w:r>
        <w:r w:rsidR="007715C3">
          <w:rPr>
            <w:noProof/>
            <w:webHidden/>
          </w:rPr>
          <w:t>67</w:t>
        </w:r>
        <w:r w:rsidR="00A675BB">
          <w:rPr>
            <w:noProof/>
            <w:webHidden/>
          </w:rPr>
          <w:fldChar w:fldCharType="end"/>
        </w:r>
      </w:hyperlink>
    </w:p>
    <w:p w14:paraId="5A65B017" w14:textId="3D366345" w:rsidR="00A675BB" w:rsidRDefault="00500706">
      <w:pPr>
        <w:pStyle w:val="17"/>
        <w:tabs>
          <w:tab w:val="left" w:pos="400"/>
          <w:tab w:val="right" w:leader="dot" w:pos="8494"/>
        </w:tabs>
        <w:rPr>
          <w:rFonts w:asciiTheme="minorHAnsi" w:eastAsiaTheme="minorEastAsia" w:hAnsiTheme="minorHAnsi" w:cstheme="minorBidi"/>
          <w:noProof/>
          <w:szCs w:val="22"/>
        </w:rPr>
      </w:pPr>
      <w:hyperlink w:anchor="_Toc109143530" w:history="1">
        <w:r w:rsidR="00A675BB" w:rsidRPr="00F95554">
          <w:rPr>
            <w:rStyle w:val="af8"/>
            <w:noProof/>
          </w:rPr>
          <w:t>6</w:t>
        </w:r>
        <w:r w:rsidR="00A675BB">
          <w:rPr>
            <w:rFonts w:asciiTheme="minorHAnsi" w:eastAsiaTheme="minorEastAsia" w:hAnsiTheme="minorHAnsi" w:cstheme="minorBidi"/>
            <w:noProof/>
            <w:szCs w:val="22"/>
          </w:rPr>
          <w:tab/>
        </w:r>
        <w:r w:rsidR="00A675BB" w:rsidRPr="00F95554">
          <w:rPr>
            <w:rStyle w:val="af8"/>
            <w:noProof/>
          </w:rPr>
          <w:t>Reference</w:t>
        </w:r>
        <w:r w:rsidR="00A675BB">
          <w:rPr>
            <w:noProof/>
            <w:webHidden/>
          </w:rPr>
          <w:tab/>
        </w:r>
        <w:r w:rsidR="00A675BB">
          <w:rPr>
            <w:noProof/>
            <w:webHidden/>
          </w:rPr>
          <w:fldChar w:fldCharType="begin"/>
        </w:r>
        <w:r w:rsidR="00A675BB">
          <w:rPr>
            <w:noProof/>
            <w:webHidden/>
          </w:rPr>
          <w:instrText xml:space="preserve"> PAGEREF _Toc109143530 \h </w:instrText>
        </w:r>
        <w:r w:rsidR="00A675BB">
          <w:rPr>
            <w:noProof/>
            <w:webHidden/>
          </w:rPr>
        </w:r>
        <w:r w:rsidR="00A675BB">
          <w:rPr>
            <w:noProof/>
            <w:webHidden/>
          </w:rPr>
          <w:fldChar w:fldCharType="separate"/>
        </w:r>
        <w:r w:rsidR="007715C3">
          <w:rPr>
            <w:noProof/>
            <w:webHidden/>
          </w:rPr>
          <w:t>69</w:t>
        </w:r>
        <w:r w:rsidR="00A675BB">
          <w:rPr>
            <w:noProof/>
            <w:webHidden/>
          </w:rPr>
          <w:fldChar w:fldCharType="end"/>
        </w:r>
      </w:hyperlink>
    </w:p>
    <w:p w14:paraId="0A215274" w14:textId="751F9CA0" w:rsidR="00A675BB" w:rsidRDefault="00500706">
      <w:pPr>
        <w:pStyle w:val="17"/>
        <w:tabs>
          <w:tab w:val="right" w:leader="dot" w:pos="8494"/>
        </w:tabs>
        <w:rPr>
          <w:rFonts w:asciiTheme="minorHAnsi" w:eastAsiaTheme="minorEastAsia" w:hAnsiTheme="minorHAnsi" w:cstheme="minorBidi"/>
          <w:noProof/>
          <w:szCs w:val="22"/>
        </w:rPr>
      </w:pPr>
      <w:hyperlink w:anchor="_Toc109143531" w:history="1">
        <w:r w:rsidR="00A675BB" w:rsidRPr="00F95554">
          <w:rPr>
            <w:rStyle w:val="af8"/>
            <w:noProof/>
          </w:rPr>
          <w:t>Table</w:t>
        </w:r>
        <w:r w:rsidR="00A675BB">
          <w:rPr>
            <w:noProof/>
            <w:webHidden/>
          </w:rPr>
          <w:tab/>
        </w:r>
        <w:r w:rsidR="00A675BB">
          <w:rPr>
            <w:noProof/>
            <w:webHidden/>
          </w:rPr>
          <w:fldChar w:fldCharType="begin"/>
        </w:r>
        <w:r w:rsidR="00A675BB">
          <w:rPr>
            <w:noProof/>
            <w:webHidden/>
          </w:rPr>
          <w:instrText xml:space="preserve"> PAGEREF _Toc109143531 \h </w:instrText>
        </w:r>
        <w:r w:rsidR="00A675BB">
          <w:rPr>
            <w:noProof/>
            <w:webHidden/>
          </w:rPr>
        </w:r>
        <w:r w:rsidR="00A675BB">
          <w:rPr>
            <w:noProof/>
            <w:webHidden/>
          </w:rPr>
          <w:fldChar w:fldCharType="separate"/>
        </w:r>
        <w:r w:rsidR="007715C3">
          <w:rPr>
            <w:noProof/>
            <w:webHidden/>
          </w:rPr>
          <w:t>85</w:t>
        </w:r>
        <w:r w:rsidR="00A675BB">
          <w:rPr>
            <w:noProof/>
            <w:webHidden/>
          </w:rPr>
          <w:fldChar w:fldCharType="end"/>
        </w:r>
      </w:hyperlink>
    </w:p>
    <w:p w14:paraId="3B64D56D" w14:textId="247F37D1" w:rsidR="00A675BB" w:rsidRDefault="00500706">
      <w:pPr>
        <w:pStyle w:val="17"/>
        <w:tabs>
          <w:tab w:val="right" w:leader="dot" w:pos="8494"/>
        </w:tabs>
        <w:rPr>
          <w:rFonts w:asciiTheme="minorHAnsi" w:eastAsiaTheme="minorEastAsia" w:hAnsiTheme="minorHAnsi" w:cstheme="minorBidi"/>
          <w:noProof/>
          <w:szCs w:val="22"/>
        </w:rPr>
      </w:pPr>
      <w:hyperlink w:anchor="_Toc109143532" w:history="1">
        <w:r w:rsidR="00A675BB" w:rsidRPr="00F95554">
          <w:rPr>
            <w:rStyle w:val="af8"/>
            <w:noProof/>
          </w:rPr>
          <w:t>Figure</w:t>
        </w:r>
        <w:r w:rsidR="00A675BB">
          <w:rPr>
            <w:noProof/>
            <w:webHidden/>
          </w:rPr>
          <w:tab/>
        </w:r>
        <w:r w:rsidR="00A675BB">
          <w:rPr>
            <w:noProof/>
            <w:webHidden/>
          </w:rPr>
          <w:fldChar w:fldCharType="begin"/>
        </w:r>
        <w:r w:rsidR="00A675BB">
          <w:rPr>
            <w:noProof/>
            <w:webHidden/>
          </w:rPr>
          <w:instrText xml:space="preserve"> PAGEREF _Toc109143532 \h </w:instrText>
        </w:r>
        <w:r w:rsidR="00A675BB">
          <w:rPr>
            <w:noProof/>
            <w:webHidden/>
          </w:rPr>
        </w:r>
        <w:r w:rsidR="00A675BB">
          <w:rPr>
            <w:noProof/>
            <w:webHidden/>
          </w:rPr>
          <w:fldChar w:fldCharType="separate"/>
        </w:r>
        <w:r w:rsidR="007715C3">
          <w:rPr>
            <w:noProof/>
            <w:webHidden/>
          </w:rPr>
          <w:t>94</w:t>
        </w:r>
        <w:r w:rsidR="00A675BB">
          <w:rPr>
            <w:noProof/>
            <w:webHidden/>
          </w:rPr>
          <w:fldChar w:fldCharType="end"/>
        </w:r>
      </w:hyperlink>
    </w:p>
    <w:p w14:paraId="2C655DC7" w14:textId="53D17E8D" w:rsidR="00696D80" w:rsidRDefault="00696D80">
      <w:pPr>
        <w:widowControl/>
        <w:spacing w:line="240" w:lineRule="auto"/>
        <w:ind w:firstLineChars="0" w:firstLine="0"/>
        <w:rPr>
          <w:b/>
          <w:bCs/>
          <w:kern w:val="52"/>
          <w:sz w:val="36"/>
          <w:szCs w:val="52"/>
        </w:rPr>
      </w:pPr>
      <w:r>
        <w:fldChar w:fldCharType="end"/>
      </w:r>
      <w:r w:rsidR="00612756">
        <w:br w:type="page"/>
      </w:r>
    </w:p>
    <w:p w14:paraId="50A64048" w14:textId="77777777" w:rsidR="005C5827" w:rsidRDefault="00696D80" w:rsidP="005C5827">
      <w:pPr>
        <w:pStyle w:val="14"/>
        <w:rPr>
          <w:noProof/>
        </w:rPr>
      </w:pPr>
      <w:bookmarkStart w:id="5" w:name="_Toc109143481"/>
      <w:r>
        <w:rPr>
          <w:rFonts w:eastAsiaTheme="minorEastAsia" w:hint="eastAsia"/>
        </w:rPr>
        <w:lastRenderedPageBreak/>
        <w:t>L</w:t>
      </w:r>
      <w:r>
        <w:rPr>
          <w:rFonts w:eastAsiaTheme="minorEastAsia"/>
        </w:rPr>
        <w:t>ist of tables</w:t>
      </w:r>
      <w:bookmarkEnd w:id="5"/>
      <w:r w:rsidR="005C5827">
        <w:rPr>
          <w:rFonts w:eastAsiaTheme="minorEastAsia"/>
        </w:rPr>
        <w:fldChar w:fldCharType="begin"/>
      </w:r>
      <w:r w:rsidR="005C5827">
        <w:rPr>
          <w:rFonts w:eastAsiaTheme="minorEastAsia"/>
        </w:rPr>
        <w:instrText xml:space="preserve"> TOC \h \z \c "Table" </w:instrText>
      </w:r>
      <w:r w:rsidR="005C5827">
        <w:rPr>
          <w:rFonts w:eastAsiaTheme="minorEastAsia"/>
        </w:rPr>
        <w:fldChar w:fldCharType="separate"/>
      </w:r>
    </w:p>
    <w:p w14:paraId="14FCE07A" w14:textId="22126387"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1" w:history="1">
        <w:r w:rsidR="005C5827" w:rsidRPr="008F20EC">
          <w:rPr>
            <w:rStyle w:val="af8"/>
            <w:rFonts w:eastAsiaTheme="majorEastAsia"/>
            <w:noProof/>
          </w:rPr>
          <w:t>Table 1. Sampling cruises including dates, coordinates, and water depths of two sites.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_Toc109164491 \h </w:instrText>
        </w:r>
        <w:r w:rsidR="005C5827" w:rsidRPr="008F20EC">
          <w:rPr>
            <w:noProof/>
            <w:webHidden/>
          </w:rPr>
        </w:r>
        <w:r w:rsidR="005C5827" w:rsidRPr="008F20EC">
          <w:rPr>
            <w:noProof/>
            <w:webHidden/>
          </w:rPr>
          <w:fldChar w:fldCharType="separate"/>
        </w:r>
        <w:r w:rsidR="007715C3">
          <w:rPr>
            <w:noProof/>
            <w:webHidden/>
          </w:rPr>
          <w:t>85</w:t>
        </w:r>
        <w:r w:rsidR="005C5827" w:rsidRPr="008F20EC">
          <w:rPr>
            <w:noProof/>
            <w:webHidden/>
          </w:rPr>
          <w:fldChar w:fldCharType="end"/>
        </w:r>
      </w:hyperlink>
    </w:p>
    <w:p w14:paraId="443C6563" w14:textId="0A118F92"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2" w:history="1">
        <w:r w:rsidR="005C5827" w:rsidRPr="008F20EC">
          <w:rPr>
            <w:rStyle w:val="af8"/>
            <w:rFonts w:eastAsiaTheme="majorEastAsia"/>
            <w:noProof/>
          </w:rPr>
          <w:t>Table 2. The conceptual model of the food web structure formed the basis of our linear inverse model (LIM).</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_Toc109164492 \h </w:instrText>
        </w:r>
        <w:r w:rsidR="005C5827" w:rsidRPr="008F20EC">
          <w:rPr>
            <w:noProof/>
            <w:webHidden/>
          </w:rPr>
        </w:r>
        <w:r w:rsidR="005C5827" w:rsidRPr="008F20EC">
          <w:rPr>
            <w:noProof/>
            <w:webHidden/>
          </w:rPr>
          <w:fldChar w:fldCharType="separate"/>
        </w:r>
        <w:r w:rsidR="007715C3">
          <w:rPr>
            <w:noProof/>
            <w:webHidden/>
          </w:rPr>
          <w:t>86</w:t>
        </w:r>
        <w:r w:rsidR="005C5827" w:rsidRPr="008F20EC">
          <w:rPr>
            <w:noProof/>
            <w:webHidden/>
          </w:rPr>
          <w:fldChar w:fldCharType="end"/>
        </w:r>
      </w:hyperlink>
    </w:p>
    <w:p w14:paraId="5C0A623A" w14:textId="26E8116E"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3" w:history="1">
        <w:r w:rsidR="005C5827" w:rsidRPr="008F20EC">
          <w:rPr>
            <w:rStyle w:val="af8"/>
            <w:rFonts w:eastAsiaTheme="majorEastAsia"/>
            <w:noProof/>
          </w:rPr>
          <w:t>Table 3. Nomenclature of symbols used in calculation of network indices (Kones et al., 2009).</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_Toc109164493 \h </w:instrText>
        </w:r>
        <w:r w:rsidR="005C5827" w:rsidRPr="008F20EC">
          <w:rPr>
            <w:noProof/>
            <w:webHidden/>
          </w:rPr>
        </w:r>
        <w:r w:rsidR="005C5827" w:rsidRPr="008F20EC">
          <w:rPr>
            <w:noProof/>
            <w:webHidden/>
          </w:rPr>
          <w:fldChar w:fldCharType="separate"/>
        </w:r>
        <w:r w:rsidR="007715C3">
          <w:rPr>
            <w:noProof/>
            <w:webHidden/>
          </w:rPr>
          <w:t>87</w:t>
        </w:r>
        <w:r w:rsidR="005C5827" w:rsidRPr="008F20EC">
          <w:rPr>
            <w:noProof/>
            <w:webHidden/>
          </w:rPr>
          <w:fldChar w:fldCharType="end"/>
        </w:r>
      </w:hyperlink>
    </w:p>
    <w:p w14:paraId="15672E0E" w14:textId="5D08FD1A"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4" w:history="1">
        <w:r w:rsidR="005C5827" w:rsidRPr="008F20EC">
          <w:rPr>
            <w:rStyle w:val="af8"/>
            <w:rFonts w:eastAsiaTheme="majorEastAsia"/>
            <w:noProof/>
          </w:rPr>
          <w:t>Table 4. Formula of the network indices.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_Toc109164494 \h </w:instrText>
        </w:r>
        <w:r w:rsidR="005C5827" w:rsidRPr="008F20EC">
          <w:rPr>
            <w:noProof/>
            <w:webHidden/>
          </w:rPr>
        </w:r>
        <w:r w:rsidR="005C5827" w:rsidRPr="008F20EC">
          <w:rPr>
            <w:noProof/>
            <w:webHidden/>
          </w:rPr>
          <w:fldChar w:fldCharType="separate"/>
        </w:r>
        <w:r w:rsidR="007715C3">
          <w:rPr>
            <w:noProof/>
            <w:webHidden/>
          </w:rPr>
          <w:t>88</w:t>
        </w:r>
        <w:r w:rsidR="005C5827" w:rsidRPr="008F20EC">
          <w:rPr>
            <w:noProof/>
            <w:webHidden/>
          </w:rPr>
          <w:fldChar w:fldCharType="end"/>
        </w:r>
      </w:hyperlink>
    </w:p>
    <w:p w14:paraId="325E808A" w14:textId="62837A78"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5" w:history="1">
        <w:r w:rsidR="005C5827" w:rsidRPr="008F20EC">
          <w:rPr>
            <w:rStyle w:val="af8"/>
            <w:rFonts w:eastAsiaTheme="majorEastAsia"/>
            <w:noProof/>
          </w:rPr>
          <w:t>Table 5. Standing stocks of the food web compartments for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_Toc109164495 \h </w:instrText>
        </w:r>
        <w:r w:rsidR="005C5827" w:rsidRPr="008F20EC">
          <w:rPr>
            <w:noProof/>
            <w:webHidden/>
          </w:rPr>
        </w:r>
        <w:r w:rsidR="005C5827" w:rsidRPr="008F20EC">
          <w:rPr>
            <w:noProof/>
            <w:webHidden/>
          </w:rPr>
          <w:fldChar w:fldCharType="separate"/>
        </w:r>
        <w:r w:rsidR="007715C3">
          <w:rPr>
            <w:noProof/>
            <w:webHidden/>
          </w:rPr>
          <w:t>89</w:t>
        </w:r>
        <w:r w:rsidR="005C5827" w:rsidRPr="008F20EC">
          <w:rPr>
            <w:noProof/>
            <w:webHidden/>
          </w:rPr>
          <w:fldChar w:fldCharType="end"/>
        </w:r>
      </w:hyperlink>
    </w:p>
    <w:p w14:paraId="6E760379" w14:textId="7B3E27D8"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6" w:history="1">
        <w:r w:rsidR="005C5827" w:rsidRPr="008F20EC">
          <w:rPr>
            <w:rStyle w:val="af8"/>
            <w:rFonts w:eastAsiaTheme="majorEastAsia"/>
            <w:noProof/>
          </w:rPr>
          <w:t>Table 6. Average bottom water temperature and the calculated "Tlim"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_Toc109164496 \h </w:instrText>
        </w:r>
        <w:r w:rsidR="005C5827" w:rsidRPr="008F20EC">
          <w:rPr>
            <w:noProof/>
            <w:webHidden/>
          </w:rPr>
        </w:r>
        <w:r w:rsidR="005C5827" w:rsidRPr="008F20EC">
          <w:rPr>
            <w:noProof/>
            <w:webHidden/>
          </w:rPr>
          <w:fldChar w:fldCharType="separate"/>
        </w:r>
        <w:r w:rsidR="007715C3">
          <w:rPr>
            <w:noProof/>
            <w:webHidden/>
          </w:rPr>
          <w:t>89</w:t>
        </w:r>
        <w:r w:rsidR="005C5827" w:rsidRPr="008F20EC">
          <w:rPr>
            <w:noProof/>
            <w:webHidden/>
          </w:rPr>
          <w:fldChar w:fldCharType="end"/>
        </w:r>
      </w:hyperlink>
    </w:p>
    <w:p w14:paraId="407034E4" w14:textId="74CBCD0F"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7" w:history="1">
        <w:r w:rsidR="005C5827" w:rsidRPr="008F20EC">
          <w:rPr>
            <w:rStyle w:val="af8"/>
            <w:rFonts w:eastAsiaTheme="majorEastAsia"/>
            <w:noProof/>
          </w:rPr>
          <w:t>Table 7. PERMDISP and PERMANOVA on sediment carbon stock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_Toc109164497 \h </w:instrText>
        </w:r>
        <w:r w:rsidR="005C5827" w:rsidRPr="008F20EC">
          <w:rPr>
            <w:noProof/>
            <w:webHidden/>
          </w:rPr>
        </w:r>
        <w:r w:rsidR="005C5827" w:rsidRPr="008F20EC">
          <w:rPr>
            <w:noProof/>
            <w:webHidden/>
          </w:rPr>
          <w:fldChar w:fldCharType="separate"/>
        </w:r>
        <w:r w:rsidR="007715C3">
          <w:rPr>
            <w:noProof/>
            <w:webHidden/>
          </w:rPr>
          <w:t>89</w:t>
        </w:r>
        <w:r w:rsidR="005C5827" w:rsidRPr="008F20EC">
          <w:rPr>
            <w:noProof/>
            <w:webHidden/>
          </w:rPr>
          <w:fldChar w:fldCharType="end"/>
        </w:r>
      </w:hyperlink>
    </w:p>
    <w:p w14:paraId="2BA9D317" w14:textId="518EC32B"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8" w:history="1">
        <w:r w:rsidR="005C5827" w:rsidRPr="008F20EC">
          <w:rPr>
            <w:rStyle w:val="af8"/>
            <w:rFonts w:eastAsiaTheme="majorEastAsia"/>
            <w:noProof/>
          </w:rPr>
          <w:t>Table 8. T-test on bacteria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_Toc109164498 \h </w:instrText>
        </w:r>
        <w:r w:rsidR="005C5827" w:rsidRPr="008F20EC">
          <w:rPr>
            <w:noProof/>
            <w:webHidden/>
          </w:rPr>
        </w:r>
        <w:r w:rsidR="005C5827" w:rsidRPr="008F20EC">
          <w:rPr>
            <w:noProof/>
            <w:webHidden/>
          </w:rPr>
          <w:fldChar w:fldCharType="separate"/>
        </w:r>
        <w:r w:rsidR="007715C3">
          <w:rPr>
            <w:noProof/>
            <w:webHidden/>
          </w:rPr>
          <w:t>90</w:t>
        </w:r>
        <w:r w:rsidR="005C5827" w:rsidRPr="008F20EC">
          <w:rPr>
            <w:noProof/>
            <w:webHidden/>
          </w:rPr>
          <w:fldChar w:fldCharType="end"/>
        </w:r>
      </w:hyperlink>
    </w:p>
    <w:p w14:paraId="2D13DF0A" w14:textId="3BF76787"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499" w:history="1">
        <w:r w:rsidR="005C5827" w:rsidRPr="008F20EC">
          <w:rPr>
            <w:rStyle w:val="af8"/>
            <w:rFonts w:eastAsiaTheme="majorEastAsia"/>
            <w:noProof/>
          </w:rPr>
          <w:t>Table 9. PERMDISP and PERMANOVA on meiofaunal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_Toc109164499 \h </w:instrText>
        </w:r>
        <w:r w:rsidR="005C5827" w:rsidRPr="008F20EC">
          <w:rPr>
            <w:noProof/>
            <w:webHidden/>
          </w:rPr>
        </w:r>
        <w:r w:rsidR="005C5827" w:rsidRPr="008F20EC">
          <w:rPr>
            <w:noProof/>
            <w:webHidden/>
          </w:rPr>
          <w:fldChar w:fldCharType="separate"/>
        </w:r>
        <w:r w:rsidR="007715C3">
          <w:rPr>
            <w:noProof/>
            <w:webHidden/>
          </w:rPr>
          <w:t>90</w:t>
        </w:r>
        <w:r w:rsidR="005C5827" w:rsidRPr="008F20EC">
          <w:rPr>
            <w:noProof/>
            <w:webHidden/>
          </w:rPr>
          <w:fldChar w:fldCharType="end"/>
        </w:r>
      </w:hyperlink>
    </w:p>
    <w:p w14:paraId="6E60599F" w14:textId="759B0594"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0" w:history="1">
        <w:r w:rsidR="005C5827" w:rsidRPr="008F20EC">
          <w:rPr>
            <w:rStyle w:val="af8"/>
            <w:rFonts w:eastAsiaTheme="majorEastAsia"/>
            <w:noProof/>
          </w:rPr>
          <w:t>Table 10. PERMDISP and PERMANOVA on macrofaunal carbon stock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_Toc109164500 \h </w:instrText>
        </w:r>
        <w:r w:rsidR="005C5827" w:rsidRPr="008F20EC">
          <w:rPr>
            <w:noProof/>
            <w:webHidden/>
          </w:rPr>
        </w:r>
        <w:r w:rsidR="005C5827" w:rsidRPr="008F20EC">
          <w:rPr>
            <w:noProof/>
            <w:webHidden/>
          </w:rPr>
          <w:fldChar w:fldCharType="separate"/>
        </w:r>
        <w:r w:rsidR="007715C3">
          <w:rPr>
            <w:noProof/>
            <w:webHidden/>
          </w:rPr>
          <w:t>91</w:t>
        </w:r>
        <w:r w:rsidR="005C5827" w:rsidRPr="008F20EC">
          <w:rPr>
            <w:noProof/>
            <w:webHidden/>
          </w:rPr>
          <w:fldChar w:fldCharType="end"/>
        </w:r>
      </w:hyperlink>
    </w:p>
    <w:p w14:paraId="015B248C" w14:textId="343D3FC6"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1" w:history="1">
        <w:r w:rsidR="005C5827" w:rsidRPr="008F20EC">
          <w:rPr>
            <w:rStyle w:val="af8"/>
            <w:rFonts w:eastAsiaTheme="majorEastAsia"/>
            <w:noProof/>
          </w:rPr>
          <w:t>Table 11. Average oxygen utilization rates (mg C/ m2/d) of all cruises in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_Toc109164501 \h </w:instrText>
        </w:r>
        <w:r w:rsidR="005C5827" w:rsidRPr="008F20EC">
          <w:rPr>
            <w:noProof/>
            <w:webHidden/>
          </w:rPr>
        </w:r>
        <w:r w:rsidR="005C5827" w:rsidRPr="008F20EC">
          <w:rPr>
            <w:noProof/>
            <w:webHidden/>
          </w:rPr>
          <w:fldChar w:fldCharType="separate"/>
        </w:r>
        <w:r w:rsidR="007715C3">
          <w:rPr>
            <w:noProof/>
            <w:webHidden/>
          </w:rPr>
          <w:t>91</w:t>
        </w:r>
        <w:r w:rsidR="005C5827" w:rsidRPr="008F20EC">
          <w:rPr>
            <w:noProof/>
            <w:webHidden/>
          </w:rPr>
          <w:fldChar w:fldCharType="end"/>
        </w:r>
      </w:hyperlink>
    </w:p>
    <w:p w14:paraId="2095C509" w14:textId="02CC6395"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2" w:history="1">
        <w:r w:rsidR="005C5827" w:rsidRPr="008F20EC">
          <w:rPr>
            <w:rStyle w:val="af8"/>
            <w:rFonts w:eastAsiaTheme="majorEastAsia"/>
            <w:noProof/>
          </w:rPr>
          <w:t>Table 12. PERMDISP and PERMANOVA on TOU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_Toc109164502 \h </w:instrText>
        </w:r>
        <w:r w:rsidR="005C5827" w:rsidRPr="008F20EC">
          <w:rPr>
            <w:noProof/>
            <w:webHidden/>
          </w:rPr>
        </w:r>
        <w:r w:rsidR="005C5827" w:rsidRPr="008F20EC">
          <w:rPr>
            <w:noProof/>
            <w:webHidden/>
          </w:rPr>
          <w:fldChar w:fldCharType="separate"/>
        </w:r>
        <w:r w:rsidR="007715C3">
          <w:rPr>
            <w:noProof/>
            <w:webHidden/>
          </w:rPr>
          <w:t>92</w:t>
        </w:r>
        <w:r w:rsidR="005C5827" w:rsidRPr="008F20EC">
          <w:rPr>
            <w:noProof/>
            <w:webHidden/>
          </w:rPr>
          <w:fldChar w:fldCharType="end"/>
        </w:r>
      </w:hyperlink>
    </w:p>
    <w:p w14:paraId="2CB4AA43" w14:textId="1F78267A"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3" w:history="1">
        <w:r w:rsidR="005C5827" w:rsidRPr="008F20EC">
          <w:rPr>
            <w:rStyle w:val="af8"/>
            <w:rFonts w:eastAsiaTheme="majorEastAsia"/>
            <w:noProof/>
          </w:rPr>
          <w:t>Table 13. PERMDISP and PERMANOVA on DOU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_Toc109164503 \h </w:instrText>
        </w:r>
        <w:r w:rsidR="005C5827" w:rsidRPr="008F20EC">
          <w:rPr>
            <w:noProof/>
            <w:webHidden/>
          </w:rPr>
        </w:r>
        <w:r w:rsidR="005C5827" w:rsidRPr="008F20EC">
          <w:rPr>
            <w:noProof/>
            <w:webHidden/>
          </w:rPr>
          <w:fldChar w:fldCharType="separate"/>
        </w:r>
        <w:r w:rsidR="007715C3">
          <w:rPr>
            <w:noProof/>
            <w:webHidden/>
          </w:rPr>
          <w:t>92</w:t>
        </w:r>
        <w:r w:rsidR="005C5827" w:rsidRPr="008F20EC">
          <w:rPr>
            <w:noProof/>
            <w:webHidden/>
          </w:rPr>
          <w:fldChar w:fldCharType="end"/>
        </w:r>
      </w:hyperlink>
    </w:p>
    <w:p w14:paraId="29F48FF7" w14:textId="523AA6F8"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4" w:history="1">
        <w:r w:rsidR="005C5827" w:rsidRPr="008F20EC">
          <w:rPr>
            <w:rStyle w:val="af8"/>
            <w:rFonts w:eastAsiaTheme="majorEastAsia"/>
            <w:noProof/>
          </w:rPr>
          <w:t>Table 14. PERMDISP and PERMANOVA on BMU of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_Toc109164504 \h </w:instrText>
        </w:r>
        <w:r w:rsidR="005C5827" w:rsidRPr="008F20EC">
          <w:rPr>
            <w:noProof/>
            <w:webHidden/>
          </w:rPr>
        </w:r>
        <w:r w:rsidR="005C5827" w:rsidRPr="008F20EC">
          <w:rPr>
            <w:noProof/>
            <w:webHidden/>
          </w:rPr>
          <w:fldChar w:fldCharType="separate"/>
        </w:r>
        <w:r w:rsidR="007715C3">
          <w:rPr>
            <w:noProof/>
            <w:webHidden/>
          </w:rPr>
          <w:t>93</w:t>
        </w:r>
        <w:r w:rsidR="005C5827" w:rsidRPr="008F20EC">
          <w:rPr>
            <w:noProof/>
            <w:webHidden/>
          </w:rPr>
          <w:fldChar w:fldCharType="end"/>
        </w:r>
      </w:hyperlink>
    </w:p>
    <w:p w14:paraId="2643BABB" w14:textId="2230EF6D"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5" w:history="1">
        <w:r w:rsidR="005C5827" w:rsidRPr="008F20EC">
          <w:rPr>
            <w:rStyle w:val="af8"/>
            <w:rFonts w:eastAsiaTheme="majorEastAsia"/>
            <w:noProof/>
          </w:rPr>
          <w:t>Table 15. Stock turnover calculated with the two different estimations of oxygen utilization rates.</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_Toc109164505 \h </w:instrText>
        </w:r>
        <w:r w:rsidR="005C5827" w:rsidRPr="008F20EC">
          <w:rPr>
            <w:noProof/>
            <w:webHidden/>
          </w:rPr>
        </w:r>
        <w:r w:rsidR="005C5827" w:rsidRPr="008F20EC">
          <w:rPr>
            <w:noProof/>
            <w:webHidden/>
          </w:rPr>
          <w:fldChar w:fldCharType="separate"/>
        </w:r>
        <w:r w:rsidR="007715C3">
          <w:rPr>
            <w:noProof/>
            <w:webHidden/>
          </w:rPr>
          <w:t>93</w:t>
        </w:r>
        <w:r w:rsidR="005C5827" w:rsidRPr="008F20EC">
          <w:rPr>
            <w:noProof/>
            <w:webHidden/>
          </w:rPr>
          <w:fldChar w:fldCharType="end"/>
        </w:r>
      </w:hyperlink>
    </w:p>
    <w:p w14:paraId="0F5F586A" w14:textId="0FD03F8F" w:rsidR="005C5827" w:rsidRPr="008F20EC" w:rsidRDefault="00500706">
      <w:pPr>
        <w:pStyle w:val="af9"/>
        <w:tabs>
          <w:tab w:val="right" w:leader="dot" w:pos="8494"/>
        </w:tabs>
        <w:rPr>
          <w:rFonts w:asciiTheme="minorHAnsi" w:eastAsiaTheme="minorEastAsia" w:hAnsiTheme="minorHAnsi" w:cstheme="minorBidi"/>
          <w:noProof/>
          <w:sz w:val="22"/>
          <w:szCs w:val="22"/>
        </w:rPr>
      </w:pPr>
      <w:hyperlink w:anchor="_Toc109164506" w:history="1">
        <w:r w:rsidR="005C5827" w:rsidRPr="008F20EC">
          <w:rPr>
            <w:rStyle w:val="af8"/>
            <w:rFonts w:eastAsiaTheme="majorEastAsia"/>
            <w:noProof/>
          </w:rPr>
          <w:t>Table 16. Comparison of network indices calculated for GC1 and GS1.</w:t>
        </w:r>
        <w:r w:rsidR="005C5827" w:rsidRPr="008F20EC">
          <w:rPr>
            <w:noProof/>
            <w:webHidden/>
          </w:rPr>
          <w:tab/>
        </w:r>
        <w:r w:rsidR="005C5827" w:rsidRPr="008F20EC">
          <w:rPr>
            <w:noProof/>
            <w:webHidden/>
          </w:rPr>
          <w:fldChar w:fldCharType="begin"/>
        </w:r>
        <w:r w:rsidR="005C5827" w:rsidRPr="008F20EC">
          <w:rPr>
            <w:noProof/>
            <w:webHidden/>
          </w:rPr>
          <w:instrText xml:space="preserve"> PAGEREF _Toc109164506 \h </w:instrText>
        </w:r>
        <w:r w:rsidR="005C5827" w:rsidRPr="008F20EC">
          <w:rPr>
            <w:noProof/>
            <w:webHidden/>
          </w:rPr>
        </w:r>
        <w:r w:rsidR="005C5827" w:rsidRPr="008F20EC">
          <w:rPr>
            <w:noProof/>
            <w:webHidden/>
          </w:rPr>
          <w:fldChar w:fldCharType="separate"/>
        </w:r>
        <w:r w:rsidR="007715C3">
          <w:rPr>
            <w:noProof/>
            <w:webHidden/>
          </w:rPr>
          <w:t>93</w:t>
        </w:r>
        <w:r w:rsidR="005C5827" w:rsidRPr="008F20EC">
          <w:rPr>
            <w:noProof/>
            <w:webHidden/>
          </w:rPr>
          <w:fldChar w:fldCharType="end"/>
        </w:r>
      </w:hyperlink>
    </w:p>
    <w:p w14:paraId="1D702331" w14:textId="422CDE7D" w:rsidR="0010030F" w:rsidRDefault="005C5827" w:rsidP="00011783">
      <w:pPr>
        <w:pStyle w:val="14"/>
        <w:jc w:val="left"/>
        <w:rPr>
          <w:rFonts w:eastAsiaTheme="minorEastAsia"/>
          <w:b w:val="0"/>
          <w:bCs w:val="0"/>
        </w:rPr>
        <w:sectPr w:rsidR="0010030F" w:rsidSect="00696D80">
          <w:footerReference w:type="default" r:id="rId14"/>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6" w:name="_Toc109143482"/>
      <w:r>
        <w:rPr>
          <w:rFonts w:eastAsiaTheme="minorEastAsia" w:hint="eastAsia"/>
        </w:rPr>
        <w:lastRenderedPageBreak/>
        <w:t>L</w:t>
      </w:r>
      <w:r>
        <w:rPr>
          <w:rFonts w:eastAsiaTheme="minorEastAsia"/>
        </w:rPr>
        <w:t>ist of figures</w:t>
      </w:r>
      <w:bookmarkEnd w:id="6"/>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0A365EE5" w:rsidR="00011783" w:rsidRDefault="00500706">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sidR="007715C3">
          <w:rPr>
            <w:noProof/>
            <w:webHidden/>
          </w:rPr>
          <w:t>94</w:t>
        </w:r>
        <w:r w:rsidR="00011783">
          <w:rPr>
            <w:noProof/>
            <w:webHidden/>
          </w:rPr>
          <w:fldChar w:fldCharType="end"/>
        </w:r>
      </w:hyperlink>
    </w:p>
    <w:p w14:paraId="3FFD9215" w14:textId="40199198" w:rsidR="00011783" w:rsidRDefault="00500706">
      <w:pPr>
        <w:pStyle w:val="af9"/>
        <w:tabs>
          <w:tab w:val="right" w:leader="middleDot" w:pos="8494"/>
        </w:tabs>
        <w:rPr>
          <w:rFonts w:asciiTheme="minorHAnsi" w:eastAsiaTheme="minorEastAsia" w:hAnsiTheme="minorHAnsi" w:cstheme="minorBidi"/>
          <w:noProof/>
          <w:szCs w:val="22"/>
        </w:rPr>
      </w:pPr>
      <w:hyperlink w:anchor="_Toc109165567" w:history="1">
        <w:r w:rsidR="00011783" w:rsidRPr="00954760">
          <w:rPr>
            <w:rStyle w:val="af8"/>
            <w:rFonts w:eastAsiaTheme="majorEastAsia"/>
            <w:noProof/>
          </w:rPr>
          <w:t>Figure 2. The conceptual model of the food web structure formed the basis of our linear inverse model (LIM). See section “Structure” for description.</w:t>
        </w:r>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7715C3">
          <w:rPr>
            <w:noProof/>
            <w:webHidden/>
          </w:rPr>
          <w:t>95</w:t>
        </w:r>
        <w:r w:rsidR="00011783">
          <w:rPr>
            <w:noProof/>
            <w:webHidden/>
          </w:rPr>
          <w:fldChar w:fldCharType="end"/>
        </w:r>
      </w:hyperlink>
    </w:p>
    <w:p w14:paraId="7DDA002C" w14:textId="24F4FC64" w:rsidR="00011783" w:rsidRDefault="00500706">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sidR="007715C3">
          <w:rPr>
            <w:noProof/>
            <w:webHidden/>
          </w:rPr>
          <w:t>96</w:t>
        </w:r>
        <w:r w:rsidR="00011783">
          <w:rPr>
            <w:noProof/>
            <w:webHidden/>
          </w:rPr>
          <w:fldChar w:fldCharType="end"/>
        </w:r>
      </w:hyperlink>
    </w:p>
    <w:p w14:paraId="2F45A24E" w14:textId="77047AB8" w:rsidR="00011783" w:rsidRDefault="00500706">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sidR="007715C3">
          <w:rPr>
            <w:noProof/>
            <w:webHidden/>
          </w:rPr>
          <w:t>97</w:t>
        </w:r>
        <w:r w:rsidR="00011783">
          <w:rPr>
            <w:noProof/>
            <w:webHidden/>
          </w:rPr>
          <w:fldChar w:fldCharType="end"/>
        </w:r>
      </w:hyperlink>
    </w:p>
    <w:p w14:paraId="1D7049CD" w14:textId="4547EE47" w:rsidR="00011783" w:rsidRDefault="00500706">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sidR="007715C3">
          <w:rPr>
            <w:noProof/>
            <w:webHidden/>
          </w:rPr>
          <w:t>98</w:t>
        </w:r>
        <w:r w:rsidR="00011783">
          <w:rPr>
            <w:noProof/>
            <w:webHidden/>
          </w:rPr>
          <w:fldChar w:fldCharType="end"/>
        </w:r>
      </w:hyperlink>
    </w:p>
    <w:p w14:paraId="77CC118A" w14:textId="7F1E3109" w:rsidR="00011783" w:rsidRDefault="00500706">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sidR="007715C3">
          <w:rPr>
            <w:noProof/>
            <w:webHidden/>
          </w:rPr>
          <w:t>99</w:t>
        </w:r>
        <w:r w:rsidR="00011783">
          <w:rPr>
            <w:noProof/>
            <w:webHidden/>
          </w:rPr>
          <w:fldChar w:fldCharType="end"/>
        </w:r>
      </w:hyperlink>
    </w:p>
    <w:p w14:paraId="6AC9D3B1" w14:textId="371F50B5" w:rsidR="00011783" w:rsidRDefault="00500706">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sidR="007715C3">
          <w:rPr>
            <w:noProof/>
            <w:webHidden/>
          </w:rPr>
          <w:t>100</w:t>
        </w:r>
        <w:r w:rsidR="00011783">
          <w:rPr>
            <w:noProof/>
            <w:webHidden/>
          </w:rPr>
          <w:fldChar w:fldCharType="end"/>
        </w:r>
      </w:hyperlink>
    </w:p>
    <w:p w14:paraId="5BCB112E" w14:textId="7B259654" w:rsidR="00011783" w:rsidRDefault="00500706">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sidR="007715C3">
          <w:rPr>
            <w:noProof/>
            <w:webHidden/>
          </w:rPr>
          <w:t>102</w:t>
        </w:r>
        <w:r w:rsidR="00011783">
          <w:rPr>
            <w:noProof/>
            <w:webHidden/>
          </w:rPr>
          <w:fldChar w:fldCharType="end"/>
        </w:r>
      </w:hyperlink>
    </w:p>
    <w:p w14:paraId="185EF07F" w14:textId="1BA4F540" w:rsidR="00011783" w:rsidRDefault="00500706">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sidR="007715C3">
          <w:rPr>
            <w:noProof/>
            <w:webHidden/>
          </w:rPr>
          <w:t>103</w:t>
        </w:r>
        <w:r w:rsidR="00011783">
          <w:rPr>
            <w:noProof/>
            <w:webHidden/>
          </w:rPr>
          <w:fldChar w:fldCharType="end"/>
        </w:r>
      </w:hyperlink>
    </w:p>
    <w:p w14:paraId="0D3D095D" w14:textId="098BF148" w:rsidR="00011783" w:rsidRDefault="00500706">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sidR="007715C3">
          <w:rPr>
            <w:noProof/>
            <w:webHidden/>
          </w:rPr>
          <w:t>104</w:t>
        </w:r>
        <w:r w:rsidR="00011783">
          <w:rPr>
            <w:noProof/>
            <w:webHidden/>
          </w:rPr>
          <w:fldChar w:fldCharType="end"/>
        </w:r>
      </w:hyperlink>
    </w:p>
    <w:p w14:paraId="799CE45D" w14:textId="0D28849D" w:rsidR="00011783" w:rsidRDefault="00500706">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sidR="007715C3">
          <w:rPr>
            <w:noProof/>
            <w:webHidden/>
          </w:rPr>
          <w:t>105</w:t>
        </w:r>
        <w:r w:rsidR="00011783">
          <w:rPr>
            <w:noProof/>
            <w:webHidden/>
          </w:rPr>
          <w:fldChar w:fldCharType="end"/>
        </w:r>
      </w:hyperlink>
    </w:p>
    <w:p w14:paraId="12F1AABD" w14:textId="144590F4" w:rsidR="00011783" w:rsidRDefault="00500706">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sidR="007715C3">
          <w:rPr>
            <w:noProof/>
            <w:webHidden/>
          </w:rPr>
          <w:t>106</w:t>
        </w:r>
        <w:r w:rsidR="00011783">
          <w:rPr>
            <w:noProof/>
            <w:webHidden/>
          </w:rPr>
          <w:fldChar w:fldCharType="end"/>
        </w:r>
      </w:hyperlink>
    </w:p>
    <w:p w14:paraId="5C2FDE50" w14:textId="00CC6248" w:rsidR="00011783" w:rsidRDefault="00500706">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sidR="007715C3">
          <w:rPr>
            <w:noProof/>
            <w:webHidden/>
          </w:rPr>
          <w:t>108</w:t>
        </w:r>
        <w:r w:rsidR="00011783">
          <w:rPr>
            <w:noProof/>
            <w:webHidden/>
          </w:rPr>
          <w:fldChar w:fldCharType="end"/>
        </w:r>
      </w:hyperlink>
    </w:p>
    <w:p w14:paraId="3370921B" w14:textId="14365AB2" w:rsidR="00011783" w:rsidRDefault="00500706">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sidR="007715C3">
          <w:rPr>
            <w:noProof/>
            <w:webHidden/>
          </w:rPr>
          <w:t>109</w:t>
        </w:r>
        <w:r w:rsidR="00011783">
          <w:rPr>
            <w:noProof/>
            <w:webHidden/>
          </w:rPr>
          <w:fldChar w:fldCharType="end"/>
        </w:r>
      </w:hyperlink>
    </w:p>
    <w:p w14:paraId="00A1F6FF" w14:textId="798D34E8" w:rsidR="00011783" w:rsidRDefault="00500706">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sidR="007715C3">
          <w:rPr>
            <w:noProof/>
            <w:webHidden/>
          </w:rPr>
          <w:t>110</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7" w:name="_Toc109143483"/>
      <w:r w:rsidRPr="00554519">
        <w:rPr>
          <w:rFonts w:hint="eastAsia"/>
        </w:rPr>
        <w:lastRenderedPageBreak/>
        <w:t>I</w:t>
      </w:r>
      <w:r w:rsidRPr="00554519">
        <w:t>ntroduction</w:t>
      </w:r>
      <w:bookmarkEnd w:id="7"/>
    </w:p>
    <w:p w14:paraId="076DDA70" w14:textId="77777777" w:rsidR="004B5F27" w:rsidRPr="00DE071F" w:rsidRDefault="004B5F27" w:rsidP="00DE071F">
      <w:pPr>
        <w:pStyle w:val="11"/>
      </w:pPr>
      <w:bookmarkStart w:id="8" w:name="_Toc109143484"/>
      <w:r w:rsidRPr="00DE071F">
        <w:rPr>
          <w:rFonts w:hint="eastAsia"/>
        </w:rPr>
        <w:t>Su</w:t>
      </w:r>
      <w:r w:rsidRPr="00DE071F">
        <w:t>bmarine canyon</w:t>
      </w:r>
      <w:bookmarkEnd w:id="8"/>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Nittro</w:t>
      </w:r>
      <w:r w:rsidR="00E110CB">
        <w:t xml:space="preserve">uer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Whiteway</w:t>
      </w:r>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674A9C62" w:rsidR="004B5F27" w:rsidRDefault="004B5F27" w:rsidP="004B5F27">
      <w:pPr>
        <w:ind w:firstLine="480"/>
      </w:pPr>
      <w:r w:rsidRPr="001E3B47">
        <w:t xml:space="preserve">Though the benthic community structure and productivity have been </w:t>
      </w:r>
      <w:r>
        <w:t>poorly</w:t>
      </w:r>
      <w:r w:rsidRPr="001E3B47">
        <w:t xml:space="preserve"> studied in </w:t>
      </w:r>
      <w:r>
        <w:t xml:space="preserve">submarine </w:t>
      </w:r>
      <w:r w:rsidRPr="001E3B47">
        <w:t xml:space="preserve">canyons, some findings suggest </w:t>
      </w:r>
      <w:r w:rsidRPr="00355A2E">
        <w:t>that the elevated benthic biomass and diversity in the canyon can be attributed to the high habitat heterogeneity (De</w:t>
      </w:r>
      <w:r w:rsidRPr="001E3B47">
        <w:t xml:space="preserv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meiofauna trophic complexity in the sedimentary environment </w:t>
      </w:r>
      <w:r w:rsidRPr="001E3B47">
        <w:t xml:space="preserve">(Ramalho et al., 2014). Moreover, </w:t>
      </w:r>
      <w:r>
        <w:t>commercially-</w:t>
      </w:r>
      <w:r w:rsidRPr="001E3B47">
        <w:t xml:space="preserve">important rockfishes </w:t>
      </w:r>
      <w:r>
        <w:t xml:space="preserve">were found to be </w:t>
      </w:r>
      <w:r w:rsidRPr="001E3B47">
        <w:t xml:space="preserve">benefited from the natural refuge </w:t>
      </w:r>
      <w:r>
        <w:t>provided by the</w:t>
      </w:r>
      <w:r w:rsidRPr="001E3B47">
        <w:t xml:space="preserve"> Soquel Submarine Canyon in Monterey Bay</w:t>
      </w:r>
      <w:r>
        <w:t xml:space="preserve"> </w:t>
      </w:r>
      <w:r w:rsidRPr="001E3B47">
        <w:t>(Yoklavich et al., 2000)</w:t>
      </w:r>
      <w:r>
        <w:t>.</w:t>
      </w:r>
      <w:r w:rsidRPr="001E3B47">
        <w:t xml:space="preserve"> </w:t>
      </w:r>
      <w:r>
        <w:t>T</w:t>
      </w:r>
      <w:r w:rsidRPr="001E3B47">
        <w:t xml:space="preserve">he high-relief boulders and rock </w:t>
      </w:r>
      <w:r w:rsidRPr="001E3B47">
        <w:lastRenderedPageBreak/>
        <w:t>outcrops</w:t>
      </w:r>
      <w:r>
        <w:t xml:space="preserve"> make these</w:t>
      </w:r>
      <w:r w:rsidRPr="001E3B47">
        <w:t xml:space="preserve"> </w:t>
      </w:r>
      <w:r>
        <w:t xml:space="preserve">narrow, </w:t>
      </w:r>
      <w:r w:rsidRPr="001E3B47">
        <w:t>deep-water canyons</w:t>
      </w:r>
      <w:r>
        <w:t xml:space="preserve"> </w:t>
      </w:r>
      <w:r w:rsidRPr="001E3B47">
        <w:t xml:space="preserve">less accessible to fishing activities (Yoklavich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rsidRPr="00355A2E">
        <w:t xml:space="preserve">). The interactions between canyons and coastal ecosystems may lead to seasonal upwelling and contribute to high productivity (Sobarzo et al., 2001). Submarine canyons may also </w:t>
      </w:r>
      <w:r w:rsidRPr="00355A2E">
        <w:rPr>
          <w:rFonts w:hint="eastAsia"/>
        </w:rPr>
        <w:t>t</w:t>
      </w:r>
      <w:r w:rsidRPr="00355A2E">
        <w:t>rap dense aggregation of diel vertical migrators and their predators</w:t>
      </w:r>
      <w:r w:rsidRPr="001E3B47">
        <w:t xml:space="preserve"> (Greene et al.</w:t>
      </w:r>
      <w:r>
        <w:t>,</w:t>
      </w:r>
      <w:r w:rsidRPr="001E3B47">
        <w:t xml:space="preserve"> 1988</w:t>
      </w:r>
      <w:r>
        <w:t xml:space="preserve">; </w:t>
      </w:r>
      <w:r w:rsidRPr="001804EB">
        <w:t>Maycas</w:t>
      </w:r>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5424C0D" w14:textId="77777777" w:rsidR="00885FA4" w:rsidRDefault="004B5F27" w:rsidP="004B5F27">
      <w:pPr>
        <w:ind w:firstLine="480"/>
        <w:rPr>
          <w:ins w:id="9" w:author="Yushih Lin" w:date="2022-07-27T20:32:00Z"/>
        </w:rPr>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(Covault et al., 2007; Galy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Schwanghart, 2021). The connection between </w:t>
      </w:r>
      <w:ins w:id="10" w:author="Yushih Lin" w:date="2022-07-27T20:27:00Z">
        <w:r w:rsidR="007715C3">
          <w:t xml:space="preserve">a </w:t>
        </w:r>
      </w:ins>
      <w:r w:rsidRPr="00BD1AAB">
        <w:t xml:space="preserve">river and </w:t>
      </w:r>
      <w:ins w:id="11" w:author="Yushih Lin" w:date="2022-07-27T20:28:00Z">
        <w:r w:rsidR="007715C3">
          <w:t xml:space="preserve">a </w:t>
        </w:r>
      </w:ins>
      <w:r w:rsidRPr="00BD1AAB">
        <w:t xml:space="preserve">canyon is not the only factor involved in the activity of a submarine canyon. Some canyons, such as the Monterey, La Jolla, and Hueneme </w:t>
      </w:r>
      <w:r>
        <w:t>C</w:t>
      </w:r>
      <w:r w:rsidRPr="00BD1AAB">
        <w:t xml:space="preserve">anyons, can capture longshore-transported sediments to feed their canyon head through the bottom currents (Covault &amp; Graham, 2010). </w:t>
      </w:r>
      <w:r>
        <w:t xml:space="preserve">In a recent analysis, </w:t>
      </w:r>
      <w:r w:rsidRPr="00F35549">
        <w:t>Bernhardt and Schwanghart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headward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 is the Gaoping submarine canyon (GPSC) off southwest</w:t>
      </w:r>
      <w:r>
        <w:t xml:space="preserve"> (SW)</w:t>
      </w:r>
      <w:r w:rsidRPr="00BD1AAB">
        <w:t xml:space="preserve"> Taiwan. The GPSC is deeply incised into the Gaoping Shelf, and the canyon head is near the mouth of </w:t>
      </w:r>
      <w:r>
        <w:t xml:space="preserve">the </w:t>
      </w:r>
      <w:r w:rsidRPr="00BD1AAB">
        <w:t>Gaoping River (GPR). The GPR</w:t>
      </w:r>
      <w:r w:rsidRPr="00BD1AAB">
        <w:rPr>
          <w:color w:val="000000"/>
          <w:shd w:val="clear" w:color="auto" w:fill="FFFFFF"/>
        </w:rPr>
        <w:t xml:space="preserve"> is a typical small mountain river (SMR) with steep </w:t>
      </w:r>
      <w:r>
        <w:rPr>
          <w:color w:val="000000"/>
          <w:shd w:val="clear" w:color="auto" w:fill="FFFFFF"/>
        </w:rPr>
        <w:t>elevation changes</w:t>
      </w:r>
      <w:r w:rsidRPr="00BD1AAB">
        <w:rPr>
          <w:color w:val="000000"/>
          <w:shd w:val="clear" w:color="auto" w:fill="FFFFFF"/>
        </w:rPr>
        <w:t xml:space="preserve"> </w:t>
      </w:r>
      <w:r w:rsidRPr="00BD1AAB">
        <w:rPr>
          <w:color w:val="000000"/>
          <w:shd w:val="clear" w:color="auto" w:fill="FFFFFF"/>
        </w:rPr>
        <w:lastRenderedPageBreak/>
        <w:t>over a short 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ins w:id="12" w:author="Yushih Lin" w:date="2022-07-27T20:31:00Z">
        <w:r w:rsidR="00885FA4">
          <w:t xml:space="preserve">a </w:t>
        </w:r>
      </w:ins>
      <w:r w:rsidRPr="00BD1AAB">
        <w:t xml:space="preserve">high </w:t>
      </w:r>
      <w:ins w:id="13" w:author="Yushih Lin" w:date="2022-07-27T20:31:00Z">
        <w:r w:rsidR="00885FA4">
          <w:t xml:space="preserve">proportion of </w:t>
        </w:r>
      </w:ins>
      <w:r w:rsidRPr="00BD1AAB">
        <w:t>suspended sediment discharge</w:t>
      </w:r>
      <w:r>
        <w:t>d</w:t>
      </w:r>
      <w:r w:rsidRPr="00BD1AAB">
        <w:t xml:space="preserve"> from the GPR (49 MT/yr)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Morakot</w:t>
      </w:r>
      <w:r>
        <w:t>.</w:t>
      </w:r>
      <w:r w:rsidRPr="00BD1AAB">
        <w:t xml:space="preserve"> </w:t>
      </w:r>
      <w:r>
        <w:t>These natural disasters can</w:t>
      </w:r>
      <w:r w:rsidRPr="00BD1AAB">
        <w:t xml:space="preserve"> lead to recurring turbidity and episodic gravity-driven sediment flows in </w:t>
      </w:r>
      <w:ins w:id="14" w:author="Yushih Lin" w:date="2022-07-27T20:31:00Z">
        <w:r w:rsidR="00885FA4">
          <w:t xml:space="preserve">the </w:t>
        </w:r>
      </w:ins>
      <w:r w:rsidRPr="00BD1AAB">
        <w:t>GPSC, allow</w:t>
      </w:r>
      <w:r>
        <w:t>ing</w:t>
      </w:r>
      <w:r w:rsidRPr="00BD1AAB">
        <w:t xml:space="preserve"> for the continual erosion of the canyon floor and sediment transportation (Gavey et al., 2017; Ikehara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 </w:t>
      </w:r>
    </w:p>
    <w:p w14:paraId="114A0112" w14:textId="52AD90F5" w:rsidR="004B5F27" w:rsidRPr="003B3690" w:rsidRDefault="004B5F27" w:rsidP="004B5F27">
      <w:pPr>
        <w:ind w:firstLine="480"/>
      </w:pPr>
      <w:r w:rsidRPr="00BD1AAB">
        <w:t>It has been suggested that the</w:t>
      </w:r>
      <w:del w:id="15" w:author="Yushih Lin" w:date="2022-07-27T20:32:00Z">
        <w:r w:rsidRPr="00BD1AAB" w:rsidDel="00885FA4">
          <w:delText>se</w:delText>
        </w:r>
      </w:del>
      <w:r w:rsidRPr="00BD1AAB">
        <w:t xml:space="preserve"> oceanographic settings in </w:t>
      </w:r>
      <w:del w:id="16" w:author="Yushih Lin" w:date="2022-07-27T20:33:00Z">
        <w:r w:rsidRPr="00BD1AAB" w:rsidDel="00885FA4">
          <w:delText xml:space="preserve">the </w:delText>
        </w:r>
      </w:del>
      <w:r w:rsidRPr="00BD1AAB">
        <w:t xml:space="preserve">submarine canyons </w:t>
      </w:r>
      <w:r>
        <w:t xml:space="preserve">may </w:t>
      </w:r>
      <w:r w:rsidRPr="00BD1AAB">
        <w:t xml:space="preserve">increase the concentration of suspended particulate matter and </w:t>
      </w:r>
      <w:r>
        <w:t>sediment</w:t>
      </w:r>
      <w:r w:rsidRPr="00BD1AAB">
        <w:t xml:space="preserve"> transport (Keller et al., 1973; Puig et al., 2008; Gaudin et al., 2009). </w:t>
      </w:r>
      <w:r>
        <w:t xml:space="preserve">The </w:t>
      </w:r>
      <w:del w:id="17" w:author="Yushih Lin" w:date="2022-07-27T20:33:00Z">
        <w:r w:rsidDel="00885FA4">
          <w:delText>organic matter</w:delText>
        </w:r>
      </w:del>
      <w:commentRangeStart w:id="18"/>
      <w:ins w:id="19" w:author="Yushih Lin" w:date="2022-07-27T20:33:00Z">
        <w:r w:rsidR="00885FA4">
          <w:t>OM</w:t>
        </w:r>
        <w:commentRangeEnd w:id="18"/>
        <w:r w:rsidR="00885FA4">
          <w:rPr>
            <w:rStyle w:val="ac"/>
          </w:rPr>
          <w:commentReference w:id="18"/>
        </w:r>
      </w:ins>
      <w:r w:rsidRPr="00BD1AAB">
        <w:t xml:space="preserve"> from the </w:t>
      </w:r>
      <w:r>
        <w:t xml:space="preserve">riverine inputs and </w:t>
      </w:r>
      <w:r w:rsidRPr="00BD1AAB">
        <w:t>coastal zone is essential energy to the undernourished deep</w:t>
      </w:r>
      <w:ins w:id="20" w:author="Yushih Lin" w:date="2022-07-27T20:34:00Z">
        <w:r w:rsidR="00F65176">
          <w:t>-</w:t>
        </w:r>
      </w:ins>
      <w:r w:rsidRPr="00BD1AAB">
        <w:t>sea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Schlacher et al., 2007). </w:t>
      </w:r>
      <w:commentRangeStart w:id="21"/>
      <w:r w:rsidRPr="00BD1AAB">
        <w:t>The annual sediment discharge into the GPSC</w:t>
      </w:r>
      <w:commentRangeEnd w:id="21"/>
      <w:r w:rsidR="00F65176">
        <w:rPr>
          <w:rStyle w:val="ac"/>
        </w:rPr>
        <w:commentReference w:id="21"/>
      </w:r>
      <w:r w:rsidRPr="00BD1AAB">
        <w:t xml:space="preserve"> is approximately </w:t>
      </w:r>
      <w:r w:rsidRPr="00BD1AAB">
        <w:lastRenderedPageBreak/>
        <w:t xml:space="preserve">30–80% of the Mississippi's annual export (Meade 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C/d in the dry season and 1.25–276 × 10</w:t>
      </w:r>
      <w:r w:rsidRPr="00BD1AAB">
        <w:rPr>
          <w:vertAlign w:val="superscript"/>
        </w:rPr>
        <w:t>6</w:t>
      </w:r>
      <w:r w:rsidRPr="00BD1AAB">
        <w:t xml:space="preserve"> g C/d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r w:rsidRPr="00BD1AAB">
        <w:t xml:space="preserve">Gaoping Slope (GS) off </w:t>
      </w:r>
      <w:r>
        <w:t>SW</w:t>
      </w:r>
      <w:r w:rsidRPr="00BD1AAB">
        <w:t xml:space="preserve"> Taiwan.</w:t>
      </w:r>
    </w:p>
    <w:p w14:paraId="21412385" w14:textId="77777777" w:rsidR="004B5F27" w:rsidRPr="00DE071F" w:rsidRDefault="004B5F27" w:rsidP="00DE071F">
      <w:pPr>
        <w:pStyle w:val="11"/>
      </w:pPr>
      <w:bookmarkStart w:id="22" w:name="_Toc109143485"/>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22"/>
    </w:p>
    <w:p w14:paraId="5AFC744A" w14:textId="5F304DAA" w:rsidR="004B5F27" w:rsidRPr="00300B3C" w:rsidRDefault="004B5F27" w:rsidP="004B5F27">
      <w:pPr>
        <w:ind w:firstLine="480"/>
      </w:pPr>
      <w:r>
        <w:t>Gaoping River-Canyon system is</w:t>
      </w:r>
      <w:r w:rsidRPr="003A7BAB">
        <w:t xml:space="preserve"> the </w:t>
      </w:r>
      <w:r>
        <w:t>most extensive sediment</w:t>
      </w:r>
      <w:r w:rsidRPr="003A7BAB">
        <w:t xml:space="preserve"> dispersal system </w:t>
      </w:r>
      <w:r>
        <w:t>off</w:t>
      </w:r>
      <w:r w:rsidRPr="003A7BAB">
        <w:t xml:space="preserve"> SW Taiwan, including the Gaoping River drainage basin, the Gaoping Shelf, the </w:t>
      </w:r>
      <w:r w:rsidRPr="003A7BAB">
        <w:lastRenderedPageBreak/>
        <w:t>Gaoping Slope, the Gaoping submarine canyon, and the Manila Trench in the north</w:t>
      </w:r>
      <w:r>
        <w:t>east margin of the SCS. T</w:t>
      </w:r>
      <w:r w:rsidRPr="00300B3C">
        <w:t xml:space="preserve">he Gaoping </w:t>
      </w:r>
      <w:r>
        <w:rPr>
          <w:rFonts w:hint="eastAsia"/>
        </w:rPr>
        <w:t>s</w:t>
      </w:r>
      <w:r w:rsidRPr="00300B3C">
        <w:t>lope</w:t>
      </w:r>
      <w:r>
        <w:t xml:space="preserve"> (GS)</w:t>
      </w:r>
      <w:r w:rsidRPr="00300B3C">
        <w:t xml:space="preserve"> continues from the narrow (&lt;</w:t>
      </w:r>
      <w:del w:id="23" w:author="Yushih Lin" w:date="2022-07-27T20:38:00Z">
        <w:r w:rsidRPr="00300B3C" w:rsidDel="00F65176">
          <w:delText xml:space="preserve">10 </w:delText>
        </w:r>
      </w:del>
      <w:ins w:id="24" w:author="Yushih Lin" w:date="2022-07-27T20:38:00Z">
        <w:r w:rsidR="00F65176">
          <w:t>20</w:t>
        </w:r>
        <w:r w:rsidR="00F65176" w:rsidRPr="00300B3C">
          <w:t xml:space="preserve"> </w:t>
        </w:r>
      </w:ins>
      <w:r w:rsidRPr="00300B3C">
        <w:t>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r w:rsidRPr="003A7BAB">
        <w:t>Gaoping submarine canyon</w:t>
      </w:r>
      <w:r>
        <w:t xml:space="preserve"> (</w:t>
      </w:r>
      <w:r w:rsidRPr="00300B3C">
        <w:t>GPSC</w:t>
      </w:r>
      <w:r>
        <w:t>)</w:t>
      </w:r>
      <w:r w:rsidRPr="00300B3C">
        <w:t xml:space="preserve"> extend</w:t>
      </w:r>
      <w:r>
        <w:t>s 260 km</w:t>
      </w:r>
      <w:r w:rsidRPr="00300B3C">
        <w:t xml:space="preserve"> from the Gaoping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w:t>
      </w:r>
      <w:del w:id="25" w:author="Yushih Lin" w:date="2022-07-27T20:40:00Z">
        <w:r w:rsidRPr="00300B3C" w:rsidDel="00333017">
          <w:delText>ed in</w:delText>
        </w:r>
      </w:del>
      <w:ins w:id="26" w:author="Yushih Lin" w:date="2022-07-27T20:40:00Z">
        <w:r w:rsidR="00333017">
          <w:t>ing</w:t>
        </w:r>
      </w:ins>
      <w:r w:rsidRPr="00300B3C">
        <w:t xml:space="preserve">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77777777"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 xml:space="preserve">he bedding geometries in </w:t>
      </w:r>
      <w:r>
        <w:lastRenderedPageBreak/>
        <w:t>the slope basin</w:t>
      </w:r>
      <w:r>
        <w:rPr>
          <w:rFonts w:hint="eastAsia"/>
        </w:rPr>
        <w:t xml:space="preserve"> r</w:t>
      </w:r>
      <w:r>
        <w:t>evealed a comp</w:t>
      </w:r>
      <w:r>
        <w:rPr>
          <w:rFonts w:hint="eastAsia"/>
        </w:rPr>
        <w:t>e</w:t>
      </w:r>
      <w:r>
        <w:t xml:space="preserve">tition between </w:t>
      </w:r>
      <w:r w:rsidRPr="00C355F7">
        <w:t>local basin flank uplift and sediment deposition rate</w:t>
      </w:r>
      <w:r>
        <w:t>s</w:t>
      </w:r>
      <w:r>
        <w:rPr>
          <w:rFonts w:hint="eastAsia"/>
        </w:rPr>
        <w:t xml:space="preserve">. </w:t>
      </w:r>
      <w:r>
        <w:t>As such, the upper</w:t>
      </w:r>
      <w:r w:rsidRPr="003A7BAB">
        <w:t xml:space="preserve"> GS</w:t>
      </w:r>
      <w:r>
        <w:t xml:space="preserve"> tends to have</w:t>
      </w:r>
      <w:r w:rsidRPr="003A7BAB">
        <w:t xml:space="preserve"> higher accommodation rates and 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hyperpycnal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(Chiou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thalweg</w:t>
      </w:r>
      <w:r w:rsidRPr="003A7BAB">
        <w:t xml:space="preserve"> (Wang et al., 2008). Also, the existence of isopycnal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nepheloid layer (BNL) </w:t>
      </w:r>
      <w:r>
        <w:t xml:space="preserve">thicker </w:t>
      </w:r>
      <w:r w:rsidRPr="003A7BAB">
        <w:t>than 100 m</w:t>
      </w:r>
      <w:r>
        <w:t xml:space="preserve"> with</w:t>
      </w:r>
      <w:r w:rsidRPr="003A7BAB">
        <w:t xml:space="preserve"> suspended sediment concentration (SSC) exceed</w:t>
      </w:r>
      <w:r>
        <w:t>ing</w:t>
      </w:r>
      <w:r w:rsidRPr="003A7BAB">
        <w:t xml:space="preserve"> 30 mg/l </w:t>
      </w:r>
      <w:r>
        <w:t xml:space="preserve">was documented and likely maintained by current-induced resuspension </w:t>
      </w:r>
      <w:r w:rsidRPr="003A7BAB">
        <w:t xml:space="preserve">(Liu et al., 2002). </w:t>
      </w:r>
    </w:p>
    <w:p w14:paraId="60EAF122" w14:textId="69E036EE"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w:t>
      </w:r>
      <w:r w:rsidRPr="003A7BAB">
        <w:lastRenderedPageBreak/>
        <w:t xml:space="preserve">benthic ecosystem (McClain et al., 2012; Rex et al., 2006). Some proxies have been widely used to determine sedimentation sources. For example, the total organic carbon (TOC) content in marine sediments is a common proxy for </w:t>
      </w:r>
      <w:r>
        <w:t>organic matter (</w:t>
      </w:r>
      <w:r w:rsidRPr="003A7BAB">
        <w:t>OM</w:t>
      </w:r>
      <w:r>
        <w:t>)</w:t>
      </w:r>
      <w:r w:rsidRPr="003A7BAB">
        <w:t xml:space="preserve"> deposition from the water column to the seafloor. Meanwhile, because the </w:t>
      </w:r>
      <w:r>
        <w:t>nitrogen</w:t>
      </w:r>
      <w:r w:rsidRPr="003A7BAB">
        <w:t xml:space="preserve"> consum</w:t>
      </w:r>
      <w:r>
        <w:t>ption</w:t>
      </w:r>
      <w:r w:rsidRPr="003A7BAB">
        <w:t xml:space="preserve"> rate is h</w:t>
      </w:r>
      <w:r w:rsidR="00FC3581">
        <w:t>igher than carbon (Danovaro,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w:t>
      </w:r>
      <w:del w:id="27" w:author="Yushih Lin" w:date="2022-07-27T20:47:00Z">
        <w:r w:rsidRPr="003A7BAB" w:rsidDel="00A402C6">
          <w:delText>declinature of</w:delText>
        </w:r>
      </w:del>
      <w:ins w:id="28" w:author="Yushih Lin" w:date="2022-07-27T20:47:00Z">
        <w:r w:rsidR="00A402C6">
          <w:t>attenuated</w:t>
        </w:r>
      </w:ins>
      <w:r w:rsidRPr="003A7BAB">
        <w:t xml:space="preserve">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faunal abundance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072408EC" w:rsidR="004B5F27" w:rsidRPr="00554519" w:rsidRDefault="004B5F27" w:rsidP="004B5F27">
      <w:pPr>
        <w:ind w:firstLine="480"/>
        <w:rPr>
          <w:rFonts w:eastAsiaTheme="minorEastAsia"/>
        </w:rPr>
      </w:pPr>
      <w:r w:rsidRPr="003A7BAB">
        <w:t>The benthic macrofaunal and meiofaunal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w:t>
      </w:r>
      <w:r w:rsidRPr="003A7BAB">
        <w:lastRenderedPageBreak/>
        <w:t xml:space="preserve">submarine canyons, the upper GPSC was severely impacted by physical disturbance triggered by internal tides and gravity flows. </w:t>
      </w:r>
      <w:r>
        <w:t>T</w:t>
      </w:r>
      <w:r w:rsidRPr="003A7BAB">
        <w:t>he biological response</w:t>
      </w:r>
      <w:r>
        <w:t>s,</w:t>
      </w:r>
      <w:r w:rsidRPr="003A7BAB">
        <w:t xml:space="preserve"> such as reduction and loss in species richness or total abundance, alteration of taxonomic composition, and the </w:t>
      </w:r>
      <w:r>
        <w:t xml:space="preserve">dominance of </w:t>
      </w:r>
      <w:r w:rsidRPr="003A7BAB">
        <w:t>deep</w:t>
      </w:r>
      <w:r>
        <w:t>-</w:t>
      </w:r>
      <w:r w:rsidRPr="003A7BAB">
        <w:t xml:space="preserve">dwelling burrowing infauna,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 </w:t>
      </w:r>
      <w:del w:id="29" w:author="Yushih Lin" w:date="2022-07-27T20:56:00Z">
        <w:r w:rsidRPr="003A7BAB" w:rsidDel="008B7658">
          <w:delText>low</w:delText>
        </w:r>
      </w:del>
      <w:del w:id="30" w:author="Yushih Lin" w:date="2022-07-27T20:49:00Z">
        <w:r w:rsidRPr="003A7BAB" w:rsidDel="00A402C6">
          <w:delText>er</w:delText>
        </w:r>
      </w:del>
      <w:del w:id="31" w:author="Yushih Lin" w:date="2022-07-27T20:56:00Z">
        <w:r w:rsidRPr="003A7BAB" w:rsidDel="008B7658">
          <w:delText xml:space="preserve"> TOC</w:delText>
        </w:r>
        <w:r w:rsidDel="008B7658">
          <w:delText xml:space="preserve"> due to</w:delText>
        </w:r>
      </w:del>
      <w:ins w:id="32" w:author="Yushih Lin" w:date="2022-07-27T20:56:00Z">
        <w:r w:rsidR="008B7658">
          <w:t>to the associated</w:t>
        </w:r>
      </w:ins>
      <w:r>
        <w:t xml:space="preserve"> sediment </w:t>
      </w:r>
      <w:del w:id="33" w:author="Yushih Lin" w:date="2022-07-27T20:56:00Z">
        <w:r w:rsidDel="008B7658">
          <w:delText>erosion</w:delText>
        </w:r>
      </w:del>
      <w:ins w:id="34" w:author="Yushih Lin" w:date="2022-07-27T20:56:00Z">
        <w:r w:rsidR="008B7658">
          <w:t>sorting</w:t>
        </w:r>
      </w:ins>
      <w:r>
        <w:t xml:space="preserve">, likely </w:t>
      </w:r>
      <w:del w:id="35" w:author="Yushih Lin" w:date="2022-07-27T20:55:00Z">
        <w:r w:rsidRPr="003A7BAB" w:rsidDel="008B7658">
          <w:delText xml:space="preserve">overwhelmed </w:delText>
        </w:r>
      </w:del>
      <w:ins w:id="36" w:author="Yushih Lin" w:date="2022-07-27T20:55:00Z">
        <w:r w:rsidR="008B7658">
          <w:t>outweigh</w:t>
        </w:r>
        <w:r w:rsidR="008B7658" w:rsidRPr="003A7BAB">
          <w:t xml:space="preserve"> </w:t>
        </w:r>
      </w:ins>
      <w:r w:rsidRPr="003A7BAB">
        <w:t xml:space="preserve">the </w:t>
      </w:r>
      <w:ins w:id="37" w:author="Yushih Lin" w:date="2022-07-27T20:55:00Z">
        <w:r w:rsidR="008B7658">
          <w:t xml:space="preserve">geofocusing </w:t>
        </w:r>
      </w:ins>
      <w:r>
        <w:t>effect</w:t>
      </w:r>
      <w:r w:rsidRPr="003A7BAB">
        <w:t xml:space="preserve"> of </w:t>
      </w:r>
      <w:r>
        <w:t xml:space="preserve">OM </w:t>
      </w:r>
      <w:del w:id="38" w:author="Yushih Lin" w:date="2022-07-27T20:55:00Z">
        <w:r w:rsidDel="008B7658">
          <w:delText>accumulation and possibly the high</w:delText>
        </w:r>
        <w:r w:rsidRPr="003A7BAB" w:rsidDel="008B7658">
          <w:delText xml:space="preserve"> food </w:delText>
        </w:r>
      </w:del>
      <w:r>
        <w:t>delivery</w:t>
      </w:r>
      <w:r w:rsidRPr="003A7BAB">
        <w:t xml:space="preserve"> in the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clavate tails</w:t>
      </w:r>
      <w:r>
        <w:t>. In contrast,</w:t>
      </w:r>
      <w:r w:rsidRPr="003A7BAB">
        <w:t xml:space="preserve"> the species with longer lifespans, diverse feeding strategies, and tail shapes </w:t>
      </w:r>
      <w:commentRangeStart w:id="39"/>
      <w:r w:rsidRPr="003A7BAB">
        <w:t>coexisted</w:t>
      </w:r>
      <w:commentRangeEnd w:id="39"/>
      <w:r w:rsidR="004C4D58">
        <w:rPr>
          <w:rStyle w:val="ac"/>
        </w:rPr>
        <w:commentReference w:id="39"/>
      </w:r>
      <w:r w:rsidRPr="003A7BAB">
        <w:t xml:space="preserve"> on 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the nes</w:t>
      </w:r>
      <w:r>
        <w:t>tedness patterns (Baselga, 2010;</w:t>
      </w:r>
      <w:r w:rsidRPr="003A7BAB">
        <w:t xml:space="preserve"> 2012)</w:t>
      </w:r>
      <w:r>
        <w:t xml:space="preserve"> were also evident,</w:t>
      </w:r>
      <w:r w:rsidRPr="003A7BAB">
        <w:t xml:space="preserve"> </w:t>
      </w:r>
      <w:r w:rsidRPr="003A7BAB">
        <w:lastRenderedPageBreak/>
        <w:t>indicat</w:t>
      </w:r>
      <w:r>
        <w:t>ing</w:t>
      </w:r>
      <w:r w:rsidRPr="003A7BAB">
        <w:t xml:space="preserve"> that species 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40" w:name="_Toc109143486"/>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40"/>
      <w:r w:rsidRPr="00DE071F">
        <w:t xml:space="preserve"> </w:t>
      </w:r>
    </w:p>
    <w:p w14:paraId="786EAB33" w14:textId="18C8254F" w:rsidR="004B5F27" w:rsidRDefault="004B5F27" w:rsidP="004B5F27">
      <w:pPr>
        <w:ind w:firstLine="480"/>
      </w:pPr>
      <w:r w:rsidRPr="00E33C1F">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(Meile et al., 2001). For example, macrobenthos burrowing (i.e.</w:t>
      </w:r>
      <w:r>
        <w:t>,</w:t>
      </w:r>
      <w:r w:rsidRPr="00E33C1F">
        <w:t xml:space="preserve"> </w:t>
      </w:r>
      <w:r>
        <w:t xml:space="preserve">bioturbation and </w:t>
      </w:r>
      <w:r w:rsidRPr="00E33C1F">
        <w:t>bioirrigation</w:t>
      </w:r>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macrofauna densities (e.g., Hammond and Fuller 1979; Archer and Devol 1992), </w:t>
      </w:r>
      <w:r>
        <w:rPr>
          <w:rFonts w:hint="eastAsia"/>
        </w:rPr>
        <w:t>t</w:t>
      </w:r>
      <w:r>
        <w:t xml:space="preserve">he fluxes </w:t>
      </w:r>
      <w:r w:rsidRPr="00E33C1F">
        <w:t>across the sediment-water interface</w:t>
      </w:r>
      <w:r>
        <w:t xml:space="preserve"> are mainly attributed to bioirrigation instead of </w:t>
      </w:r>
      <w:r w:rsidRPr="00E33C1F">
        <w:t>diffusion.</w:t>
      </w:r>
      <w:r>
        <w:t xml:space="preserve"> </w:t>
      </w:r>
      <w:r w:rsidRPr="00E33C1F">
        <w:t xml:space="preserve">On the other hand, ecosystem functioning is defined as the flow of matter and energy transfer within or between different trophic levels or ecosystems (Danovaro et al., 2008; Loreau, 2008). For instance, burrowing infauna and epifauna may affect microbial carbon remineralization, sediment oxygen penetration, carbon storage, and nutrient regenerations through reworking sediment and bioirrigation (Lohrer et al., 2004). In addition, the feeding, growth, predation, and mortality of the benthos directly affect the productivity, nutrient </w:t>
      </w:r>
      <w:r w:rsidRPr="00E33C1F">
        <w:lastRenderedPageBreak/>
        <w:t>cycling, organic matter decomposition, and carbon sequestration on the seafloor (S</w:t>
      </w:r>
      <w:r>
        <w:t>nelgrove et al., 2014).</w:t>
      </w:r>
    </w:p>
    <w:p w14:paraId="48AAC228" w14:textId="1100B42C" w:rsidR="004B5F27" w:rsidRDefault="004B5F27" w:rsidP="004B5F27">
      <w:pPr>
        <w:ind w:firstLine="480"/>
      </w:pPr>
      <w:r w:rsidRPr="00E33C1F">
        <w:t xml:space="preserve">The estimate of annual sediment </w:t>
      </w:r>
      <w:r>
        <w:t>ex</w:t>
      </w:r>
      <w:r w:rsidRPr="00E33C1F">
        <w:t>porting from the Gaoping Rivers into the GPSC range</w:t>
      </w:r>
      <w:r>
        <w:t>s</w:t>
      </w:r>
      <w:r w:rsidRPr="00E33C1F">
        <w:t xml:space="preserve"> from 45.6 to 110 MT (Hsu et al., 2014). This quantity is about 30-80% of the sediment transport</w:t>
      </w:r>
      <w:r>
        <w:t>ed</w:t>
      </w:r>
      <w:r w:rsidRPr="00E33C1F">
        <w:t xml:space="preserve"> </w:t>
      </w:r>
      <w:r>
        <w:t>b</w:t>
      </w:r>
      <w:r w:rsidRPr="00E33C1F">
        <w:t xml:space="preserve"> the Mississippi River (~145 MT yr</w:t>
      </w:r>
      <w:r w:rsidRPr="00BD1AAB">
        <w:rPr>
          <w:vertAlign w:val="superscript"/>
        </w:rPr>
        <w:t>-1</w:t>
      </w:r>
      <w:r w:rsidRPr="00E33C1F">
        <w:t xml:space="preserve">, Meade and Moody, 2010). However, the </w:t>
      </w:r>
      <w:r>
        <w:t>sediment</w:t>
      </w:r>
      <w:r w:rsidRPr="00E33C1F">
        <w:t xml:space="preserve"> accumulation </w:t>
      </w:r>
      <w:r>
        <w:t>rates</w:t>
      </w:r>
      <w:r w:rsidRPr="00E33C1F">
        <w:t xml:space="preserve"> were 2-12 MT yr</w:t>
      </w:r>
      <w:r w:rsidRPr="00BD1AAB">
        <w:rPr>
          <w:vertAlign w:val="superscript"/>
        </w:rPr>
        <w:t>-1</w:t>
      </w:r>
      <w:r w:rsidRPr="00E33C1F">
        <w:t xml:space="preserve"> in the Gaoping shelf and slope area (Hsu et al., 2014; Huh et al., 2009), which is approximately 4 to 55 times less than the transporting mass flux. Thus, most of the sediment, </w:t>
      </w:r>
      <w:r>
        <w:t>primari</w:t>
      </w:r>
      <w:r w:rsidRPr="00E33C1F">
        <w:t>ly the organic carbon (OC)</w:t>
      </w:r>
      <w:del w:id="41" w:author="Yushih Lin" w:date="2022-07-27T21:03:00Z">
        <w:r w:rsidRPr="00E33C1F" w:rsidDel="00E62EB7">
          <w:delText xml:space="preserve"> content</w:delText>
        </w:r>
      </w:del>
      <w:r w:rsidRPr="00E33C1F">
        <w:t xml:space="preserve">, is likely exported down through the GPSC and buried in the deep SCS (Hsu et al., 2014; Kao et al., 2014; Liu et al., 2016, 2013). However, this view completely ignores the role of benthos, which likely </w:t>
      </w:r>
      <w:del w:id="42" w:author="Yushih Lin" w:date="2022-07-27T21:03:00Z">
        <w:r w:rsidRPr="00E33C1F" w:rsidDel="00E62EB7">
          <w:delText xml:space="preserve">remineralizes </w:delText>
        </w:r>
      </w:del>
      <w:ins w:id="43" w:author="Yushih Lin" w:date="2022-07-27T21:03:00Z">
        <w:r w:rsidR="00E62EB7">
          <w:t>oxidizes</w:t>
        </w:r>
        <w:r w:rsidR="00E62EB7" w:rsidRPr="00E33C1F">
          <w:t xml:space="preserve"> </w:t>
        </w:r>
      </w:ins>
      <w:r w:rsidRPr="00E33C1F">
        <w:t>the OC through their feeding, respiration, burrowing, and predation activities</w:t>
      </w:r>
      <w:r>
        <w:t>. It</w:t>
      </w:r>
      <w:r w:rsidRPr="00E33C1F">
        <w:t xml:space="preserve"> may lead to an erroneous estimate of OC cycling on the </w:t>
      </w:r>
      <w:r>
        <w:t>seafloor (Snelgrove et al., 201</w:t>
      </w:r>
      <w:r>
        <w:rPr>
          <w:rFonts w:hint="eastAsia"/>
        </w:rPr>
        <w:t>8</w:t>
      </w:r>
      <w:r w:rsidRPr="00E33C1F">
        <w:t>).</w:t>
      </w:r>
    </w:p>
    <w:p w14:paraId="59E75178" w14:textId="7F40F9EC"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similar depth (Garcia et al., 2007; Pusceddu et al., 2010; Vetter and Dayton, 1999). The</w:t>
      </w:r>
      <w:del w:id="44" w:author="Yushih Lin" w:date="2022-07-27T21:04:00Z">
        <w:r w:rsidRPr="00161382" w:rsidDel="00E62EB7">
          <w:delText>se</w:delText>
        </w:r>
      </w:del>
      <w:r w:rsidRPr="00161382">
        <w:t xml:space="preserve"> high quantit</w:t>
      </w:r>
      <w:r>
        <w:t>y</w:t>
      </w:r>
      <w:r w:rsidRPr="00161382">
        <w:t xml:space="preserve"> and quality OM in submarine canyons</w:t>
      </w:r>
      <w:r>
        <w:t xml:space="preserve"> are known to</w:t>
      </w:r>
      <w:r w:rsidRPr="00161382">
        <w:t xml:space="preserve"> enhance the carbon oxidation rates (Epping et al., 2002; Rabouille et al., 2009), benthic standing stocks of nematodes </w:t>
      </w:r>
      <w:r w:rsidRPr="00161382">
        <w:lastRenderedPageBreak/>
        <w:t xml:space="preserve">(Ingels et al., 2009), and holothurians deposit-feeding (Amaro et al., 2009; De Leo et al., 2010; Vetter and Dayton, 1999), indicating </w:t>
      </w:r>
      <w:del w:id="45" w:author="Yushih Lin" w:date="2022-07-27T21:05:00Z">
        <w:r w:rsidRPr="00161382" w:rsidDel="00E62EB7">
          <w:delText>the extensive</w:delText>
        </w:r>
      </w:del>
      <w:ins w:id="46" w:author="Yushih Lin" w:date="2022-07-27T21:05:00Z">
        <w:r w:rsidR="00E62EB7">
          <w:t>intensified</w:t>
        </w:r>
      </w:ins>
      <w:r w:rsidRPr="00161382">
        <w:t xml:space="preserve"> carbon cycling in the benthic food web. Though we </w:t>
      </w:r>
      <w:r>
        <w:t>know</w:t>
      </w:r>
      <w:r w:rsidRPr="00161382">
        <w:t xml:space="preserve"> </w:t>
      </w:r>
      <w:r>
        <w:t>that the</w:t>
      </w:r>
      <w:r w:rsidRPr="00161382">
        <w:t xml:space="preserve"> unfavorable physical disturbance</w:t>
      </w:r>
      <w:r>
        <w:t xml:space="preserve"> in the GPSC may 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 xml:space="preserve">enthic studies focused on </w:t>
      </w:r>
      <w:del w:id="47" w:author="Yushih Lin" w:date="2022-07-27T21:05:00Z">
        <w:r w:rsidDel="00E62EB7">
          <w:delText xml:space="preserve">the </w:delText>
        </w:r>
      </w:del>
      <w:r>
        <w:t>individual components of the food web (e.g.,</w:t>
      </w:r>
      <w:r w:rsidRPr="006524AB">
        <w:t xml:space="preserve"> Ramirez‐Llodra</w:t>
      </w:r>
      <w:r>
        <w:t xml:space="preserve"> et al., 2010; </w:t>
      </w:r>
      <w:r w:rsidRPr="00F15E26">
        <w:t>Bianchelli</w:t>
      </w:r>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34F02065" w:rsidR="004B5F27" w:rsidRPr="00554519" w:rsidRDefault="004B5F27" w:rsidP="004B5F27">
      <w:pPr>
        <w:ind w:firstLine="480"/>
        <w:rPr>
          <w:rFonts w:eastAsiaTheme="minorEastAsia"/>
        </w:rPr>
      </w:pPr>
      <w:r w:rsidRPr="00BD1AAB">
        <w:t xml:space="preserve">The deep-sea benthic ecosystems depend on the slow sinking of detritus derived from primary production in the euphotic zone. Before detritus settle on the seabed, </w:t>
      </w:r>
      <w:r w:rsidRPr="000B3BA2">
        <w:t>suspension feeders first consume the detritus from the overlying bottom water (Gage and Tyler, 1996). Bacteria (Lochte and Turley, 1988) and deposit feeders (Blair et al., 1996) of all sizes, who respond rapidly to the food supplies with metabolic activities, such as growth and reproduction, consume the remaining detritus deposited on the seafloor</w:t>
      </w:r>
      <w:r w:rsidRPr="00BD1AAB">
        <w:t xml:space="preserve"> (Tyler et al., 1982; Smith et al., 2008). Then, the detritivores are predated by </w:t>
      </w:r>
      <w:r w:rsidRPr="00BD1AAB">
        <w:lastRenderedPageBreak/>
        <w:t xml:space="preserve">larger animals such as megafauna and fish. The waste products of all consumers again become food for deposit-feeders and bacteria or are released back to the water column as dissolved inorganic carbon (DIC) or nutrients. In brief, the food web comprises the 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even for relatively well-studied shallow-water benthic ecosystems (e.g., van Oevelen et al., 2006), not to mention the undersampled deep sea. Nevertheless, a linear inverse model (LIM) has been developed and applied to marine food</w:t>
      </w:r>
      <w:ins w:id="48" w:author="Yushih Lin" w:date="2022-07-27T21:10:00Z">
        <w:r w:rsidR="00EB1964">
          <w:t xml:space="preserve"> </w:t>
        </w:r>
      </w:ins>
      <w:r w:rsidRPr="00BD1AAB">
        <w:t xml:space="preserve">web studies to deal with data limitations (Vézina and Platt, 1988). Also, network analysis developed from the information theory has been used to solve information in a complex network (e.g., a food web) and then condense this information into interpretable indices (Fath and Patten, 1999; Ulanowicz, 2004). </w:t>
      </w:r>
    </w:p>
    <w:p w14:paraId="42F439A5" w14:textId="77777777" w:rsidR="004B5F27" w:rsidRPr="00DE071F" w:rsidRDefault="004B5F27" w:rsidP="00DE071F">
      <w:pPr>
        <w:pStyle w:val="11"/>
      </w:pPr>
      <w:bookmarkStart w:id="49" w:name="_Toc109143487"/>
      <w:r w:rsidRPr="00DE071F">
        <w:t>Related foodweb studies in submarine canyons</w:t>
      </w:r>
      <w:bookmarkEnd w:id="49"/>
      <w:r w:rsidRPr="00DE071F">
        <w:t xml:space="preserve"> </w:t>
      </w:r>
    </w:p>
    <w:p w14:paraId="2E54572B" w14:textId="68F20804" w:rsidR="004B5F27" w:rsidRDefault="004B5F27" w:rsidP="004B5F27">
      <w:pPr>
        <w:ind w:firstLine="480"/>
      </w:pPr>
      <w:r w:rsidRPr="002D4132">
        <w:t xml:space="preserve">To </w:t>
      </w:r>
      <w:r>
        <w:t>our knowledge, only two studies have attempted to construct a comprehensive benthic carbon food web in the submarine canyons</w:t>
      </w:r>
      <w:r w:rsidRPr="002D4132">
        <w:t xml:space="preserve">. The first study was conducted in the northern Gulf of Mexico (Rowe et al., 2008). The carbon food webs were contrasted between the head of the Mississippi Canyon and the adjacent mid-slopes. A single </w:t>
      </w:r>
      <w:r w:rsidRPr="002D4132">
        <w:lastRenderedPageBreak/>
        <w:t>species of amphipod dominated the Mississippi Canyon head, resulting in extremely high macrofauna abundance (&gt; 20,000 individual m</w:t>
      </w:r>
      <w:r w:rsidRPr="00072186">
        <w:rPr>
          <w:vertAlign w:val="superscript"/>
        </w:rPr>
        <w:t>-2</w:t>
      </w:r>
      <w:r>
        <w:t xml:space="preserve">) and biomass (&gt; 400 </w:t>
      </w:r>
      <w:r w:rsidRPr="006C40C0">
        <w:t>mg C/ m</w:t>
      </w:r>
      <w:r w:rsidRPr="006C40C0">
        <w:rPr>
          <w:vertAlign w:val="superscript"/>
        </w:rPr>
        <w:t>2</w:t>
      </w:r>
      <w:r>
        <w:t xml:space="preserve">) </w:t>
      </w:r>
      <w:r w:rsidRPr="002D4132">
        <w:t>(Wei et al., 2012). Therefore, based on the secondary production estimates and total sediment community oxygen consumption (SCOC), considerable carbon was cycled mainly through the macrofauna stock</w:t>
      </w:r>
      <w:r>
        <w:t>. At the same time,</w:t>
      </w:r>
      <w:r w:rsidRPr="002D4132">
        <w:t xml:space="preserve"> the OC remineralization of bacteria and meiofauna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upper continental slopes. </w:t>
      </w:r>
      <w:r>
        <w:t>Notably</w:t>
      </w:r>
      <w:r w:rsidRPr="002D4132">
        <w:t xml:space="preserve">, the </w:t>
      </w:r>
      <w:r>
        <w:rPr>
          <w:rFonts w:hint="eastAsia"/>
        </w:rPr>
        <w:t>p</w:t>
      </w:r>
      <w:r>
        <w:t>articulate organic carbon (POC)</w:t>
      </w:r>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78DF817F"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food</w:t>
      </w:r>
      <w:ins w:id="50" w:author="Yushih Lin" w:date="2022-07-27T21:13:00Z">
        <w:r w:rsidR="00EB1964">
          <w:t xml:space="preserve"> </w:t>
        </w:r>
      </w:ins>
      <w:r w:rsidRPr="002D4132">
        <w:t xml:space="preserve">web models were contrasted within </w:t>
      </w:r>
      <w:r>
        <w:t xml:space="preserve">the </w:t>
      </w:r>
      <w:r w:rsidRPr="002D4132">
        <w:t xml:space="preserve">three sections of the Nazaré Canyon (eastern Atlantic Ocean) off Portugal's coast (van Oevelen et al., 2011), including </w:t>
      </w:r>
      <w:r>
        <w:t xml:space="preserve">the </w:t>
      </w:r>
      <w:r w:rsidRPr="002D4132">
        <w:t xml:space="preserve">upper (300–750 m water depth), middle (2700–3500 </w:t>
      </w:r>
      <w:r w:rsidRPr="002D4132">
        <w:lastRenderedPageBreak/>
        <w:t xml:space="preserve">m) and a lower </w:t>
      </w:r>
      <w:proofErr w:type="gramStart"/>
      <w:r w:rsidRPr="002D4132">
        <w:t>section</w:t>
      </w:r>
      <w:r>
        <w:t>s</w:t>
      </w:r>
      <w:proofErr w:type="gramEnd"/>
      <w:r w:rsidRPr="002D4132">
        <w:t xml:space="preserve"> (4000–5000 m) of the canyon. </w:t>
      </w:r>
      <w:r>
        <w:t>Compared</w:t>
      </w:r>
      <w:r w:rsidRPr="002D4132">
        <w:t xml:space="preserve"> to Rowe et al. (2008), the </w:t>
      </w:r>
      <w:r>
        <w:t>food web</w:t>
      </w:r>
      <w:r w:rsidRPr="002D4132">
        <w:t>s were constructed with linear inverse modeling, which combined the biomass, data of carbon processes, and the general physiological constraints from 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DOC and its respiration to DIC dominated the </w:t>
      </w:r>
      <w:r>
        <w:t xml:space="preserve">carbon flows in the </w:t>
      </w:r>
      <w:r w:rsidRPr="002D4132">
        <w:t xml:space="preserve">upper </w:t>
      </w:r>
      <w:r>
        <w:t>canyon food web.</w:t>
      </w:r>
      <w:r w:rsidRPr="002D4132">
        <w:t xml:space="preserve"> </w:t>
      </w:r>
      <w:r>
        <w:t>The</w:t>
      </w:r>
      <w:r w:rsidRPr="002D4132">
        <w:t xml:space="preserve"> meiofauna </w:t>
      </w:r>
      <w:r>
        <w:t>also has a higher density and contributes more to the carbon flows than</w:t>
      </w:r>
      <w:r w:rsidRPr="002D4132" w:rsidDel="003A4937">
        <w:t xml:space="preserve"> </w:t>
      </w:r>
      <w:r>
        <w:t xml:space="preserve">the </w:t>
      </w:r>
      <w:r w:rsidRPr="002D4132">
        <w:t>macrofauna</w:t>
      </w:r>
      <w:r>
        <w:t>,</w:t>
      </w:r>
      <w:r w:rsidRPr="002D4132">
        <w:t xml:space="preserve"> suggest</w:t>
      </w:r>
      <w:r>
        <w:t>ing</w:t>
      </w:r>
      <w:r w:rsidRPr="002D4132">
        <w:t xml:space="preserve"> that the </w:t>
      </w:r>
      <w:r>
        <w:t xml:space="preserve">meifauna may tolerate the </w:t>
      </w:r>
      <w:r w:rsidRPr="002D4132">
        <w:t>high current speeds and sediment resuspension</w:t>
      </w:r>
      <w:r>
        <w:t xml:space="preserve"> in the upper canyon better than the macrofauna</w:t>
      </w:r>
      <w:r w:rsidRPr="002D4132">
        <w:t>. In the mid canyon, holothurians benefited from the high OM input</w:t>
      </w:r>
      <w:r>
        <w:t>s</w:t>
      </w:r>
      <w:r w:rsidRPr="002D4132">
        <w:t xml:space="preserve"> and accreted sediments, </w:t>
      </w:r>
      <w:r>
        <w:t>resulting in</w:t>
      </w:r>
      <w:r w:rsidRPr="002D4132">
        <w:t xml:space="preserve"> a megafaunal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51" w:name="_Toc109143488"/>
      <w:r w:rsidRPr="00554519">
        <w:t>Aim of this study</w:t>
      </w:r>
      <w:bookmarkEnd w:id="51"/>
    </w:p>
    <w:p w14:paraId="49A446E3" w14:textId="2490A2B5"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w:t>
      </w:r>
      <w:r w:rsidRPr="00C131FD">
        <w:lastRenderedPageBreak/>
        <w:t>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between 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GPSC and GS foodwebs</w:t>
      </w:r>
      <w:r w:rsidRPr="00C131FD">
        <w:t>. This study attempt</w:t>
      </w:r>
      <w:r>
        <w:t>s</w:t>
      </w:r>
      <w:r w:rsidRPr="00C131FD">
        <w:t xml:space="preserve"> to contribute knowledge gap</w:t>
      </w:r>
      <w:r>
        <w:t xml:space="preserve"> in benthic food</w:t>
      </w:r>
      <w:ins w:id="52" w:author="Yushih Lin" w:date="2022-07-27T21:16:00Z">
        <w:r w:rsidR="00B66373">
          <w:t xml:space="preserve"> </w:t>
        </w:r>
      </w:ins>
      <w:r>
        <w:t>web</w:t>
      </w:r>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7"/>
          <w:pgSz w:w="11906" w:h="16838"/>
          <w:pgMar w:top="1701" w:right="1701" w:bottom="1134" w:left="1701" w:header="851" w:footer="992" w:gutter="0"/>
          <w:pgNumType w:start="1"/>
          <w:cols w:space="425"/>
          <w:docGrid w:type="lines" w:linePitch="360"/>
        </w:sectPr>
      </w:pPr>
    </w:p>
    <w:p w14:paraId="36D693EF" w14:textId="2443465D" w:rsidR="003168E9" w:rsidRDefault="003168E9" w:rsidP="004B5F27">
      <w:pPr>
        <w:pStyle w:val="14"/>
        <w:numPr>
          <w:ilvl w:val="0"/>
          <w:numId w:val="22"/>
        </w:numPr>
      </w:pPr>
      <w:bookmarkStart w:id="53" w:name="_Toc109143489"/>
      <w:r w:rsidRPr="00EC1197">
        <w:rPr>
          <w:rFonts w:hint="eastAsia"/>
        </w:rPr>
        <w:lastRenderedPageBreak/>
        <w:t>Material and Method</w:t>
      </w:r>
      <w:bookmarkEnd w:id="53"/>
    </w:p>
    <w:p w14:paraId="0FB386E6" w14:textId="77777777" w:rsidR="004B5F27" w:rsidRPr="003168E9" w:rsidRDefault="004B5F27" w:rsidP="00DE071F">
      <w:pPr>
        <w:pStyle w:val="11"/>
      </w:pPr>
      <w:bookmarkStart w:id="54" w:name="_Toc109143490"/>
      <w:r w:rsidRPr="003168E9">
        <w:rPr>
          <w:rFonts w:hint="eastAsia"/>
        </w:rPr>
        <w:t>S</w:t>
      </w:r>
      <w:r w:rsidRPr="003168E9">
        <w:t>tudying sites</w:t>
      </w:r>
      <w:bookmarkEnd w:id="54"/>
    </w:p>
    <w:p w14:paraId="754ADFEC" w14:textId="24EA87D7"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w:t>
      </w:r>
      <w:ins w:id="55" w:author="Yushih Lin" w:date="2022-07-27T21:20:00Z">
        <w:r w:rsidR="00742E35">
          <w:t xml:space="preserve">, with results </w:t>
        </w:r>
      </w:ins>
      <w:ins w:id="56" w:author="Yushih Lin" w:date="2022-07-27T21:21:00Z">
        <w:r w:rsidR="00742E35">
          <w:t xml:space="preserve">published in </w:t>
        </w:r>
        <w:r w:rsidR="00742E35" w:rsidRPr="003168E9">
          <w:t xml:space="preserve">Liao et al. </w:t>
        </w:r>
        <w:r w:rsidR="00742E35">
          <w:rPr>
            <w:rFonts w:asciiTheme="minorEastAsia" w:eastAsiaTheme="minorEastAsia" w:hAnsiTheme="minorEastAsia" w:hint="eastAsia"/>
          </w:rPr>
          <w:t>(</w:t>
        </w:r>
        <w:r w:rsidR="00742E35" w:rsidRPr="003168E9">
          <w:t>2017</w:t>
        </w:r>
        <w:r w:rsidR="00742E35">
          <w:rPr>
            <w:rFonts w:ascii="新細明體" w:eastAsia="新細明體" w:hAnsi="新細明體" w:cs="新細明體" w:hint="eastAsia"/>
          </w:rPr>
          <w:t>,</w:t>
        </w:r>
        <w:r w:rsidR="00742E35" w:rsidRPr="003168E9">
          <w:t xml:space="preserve"> 2020)</w:t>
        </w:r>
      </w:ins>
      <w:r w:rsidRPr="003168E9">
        <w:t xml:space="preserve"> (Fig. 1). </w:t>
      </w:r>
      <w:del w:id="57" w:author="Yushih Lin" w:date="2022-07-27T21:22:00Z">
        <w:r w:rsidRPr="003168E9" w:rsidDel="00742E35">
          <w:delText xml:space="preserve">Corresponding to previous studies (i.e., </w:delText>
        </w:r>
      </w:del>
      <w:del w:id="58" w:author="Yushih Lin" w:date="2022-07-27T21:21:00Z">
        <w:r w:rsidRPr="003168E9" w:rsidDel="00742E35">
          <w:delText>Liao et al., 2017; 2020)</w:delText>
        </w:r>
      </w:del>
      <w:del w:id="59" w:author="Yushih Lin" w:date="2022-07-27T21:22:00Z">
        <w:r w:rsidRPr="003168E9" w:rsidDel="00742E35">
          <w:delText xml:space="preserve">, </w:delText>
        </w:r>
      </w:del>
      <w:del w:id="60" w:author="Yushih Lin" w:date="2022-07-27T21:21:00Z">
        <w:r w:rsidRPr="003168E9" w:rsidDel="00742E35">
          <w:rPr>
            <w:rFonts w:asciiTheme="minorEastAsia" w:eastAsiaTheme="minorEastAsia" w:hAnsiTheme="minorEastAsia" w:hint="eastAsia"/>
          </w:rPr>
          <w:delText>t</w:delText>
        </w:r>
      </w:del>
      <w:ins w:id="61" w:author="Yushih Lin" w:date="2022-07-27T21:21:00Z">
        <w:r w:rsidR="00742E35" w:rsidRPr="00742E35">
          <w:rPr>
            <w:rFonts w:eastAsiaTheme="minorEastAsia"/>
          </w:rPr>
          <w:t>T</w:t>
        </w:r>
      </w:ins>
      <w:r w:rsidRPr="003168E9">
        <w:t xml:space="preserve">he two shallowest stations </w:t>
      </w:r>
      <w:ins w:id="62" w:author="Yushih Lin" w:date="2022-07-27T21:22:00Z">
        <w:r w:rsidR="00742E35">
          <w:t xml:space="preserve">of Liao and coworkers </w:t>
        </w:r>
      </w:ins>
      <w:r w:rsidRPr="003168E9">
        <w:t xml:space="preserve">were chosen in this study and were abbreviated as GC1 and GS1, respectively. At each visit, CTD/rosette cast and UNSEL box corer (Hessler and Jumars, 1974) or OSIL megacorer were deployed. The hydrocasts of temperature and salinity were measured with a CTD recorder (Sea-Bird SBE 911). For the box core operation, five transparent polycarbonate tubes (i.d. = 67 mm) were inserted into the sediments to take subsamples. For the megacorer operations, a maximum of 12 polycarbonate tubes (i.d. = 105 mm) were recovered as the replicate samples. The cruise details, sampling sites, and sampling gears are </w:t>
      </w:r>
      <w:del w:id="63" w:author="Yushih Lin" w:date="2022-07-27T21:23:00Z">
        <w:r w:rsidRPr="003168E9" w:rsidDel="00742E35">
          <w:delText>included</w:delText>
        </w:r>
      </w:del>
      <w:ins w:id="64" w:author="Yushih Lin" w:date="2022-07-27T21:23:00Z">
        <w:r w:rsidR="00742E35">
          <w:t>listed</w:t>
        </w:r>
      </w:ins>
      <w:del w:id="65" w:author="Yushih Lin" w:date="2022-07-27T21:23:00Z">
        <w:r w:rsidRPr="003168E9" w:rsidDel="00742E35">
          <w:delText xml:space="preserve"> </w:delText>
        </w:r>
      </w:del>
      <w:r w:rsidRPr="003168E9">
        <w:t>in Table 1.</w:t>
      </w:r>
    </w:p>
    <w:p w14:paraId="547D4DAE" w14:textId="77777777" w:rsidR="004B5F27" w:rsidRPr="003168E9" w:rsidRDefault="004B5F27" w:rsidP="004B5F27">
      <w:pPr>
        <w:ind w:rightChars="100" w:right="240" w:firstLine="480"/>
      </w:pPr>
    </w:p>
    <w:p w14:paraId="426E5B77" w14:textId="77777777" w:rsidR="004B5F27" w:rsidRPr="003168E9" w:rsidRDefault="004B5F27" w:rsidP="00DE071F">
      <w:pPr>
        <w:pStyle w:val="11"/>
      </w:pPr>
      <w:bookmarkStart w:id="66" w:name="_Toc109143491"/>
      <w:commentRangeStart w:id="67"/>
      <w:r w:rsidRPr="003168E9">
        <w:rPr>
          <w:rFonts w:hint="eastAsia"/>
        </w:rPr>
        <w:t>Se</w:t>
      </w:r>
      <w:r w:rsidRPr="003168E9">
        <w:t>diment carbon budget</w:t>
      </w:r>
      <w:bookmarkEnd w:id="66"/>
      <w:commentRangeEnd w:id="67"/>
      <w:r w:rsidR="00257272">
        <w:rPr>
          <w:rStyle w:val="ac"/>
          <w:b w:val="0"/>
        </w:rPr>
        <w:commentReference w:id="67"/>
      </w:r>
    </w:p>
    <w:p w14:paraId="1EB7ABCA" w14:textId="77777777"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w:t>
      </w:r>
      <w:r w:rsidRPr="003168E9">
        <w:lastRenderedPageBreak/>
        <w:t>biomass of prokaryotes (mostly bacteria), protozoan (mostly foraminifera), meiofauna (&gt; 40 μm in length), and macrofauna (&gt; 1 mm in length) (Burnett, 1979; Mare,1942; Rowe 1983). The non-living component of OC comprises labile, semi-labile, and refractory OC. The labile OC (e.g., neutral sugars and amino acids) supports rapid microbial production with turnover time scales of minutes to days (Hansell &amp; Carlso, 2001). The semi-labile OC (i.e., polysaccharides) cycles with intermediate time scales of weeks to years (Benner et al., 1992; Ogura 1972). The refractory OC (e.g., humic and fulvic acids) is structural carbohydrates and "black" carbon, with very low degradation rates (Danovaro, 2009). The source of OC is mostly supplied by the rain of particulate organic carbon (POC) from the euphotic zone, and the lateral advection of POC from terrestrial or marine organics. On the other hand, the loss of OC balances the input through biological utilization of labile OC, predation on living components of OC, carbon remineralization,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68" w:name="_Toc109143492"/>
      <w:r w:rsidRPr="003168E9">
        <w:t>Sampling</w:t>
      </w:r>
      <w:r w:rsidRPr="003168E9">
        <w:rPr>
          <w:rFonts w:hint="eastAsia"/>
        </w:rPr>
        <w:t xml:space="preserve"> </w:t>
      </w:r>
      <w:r w:rsidRPr="003168E9">
        <w:t>procedures of living component of OC</w:t>
      </w:r>
      <w:bookmarkEnd w:id="68"/>
    </w:p>
    <w:p w14:paraId="4A9D7692" w14:textId="77777777" w:rsidR="004B5F27" w:rsidRPr="004B5F27" w:rsidRDefault="004B5F27" w:rsidP="00A675BB">
      <w:pPr>
        <w:pStyle w:val="111"/>
      </w:pPr>
      <w:bookmarkStart w:id="69" w:name="_Toc109143493"/>
      <w:r w:rsidRPr="004B5F27">
        <w:rPr>
          <w:rFonts w:hint="eastAsia"/>
        </w:rPr>
        <w:t>P</w:t>
      </w:r>
      <w:r w:rsidRPr="004B5F27">
        <w:t>rokaryote biomass</w:t>
      </w:r>
      <w:bookmarkEnd w:id="69"/>
    </w:p>
    <w:p w14:paraId="15DA8AA5" w14:textId="687902D9" w:rsidR="004B5F27" w:rsidRPr="003168E9" w:rsidRDefault="004B5F27" w:rsidP="004B5F27">
      <w:pPr>
        <w:ind w:firstLine="480"/>
      </w:pPr>
      <w:r w:rsidRPr="003168E9">
        <w:t xml:space="preserve">A cutoff 10 ml sterile syringe (i.d. 15 mm) was used to take the subsample from the </w:t>
      </w:r>
      <w:r w:rsidRPr="003168E9">
        <w:lastRenderedPageBreak/>
        <w:t>top 1 cm of sediment within a core tube. The syringe plunger was held fixed at the sediment surface as the operation of a piston core, and then the barrel was pushed into the sediment to take 2 mL of the subsample. Then, the subsample was added to a 15 mL polyethylene centrifuge tube which contained 2 mL of pre-filtered PBS solution. Later, 0.3 mL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Nycodenz®, and then placed on a 0.2 µm pore size filter. The filtered sample was stained with SYBR Green and DAPI stains and mounted on a slide for enumeration (Deming and Carpenter, 2008; Kallmeyer et al., 2008). The prokaryote abundance was counted using epifluorescence microscopy. The cellular dimensions in each slide were estimated from an image taken by a CCD digital camera. By assuming a conversion factor of 10 fg C per cell (Deming &amp; Ca</w:t>
      </w:r>
      <w:r w:rsidR="00215CBF">
        <w:t>r</w:t>
      </w:r>
      <w:r w:rsidRPr="003168E9">
        <w:t>penter 2008), the stock of bacterium OC was calculated as,</w:t>
      </w:r>
    </w:p>
    <w:p w14:paraId="7C0599FB" w14:textId="77777777" w:rsidR="004B5F27" w:rsidRPr="003168E9" w:rsidRDefault="00500706"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m:rPr>
                  <m:sty m:val="p"/>
                </m:rPr>
                <w:rPr>
                  <w:rFonts w:ascii="Cambria Math" w:eastAsia="MS Mincho" w:hAnsi="Cambria Math" w:cs="MS Mincho" w:hint="eastAsia"/>
                </w:rPr>
                <m:t>*</m:t>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w:rPr>
                  <w:rFonts w:ascii="Cambria Math" w:eastAsia="MS Mincho" w:hAnsi="Cambria Math" w:cs="MS Mincho" w:hint="eastAsia"/>
                </w:rPr>
                <m:t>*</m:t>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70" w:name="_Toc109143494"/>
      <w:r w:rsidRPr="003168E9">
        <w:t>Meiofauna biomass</w:t>
      </w:r>
      <w:bookmarkEnd w:id="70"/>
    </w:p>
    <w:p w14:paraId="5D525AD7" w14:textId="77777777" w:rsidR="004B5F27" w:rsidRPr="003168E9" w:rsidRDefault="004B5F27" w:rsidP="004B5F27">
      <w:pPr>
        <w:ind w:firstLine="480"/>
      </w:pPr>
      <w:r w:rsidRPr="003168E9">
        <w:lastRenderedPageBreak/>
        <w:t xml:space="preserve">A cutoff 10 ml sterile syringe (i.d. 15 mm) was used to take the subsample from the top 5 cm of sediment, as suggested by Montagna et al. (2017). When taking the meiofauna samples, the syringe plunger was held fixed at the sediment surface, and then the barrel was pushed into the sediments to create vacuum suction to draw the sediment samples into a 250 ml specimen jar. An equal volume of 10% buffered formalin (with borax, sodium tetraborate </w:t>
      </w:r>
      <w:commentRangeStart w:id="71"/>
      <w:r w:rsidRPr="003168E9">
        <w:t>Na2B4O7</w:t>
      </w:r>
      <w:commentRangeEnd w:id="71"/>
      <w:r w:rsidR="00EC105F">
        <w:rPr>
          <w:rStyle w:val="ac"/>
        </w:rPr>
        <w:commentReference w:id="71"/>
      </w:r>
      <w:r w:rsidRPr="003168E9">
        <w:t>, and 1 g L</w:t>
      </w:r>
      <w:r w:rsidRPr="003168E9">
        <w:rPr>
          <w:vertAlign w:val="superscript"/>
        </w:rPr>
        <w:t>-1</w:t>
      </w:r>
      <w:r w:rsidRPr="003168E9">
        <w:t xml:space="preserve"> Rose Bengal) is added to the sediment sample to make a concentration of 5% formalin. Later in the lab, the sediment samples were wet sieved through a 1000 µm sieve with a 40-µm sieve underneath, and then transferred to 70% ethanol. The meiobenthos specimens were extracted from the sediments using Ludox HS40 solution (gravity = 1.18 g cm</w:t>
      </w:r>
      <w:r w:rsidRPr="003168E9">
        <w:rPr>
          <w:vertAlign w:val="superscript"/>
        </w:rPr>
        <w:t>-3</w:t>
      </w:r>
      <w:r w:rsidRPr="003168E9">
        <w:t xml:space="preserve">) after centrifuging at 8,000 rpm for 10 min with 3-times repeat (Danovaro, 2009; Montagna et al., 2017). Then the meiofauna was enumerated into major taxonomic groups under a high-power stereomicroscope (Olympus® SZX16; 0.7-11.5 X zoom). The body volume of meiofauna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biovolume was converted into wet weight by assuming a specific gravity of 1.13 (Warwick and Gee, 1984) and </w:t>
      </w:r>
      <w:r w:rsidRPr="003168E9">
        <w:lastRenderedPageBreak/>
        <w:t>converted into OC using the conversion factor of 12% (Baguley et al., 2004). Finally, the meiofauna OC stock was divided by the sampling area and then converted to the unit of mg C/ m</w:t>
      </w:r>
      <w:r w:rsidRPr="003168E9">
        <w:rPr>
          <w:vertAlign w:val="superscript"/>
        </w:rPr>
        <w:t>2</w:t>
      </w:r>
      <w:r w:rsidRPr="003168E9">
        <w:t>.</w:t>
      </w:r>
    </w:p>
    <w:p w14:paraId="3CD04E9E" w14:textId="77777777" w:rsidR="004B5F27" w:rsidRPr="003168E9" w:rsidRDefault="004B5F27" w:rsidP="00A675BB">
      <w:pPr>
        <w:pStyle w:val="111"/>
      </w:pPr>
      <w:bookmarkStart w:id="72" w:name="_Toc109143495"/>
      <w:r w:rsidRPr="003168E9">
        <w:t>Macrofauna biomass</w:t>
      </w:r>
      <w:bookmarkEnd w:id="72"/>
    </w:p>
    <w:p w14:paraId="1E64D346" w14:textId="77777777" w:rsidR="004B5F27" w:rsidRPr="003168E9" w:rsidRDefault="004B5F27" w:rsidP="004B5F27">
      <w:pPr>
        <w:ind w:firstLine="480"/>
      </w:pPr>
      <w:r w:rsidRPr="003168E9">
        <w:t xml:space="preserve">Once the sediment cores were recovered, the supernatant water above the sediment surface was siphoned carefully through a 300-µm sieve. Then, the top 10 cm of the sediments were extruded by an extruder and washed with 5 µm filtered seawater through the same 300-µm sieve as suggested by Montagna et al. (2017). Later, the remaining sediment was kept in a 250 mL specimen jar with an equal volume of 10% buffered formalin (with borax, sodium tetraborate </w:t>
      </w:r>
      <w:commentRangeStart w:id="73"/>
      <w:r w:rsidRPr="003168E9">
        <w:t>Na2B4O7</w:t>
      </w:r>
      <w:commentRangeEnd w:id="73"/>
      <w:r w:rsidR="00EC105F">
        <w:rPr>
          <w:rStyle w:val="ac"/>
        </w:rPr>
        <w:commentReference w:id="73"/>
      </w:r>
      <w:r w:rsidRPr="003168E9">
        <w:t xml:space="preserve">, and 1 g </w:t>
      </w:r>
      <w:commentRangeStart w:id="74"/>
      <w:r w:rsidRPr="003168E9">
        <w:t>L-1</w:t>
      </w:r>
      <w:commentRangeEnd w:id="74"/>
      <w:r w:rsidR="00EC105F">
        <w:rPr>
          <w:rStyle w:val="ac"/>
        </w:rPr>
        <w:commentReference w:id="74"/>
      </w:r>
      <w:r w:rsidRPr="003168E9">
        <w:t xml:space="preserve"> Rose Bengal) to fix the samples for at least 24 hours. Macrobenthos samples were sorted and enumerated into major taxonomic groups using a stereo sorting microscope (Olympus® SZ61; 0.67-4.5X zoom) and then permanently-preserved in 70% ethanol. The body volume of macrofauna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polychaetes and nematodes, the conversion factor was from the previous study (i.e., Warwick and Gee, 1984). For the taxa whose conversion factors were unavailable, the biovolume was calculated from length and </w:t>
      </w:r>
      <w:r w:rsidRPr="003168E9">
        <w:lastRenderedPageBreak/>
        <w:t>width using the nearest geometric shapes (e.g., cone shape: scaphopods; cylinder shape: aplacophorans, sipunculans, and nemerteans; ellipsoid shape: ophiuroids and asteroids.) The biovolume was also converted into wet weight by assuming a specific gravity of 1.13 (Warwick and Gee, 1984) and then multiplied by 4.3 % to obtain the organic carbon content (Rowe, 1983). Finally, the OC stock of macrofauna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75" w:name="_Toc109143496"/>
      <w:r w:rsidRPr="003168E9">
        <w:t>Sampling</w:t>
      </w:r>
      <w:r w:rsidRPr="003168E9">
        <w:rPr>
          <w:rFonts w:hint="eastAsia"/>
        </w:rPr>
        <w:t xml:space="preserve"> </w:t>
      </w:r>
      <w:r w:rsidRPr="003168E9">
        <w:t>procedures of non-living component of OC</w:t>
      </w:r>
      <w:bookmarkEnd w:id="75"/>
    </w:p>
    <w:p w14:paraId="2D6F880B" w14:textId="77777777" w:rsidR="004B5F27" w:rsidRPr="003168E9" w:rsidRDefault="004B5F27" w:rsidP="00A675BB">
      <w:pPr>
        <w:pStyle w:val="111"/>
      </w:pPr>
      <w:bookmarkStart w:id="76" w:name="_Toc109143497"/>
      <w:r w:rsidRPr="003168E9">
        <w:t>Detrital organic carbon</w:t>
      </w:r>
      <w:bookmarkEnd w:id="76"/>
    </w:p>
    <w:p w14:paraId="2AC2E1D8" w14:textId="77777777" w:rsidR="004B5F27" w:rsidRPr="003168E9" w:rsidRDefault="004B5F27" w:rsidP="004B5F27">
      <w:pPr>
        <w:ind w:firstLine="480"/>
      </w:pPr>
      <w:r w:rsidRPr="003168E9">
        <w:t xml:space="preserve">Surface sediment </w:t>
      </w:r>
      <w:r w:rsidRPr="003168E9">
        <w:rPr>
          <w:rFonts w:hint="eastAsia"/>
        </w:rPr>
        <w:t>w</w:t>
      </w:r>
      <w:r w:rsidRPr="003168E9">
        <w:t xml:space="preserve">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HCl to remove calcium carbonate, combusted at 1000˚C with pure oxygen, and analyzed with a Flash EA 1112 elemental analyzer for total organic carbon (TOC). </w:t>
      </w:r>
    </w:p>
    <w:p w14:paraId="115ED8C3" w14:textId="77777777"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by multiplying the sampling depth (i.e., 0.1 m)</w:t>
      </w:r>
      <w:r w:rsidRPr="003168E9">
        <w:rPr>
          <w:rFonts w:hint="eastAsia"/>
        </w:rPr>
        <w:t>.</w:t>
      </w:r>
      <w:r w:rsidRPr="003168E9">
        <w:t xml:space="preserve"> </w:t>
      </w:r>
      <w:bookmarkStart w:id="77" w:name="_Hlk110003046"/>
      <w:r w:rsidRPr="003168E9">
        <w:t>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commentRangeStart w:id="78"/>
      <w:r w:rsidRPr="003168E9">
        <w:t>sediment bulk density of 2.65</w:t>
      </w:r>
      <w:r w:rsidRPr="003168E9">
        <w:rPr>
          <w:rFonts w:hint="eastAsia"/>
        </w:rPr>
        <w:t xml:space="preserve"> (</w:t>
      </w:r>
      <w:r w:rsidRPr="003168E9">
        <w:t>g/cm</w:t>
      </w:r>
      <w:r w:rsidRPr="003168E9">
        <w:rPr>
          <w:vertAlign w:val="superscript"/>
        </w:rPr>
        <w:t>3</w:t>
      </w:r>
      <w:r w:rsidRPr="003168E9">
        <w:rPr>
          <w:rFonts w:hint="eastAsia"/>
        </w:rPr>
        <w:t>)</w:t>
      </w:r>
      <w:commentRangeEnd w:id="78"/>
      <w:r w:rsidR="00005A17">
        <w:rPr>
          <w:rStyle w:val="ac"/>
        </w:rPr>
        <w:commentReference w:id="78"/>
      </w:r>
      <w:bookmarkEnd w:id="77"/>
      <w:r w:rsidRPr="003168E9">
        <w:t xml:space="preserve"> (Eleftheriou</w:t>
      </w:r>
      <w:r w:rsidRPr="003168E9">
        <w:rPr>
          <w:rFonts w:hint="eastAsia"/>
        </w:rPr>
        <w:t>,</w:t>
      </w:r>
      <w:r w:rsidRPr="003168E9">
        <w:t xml:space="preserve"> 2013). Finally, </w:t>
      </w:r>
      <w:bookmarkStart w:id="79" w:name="_Hlk110002935"/>
      <w:r w:rsidRPr="003168E9">
        <w:t xml:space="preserve">the OC stock was sediment mass multiplying TOC content </w:t>
      </w:r>
      <w:r w:rsidRPr="003168E9">
        <w:lastRenderedPageBreak/>
        <w:t xml:space="preserve">(%) and divided by the sampling area to the unit of </w:t>
      </w:r>
      <w:commentRangeStart w:id="80"/>
      <w:r w:rsidRPr="003168E9">
        <w:t>mg C/ m</w:t>
      </w:r>
      <w:r w:rsidRPr="003168E9">
        <w:rPr>
          <w:vertAlign w:val="superscript"/>
        </w:rPr>
        <w:t>2</w:t>
      </w:r>
      <w:commentRangeEnd w:id="80"/>
      <w:r w:rsidR="007A1106">
        <w:rPr>
          <w:rStyle w:val="ac"/>
        </w:rPr>
        <w:commentReference w:id="80"/>
      </w:r>
      <w:bookmarkEnd w:id="79"/>
      <w:r w:rsidRPr="003168E9">
        <w:rPr>
          <w:rFonts w:hint="eastAsia"/>
        </w:rPr>
        <w:t>.</w:t>
      </w:r>
    </w:p>
    <w:p w14:paraId="7440EEE3" w14:textId="77777777" w:rsidR="004B5F27" w:rsidRPr="003168E9" w:rsidRDefault="004B5F27" w:rsidP="00DE071F">
      <w:pPr>
        <w:pStyle w:val="11"/>
      </w:pPr>
      <w:bookmarkStart w:id="81" w:name="_Toc109143498"/>
      <w:r w:rsidRPr="003168E9">
        <w:t xml:space="preserve">Sediment community oxygen consumption </w:t>
      </w:r>
      <w:r w:rsidRPr="003168E9">
        <w:rPr>
          <w:rFonts w:hint="eastAsia"/>
        </w:rPr>
        <w:t>(SCOC)</w:t>
      </w:r>
      <w:bookmarkEnd w:id="81"/>
    </w:p>
    <w:p w14:paraId="7A196E9A" w14:textId="77777777" w:rsidR="004B5F27" w:rsidRPr="003168E9" w:rsidRDefault="004B5F27" w:rsidP="004B5F27">
      <w:pPr>
        <w:ind w:firstLine="480"/>
        <w:rPr>
          <w:b/>
        </w:rPr>
      </w:pPr>
      <w:r w:rsidRPr="003168E9">
        <w:t>Three core tubes recovered from a megacorer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optode (i.d. 2 mm) through a sampling port on the core lid (PreSens® Microx 4). According to Glud (2008)</w:t>
      </w:r>
      <w:r w:rsidRPr="003168E9">
        <w:rPr>
          <w:rFonts w:hint="eastAsia"/>
        </w:rPr>
        <w:t>,</w:t>
      </w:r>
      <w:r w:rsidRPr="003168E9">
        <w:t xml:space="preserve"> the</w:t>
      </w:r>
      <w:r w:rsidRPr="003168E9">
        <w:rPr>
          <w:rFonts w:hint="eastAsia"/>
        </w:rPr>
        <w:t xml:space="preserve"> </w:t>
      </w:r>
      <w:r w:rsidRPr="003168E9">
        <w:t>dissolved oxygen concentration was measured until it decreased by 15% of the initial concentration to prevent hypoxic stress. The fluxes of oxygen into or out of the sediments was 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35495ED7" w:rsidR="004B5F27" w:rsidRPr="003168E9" w:rsidRDefault="004B5F27" w:rsidP="004B5F27">
      <w:pPr>
        <w:ind w:firstLine="480"/>
      </w:pPr>
      <w:r w:rsidRPr="003168E9">
        <w:lastRenderedPageBreak/>
        <w:t xml:space="preserve">After </w:t>
      </w:r>
      <w:del w:id="82" w:author="Yushih Lin" w:date="2022-07-27T21:40:00Z">
        <w:r w:rsidRPr="003168E9" w:rsidDel="00DE0141">
          <w:delText xml:space="preserve">the </w:delText>
        </w:r>
      </w:del>
      <w:r w:rsidRPr="003168E9">
        <w:t>shipboard incubation, one to three oxygen microelectrodes (100 µm tip size) were inserted simultaneously into sediments at 100 µm increments using Unisense® Field Microprofiling System. The diffusive oxygen fluxes through the sediment-water interface were calculated according to Fick’s first law of diffusion (Berg et al., 1998; Glud, 2008). The oxygen concentration profile, sediment porosity, initial concentrations in the overlying water, and oxygen diffusion coefficient corrected by temperature were inputs to calculate diffusive oxygen fluxes (DOU) using Unisense® Profile software. The oxygen penetration depth (OPD) was determined by the depth of dissolved oxygen concentration &lt; 5 µmol L</w:t>
      </w:r>
      <w:r w:rsidRPr="003168E9">
        <w:rPr>
          <w:vertAlign w:val="superscript"/>
        </w:rPr>
        <w:t>-1</w:t>
      </w:r>
      <w:r w:rsidRPr="003168E9">
        <w:t xml:space="preserve">. The diffusive carbon remineralization was calculated by the flux of oxygen in moles multiplying a </w:t>
      </w:r>
      <w:commentRangeStart w:id="83"/>
      <w:commentRangeStart w:id="84"/>
      <w:r w:rsidRPr="003168E9">
        <w:t>respiratory quotient of 0.85</w:t>
      </w:r>
      <w:commentRangeEnd w:id="83"/>
      <w:r w:rsidR="00DE0141">
        <w:rPr>
          <w:rStyle w:val="ac"/>
        </w:rPr>
        <w:commentReference w:id="83"/>
      </w:r>
      <w:commentRangeEnd w:id="84"/>
      <w:r w:rsidR="00CA1FBA">
        <w:rPr>
          <w:rStyle w:val="ac"/>
        </w:rPr>
        <w:commentReference w:id="84"/>
      </w:r>
      <w:r w:rsidRPr="003168E9">
        <w:t xml:space="preserve">. </w:t>
      </w:r>
    </w:p>
    <w:p w14:paraId="0C13D932" w14:textId="77777777"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referred to as SCOC). The TOU not only accounts for DOU but also for benthos' respiration and the benthos-mediated oxygen utilization (BMU) through their bioirrigation and bioturbation activities (Glud, 2008; Lichtschlag et al., 2015; Wenzhöfer and Glud, 2004). Therefore, the difference between the TOU and DOU is the benthos-mediated oxygen utilization </w:t>
      </w:r>
      <w:r w:rsidRPr="003168E9">
        <w:lastRenderedPageBreak/>
        <w:t>(BMU), characterizing benthos' contributi</w:t>
      </w:r>
      <w:r>
        <w:t>on to sediment oxygen dynamics.</w:t>
      </w:r>
    </w:p>
    <w:p w14:paraId="619D3AEF" w14:textId="77777777" w:rsidR="004B5F27" w:rsidRPr="003168E9" w:rsidRDefault="004B5F27" w:rsidP="00DE071F">
      <w:pPr>
        <w:pStyle w:val="11"/>
      </w:pPr>
      <w:bookmarkStart w:id="86" w:name="_Toc109143499"/>
      <w:r w:rsidRPr="003168E9">
        <w:rPr>
          <w:rFonts w:hint="eastAsia"/>
        </w:rPr>
        <w:t>S</w:t>
      </w:r>
      <w:r w:rsidRPr="003168E9">
        <w:t>tatistical analysis</w:t>
      </w:r>
      <w:bookmarkEnd w:id="86"/>
    </w:p>
    <w:p w14:paraId="67EACEB8" w14:textId="77777777" w:rsidR="004B5F27" w:rsidRPr="004B5F27" w:rsidRDefault="004B5F27" w:rsidP="004B5F27">
      <w:pPr>
        <w:ind w:firstLine="480"/>
        <w:rPr>
          <w:rFonts w:eastAsiaTheme="minorEastAsia"/>
        </w:rPr>
      </w:pPr>
      <w:r w:rsidRPr="003168E9">
        <w:t>Mixed effect permutational analysis of variance (PERMANOVA)</w:t>
      </w:r>
      <w:r w:rsidRPr="003168E9">
        <w:rPr>
          <w:b/>
        </w:rPr>
        <w:t xml:space="preserve"> </w:t>
      </w:r>
      <w:r w:rsidRPr="003168E9">
        <w:t>was used to examine the effects of habitat (canyon v.s. slope) and season (spring, summer, and fall)</w:t>
      </w:r>
      <w:r w:rsidRPr="003168E9">
        <w:rPr>
          <w:rFonts w:hint="eastAsia"/>
        </w:rPr>
        <w:t xml:space="preserve"> o</w:t>
      </w:r>
      <w:r w:rsidRPr="003168E9">
        <w:t>n the biotic, abiotic carbon stocks and oxygen utilization. The assumption of homogeneous variance was examined by permutational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87" w:name="_Toc109143500"/>
      <w:r w:rsidRPr="003168E9">
        <w:t>Rain of POC</w:t>
      </w:r>
      <w:bookmarkEnd w:id="87"/>
    </w:p>
    <w:p w14:paraId="117B6AF7" w14:textId="77777777" w:rsidR="004B5F27" w:rsidRPr="003168E9" w:rsidRDefault="004B5F27" w:rsidP="004B5F27">
      <w:pPr>
        <w:ind w:firstLine="480"/>
      </w:pPr>
      <w:r w:rsidRPr="003168E9">
        <w:t xml:space="preserve">To balance the sediment carbon budget, accurate estimates of the sinking particulate organic carbon flux, or POC flux, are essential. Traditionally, sediment trap has been widely used in oceanographic studies to capture vertically sinking materials (Giering et al., 2014; Steinberg et al., 2008). However, the local conditions, such as hydrodynamic variables and the sinking particle characteristics, can lead to erroneous POC flux estimates (Baker et al., 2020). </w:t>
      </w:r>
    </w:p>
    <w:p w14:paraId="46C33323" w14:textId="77777777" w:rsidR="004B5F27" w:rsidRPr="004B5F27" w:rsidRDefault="004B5F27" w:rsidP="004B5F27">
      <w:pPr>
        <w:ind w:firstLine="480"/>
        <w:rPr>
          <w:rFonts w:eastAsiaTheme="minorEastAsia"/>
        </w:rPr>
      </w:pPr>
      <w:r w:rsidRPr="003168E9">
        <w:lastRenderedPageBreak/>
        <w:t>In the GPSC, Liu &amp; Lin (2004) and Liu et al. (2006) reported that the estimated mass flux collected by sediment traps exceeded 700 g m</w:t>
      </w:r>
      <w:r w:rsidRPr="003168E9">
        <w:rPr>
          <w:vertAlign w:val="superscript"/>
        </w:rPr>
        <w:t>-2</w:t>
      </w:r>
      <w:r w:rsidRPr="003168E9">
        <w:t xml:space="preserve"> d</w:t>
      </w:r>
      <w:r w:rsidRPr="003168E9">
        <w:rPr>
          <w:vertAlign w:val="superscript"/>
        </w:rPr>
        <w:t>-1</w:t>
      </w:r>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 m</w:t>
      </w:r>
      <w:r w:rsidRPr="003168E9">
        <w:rPr>
          <w:vertAlign w:val="superscript"/>
        </w:rPr>
        <w:t>-2</w:t>
      </w:r>
      <w:r w:rsidRPr="003168E9">
        <w:t xml:space="preserve"> d</w:t>
      </w:r>
      <w:r w:rsidRPr="003168E9">
        <w:rPr>
          <w:vertAlign w:val="superscript"/>
        </w:rPr>
        <w:t>-1</w:t>
      </w:r>
      <w:r w:rsidRPr="003168E9">
        <w:t xml:space="preserve">) was observed before spring tide passing. If we multiply this value with the TOC content (c.a. 0.4-0.6 %) reported in Liu et al. (2006), the POC flux would be </w:t>
      </w:r>
      <w:r w:rsidRPr="00111FC2">
        <w:t>800 to 4200 mg C/ m</w:t>
      </w:r>
      <w:r w:rsidRPr="00111FC2">
        <w:rPr>
          <w:vertAlign w:val="superscript"/>
        </w:rPr>
        <w:t>2</w:t>
      </w:r>
      <w:r w:rsidRPr="00111FC2">
        <w:t>/ d</w:t>
      </w:r>
      <w:r w:rsidRPr="003168E9">
        <w:rPr>
          <w:rFonts w:hint="eastAsia"/>
        </w:rPr>
        <w:t>.</w:t>
      </w:r>
      <w:r w:rsidRPr="003168E9">
        <w:t xml:space="preserve"> On the other hand</w:t>
      </w:r>
      <w:r w:rsidRPr="003168E9">
        <w:rPr>
          <w:rFonts w:hint="eastAsia"/>
        </w:rPr>
        <w:t>,</w:t>
      </w:r>
      <w:r w:rsidRPr="003168E9">
        <w:t xml:space="preserve"> </w:t>
      </w:r>
      <w:proofErr w:type="gramStart"/>
      <w:r w:rsidRPr="003168E9">
        <w:t>Huh</w:t>
      </w:r>
      <w:proofErr w:type="gramEnd"/>
      <w:r w:rsidRPr="003168E9">
        <w:t xml:space="preserve"> et al. (2009) used sediment data collected by the box-cores and</w:t>
      </w:r>
      <w:r w:rsidRPr="003168E9">
        <w:rPr>
          <w:rFonts w:hint="eastAsia"/>
        </w:rPr>
        <w:t xml:space="preserve"> </w:t>
      </w:r>
      <w:r w:rsidRPr="003168E9">
        <w:t>reported that the areal-weighted mass accumulation rate on upper GS (200-600 m) was 0.44 g C/ cm</w:t>
      </w:r>
      <w:r w:rsidRPr="003168E9">
        <w:rPr>
          <w:vertAlign w:val="superscript"/>
        </w:rPr>
        <w:t>2</w:t>
      </w:r>
      <w:r w:rsidRPr="003168E9">
        <w:t>/ y (</w:t>
      </w:r>
      <w:r w:rsidRPr="003168E9">
        <w:rPr>
          <w:rFonts w:hint="eastAsia"/>
        </w:rPr>
        <w:t>c</w:t>
      </w:r>
      <w:r w:rsidRPr="003168E9">
        <w:t>.a. 12054.79 mg C/ m</w:t>
      </w:r>
      <w:r w:rsidRPr="003168E9">
        <w:rPr>
          <w:vertAlign w:val="superscript"/>
        </w:rPr>
        <w:t>2</w:t>
      </w:r>
      <w:r w:rsidRPr="003168E9">
        <w:t>/ d after unit conversions).</w:t>
      </w:r>
      <w:r w:rsidRPr="003168E9">
        <w:rPr>
          <w:rFonts w:hint="eastAsia"/>
        </w:rPr>
        <w:t xml:space="preserve"> </w:t>
      </w:r>
      <w:r w:rsidRPr="003168E9">
        <w:t xml:space="preserve">If we multiply this value by the average TOC content </w:t>
      </w:r>
      <w:r w:rsidRPr="003168E9">
        <w:rPr>
          <w:rFonts w:hint="eastAsia"/>
        </w:rPr>
        <w:t>m</w:t>
      </w:r>
      <w:r w:rsidRPr="003168E9">
        <w:t xml:space="preserve">easured in the Gaping Canyon (c.a. </w:t>
      </w:r>
      <w:r w:rsidRPr="003168E9">
        <w:rPr>
          <w:rFonts w:hint="eastAsia"/>
        </w:rPr>
        <w:t>0</w:t>
      </w:r>
      <w:r w:rsidRPr="003168E9">
        <w:t xml:space="preserve">.45%) from </w:t>
      </w:r>
      <w:r w:rsidRPr="003168E9">
        <w:rPr>
          <w:rFonts w:hint="eastAsia"/>
        </w:rPr>
        <w:t>H</w:t>
      </w:r>
      <w:r w:rsidRPr="003168E9">
        <w:t>ung et al. (2009), the organic carbon accumulation rate would be 53.85 mg C/ m</w:t>
      </w:r>
      <w:r w:rsidRPr="003168E9">
        <w:rPr>
          <w:vertAlign w:val="superscript"/>
        </w:rPr>
        <w:t>2</w:t>
      </w:r>
      <w:r w:rsidRPr="003168E9">
        <w:t>/d. 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6FE44427" w:rsidR="004B5F27" w:rsidRPr="003168E9" w:rsidRDefault="004B5F27" w:rsidP="00DE071F">
      <w:pPr>
        <w:pStyle w:val="11"/>
      </w:pPr>
      <w:bookmarkStart w:id="88" w:name="_Toc109143501"/>
      <w:r w:rsidRPr="003168E9">
        <w:t xml:space="preserve">Burial </w:t>
      </w:r>
      <w:del w:id="89" w:author="Yushih Lin" w:date="2022-07-27T21:52:00Z">
        <w:r w:rsidRPr="003168E9" w:rsidDel="00CC2A3C">
          <w:delText xml:space="preserve">efficiency </w:delText>
        </w:r>
      </w:del>
      <w:ins w:id="90" w:author="Yushih Lin" w:date="2022-07-27T21:52:00Z">
        <w:r w:rsidR="00CC2A3C">
          <w:t>rates</w:t>
        </w:r>
        <w:r w:rsidR="00CC2A3C" w:rsidRPr="003168E9">
          <w:t xml:space="preserve"> </w:t>
        </w:r>
      </w:ins>
      <w:r w:rsidRPr="003168E9">
        <w:t>of organic carbon</w:t>
      </w:r>
      <w:bookmarkEnd w:id="88"/>
    </w:p>
    <w:p w14:paraId="253BE714" w14:textId="3C918BAC" w:rsidR="004B5F27" w:rsidRPr="004B5F27" w:rsidRDefault="004B5F27" w:rsidP="004B5F27">
      <w:pPr>
        <w:ind w:firstLine="480"/>
        <w:rPr>
          <w:rFonts w:eastAsiaTheme="minorEastAsia"/>
        </w:rPr>
      </w:pPr>
      <w:r w:rsidRPr="003168E9">
        <w:t xml:space="preserve">The sedimentation rates of the Gaoping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del w:id="91" w:author="Yushih Lin" w:date="2022-07-27T21:51:00Z">
        <w:r w:rsidRPr="003168E9" w:rsidDel="00CC2A3C">
          <w:lastRenderedPageBreak/>
          <w:delText xml:space="preserve">sedimentation </w:delText>
        </w:r>
      </w:del>
      <w:ins w:id="92" w:author="Yushih Lin" w:date="2022-07-27T21:51:00Z">
        <w:r w:rsidR="00CC2A3C">
          <w:t>mass accumulation</w:t>
        </w:r>
        <w:r w:rsidR="00CC2A3C" w:rsidRPr="003168E9">
          <w:t xml:space="preserve"> </w:t>
        </w:r>
      </w:ins>
      <w:r w:rsidRPr="003168E9">
        <w:t xml:space="preserve">rate in the upper slope region ranging from 200 to 600 m water depth was </w:t>
      </w:r>
      <w:del w:id="93" w:author="Yushih Lin" w:date="2022-07-27T21:51:00Z">
        <w:r w:rsidRPr="003168E9" w:rsidDel="00CC2A3C">
          <w:delText xml:space="preserve">reported as </w:delText>
        </w:r>
      </w:del>
      <w:r w:rsidRPr="003168E9">
        <w:t>0.43 g cm</w:t>
      </w:r>
      <w:r w:rsidRPr="003168E9">
        <w:rPr>
          <w:vertAlign w:val="superscript"/>
        </w:rPr>
        <w:t>-2</w:t>
      </w:r>
      <w:r w:rsidRPr="003168E9">
        <w:t xml:space="preserve"> yr</w:t>
      </w:r>
      <w:r w:rsidRPr="003168E9">
        <w:rPr>
          <w:vertAlign w:val="superscript"/>
        </w:rPr>
        <w:t>-1</w:t>
      </w:r>
      <w:r w:rsidRPr="003168E9">
        <w:t>. In contrast, a higher mass accumulation rate (&gt; 1.0 g cm</w:t>
      </w:r>
      <w:r w:rsidRPr="003168E9">
        <w:rPr>
          <w:vertAlign w:val="superscript"/>
        </w:rPr>
        <w:t>-2</w:t>
      </w:r>
      <w:r w:rsidRPr="003168E9">
        <w:t xml:space="preserve"> yr</w:t>
      </w:r>
      <w:r w:rsidRPr="003168E9">
        <w:rPr>
          <w:vertAlign w:val="superscript"/>
        </w:rPr>
        <w:t>-1</w:t>
      </w:r>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94" w:name="_Toc109143502"/>
      <w:r w:rsidRPr="003168E9">
        <w:t>Linear inverse model formulation</w:t>
      </w:r>
      <w:bookmarkEnd w:id="94"/>
    </w:p>
    <w:p w14:paraId="1B44416A" w14:textId="77777777" w:rsidR="004B5F27" w:rsidRPr="003168E9" w:rsidRDefault="004B5F27" w:rsidP="00A675BB">
      <w:pPr>
        <w:pStyle w:val="111"/>
      </w:pPr>
      <w:bookmarkStart w:id="95" w:name="_Toc109143503"/>
      <w:r w:rsidRPr="003168E9">
        <w:rPr>
          <w:rFonts w:hint="eastAsia"/>
        </w:rPr>
        <w:t>S</w:t>
      </w:r>
      <w:r w:rsidRPr="003168E9">
        <w:t>tructure</w:t>
      </w:r>
      <w:bookmarkEnd w:id="95"/>
    </w:p>
    <w:p w14:paraId="248E4C50" w14:textId="77777777"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 We assumed that the influx of</w:t>
      </w:r>
      <w:r w:rsidRPr="003168E9">
        <w:rPr>
          <w:rFonts w:asciiTheme="minorEastAsia" w:hAnsiTheme="minorEastAsia" w:hint="eastAsia"/>
        </w:rPr>
        <w:t xml:space="preserve"> </w:t>
      </w:r>
      <w:r w:rsidRPr="003168E9">
        <w:t xml:space="preserve">TOC was a complex assemblage of organic matters </w:t>
      </w:r>
      <w:commentRangeStart w:id="96"/>
      <w:r w:rsidRPr="003168E9">
        <w:t xml:space="preserve">derived from the water column </w:t>
      </w:r>
      <w:commentRangeEnd w:id="96"/>
      <w:r w:rsidR="00253264">
        <w:rPr>
          <w:rStyle w:val="ac"/>
        </w:rPr>
        <w:commentReference w:id="96"/>
      </w:r>
      <w:r w:rsidRPr="003168E9">
        <w:t>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meiofauna fed on bacteria and detrital OC; macrofauna fed on meiofauna, bacteria, and detrital OC. The grey flows indicated that carbon was lost as feces and was consumed by benthopelagic/pelagic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w:t>
      </w:r>
      <w:r w:rsidRPr="003168E9">
        <w:lastRenderedPageBreak/>
        <w:t>color were only considered carbon influx or efflux but are not directly modeled.</w:t>
      </w:r>
    </w:p>
    <w:p w14:paraId="02125383" w14:textId="77777777" w:rsidR="004B5F27" w:rsidRPr="003168E9" w:rsidRDefault="004B5F27" w:rsidP="00A675BB">
      <w:pPr>
        <w:pStyle w:val="111"/>
      </w:pPr>
      <w:bookmarkStart w:id="97" w:name="_Toc109143504"/>
      <w:r w:rsidRPr="003168E9">
        <w:t>Mass balances</w:t>
      </w:r>
      <w:bookmarkEnd w:id="97"/>
    </w:p>
    <w:p w14:paraId="141A6FC8" w14:textId="77777777"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w:t>
      </w:r>
      <w:del w:id="98" w:author="Yushih Lin" w:date="2022-07-27T21:59:00Z">
        <w:r w:rsidRPr="003168E9" w:rsidDel="00BF3995">
          <w:rPr>
            <w:rFonts w:eastAsia="標楷體"/>
          </w:rPr>
          <w:delText xml:space="preserve"> of all</w:delText>
        </w:r>
      </w:del>
      <w:r w:rsidRPr="003168E9">
        <w:rPr>
          <w:rFonts w:eastAsia="標楷體"/>
        </w:rPr>
        <w:t>, the mass balance could be written in the general form:</w:t>
      </w:r>
    </w:p>
    <w:p w14:paraId="553EFF0F" w14:textId="77777777" w:rsidR="004B5F27" w:rsidRPr="003168E9" w:rsidRDefault="0050070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r w:rsidRPr="003168E9">
        <w:rPr>
          <w:rFonts w:eastAsia="標楷體" w:hint="eastAsia"/>
        </w:rPr>
        <w:t>o</w:t>
      </w:r>
      <w:r w:rsidRPr="003168E9">
        <w:rPr>
          <w:rFonts w:eastAsia="標楷體"/>
        </w:rPr>
        <w:t xml:space="preserve">uld increase in time. Based on this principle, we could derive the mass balance equations of all the compartments with the assumption that all the compartments were invariant in time: </w:t>
      </w:r>
    </w:p>
    <w:p w14:paraId="603106F9" w14:textId="77777777" w:rsidR="004B5F27" w:rsidRPr="003168E9" w:rsidRDefault="0050070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50070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77777777"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compartments was tightly linked. For instance, if species A feeds on species B, not only does an increased flux flow into A, but a loss of the same magnitude of flux flows out of B. As a result, the direction of 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xml:space="preserve">, in which </w:t>
      </w:r>
      <w:r w:rsidRPr="00BF3995">
        <w:rPr>
          <w:rFonts w:eastAsia="標楷體"/>
          <w:b/>
          <w:bCs/>
          <w:rPrChange w:id="99" w:author="Yushih Lin" w:date="2022-07-27T22:02:00Z">
            <w:rPr>
              <w:rFonts w:eastAsia="標楷體"/>
            </w:rPr>
          </w:rPrChange>
        </w:rPr>
        <w:t>x</w:t>
      </w:r>
      <w:r w:rsidRPr="003168E9">
        <w:rPr>
          <w:rFonts w:eastAsia="標楷體"/>
        </w:rPr>
        <w:t xml:space="preserve"> </w:t>
      </w:r>
      <w:commentRangeStart w:id="100"/>
      <w:r w:rsidRPr="003168E9">
        <w:rPr>
          <w:rFonts w:eastAsia="標楷體"/>
        </w:rPr>
        <w:t xml:space="preserve">was a vector consisting of unknown flows, </w:t>
      </w:r>
      <w:r w:rsidRPr="00BF3995">
        <w:rPr>
          <w:rFonts w:eastAsia="標楷體"/>
          <w:b/>
          <w:bCs/>
          <w:rPrChange w:id="101" w:author="Yushih Lin" w:date="2022-07-27T22:02:00Z">
            <w:rPr>
              <w:rFonts w:eastAsia="標楷體"/>
            </w:rPr>
          </w:rPrChange>
        </w:rPr>
        <w:t>b</w:t>
      </w:r>
      <w:r w:rsidRPr="003168E9">
        <w:rPr>
          <w:rFonts w:eastAsia="標楷體"/>
        </w:rPr>
        <w:t xml:space="preserve"> was a vector consisting of changed rates of the component</w:t>
      </w:r>
      <w:commentRangeEnd w:id="100"/>
      <w:r w:rsidR="00253264">
        <w:rPr>
          <w:rStyle w:val="ac"/>
        </w:rPr>
        <w:commentReference w:id="100"/>
      </w:r>
      <w:r w:rsidRPr="003168E9">
        <w:rPr>
          <w:rFonts w:eastAsia="標楷體"/>
        </w:rPr>
        <w:t xml:space="preserve">,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102" w:name="_Toc109143505"/>
      <w:r w:rsidRPr="003168E9">
        <w:rPr>
          <w:rFonts w:hint="eastAsia"/>
        </w:rPr>
        <w:t>Co</w:t>
      </w:r>
      <w:r w:rsidRPr="003168E9">
        <w:t>nstraints</w:t>
      </w:r>
      <w:bookmarkEnd w:id="102"/>
    </w:p>
    <w:p w14:paraId="214A3310" w14:textId="77777777" w:rsidR="004B5F27" w:rsidRPr="003168E9" w:rsidRDefault="004B5F27" w:rsidP="004B5F27">
      <w:pPr>
        <w:ind w:firstLine="480"/>
        <w:rPr>
          <w:rFonts w:eastAsia="標楷體"/>
        </w:rPr>
      </w:pPr>
      <w:r w:rsidRPr="003168E9">
        <w:rPr>
          <w:rFonts w:eastAsia="標楷體"/>
        </w:rPr>
        <w:t xml:space="preserve">On the other hand, the physiology and behavior of organisms impose a limitation on their feeding and growth rates with upper and lower bounds. For example, when organisms search for food, the encounter rate and the external handling time determine the maximal foraging capacity (Holling, 1966). Also, physiological and digestive constraints regulate the process of assimilation of ingested food. Therefore, animals can </w:t>
      </w:r>
      <w:r w:rsidRPr="003168E9">
        <w:rPr>
          <w:rFonts w:eastAsia="標楷體"/>
        </w:rPr>
        <w:lastRenderedPageBreak/>
        <w:t>only process a finite amount of food per unit per time. These maximum rates imposed an upper bound on ingestion flows, providing important constraints on the magnitudes of the grazing flows in the model. Similarly, respiration flows are restricted by allometric rules (e.g., Mahaut et al., 1995). The minimal basal respiration rate required</w:t>
      </w:r>
      <w:r w:rsidRPr="003168E9">
        <w:rPr>
          <w:rFonts w:eastAsia="標楷體" w:hint="eastAsia"/>
        </w:rPr>
        <w:t xml:space="preserve"> t</w:t>
      </w:r>
      <w:r w:rsidRPr="003168E9">
        <w:rPr>
          <w:rFonts w:eastAsia="標楷體"/>
        </w:rPr>
        <w:t xml:space="preserve">o sustain metabolism was imposed as lower bounds. Other physiological constraints restricted the relationships between flows. For example, growth efficiency was defined as the ratio of </w:t>
      </w:r>
      <w:r w:rsidRPr="00211FCB">
        <w:rPr>
          <w:rFonts w:eastAsia="標楷體"/>
        </w:rPr>
        <w:t>secondary production</w:t>
      </w:r>
      <w:r w:rsidRPr="003168E9">
        <w:rPr>
          <w:rFonts w:eastAsia="標楷體"/>
        </w:rPr>
        <w:t xml:space="preserve">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t>
      </w:r>
      <w:commentRangeStart w:id="103"/>
      <w:r w:rsidRPr="003168E9">
        <w:rPr>
          <w:rFonts w:eastAsia="標楷體"/>
        </w:rPr>
        <w:t xml:space="preserve">which </w:t>
      </w:r>
      <w:r w:rsidRPr="00103F3C">
        <w:rPr>
          <w:rFonts w:eastAsia="標楷體"/>
          <w:b/>
          <w:bCs/>
          <w:rPrChange w:id="104" w:author="Yushih Lin" w:date="2022-07-28T07:36:00Z">
            <w:rPr>
              <w:rFonts w:eastAsia="標楷體"/>
            </w:rPr>
          </w:rPrChange>
        </w:rPr>
        <w:t>x</w:t>
      </w:r>
      <w:r w:rsidRPr="003168E9">
        <w:rPr>
          <w:rFonts w:eastAsia="標楷體"/>
        </w:rPr>
        <w:t xml:space="preserve"> was still an unknown-flows vector, </w:t>
      </w:r>
      <w:r w:rsidRPr="00103F3C">
        <w:rPr>
          <w:rFonts w:eastAsia="標楷體"/>
          <w:b/>
          <w:bCs/>
          <w:rPrChange w:id="105" w:author="Yushih Lin" w:date="2022-07-28T07:36:00Z">
            <w:rPr>
              <w:rFonts w:eastAsia="標楷體"/>
            </w:rPr>
          </w:rPrChange>
        </w:rPr>
        <w:t>h</w:t>
      </w:r>
      <w:r w:rsidRPr="003168E9">
        <w:rPr>
          <w:rFonts w:eastAsia="標楷體"/>
        </w:rPr>
        <w:t xml:space="preserve"> was a vector comprising constraints</w:t>
      </w:r>
      <w:commentRangeEnd w:id="103"/>
      <w:r w:rsidR="00253264">
        <w:rPr>
          <w:rStyle w:val="ac"/>
        </w:rPr>
        <w:commentReference w:id="103"/>
      </w:r>
      <w:r w:rsidRPr="003168E9">
        <w:rPr>
          <w:rFonts w:eastAsia="標楷體"/>
        </w:rPr>
        <w:t xml:space="preserve">.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Here, we applied the four most used constraints in LIM studies (van Oevelen et al., 2006; Stratmann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For meiofauna and macrofauna,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 xml:space="preserve">of the biomass per day (Fenchel, </w:t>
      </w:r>
      <w:r w:rsidRPr="003168E9">
        <w:rPr>
          <w:rFonts w:eastAsia="標楷體"/>
        </w:rPr>
        <w:lastRenderedPageBreak/>
        <w:t>1982; Nielsen et al., 1995), and then corrected with a temperature correction factor:</w:t>
      </w:r>
      <w:r w:rsidRPr="003168E9">
        <w:rPr>
          <w:rFonts w:eastAsia="標楷體" w:hint="eastAsia"/>
        </w:rPr>
        <w:t xml:space="preserve"> </w:t>
      </w:r>
      <w:r w:rsidRPr="003168E9">
        <w:rPr>
          <w:rFonts w:eastAsia="標楷體" w:hint="eastAsia"/>
          <w:i/>
        </w:rPr>
        <w:t>Tl</w:t>
      </w:r>
      <w:r w:rsidRPr="003168E9">
        <w:rPr>
          <w:rFonts w:eastAsia="標楷體"/>
          <w:i/>
        </w:rPr>
        <w:t>im</w:t>
      </w:r>
      <w:r w:rsidRPr="003168E9">
        <w:rPr>
          <w:rFonts w:eastAsia="標楷體"/>
        </w:rPr>
        <w:t xml:space="preserve">, which could be calculated as, </w:t>
      </w:r>
    </w:p>
    <w:p w14:paraId="0E49BFA7" w14:textId="77777777" w:rsidR="004B5F27" w:rsidRPr="00DE071F" w:rsidRDefault="004B5F27" w:rsidP="004B5F27">
      <w:pPr>
        <w:ind w:firstLine="480"/>
        <w:rPr>
          <w:rFonts w:eastAsia="標楷體"/>
        </w:rPr>
      </w:pPr>
      <w:commentRangeStart w:id="106"/>
      <m:oMathPara>
        <m:oMathParaPr>
          <m:jc m:val="center"/>
        </m:oMathParaPr>
        <m:oMath>
          <m:r>
            <w:rPr>
              <w:rFonts w:ascii="Cambria Math" w:eastAsia="標楷體" w:hAnsi="Cambria Math"/>
            </w:rPr>
            <m:t>Tlim</m:t>
          </m:r>
          <m:r>
            <m:rPr>
              <m:sty m:val="p"/>
            </m:rPr>
            <w:rPr>
              <w:rFonts w:ascii="Cambria Math" w:eastAsia="標楷體" w:hAnsi="Cambria Math"/>
            </w:rPr>
            <m:t xml:space="preserve"> = Q10*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w:commentRangeEnd w:id="106"/>
          <m:r>
            <m:rPr>
              <m:sty m:val="p"/>
            </m:rPr>
            <w:rPr>
              <w:rStyle w:val="ac"/>
            </w:rPr>
            <w:commentReference w:id="106"/>
          </m:r>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be expressed as: </w:t>
      </w:r>
    </w:p>
    <w:p w14:paraId="3E524ED6" w14:textId="77777777"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0.01*Tlim*Stock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53ACC6D2" w:rsidR="004B5F27" w:rsidRPr="003168E9" w:rsidRDefault="004B5F27" w:rsidP="004B5F27">
      <w:pPr>
        <w:ind w:firstLine="480"/>
        <w:rPr>
          <w:rFonts w:eastAsia="標楷體"/>
        </w:rPr>
      </w:pPr>
      <w:r w:rsidRPr="003168E9">
        <w:rPr>
          <w:rFonts w:eastAsia="標楷體"/>
        </w:rPr>
        <w:t>where I was the ingested food and F was the feces (Crisp,1971). The mini</w:t>
      </w:r>
      <w:ins w:id="107" w:author="Yushih Lin" w:date="2022-07-27T22:12:00Z">
        <w:r w:rsidR="00044891">
          <w:rPr>
            <w:rFonts w:eastAsia="標楷體"/>
          </w:rPr>
          <w:t>m</w:t>
        </w:r>
      </w:ins>
      <w:r w:rsidRPr="003168E9">
        <w:rPr>
          <w:rFonts w:eastAsia="標楷體"/>
        </w:rPr>
        <w:t>um-maximum range was set from 0.456 to 0.699 for meiofauna (</w:t>
      </w:r>
      <w:r w:rsidRPr="003168E9">
        <w:rPr>
          <w:rFonts w:eastAsia="標楷體" w:hint="eastAsia"/>
        </w:rPr>
        <w:t>Co</w:t>
      </w:r>
      <w:r w:rsidRPr="003168E9">
        <w:rPr>
          <w:rFonts w:eastAsia="標楷體"/>
        </w:rPr>
        <w:t>nover 1966) and from 0.6 to 0.7 for macrofauna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w:t>
      </w:r>
      <w:r w:rsidRPr="003168E9">
        <w:rPr>
          <w:rFonts w:eastAsia="標楷體"/>
        </w:rPr>
        <w:lastRenderedPageBreak/>
        <w:t>Fleeger and Palmer, 1982), while for macrofauna is set between 0.0008 and 0.0048 (Stratmann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NGE was calculated as (Clausen and Riisgård,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The minimum-maximum range was set from 0.3 to 0.5 for meiofauna (Herman &amp; Heip</w:t>
      </w:r>
      <w:r w:rsidRPr="003168E9">
        <w:rPr>
          <w:rFonts w:eastAsia="標楷體" w:hint="eastAsia"/>
        </w:rPr>
        <w:t>,</w:t>
      </w:r>
      <w:r w:rsidRPr="003168E9">
        <w:rPr>
          <w:rFonts w:eastAsia="標楷體"/>
        </w:rPr>
        <w:t xml:space="preserve"> 1985; Banse &amp; Mosher, 1980; Herman et al., 1983; 1985), and from 0.6 to 0.72 for macrofauna (Navarro et al., 1994, Nielsen et al., 1995). </w:t>
      </w:r>
    </w:p>
    <w:p w14:paraId="00F7026B" w14:textId="77777777"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m:t>
        </m:r>
        <w:commentRangeStart w:id="108"/>
        <m:r>
          <m:rPr>
            <m:sty m:val="b"/>
          </m:rPr>
          <w:rPr>
            <w:rFonts w:ascii="Cambria Math" w:eastAsia="標楷體" w:hAnsi="Cambria Math"/>
          </w:rPr>
          <m:t>f</m:t>
        </m:r>
      </m:oMath>
      <w:r w:rsidRPr="003168E9">
        <w:rPr>
          <w:rFonts w:eastAsia="標楷體"/>
        </w:rPr>
        <w:t xml:space="preserve">, where </w:t>
      </w:r>
      <w:r w:rsidRPr="00103F3C">
        <w:rPr>
          <w:rFonts w:eastAsia="標楷體"/>
          <w:b/>
          <w:bCs/>
          <w:rPrChange w:id="109" w:author="Yushih Lin" w:date="2022-07-28T07:37:00Z">
            <w:rPr>
              <w:rFonts w:eastAsia="標楷體"/>
            </w:rPr>
          </w:rPrChange>
        </w:rPr>
        <w:t>f</w:t>
      </w:r>
      <w:r w:rsidRPr="003168E9">
        <w:rPr>
          <w:rFonts w:eastAsia="標楷體"/>
        </w:rPr>
        <w:t xml:space="preserve"> represents the vector that contains </w:t>
      </w:r>
      <w:r w:rsidRPr="003168E9">
        <w:rPr>
          <w:rFonts w:eastAsia="標楷體"/>
          <w:i/>
        </w:rPr>
        <w:t>in situ</w:t>
      </w:r>
      <w:r w:rsidRPr="003168E9">
        <w:rPr>
          <w:rFonts w:eastAsia="標楷體"/>
        </w:rPr>
        <w:t xml:space="preserve"> data.</w:t>
      </w:r>
      <w:commentRangeEnd w:id="108"/>
      <w:r w:rsidR="006759CC">
        <w:rPr>
          <w:rStyle w:val="ac"/>
        </w:rPr>
        <w:commentReference w:id="108"/>
      </w:r>
    </w:p>
    <w:p w14:paraId="1F2462DE" w14:textId="77777777"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w:t>
      </w:r>
      <w:bookmarkStart w:id="110" w:name="_Hlk110002711"/>
      <w:commentRangeStart w:id="111"/>
      <w:r w:rsidRPr="003168E9">
        <w:rPr>
          <w:rFonts w:eastAsia="標楷體"/>
        </w:rPr>
        <w:t xml:space="preserve">As Mahaut et al. (1995) suggested, the value of bacterial carbon </w:t>
      </w:r>
      <w:r w:rsidRPr="003168E9">
        <w:rPr>
          <w:rFonts w:eastAsia="標楷體" w:hint="eastAsia"/>
        </w:rPr>
        <w:t>r</w:t>
      </w:r>
      <w:r w:rsidRPr="003168E9">
        <w:rPr>
          <w:rFonts w:eastAsia="標楷體"/>
        </w:rPr>
        <w:t xml:space="preserve">emineralization (the flow of bacteria to </w:t>
      </w:r>
      <w:r w:rsidRPr="003168E9">
        <w:rPr>
          <w:rFonts w:eastAsia="標楷體"/>
        </w:rPr>
        <w:lastRenderedPageBreak/>
        <w:t>DIC in our model) represented about 30% of the TOU</w:t>
      </w:r>
      <w:commentRangeEnd w:id="111"/>
      <w:r w:rsidR="006759CC">
        <w:rPr>
          <w:rStyle w:val="ac"/>
        </w:rPr>
        <w:commentReference w:id="111"/>
      </w:r>
      <w:r w:rsidRPr="003168E9">
        <w:rPr>
          <w:rFonts w:eastAsia="標楷體"/>
        </w:rPr>
        <w:t>.</w:t>
      </w:r>
      <w:bookmarkEnd w:id="110"/>
      <w:r w:rsidRPr="003168E9">
        <w:rPr>
          <w:rFonts w:eastAsia="標楷體"/>
        </w:rPr>
        <w:t xml:space="preserve"> All the constraints implemented in our mod</w:t>
      </w:r>
      <w:r>
        <w:rPr>
          <w:rFonts w:eastAsia="標楷體"/>
        </w:rPr>
        <w:t xml:space="preserve">els are summarized in Table 2. </w:t>
      </w:r>
    </w:p>
    <w:p w14:paraId="46AF0357" w14:textId="77777777" w:rsidR="004B5F27" w:rsidRPr="003168E9" w:rsidRDefault="004B5F27" w:rsidP="00DE071F">
      <w:pPr>
        <w:pStyle w:val="11"/>
        <w:rPr>
          <w:rFonts w:eastAsia="新細明體"/>
        </w:rPr>
      </w:pPr>
      <w:bookmarkStart w:id="112" w:name="_Toc109143506"/>
      <w:r w:rsidRPr="003168E9">
        <w:t>Model Solution: Likelihood method</w:t>
      </w:r>
      <w:bookmarkEnd w:id="112"/>
    </w:p>
    <w:p w14:paraId="431FF3DA" w14:textId="77777777"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 xml:space="preserve">(Vézina and Platt, 1988). However, the parsimonious food web model usually takes extreme values to meet the criterion (Difendorfer et al., 2001; Kones et al., 2006). Alternatively, a likelihood approach based on Markov Chain Monte Carlo (MCMC) algorithm has been developed, which calculates the mean values and standard deviations of the flows </w:t>
      </w:r>
      <w:r w:rsidRPr="003168E9">
        <w:lastRenderedPageBreak/>
        <w:t xml:space="preserve">from the possible solution sets (Kones et al., 2006). </w:t>
      </w:r>
      <w:r w:rsidRPr="003168E9">
        <w:rPr>
          <w:rFonts w:eastAsia="標楷體"/>
        </w:rPr>
        <w:t xml:space="preserve">We used </w:t>
      </w:r>
      <w:r w:rsidRPr="003168E9">
        <w:rPr>
          <w:rFonts w:eastAsia="標楷體"/>
          <w:i/>
        </w:rPr>
        <w:t>LIM</w:t>
      </w:r>
      <w:r w:rsidRPr="003168E9">
        <w:rPr>
          <w:rFonts w:eastAsia="標楷體"/>
        </w:rPr>
        <w:t xml:space="preserve"> package (Soetaert and Herman, 2009; van Oevelen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113" w:name="_Toc109143507"/>
      <w:r w:rsidRPr="003168E9">
        <w:t>Network indices of ecosystems</w:t>
      </w:r>
      <w:bookmarkEnd w:id="113"/>
    </w:p>
    <w:p w14:paraId="0CAE24A9" w14:textId="77777777" w:rsidR="004B5F27" w:rsidRPr="003168E9" w:rsidRDefault="004B5F27" w:rsidP="004B5F27">
      <w:pPr>
        <w:ind w:firstLine="480"/>
      </w:pPr>
      <w:r w:rsidRPr="003168E9">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 xml:space="preserve">Several network indices were calculated from the outputs of LIM to examine the food-web functioning with uncertainty estimation (Kones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r w:rsidRPr="003168E9">
        <w:rPr>
          <w:rFonts w:hint="eastAsia"/>
        </w:rPr>
        <w:t>h</w:t>
      </w:r>
      <w:r w:rsidRPr="003168E9">
        <w:t xml:space="preserve">flow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cycled throughflow</w:t>
      </w:r>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summing all flow magnitudes, while</w:t>
      </w:r>
      <w:r w:rsidRPr="003168E9">
        <w:rPr>
          <w:color w:val="000000"/>
          <w:kern w:val="0"/>
        </w:rPr>
        <w:t xml:space="preserve"> t</w:t>
      </w:r>
      <w:r w:rsidRPr="003168E9">
        <w:t>he total system throughflow (</w:t>
      </w:r>
      <m:oMath>
        <m:r>
          <w:rPr>
            <w:rFonts w:ascii="Cambria Math" w:hAnsi="Cambria Math"/>
            <w:color w:val="000000"/>
            <w:kern w:val="0"/>
          </w:rPr>
          <m:t>TST</m:t>
        </m:r>
      </m:oMath>
      <w:r w:rsidRPr="003168E9">
        <w:rPr>
          <w:color w:val="000000"/>
          <w:kern w:val="0"/>
        </w:rPr>
        <w:t>)</w:t>
      </w:r>
      <w:r w:rsidRPr="003168E9">
        <w:t xml:space="preserve"> is the sum of compartmental </w:t>
      </w:r>
      <w:r w:rsidRPr="003168E9">
        <w:lastRenderedPageBreak/>
        <w:t xml:space="preserve">throughflows.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77777777"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was the sum of cycled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and </w:t>
      </w:r>
      <m:oMath>
        <m:r>
          <w:rPr>
            <w:rFonts w:ascii="Cambria Math" w:hAnsi="Cambria Math"/>
            <w:color w:val="000000"/>
            <w:kern w:val="0"/>
          </w:rPr>
          <m:t>TST</m:t>
        </m:r>
      </m:oMath>
      <w:r w:rsidRPr="003168E9">
        <w:rPr>
          <w:color w:val="000000"/>
          <w:kern w:val="0"/>
        </w:rPr>
        <w:t xml:space="preserve"> was referred to as the Finn cycling index (</w:t>
      </w:r>
      <m:oMath>
        <m:r>
          <w:rPr>
            <w:rFonts w:ascii="Cambria Math" w:hAnsi="Cambria Math"/>
            <w:color w:val="000000"/>
            <w:kern w:val="0"/>
          </w:rPr>
          <m:t>FCI</m:t>
        </m:r>
      </m:oMath>
      <w:r w:rsidRPr="003168E9">
        <w:rPr>
          <w:color w:val="000000"/>
          <w:kern w:val="0"/>
        </w:rPr>
        <w:t>), which summarized the fraction of the material/energy that was generated by the recycling process (Allesina and Ulanowicz,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w:t>
      </w:r>
      <w:commentRangeStart w:id="114"/>
      <w:r w:rsidRPr="003168E9">
        <w:rPr>
          <w:color w:val="000000"/>
          <w:kern w:val="0"/>
        </w:rPr>
        <w:t>15</w:t>
      </w:r>
      <w:commentRangeEnd w:id="114"/>
      <w:r w:rsidR="007A1106">
        <w:rPr>
          <w:rStyle w:val="ac"/>
        </w:rPr>
        <w:commentReference w:id="114"/>
      </w:r>
      <w:r w:rsidRPr="003168E9">
        <w:rPr>
          <w:color w:val="000000"/>
          <w:kern w:val="0"/>
        </w:rPr>
        <w:t xml:space="preserve"> 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1C08BE3F"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w:t>
      </w:r>
      <w:del w:id="115" w:author="Yushih Lin" w:date="2022-07-28T07:45:00Z">
        <w:r w:rsidRPr="003168E9" w:rsidDel="00F77469">
          <w:rPr>
            <w:color w:val="000000"/>
            <w:kern w:val="0"/>
          </w:rPr>
          <w:delText xml:space="preserve">measured </w:delText>
        </w:r>
      </w:del>
      <w:ins w:id="116" w:author="Yushih Lin" w:date="2022-07-28T07:45:00Z">
        <w:r w:rsidR="00F77469" w:rsidRPr="003168E9">
          <w:rPr>
            <w:color w:val="000000"/>
            <w:kern w:val="0"/>
          </w:rPr>
          <w:t>measure</w:t>
        </w:r>
        <w:r w:rsidR="00F77469">
          <w:rPr>
            <w:color w:val="000000"/>
            <w:kern w:val="0"/>
          </w:rPr>
          <w:t>s</w:t>
        </w:r>
        <w:r w:rsidR="00F77469" w:rsidRPr="003168E9">
          <w:rPr>
            <w:color w:val="000000"/>
            <w:kern w:val="0"/>
          </w:rPr>
          <w:t xml:space="preserve"> </w:t>
        </w:r>
      </w:ins>
      <w:r w:rsidRPr="003168E9">
        <w:rPr>
          <w:color w:val="000000"/>
          <w:kern w:val="0"/>
        </w:rPr>
        <w:t xml:space="preserve">the average amount of constraint placed on a single unit of flow anywhere in the network (Ulanowicz,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 xml:space="preserve">ncertainty regarding the energy/material exchange in the network. For example, if the </w:t>
      </w:r>
      <w:r w:rsidRPr="003168E9">
        <w:rPr>
          <w:color w:val="000000"/>
          <w:kern w:val="0"/>
        </w:rPr>
        <w:lastRenderedPageBreak/>
        <w:t>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r w:rsidRPr="003168E9">
        <w:rPr>
          <w:rFonts w:hint="eastAsia"/>
          <w:color w:val="000000"/>
          <w:kern w:val="0"/>
        </w:rPr>
        <w:t>m</w:t>
      </w:r>
      <w:r w:rsidRPr="003168E9">
        <w:rPr>
          <w:color w:val="000000"/>
          <w:kern w:val="0"/>
        </w:rPr>
        <w:t>aximize</w:t>
      </w:r>
      <w:ins w:id="117" w:author="Yushih Lin" w:date="2022-07-28T07:45:00Z">
        <w:r w:rsidR="00F77469">
          <w:rPr>
            <w:color w:val="000000"/>
            <w:kern w:val="0"/>
          </w:rPr>
          <w:t>s</w:t>
        </w:r>
      </w:ins>
      <w:r w:rsidRPr="003168E9">
        <w:rPr>
          <w:color w:val="000000"/>
          <w:kern w:val="0"/>
        </w:rPr>
        <w:t xml:space="preserve">. </w:t>
      </w:r>
      <w:del w:id="118" w:author="Yushih Lin" w:date="2022-07-28T07:46:00Z">
        <w:r w:rsidRPr="003168E9" w:rsidDel="00F77469">
          <w:rPr>
            <w:color w:val="000000"/>
            <w:kern w:val="0"/>
          </w:rPr>
          <w:delText>While i</w:delText>
        </w:r>
      </w:del>
      <w:ins w:id="119" w:author="Yushih Lin" w:date="2022-07-28T07:46:00Z">
        <w:r w:rsidR="00F77469">
          <w:rPr>
            <w:color w:val="000000"/>
            <w:kern w:val="0"/>
          </w:rPr>
          <w:t>I</w:t>
        </w:r>
      </w:ins>
      <w:r w:rsidRPr="003168E9">
        <w:rPr>
          <w:color w:val="000000"/>
          <w:kern w:val="0"/>
        </w:rPr>
        <w:t xml:space="preserve">f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r w:rsidRPr="003168E9">
        <w:rPr>
          <w:color w:val="000000"/>
          <w:kern w:val="0"/>
        </w:rPr>
        <w:t xml:space="preserve">Ulanowicz (1980, 1986, 1997) hypothesized that an ecosystem form 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(Ulanowicz, 2004). More d</w:t>
      </w:r>
      <w:r w:rsidRPr="003168E9">
        <w:t xml:space="preserve">etails on the derivation and calculation could be found in Latham &amp; Scully (2002), Ulanowicz (2004), and Kones et al. (2009). A summary of nomenclature (Table 3) and calculation algorithms are included in Table 4. All the network indices will be directly calculated in R using R-package NetIndices (Kones et al., 2009). </w:t>
      </w:r>
    </w:p>
    <w:p w14:paraId="4FD78B46" w14:textId="56E4D34B" w:rsidR="005F6792" w:rsidRDefault="005F6792" w:rsidP="004B5F27">
      <w:pPr>
        <w:pStyle w:val="14"/>
        <w:numPr>
          <w:ilvl w:val="0"/>
          <w:numId w:val="22"/>
        </w:numPr>
      </w:pPr>
      <w:bookmarkStart w:id="120" w:name="_Toc109143508"/>
      <w:r>
        <w:rPr>
          <w:rFonts w:hint="eastAsia"/>
        </w:rPr>
        <w:lastRenderedPageBreak/>
        <w:t>Re</w:t>
      </w:r>
      <w:r>
        <w:t>sult</w:t>
      </w:r>
      <w:bookmarkEnd w:id="120"/>
    </w:p>
    <w:p w14:paraId="1870412E" w14:textId="77777777" w:rsidR="004B5F27" w:rsidRPr="00C246F9" w:rsidRDefault="004B5F27" w:rsidP="00DE071F">
      <w:pPr>
        <w:pStyle w:val="11"/>
      </w:pPr>
      <w:bookmarkStart w:id="121" w:name="_Toc109143509"/>
      <w:r w:rsidRPr="00C246F9">
        <w:t>Environment data</w:t>
      </w:r>
      <w:bookmarkEnd w:id="121"/>
    </w:p>
    <w:p w14:paraId="258147D9" w14:textId="77777777" w:rsidR="004B5F27" w:rsidRDefault="004B5F27" w:rsidP="00A675BB">
      <w:pPr>
        <w:pStyle w:val="111"/>
      </w:pPr>
      <w:bookmarkStart w:id="122" w:name="_Toc109143510"/>
      <w:r>
        <w:rPr>
          <w:rFonts w:hint="eastAsia"/>
        </w:rPr>
        <w:t>CTD</w:t>
      </w:r>
      <w:bookmarkEnd w:id="122"/>
    </w:p>
    <w:p w14:paraId="0DD8BE57" w14:textId="2F168F1C"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w:t>
      </w:r>
      <w:bookmarkStart w:id="123" w:name="_Hlk110002533"/>
      <w:r w:rsidRPr="00BF3A45">
        <w:t xml:space="preserve">the calculated </w:t>
      </w:r>
      <w:r w:rsidRPr="00CB0946">
        <w:rPr>
          <w:i/>
        </w:rPr>
        <w:t>Tlim</w:t>
      </w:r>
      <w:r w:rsidRPr="00BF3A45">
        <w:t xml:space="preserve"> equaled </w:t>
      </w:r>
      <w:commentRangeStart w:id="124"/>
      <w:r w:rsidRPr="00BF3A45">
        <w:t>1.05</w:t>
      </w:r>
      <w:r>
        <w:t xml:space="preserve"> and</w:t>
      </w:r>
      <w:r w:rsidRPr="00BF3A45">
        <w:t xml:space="preserve"> 1.09</w:t>
      </w:r>
      <w:commentRangeEnd w:id="124"/>
      <w:r w:rsidR="00651F54">
        <w:rPr>
          <w:rStyle w:val="ac"/>
        </w:rPr>
        <w:commentReference w:id="124"/>
      </w:r>
      <w:r>
        <w:t xml:space="preserve"> </w:t>
      </w:r>
      <w:r>
        <w:rPr>
          <w:rFonts w:hint="eastAsia"/>
        </w:rPr>
        <w:t>f</w:t>
      </w:r>
      <w:r>
        <w:t xml:space="preserve">or GC1 and GS1, respectively </w:t>
      </w:r>
      <w:bookmarkEnd w:id="123"/>
      <w:r>
        <w:t>(Table 6)</w:t>
      </w:r>
      <w:r w:rsidRPr="00BF3A45">
        <w:t>.</w:t>
      </w:r>
      <w:r>
        <w:t xml:space="preserve"> These</w:t>
      </w:r>
      <w:r w:rsidRPr="00BF3A45">
        <w:t xml:space="preserve"> </w:t>
      </w:r>
      <w:r w:rsidRPr="00CB0946">
        <w:rPr>
          <w:i/>
        </w:rPr>
        <w:t>Tlim</w:t>
      </w:r>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w:t>
      </w:r>
      <w:del w:id="125" w:author="Yushih Lin" w:date="2022-07-28T08:10:00Z">
        <w:r w:rsidRPr="00BF3A45" w:rsidDel="000F0C38">
          <w:delText>On the other hand,</w:delText>
        </w:r>
      </w:del>
      <w:ins w:id="126" w:author="Yushih Lin" w:date="2022-07-28T08:10:00Z">
        <w:r w:rsidR="000F0C38">
          <w:t>While</w:t>
        </w:r>
      </w:ins>
      <w:r w:rsidRPr="00BF3A45">
        <w:t xml:space="preserve"> the bottom water density, salinity, </w:t>
      </w:r>
      <w:r>
        <w:t xml:space="preserve">and </w:t>
      </w:r>
      <w:r w:rsidRPr="00BF3A45">
        <w:t xml:space="preserve">temperature were </w:t>
      </w:r>
      <w:del w:id="127" w:author="Yushih Lin" w:date="2022-07-28T08:11:00Z">
        <w:r w:rsidDel="000F0C38">
          <w:delText xml:space="preserve">similar </w:delText>
        </w:r>
      </w:del>
      <w:ins w:id="128" w:author="Yushih Lin" w:date="2022-07-28T08:11:00Z">
        <w:r w:rsidR="000F0C38">
          <w:t xml:space="preserve">comparable </w:t>
        </w:r>
      </w:ins>
      <w:r>
        <w:t xml:space="preserve">between GC1 and GS1. </w:t>
      </w:r>
      <w:del w:id="129" w:author="Yushih Lin" w:date="2022-07-28T08:11:00Z">
        <w:r w:rsidDel="000F0C38">
          <w:delText>However,</w:delText>
        </w:r>
        <w:r w:rsidRPr="00BF3A45" w:rsidDel="000F0C38">
          <w:delText xml:space="preserve"> </w:delText>
        </w:r>
      </w:del>
      <w:r w:rsidRPr="00BF3A45">
        <w:t>the profile</w:t>
      </w:r>
      <w:del w:id="130" w:author="Yushih Lin" w:date="2022-07-28T08:11:00Z">
        <w:r w:rsidRPr="00BF3A45" w:rsidDel="000F0C38">
          <w:delText xml:space="preserve"> data</w:delText>
        </w:r>
      </w:del>
      <w:ins w:id="131" w:author="Yushih Lin" w:date="2022-07-28T08:11:00Z">
        <w:r w:rsidR="000F0C38">
          <w:t>s</w:t>
        </w:r>
      </w:ins>
      <w:r w:rsidRPr="00BF3A45">
        <w:t xml:space="preserve">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w:t>
      </w:r>
      <w:ins w:id="132" w:author="Yushih Lin" w:date="2022-07-28T08:13:00Z">
        <w:r w:rsidR="000F0C38">
          <w:rPr>
            <w:rFonts w:eastAsiaTheme="minorEastAsia" w:hint="eastAsia"/>
          </w:rPr>
          <w:t>t</w:t>
        </w:r>
        <w:r w:rsidR="000F0C38">
          <w:rPr>
            <w:rFonts w:eastAsiaTheme="minorEastAsia"/>
          </w:rPr>
          <w:t xml:space="preserve">he presence of </w:t>
        </w:r>
      </w:ins>
      <w:r w:rsidRPr="00BF3A45">
        <w:t xml:space="preserve">a </w:t>
      </w:r>
      <w:ins w:id="133" w:author="Yushih Lin" w:date="2022-07-28T08:12:00Z">
        <w:r w:rsidR="000F0C38">
          <w:t xml:space="preserve">persistent </w:t>
        </w:r>
      </w:ins>
      <w:r w:rsidRPr="00BF3A45">
        <w:t xml:space="preserve">benthic nepheloid layer (BNL) </w:t>
      </w:r>
      <w:del w:id="134" w:author="Yushih Lin" w:date="2022-07-28T08:12:00Z">
        <w:r w:rsidRPr="00BF3A45" w:rsidDel="000F0C38">
          <w:delText>presented consistently</w:delText>
        </w:r>
      </w:del>
      <w:r w:rsidRPr="00BF3A45">
        <w:t xml:space="preserve"> over a long period. This result coincided with the observation in Liu et al</w:t>
      </w:r>
      <w:r>
        <w:t>.</w:t>
      </w:r>
      <w:r w:rsidRPr="00BF3A45">
        <w:t xml:space="preserve"> (2010)</w:t>
      </w:r>
      <w:r>
        <w:t>,</w:t>
      </w:r>
      <w:r w:rsidRPr="00BF3A45">
        <w:t xml:space="preserve"> </w:t>
      </w:r>
      <w:del w:id="135" w:author="Yushih Lin" w:date="2022-07-28T08:15:00Z">
        <w:r w:rsidRPr="00BF3A45" w:rsidDel="00FA608F">
          <w:delText>in which they</w:delText>
        </w:r>
      </w:del>
      <w:ins w:id="136" w:author="Yushih Lin" w:date="2022-07-28T08:15:00Z">
        <w:r w:rsidR="00FA608F">
          <w:t>who</w:t>
        </w:r>
      </w:ins>
      <w:r w:rsidRPr="00BF3A45">
        <w:t xml:space="preserve"> suggested </w:t>
      </w:r>
      <w:del w:id="137" w:author="Yushih Lin" w:date="2022-07-28T08:15:00Z">
        <w:r w:rsidRPr="00BF3A45" w:rsidDel="00FA608F">
          <w:delText xml:space="preserve">the </w:delText>
        </w:r>
      </w:del>
      <w:ins w:id="138" w:author="Yushih Lin" w:date="2022-07-28T08:15:00Z">
        <w:r w:rsidR="00FA608F">
          <w:t>a</w:t>
        </w:r>
        <w:r w:rsidR="00FA608F" w:rsidRPr="00BF3A45">
          <w:t xml:space="preserve"> </w:t>
        </w:r>
        <w:r w:rsidR="00FA608F">
          <w:t xml:space="preserve">100 m thick </w:t>
        </w:r>
      </w:ins>
      <w:r w:rsidRPr="00BF3A45">
        <w:t xml:space="preserve">BNL </w:t>
      </w:r>
      <w:del w:id="139" w:author="Yushih Lin" w:date="2022-07-28T08:15:00Z">
        <w:r w:rsidRPr="00BF3A45" w:rsidDel="00FA608F">
          <w:delText xml:space="preserve">be 100 m thick </w:delText>
        </w:r>
      </w:del>
      <w:r w:rsidRPr="00BF3A45">
        <w:t xml:space="preserve">with high suspended sediment concentration (SSC) in GPSC </w:t>
      </w:r>
      <w:del w:id="140" w:author="Yushih Lin" w:date="2022-07-28T08:15:00Z">
        <w:r w:rsidRPr="00BF3A45" w:rsidDel="00FA608F">
          <w:delText>measured with</w:delText>
        </w:r>
      </w:del>
      <w:ins w:id="141" w:author="Yushih Lin" w:date="2022-07-28T08:15:00Z">
        <w:r w:rsidR="00FA608F">
          <w:t>based on</w:t>
        </w:r>
      </w:ins>
      <w:r w:rsidRPr="00BF3A45">
        <w:t xml:space="preserve"> </w:t>
      </w:r>
      <w:del w:id="142" w:author="Yushih Lin" w:date="2022-07-28T08:15:00Z">
        <w:r w:rsidRPr="00BF3A45" w:rsidDel="00FA608F">
          <w:delText xml:space="preserve">moored </w:delText>
        </w:r>
      </w:del>
      <w:ins w:id="143" w:author="Yushih Lin" w:date="2022-07-28T08:15:00Z">
        <w:r w:rsidR="00FA608F" w:rsidRPr="00BF3A45">
          <w:t>moor</w:t>
        </w:r>
        <w:r w:rsidR="00FA608F">
          <w:t>ing</w:t>
        </w:r>
        <w:r w:rsidR="00FA608F" w:rsidRPr="00BF3A45">
          <w:t xml:space="preserve"> </w:t>
        </w:r>
      </w:ins>
      <w:del w:id="144" w:author="Yushih Lin" w:date="2022-07-28T08:15:00Z">
        <w:r w:rsidRPr="00BF3A45" w:rsidDel="00FA608F">
          <w:delText>devices</w:delText>
        </w:r>
      </w:del>
      <w:ins w:id="145" w:author="Yushih Lin" w:date="2022-07-28T08:15:00Z">
        <w:r w:rsidR="00FA608F">
          <w:t>observations</w:t>
        </w:r>
      </w:ins>
      <w:r w:rsidRPr="00BF3A45">
        <w:t xml:space="preserve">. </w:t>
      </w:r>
    </w:p>
    <w:p w14:paraId="06506F46" w14:textId="3E4AE287" w:rsidR="004B5F27" w:rsidRPr="00BD1AAB" w:rsidRDefault="004B5F27" w:rsidP="00DE071F">
      <w:pPr>
        <w:pStyle w:val="11"/>
        <w:rPr>
          <w:rFonts w:eastAsiaTheme="minorEastAsia"/>
          <w:color w:val="FF0000"/>
        </w:rPr>
      </w:pPr>
      <w:bookmarkStart w:id="146" w:name="_Toc109143511"/>
      <w:del w:id="147" w:author="Yushih Lin" w:date="2022-07-28T09:46:00Z">
        <w:r w:rsidRPr="00CB0946" w:rsidDel="00E96E84">
          <w:delText>Carbon budget</w:delText>
        </w:r>
      </w:del>
      <w:ins w:id="148" w:author="Yushih Lin" w:date="2022-07-28T09:46:00Z">
        <w:r w:rsidR="00E96E84">
          <w:t>Stock</w:t>
        </w:r>
      </w:ins>
      <w:r w:rsidRPr="00CB0946">
        <w:t xml:space="preserve"> of </w:t>
      </w:r>
      <w:ins w:id="149" w:author="Yushih Lin" w:date="2022-07-28T08:17:00Z">
        <w:r w:rsidR="00FA608F">
          <w:t xml:space="preserve">the </w:t>
        </w:r>
      </w:ins>
      <w:r w:rsidRPr="00CB0946">
        <w:t>non-living component of OC</w:t>
      </w:r>
      <w:bookmarkEnd w:id="146"/>
      <w:r>
        <w:t xml:space="preserve"> </w:t>
      </w:r>
    </w:p>
    <w:p w14:paraId="56C979DD" w14:textId="77777777" w:rsidR="004B5F27" w:rsidRPr="00ED1630" w:rsidRDefault="004B5F27" w:rsidP="00A675BB">
      <w:pPr>
        <w:pStyle w:val="111"/>
      </w:pPr>
      <w:bookmarkStart w:id="150" w:name="_Toc109143512"/>
      <w:r>
        <w:t>D</w:t>
      </w:r>
      <w:r w:rsidRPr="00510D90">
        <w:t>etrital organic carbon</w:t>
      </w:r>
      <w:bookmarkEnd w:id="150"/>
    </w:p>
    <w:p w14:paraId="0A54FE49" w14:textId="00CA1C20" w:rsidR="004B5F27" w:rsidRPr="004B5F27" w:rsidRDefault="004B5F27" w:rsidP="004B5F27">
      <w:pPr>
        <w:ind w:firstLine="480"/>
      </w:pPr>
      <w:r w:rsidRPr="00CB0946">
        <w:rPr>
          <w:rFonts w:eastAsiaTheme="minorEastAsia"/>
        </w:rPr>
        <w:lastRenderedPageBreak/>
        <w:t>Considering the seasonal variation in sediment fluxes (e.g.</w:t>
      </w:r>
      <w:r>
        <w:rPr>
          <w:rFonts w:eastAsiaTheme="minorEastAsia"/>
        </w:rPr>
        <w:t>,</w:t>
      </w:r>
      <w:r w:rsidRPr="00CB0946">
        <w:rPr>
          <w:rFonts w:eastAsiaTheme="minorEastAsia"/>
        </w:rPr>
        <w:t xml:space="preserve"> </w:t>
      </w:r>
      <w:r>
        <w:rPr>
          <w:rFonts w:eastAsiaTheme="minorEastAsia"/>
        </w:rPr>
        <w:t>the monsoon effect on 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P=0.1051; Season, P=0.2263).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del w:id="151" w:author="Yushih Lin" w:date="2022-07-28T08:30:00Z">
        <w:r w:rsidDel="00BC5E65">
          <w:rPr>
            <w:rFonts w:eastAsiaTheme="minorEastAsia"/>
          </w:rPr>
          <w:delText xml:space="preserve">in which the </w:delText>
        </w:r>
        <w:r w:rsidRPr="00CB0946" w:rsidDel="00BC5E65">
          <w:rPr>
            <w:rFonts w:eastAsiaTheme="minorEastAsia"/>
          </w:rPr>
          <w:delText>average detritus OC in GC1 was</w:delText>
        </w:r>
        <w:r w:rsidDel="00BC5E65">
          <w:rPr>
            <w:rFonts w:eastAsiaTheme="minorEastAsia"/>
          </w:rPr>
          <w:delText xml:space="preserve"> set to</w:delText>
        </w:r>
        <w:r w:rsidRPr="00CB0946" w:rsidDel="00BC5E65">
          <w:rPr>
            <w:rFonts w:eastAsiaTheme="minorEastAsia"/>
          </w:rPr>
          <w:delText xml:space="preserve"> </w:delText>
        </w:r>
      </w:del>
      <w:ins w:id="152" w:author="Yushih Lin" w:date="2022-07-28T08:30:00Z">
        <w:r w:rsidR="00BC5E65">
          <w:rPr>
            <w:rFonts w:eastAsiaTheme="minorEastAsia"/>
          </w:rPr>
          <w:t>i</w:t>
        </w:r>
      </w:ins>
      <w:ins w:id="153" w:author="Yushih Lin" w:date="2022-07-28T08:31:00Z">
        <w:r w:rsidR="00BC5E65">
          <w:rPr>
            <w:rFonts w:eastAsiaTheme="minorEastAsia"/>
          </w:rPr>
          <w:t xml:space="preserve">.e., </w:t>
        </w:r>
      </w:ins>
      <w:r w:rsidRPr="00CB0946">
        <w:rPr>
          <w:rFonts w:eastAsiaTheme="minorEastAsia"/>
        </w:rPr>
        <w:t>350270</w:t>
      </w:r>
      <m:oMath>
        <m:r>
          <w:rPr>
            <w:rFonts w:ascii="Cambria Math" w:eastAsiaTheme="minorEastAsia" w:hAnsi="Cambria Math"/>
          </w:rPr>
          <m:t>±</m:t>
        </m:r>
      </m:oMath>
      <w:r w:rsidRPr="00CB0946">
        <w:rPr>
          <w:rFonts w:eastAsiaTheme="minorEastAsia"/>
        </w:rPr>
        <w:t xml:space="preserve">104003.4 </w:t>
      </w:r>
      <w:r w:rsidRPr="00BD1AAB">
        <w:rPr>
          <w:kern w:val="0"/>
        </w:rPr>
        <w:t>mg C/ m</w:t>
      </w:r>
      <w:r w:rsidRPr="00BD1AAB">
        <w:rPr>
          <w:kern w:val="0"/>
          <w:vertAlign w:val="superscript"/>
        </w:rPr>
        <w:t>2</w:t>
      </w:r>
      <w:r>
        <w:rPr>
          <w:kern w:val="0"/>
        </w:rPr>
        <w:t xml:space="preserve"> </w:t>
      </w:r>
      <w:ins w:id="154" w:author="Yushih Lin" w:date="2022-07-28T08:31:00Z">
        <w:r w:rsidR="00BC5E65">
          <w:rPr>
            <w:kern w:val="0"/>
          </w:rPr>
          <w:t xml:space="preserve">for GC1 </w:t>
        </w:r>
      </w:ins>
      <w:r>
        <w:rPr>
          <w:kern w:val="0"/>
        </w:rPr>
        <w:t xml:space="preserve">and </w:t>
      </w:r>
      <w:del w:id="155" w:author="Yushih Lin" w:date="2022-07-28T08:31:00Z">
        <w:r w:rsidDel="00BC5E65">
          <w:rPr>
            <w:kern w:val="0"/>
          </w:rPr>
          <w:delText>GS1</w:delText>
        </w:r>
        <w:r w:rsidDel="00BC5E65">
          <w:rPr>
            <w:rFonts w:eastAsiaTheme="minorEastAsia"/>
          </w:rPr>
          <w:delText xml:space="preserve"> was set to </w:delText>
        </w:r>
      </w:del>
      <w:r>
        <w:rPr>
          <w:rFonts w:eastAsiaTheme="minorEastAsia"/>
        </w:rPr>
        <w:t>524425.7</w:t>
      </w:r>
      <m:oMath>
        <m:r>
          <w:rPr>
            <w:rFonts w:ascii="Cambria Math" w:eastAsiaTheme="minorEastAsia" w:hAnsi="Cambria Math"/>
          </w:rPr>
          <m:t>±</m:t>
        </m:r>
      </m:oMath>
      <w:r w:rsidRPr="00CB0946">
        <w:rPr>
          <w:rFonts w:eastAsiaTheme="minorEastAsia"/>
        </w:rPr>
        <w:t xml:space="preserve"> 34800.15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w:t>
      </w:r>
      <w:ins w:id="156" w:author="Yushih Lin" w:date="2022-07-28T08:31:00Z">
        <w:r w:rsidR="00BC5E65">
          <w:rPr>
            <w:rFonts w:eastAsiaTheme="minorEastAsia"/>
          </w:rPr>
          <w:t>for</w:t>
        </w:r>
      </w:ins>
      <w:del w:id="157" w:author="Yushih Lin" w:date="2022-07-28T08:31:00Z">
        <w:r w:rsidRPr="00CB0946" w:rsidDel="00BC5E65">
          <w:rPr>
            <w:rFonts w:eastAsiaTheme="minorEastAsia"/>
          </w:rPr>
          <w:delText>in</w:delText>
        </w:r>
      </w:del>
      <w:r w:rsidRPr="00CB0946">
        <w:rPr>
          <w:rFonts w:eastAsiaTheme="minorEastAsia"/>
        </w:rPr>
        <w:t xml:space="preserve"> GS1.</w:t>
      </w:r>
    </w:p>
    <w:p w14:paraId="2EFE0F4E" w14:textId="1CA0120E" w:rsidR="004B5F27" w:rsidRPr="004B5F27" w:rsidRDefault="004B5F27" w:rsidP="00DE071F">
      <w:pPr>
        <w:pStyle w:val="11"/>
      </w:pPr>
      <w:bookmarkStart w:id="158" w:name="_Toc109143513"/>
      <w:del w:id="159" w:author="Yushih Lin" w:date="2022-07-28T09:46:00Z">
        <w:r w:rsidRPr="004B5F27" w:rsidDel="00E96E84">
          <w:delText>Carbon budget</w:delText>
        </w:r>
      </w:del>
      <w:ins w:id="160" w:author="Yushih Lin" w:date="2022-07-28T09:46:00Z">
        <w:r w:rsidR="00E96E84">
          <w:t>Stock</w:t>
        </w:r>
      </w:ins>
      <w:ins w:id="161" w:author="Yushih Lin" w:date="2022-07-28T11:18:00Z">
        <w:r w:rsidR="000627E1">
          <w:t>s</w:t>
        </w:r>
      </w:ins>
      <w:r w:rsidRPr="004B5F27">
        <w:t xml:space="preserve"> of the living component of OC</w:t>
      </w:r>
      <w:bookmarkEnd w:id="158"/>
    </w:p>
    <w:p w14:paraId="639DF0E3" w14:textId="77777777" w:rsidR="004B5F27" w:rsidRDefault="004B5F27" w:rsidP="00A675BB">
      <w:pPr>
        <w:pStyle w:val="111"/>
        <w:rPr>
          <w:rFonts w:eastAsiaTheme="minorEastAsia"/>
        </w:rPr>
      </w:pPr>
      <w:bookmarkStart w:id="162" w:name="_Toc109143514"/>
      <w:r w:rsidRPr="00B527AA">
        <w:rPr>
          <w:rFonts w:hint="eastAsia"/>
        </w:rPr>
        <w:t>P</w:t>
      </w:r>
      <w:r w:rsidRPr="00B527AA">
        <w:t>rokaryote biomass</w:t>
      </w:r>
      <w:bookmarkEnd w:id="162"/>
    </w:p>
    <w:p w14:paraId="3D2F0E3B" w14:textId="1D59E602" w:rsidR="004B5F27" w:rsidRPr="004B5F27" w:rsidRDefault="004B5F27" w:rsidP="004B5F27">
      <w:pPr>
        <w:ind w:firstLine="480"/>
        <w:rPr>
          <w:rFonts w:eastAsiaTheme="minorEastAsia"/>
        </w:rPr>
      </w:pPr>
      <w:r w:rsidRPr="00CB0946">
        <w:rPr>
          <w:rFonts w:eastAsiaTheme="minorEastAsia"/>
        </w:rPr>
        <w:t>Prokaryotes were only sampled during the cruise OR1_1190</w:t>
      </w:r>
      <w:ins w:id="163" w:author="Yushih Lin" w:date="2022-07-28T09:45:00Z">
        <w:r w:rsidR="00E96E84">
          <w:rPr>
            <w:rFonts w:eastAsiaTheme="minorEastAsia"/>
          </w:rPr>
          <w:t>.</w:t>
        </w:r>
      </w:ins>
      <w:r>
        <w:rPr>
          <w:rFonts w:eastAsiaTheme="minorEastAsia"/>
        </w:rPr>
        <w:t xml:space="preserve"> </w:t>
      </w:r>
      <w:del w:id="164" w:author="Yushih Lin" w:date="2022-07-28T09:45:00Z">
        <w:r w:rsidDel="00E96E84">
          <w:rPr>
            <w:rFonts w:eastAsiaTheme="minorEastAsia"/>
          </w:rPr>
          <w:delText xml:space="preserve">And </w:delText>
        </w:r>
      </w:del>
      <w:r w:rsidRPr="00BD1AAB">
        <w:rPr>
          <w:rFonts w:eastAsiaTheme="minorEastAsia"/>
        </w:rPr>
        <w:t>Fig</w:t>
      </w:r>
      <w:del w:id="165" w:author="Yushih Lin" w:date="2022-07-28T09:45:00Z">
        <w:r w:rsidRPr="00BD1AAB" w:rsidDel="00E96E84">
          <w:rPr>
            <w:rFonts w:eastAsiaTheme="minorEastAsia"/>
          </w:rPr>
          <w:delText>.</w:delText>
        </w:r>
        <w:r w:rsidRPr="00FF2050" w:rsidDel="00E96E84">
          <w:rPr>
            <w:rFonts w:eastAsiaTheme="minorEastAsia"/>
          </w:rPr>
          <w:delText xml:space="preserve"> </w:delText>
        </w:r>
      </w:del>
      <w:ins w:id="166" w:author="Yushih Lin" w:date="2022-07-28T09:45:00Z">
        <w:r w:rsidR="00E96E84">
          <w:rPr>
            <w:rFonts w:eastAsiaTheme="minorEastAsia"/>
          </w:rPr>
          <w:t>ure</w:t>
        </w:r>
        <w:r w:rsidR="00E96E84" w:rsidRPr="00FF2050">
          <w:rPr>
            <w:rFonts w:eastAsiaTheme="minorEastAsia"/>
          </w:rPr>
          <w:t xml:space="preserve"> </w:t>
        </w:r>
      </w:ins>
      <w:r w:rsidRPr="00FF2050">
        <w:rPr>
          <w:rFonts w:eastAsiaTheme="minorEastAsia"/>
        </w:rPr>
        <w:t>6</w:t>
      </w:r>
      <w:r w:rsidRPr="00CB0946">
        <w:rPr>
          <w:rFonts w:eastAsiaTheme="minorEastAsia"/>
        </w:rPr>
        <w:t xml:space="preserve"> show</w:t>
      </w:r>
      <w:ins w:id="167" w:author="Yushih Lin" w:date="2022-07-28T09:45:00Z">
        <w:r w:rsidR="00E96E84">
          <w:rPr>
            <w:rFonts w:eastAsiaTheme="minorEastAsia"/>
          </w:rPr>
          <w:t>s</w:t>
        </w:r>
      </w:ins>
      <w:del w:id="168" w:author="Yushih Lin" w:date="2022-07-28T09:45:00Z">
        <w:r w:rsidRPr="00CB0946" w:rsidDel="00E96E84">
          <w:rPr>
            <w:rFonts w:eastAsiaTheme="minorEastAsia"/>
          </w:rPr>
          <w:delText>ed</w:delText>
        </w:r>
      </w:del>
      <w:r w:rsidRPr="00CB0946">
        <w:rPr>
          <w:rFonts w:eastAsiaTheme="minorEastAsia"/>
        </w:rPr>
        <w:t xml:space="preserve">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t-test, p&lt;0.001). For the model input, the 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169" w:name="_Toc109143515"/>
      <w:r w:rsidRPr="00DE071F">
        <w:lastRenderedPageBreak/>
        <w:t>Meiofauna biomass</w:t>
      </w:r>
      <w:bookmarkEnd w:id="169"/>
    </w:p>
    <w:p w14:paraId="6141F439" w14:textId="77777777" w:rsidR="004B5F27" w:rsidRDefault="004B5F27" w:rsidP="004B5F27">
      <w:pPr>
        <w:ind w:firstLine="480"/>
        <w:rPr>
          <w:rFonts w:eastAsiaTheme="minorEastAsia"/>
        </w:rPr>
      </w:pPr>
      <w:r w:rsidRPr="00CB0946">
        <w:rPr>
          <w:rFonts w:eastAsiaTheme="minorEastAsia"/>
        </w:rPr>
        <w:t xml:space="preserve">Among </w:t>
      </w:r>
      <w:r>
        <w:rPr>
          <w:rFonts w:eastAsiaTheme="minorEastAsia"/>
        </w:rPr>
        <w:t xml:space="preserve">the </w:t>
      </w:r>
      <w:r w:rsidRPr="00CB0946">
        <w:rPr>
          <w:rFonts w:eastAsiaTheme="minorEastAsia"/>
        </w:rPr>
        <w:t>meiofauna</w:t>
      </w:r>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(Giere, 2009; Danovaro, 2012). The meiofauna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otal meiofaunal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r>
        <w:rPr>
          <w:rFonts w:eastAsiaTheme="minorEastAsia"/>
        </w:rPr>
        <w:t xml:space="preserve">meiofaunal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r>
        <w:rPr>
          <w:rFonts w:eastAsiaTheme="minorEastAsia"/>
        </w:rPr>
        <w:t>p</w:t>
      </w:r>
      <w:r w:rsidRPr="00CB0946">
        <w:rPr>
          <w:rFonts w:eastAsiaTheme="minorEastAsia"/>
        </w:rPr>
        <w:t>olychae</w:t>
      </w:r>
      <w:r>
        <w:rPr>
          <w:rFonts w:eastAsiaTheme="minorEastAsia"/>
        </w:rPr>
        <w:t>tes</w:t>
      </w:r>
      <w:r w:rsidRPr="00CB0946">
        <w:rPr>
          <w:rFonts w:eastAsiaTheme="minorEastAsia"/>
        </w:rPr>
        <w:t xml:space="preserve">, </w:t>
      </w:r>
      <w:r>
        <w:rPr>
          <w:rFonts w:eastAsiaTheme="minorEastAsia"/>
        </w:rPr>
        <w:t>k</w:t>
      </w:r>
      <w:r w:rsidRPr="00CB0946">
        <w:rPr>
          <w:rFonts w:eastAsiaTheme="minorEastAsia"/>
        </w:rPr>
        <w:t>inorhynch</w:t>
      </w:r>
      <w:r>
        <w:rPr>
          <w:rFonts w:eastAsiaTheme="minorEastAsia"/>
        </w:rPr>
        <w:t>s</w:t>
      </w:r>
      <w:r w:rsidRPr="00CB0946">
        <w:rPr>
          <w:rFonts w:eastAsiaTheme="minorEastAsia"/>
        </w:rPr>
        <w:t xml:space="preserve">, and </w:t>
      </w:r>
      <w:r>
        <w:rPr>
          <w:rFonts w:eastAsiaTheme="minorEastAsia"/>
        </w:rPr>
        <w:t>t</w:t>
      </w:r>
      <w:r w:rsidRPr="00CB0946">
        <w:rPr>
          <w:rFonts w:eastAsiaTheme="minorEastAsia"/>
        </w:rPr>
        <w:t>urbellaria</w:t>
      </w:r>
      <w:r>
        <w:rPr>
          <w:rFonts w:eastAsiaTheme="minorEastAsia"/>
        </w:rPr>
        <w:t>ns</w:t>
      </w:r>
      <w:r w:rsidRPr="00CB0946">
        <w:rPr>
          <w:rFonts w:eastAsiaTheme="minorEastAsia"/>
        </w:rPr>
        <w:t xml:space="preserve">. </w:t>
      </w:r>
    </w:p>
    <w:p w14:paraId="3A4322EC" w14:textId="07629201"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 </w:t>
      </w:r>
      <w:ins w:id="170" w:author="Yushih Lin" w:date="2022-07-28T11:20:00Z">
        <w:r w:rsidR="000627E1">
          <w:rPr>
            <w:rFonts w:eastAsiaTheme="minorEastAsia"/>
          </w:rPr>
          <w:t xml:space="preserve">that </w:t>
        </w:r>
      </w:ins>
      <w:r>
        <w:rPr>
          <w:rFonts w:eastAsiaTheme="minorEastAsia"/>
        </w:rPr>
        <w:t>the variation between habitat and</w:t>
      </w:r>
      <w:r>
        <w:rPr>
          <w:rFonts w:eastAsiaTheme="minorEastAsia" w:hint="eastAsia"/>
        </w:rPr>
        <w:t xml:space="preserve"> s</w:t>
      </w:r>
      <w:r>
        <w:rPr>
          <w:rFonts w:eastAsiaTheme="minorEastAsia"/>
        </w:rPr>
        <w:t>eason groups might not be homogeneous (Table 9, Habitat, P=0.0001; Season, P=0.0001).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the average meiofaunal biomass</w:t>
      </w:r>
      <w:r>
        <w:rPr>
          <w:rFonts w:eastAsiaTheme="minorEastAsia"/>
        </w:rPr>
        <w:t xml:space="preserve"> was used in the LIM 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171" w:name="_Toc109143516"/>
      <w:r>
        <w:lastRenderedPageBreak/>
        <w:t>Macrof</w:t>
      </w:r>
      <w:r w:rsidRPr="00B527AA">
        <w:t>auna biomass</w:t>
      </w:r>
      <w:bookmarkEnd w:id="171"/>
      <w:r>
        <w:t xml:space="preserve"> </w:t>
      </w:r>
    </w:p>
    <w:p w14:paraId="4F0B384F" w14:textId="259C86AC" w:rsidR="004B5F27" w:rsidRPr="00CB0946" w:rsidRDefault="004B5F27" w:rsidP="004B5F27">
      <w:pPr>
        <w:ind w:firstLine="480"/>
      </w:pPr>
      <w:r w:rsidRPr="00CB0946">
        <w:rPr>
          <w:rFonts w:eastAsiaTheme="minorEastAsia"/>
        </w:rPr>
        <w:t xml:space="preserve">Macrofauna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general, </w:t>
      </w:r>
      <w:r>
        <w:rPr>
          <w:rFonts w:eastAsiaTheme="minorEastAsia"/>
        </w:rPr>
        <w:t>p</w:t>
      </w:r>
      <w:r w:rsidRPr="00CB0946">
        <w:rPr>
          <w:rFonts w:eastAsiaTheme="minorEastAsia"/>
        </w:rPr>
        <w:t xml:space="preserve">olychaetes account for half of the total abundance and around one-third to half of the total species richness </w:t>
      </w:r>
      <w:r>
        <w:rPr>
          <w:rFonts w:eastAsiaTheme="minorEastAsia"/>
        </w:rPr>
        <w:t>in</w:t>
      </w:r>
      <w:r w:rsidRPr="00CB0946">
        <w:rPr>
          <w:rFonts w:eastAsiaTheme="minorEastAsia"/>
        </w:rPr>
        <w:t xml:space="preserve"> macrofauna</w:t>
      </w:r>
      <w:r>
        <w:rPr>
          <w:rFonts w:eastAsiaTheme="minorEastAsia"/>
        </w:rPr>
        <w:t xml:space="preserve"> communities</w:t>
      </w:r>
      <w:r w:rsidRPr="00CB0946">
        <w:rPr>
          <w:rFonts w:eastAsiaTheme="minorEastAsia"/>
        </w:rPr>
        <w:t xml:space="preserve"> (Gage and Tyler, 1991). In our sampling, </w:t>
      </w:r>
      <w:r>
        <w:rPr>
          <w:rFonts w:eastAsiaTheme="minorEastAsia"/>
        </w:rPr>
        <w:t>p</w:t>
      </w:r>
      <w:r w:rsidRPr="00CB0946">
        <w:rPr>
          <w:rFonts w:eastAsiaTheme="minorEastAsia"/>
        </w:rPr>
        <w:t>olychaetes dominated the macrofauna assemblages in all cruises</w:t>
      </w:r>
      <w:r>
        <w:rPr>
          <w:rFonts w:eastAsiaTheme="minorEastAsia"/>
        </w:rPr>
        <w:t xml:space="preserve"> (Fig. 9)</w:t>
      </w:r>
      <w:del w:id="172" w:author="Yushih Lin" w:date="2022-07-28T11:57:00Z">
        <w:r w:rsidDel="00035C6A">
          <w:rPr>
            <w:rFonts w:eastAsiaTheme="minorEastAsia"/>
          </w:rPr>
          <w:delText>.</w:delText>
        </w:r>
      </w:del>
      <w:ins w:id="173" w:author="Yushih Lin" w:date="2022-07-28T11:57:00Z">
        <w:r w:rsidR="00035C6A">
          <w:rPr>
            <w:rFonts w:eastAsiaTheme="minorEastAsia"/>
          </w:rPr>
          <w:t>,</w:t>
        </w:r>
      </w:ins>
      <w:r w:rsidRPr="00CB0946">
        <w:rPr>
          <w:rFonts w:eastAsiaTheme="minorEastAsia"/>
        </w:rPr>
        <w:t xml:space="preserve"> </w:t>
      </w:r>
      <w:del w:id="174" w:author="Yushih Lin" w:date="2022-07-28T11:57:00Z">
        <w:r w:rsidRPr="00CB0946" w:rsidDel="00035C6A">
          <w:rPr>
            <w:rFonts w:eastAsiaTheme="minorEastAsia"/>
          </w:rPr>
          <w:delText xml:space="preserve">while </w:delText>
        </w:r>
      </w:del>
      <w:ins w:id="175" w:author="Yushih Lin" w:date="2022-07-28T11:57:00Z">
        <w:r w:rsidR="00035C6A">
          <w:rPr>
            <w:rFonts w:eastAsiaTheme="minorEastAsia"/>
          </w:rPr>
          <w:t>but</w:t>
        </w:r>
        <w:r w:rsidR="00035C6A" w:rsidRPr="00CB0946">
          <w:rPr>
            <w:rFonts w:eastAsiaTheme="minorEastAsia"/>
          </w:rPr>
          <w:t xml:space="preserve"> </w:t>
        </w:r>
      </w:ins>
      <w:r w:rsidRPr="00CB0946">
        <w:rPr>
          <w:rFonts w:eastAsiaTheme="minorEastAsia"/>
        </w:rPr>
        <w:t xml:space="preserve">the </w:t>
      </w:r>
      <w:ins w:id="176" w:author="Yushih Lin" w:date="2022-07-28T11:58:00Z">
        <w:r w:rsidR="00035C6A">
          <w:rPr>
            <w:rFonts w:eastAsiaTheme="minorEastAsia"/>
          </w:rPr>
          <w:t xml:space="preserve">community </w:t>
        </w:r>
      </w:ins>
      <w:r w:rsidRPr="00CB0946">
        <w:rPr>
          <w:rFonts w:eastAsiaTheme="minorEastAsia"/>
        </w:rPr>
        <w:t xml:space="preserve">composition on the slope was relatively </w:t>
      </w:r>
      <w:del w:id="177" w:author="Yushih Lin" w:date="2022-07-28T11:58:00Z">
        <w:r w:rsidRPr="00CB0946" w:rsidDel="00035C6A">
          <w:rPr>
            <w:rFonts w:eastAsiaTheme="minorEastAsia"/>
          </w:rPr>
          <w:delText>many and various</w:delText>
        </w:r>
      </w:del>
      <w:ins w:id="178" w:author="Yushih Lin" w:date="2022-07-28T11:58:00Z">
        <w:r w:rsidR="00035C6A">
          <w:rPr>
            <w:rFonts w:eastAsiaTheme="minorEastAsia"/>
          </w:rPr>
          <w:t>diverse</w:t>
        </w:r>
      </w:ins>
      <w:r w:rsidRPr="00CB0946">
        <w:rPr>
          <w:rFonts w:eastAsiaTheme="minorEastAsia"/>
        </w:rPr>
        <w:t>.</w:t>
      </w:r>
    </w:p>
    <w:p w14:paraId="7C7C0DB4" w14:textId="77777777" w:rsidR="004B5F27" w:rsidRDefault="004B5F27" w:rsidP="004B5F27">
      <w:pPr>
        <w:ind w:firstLine="480"/>
        <w:rPr>
          <w:rFonts w:eastAsiaTheme="minorEastAsia"/>
        </w:rPr>
      </w:pPr>
      <w:r w:rsidRPr="00CB0946">
        <w:rPr>
          <w:rFonts w:eastAsiaTheme="minorEastAsia"/>
        </w:rPr>
        <w:t xml:space="preserve">Macrofaunal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P=0.0001; Season, P=0.298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different 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Season, P=0.1906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 </m:t>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472B0015" w:rsidR="004B5F27" w:rsidRDefault="004B5F27" w:rsidP="004B5F27">
      <w:pPr>
        <w:ind w:firstLine="480"/>
        <w:rPr>
          <w:rFonts w:eastAsiaTheme="minorEastAsia"/>
        </w:rPr>
      </w:pPr>
      <w:r w:rsidRPr="00005978">
        <w:rPr>
          <w:rFonts w:eastAsiaTheme="minorEastAsia"/>
        </w:rPr>
        <w:t xml:space="preserve">The standing stocks of all compartments </w:t>
      </w:r>
      <w:ins w:id="179" w:author="Yushih Lin" w:date="2022-07-28T12:02:00Z">
        <w:r w:rsidR="00035C6A">
          <w:rPr>
            <w:rFonts w:eastAsiaTheme="minorEastAsia"/>
          </w:rPr>
          <w:t>for</w:t>
        </w:r>
      </w:ins>
      <w:del w:id="180" w:author="Yushih Lin" w:date="2022-07-28T12:02:00Z">
        <w:r w:rsidRPr="00005978" w:rsidDel="00035C6A">
          <w:rPr>
            <w:rFonts w:eastAsiaTheme="minorEastAsia"/>
          </w:rPr>
          <w:delText>in</w:delText>
        </w:r>
      </w:del>
      <w:r w:rsidRPr="00005978">
        <w:rPr>
          <w:rFonts w:eastAsiaTheme="minorEastAsia"/>
        </w:rPr>
        <w:t xml:space="preserve">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w:t>
      </w:r>
      <w:r w:rsidRPr="00005978">
        <w:rPr>
          <w:rFonts w:eastAsiaTheme="minorEastAsia"/>
        </w:rPr>
        <w:lastRenderedPageBreak/>
        <w:t xml:space="preserve">the OC contents in standing stocks </w:t>
      </w:r>
      <w:ins w:id="181" w:author="Yushih Lin" w:date="2022-07-28T12:03:00Z">
        <w:r w:rsidR="00A26D5D" w:rsidRPr="00005978">
          <w:rPr>
            <w:rFonts w:eastAsiaTheme="minorEastAsia"/>
          </w:rPr>
          <w:t xml:space="preserve">were higher </w:t>
        </w:r>
        <w:r w:rsidR="00A26D5D">
          <w:rPr>
            <w:rFonts w:eastAsiaTheme="minorEastAsia"/>
          </w:rPr>
          <w:t>in</w:t>
        </w:r>
      </w:ins>
      <w:del w:id="182" w:author="Yushih Lin" w:date="2022-07-28T12:03:00Z">
        <w:r w:rsidRPr="00005978" w:rsidDel="00A26D5D">
          <w:rPr>
            <w:rFonts w:eastAsiaTheme="minorEastAsia"/>
          </w:rPr>
          <w:delText>of</w:delText>
        </w:r>
      </w:del>
      <w:r w:rsidRPr="00005978">
        <w:rPr>
          <w:rFonts w:eastAsiaTheme="minorEastAsia"/>
        </w:rPr>
        <w:t xml:space="preserve"> GS1 </w:t>
      </w:r>
      <w:del w:id="183" w:author="Yushih Lin" w:date="2022-07-28T12:03:00Z">
        <w:r w:rsidRPr="00005978" w:rsidDel="00A26D5D">
          <w:rPr>
            <w:rFonts w:eastAsiaTheme="minorEastAsia"/>
          </w:rPr>
          <w:delText xml:space="preserve">were higher </w:delText>
        </w:r>
      </w:del>
      <w:r>
        <w:rPr>
          <w:rFonts w:eastAsiaTheme="minorEastAsia"/>
        </w:rPr>
        <w:t xml:space="preserve">than </w:t>
      </w:r>
      <w:ins w:id="184" w:author="Yushih Lin" w:date="2022-07-28T12:03:00Z">
        <w:r w:rsidR="00A26D5D">
          <w:rPr>
            <w:rFonts w:eastAsiaTheme="minorEastAsia"/>
          </w:rPr>
          <w:t xml:space="preserve">in </w:t>
        </w:r>
      </w:ins>
      <w:r w:rsidRPr="00005978">
        <w:rPr>
          <w:rFonts w:eastAsiaTheme="minorEastAsia"/>
        </w:rPr>
        <w:t>GC1. The stock of non-living components constituted the largest part of OC in both sites, which was four</w:t>
      </w:r>
      <w:del w:id="185" w:author="Yushih Lin" w:date="2022-07-28T12:03:00Z">
        <w:r w:rsidRPr="00005978" w:rsidDel="00A26D5D">
          <w:rPr>
            <w:rFonts w:eastAsiaTheme="minorEastAsia"/>
          </w:rPr>
          <w:delText>th-</w:delText>
        </w:r>
      </w:del>
      <w:ins w:id="186" w:author="Yushih Lin" w:date="2022-07-28T12:03:00Z">
        <w:r w:rsidR="00A26D5D">
          <w:rPr>
            <w:rFonts w:eastAsiaTheme="minorEastAsia"/>
          </w:rPr>
          <w:t xml:space="preserve"> </w:t>
        </w:r>
      </w:ins>
      <w:r w:rsidRPr="00005978">
        <w:rPr>
          <w:rFonts w:eastAsiaTheme="minorEastAsia"/>
        </w:rPr>
        <w:t>order</w:t>
      </w:r>
      <w:ins w:id="187" w:author="Yushih Lin" w:date="2022-07-28T12:03:00Z">
        <w:r w:rsidR="00A26D5D">
          <w:rPr>
            <w:rFonts w:eastAsiaTheme="minorEastAsia"/>
          </w:rPr>
          <w:t>s</w:t>
        </w:r>
      </w:ins>
      <w:r w:rsidRPr="00005978">
        <w:rPr>
          <w:rFonts w:eastAsiaTheme="minorEastAsia"/>
        </w:rPr>
        <w:t xml:space="preserve"> of magnitude higher than that of living components. </w:t>
      </w:r>
      <w:r>
        <w:rPr>
          <w:rFonts w:eastAsiaTheme="minorEastAsia"/>
        </w:rPr>
        <w:t>T</w:t>
      </w:r>
      <w:r w:rsidRPr="00005978">
        <w:rPr>
          <w:rFonts w:eastAsiaTheme="minorEastAsia"/>
        </w:rPr>
        <w:t>he meiofauna and macrofauna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macrofauna had greater bioma</w:t>
      </w:r>
      <w:r>
        <w:rPr>
          <w:rFonts w:eastAsiaTheme="minorEastAsia"/>
        </w:rPr>
        <w:t>ss than meiofauna on the slope.</w:t>
      </w:r>
    </w:p>
    <w:p w14:paraId="269AF228" w14:textId="77777777" w:rsidR="004B5F27" w:rsidRPr="009B342F" w:rsidRDefault="004B5F27" w:rsidP="00DE071F">
      <w:pPr>
        <w:pStyle w:val="11"/>
      </w:pPr>
      <w:bookmarkStart w:id="188" w:name="_Toc109143517"/>
      <w:r>
        <w:rPr>
          <w:rFonts w:eastAsiaTheme="minorEastAsia"/>
        </w:rPr>
        <w:t>Oxygen utilization</w:t>
      </w:r>
      <w:bookmarkEnd w:id="188"/>
    </w:p>
    <w:p w14:paraId="2148BF9A" w14:textId="6C9D1DB7" w:rsidR="004B5F27" w:rsidRPr="004B5F27" w:rsidRDefault="004B5F27" w:rsidP="004B5F27">
      <w:pPr>
        <w:ind w:firstLine="480"/>
        <w:rPr>
          <w:rFonts w:eastAsiaTheme="minorEastAsia"/>
        </w:rPr>
      </w:pPr>
      <w:r w:rsidRPr="00BA1597">
        <w:t>The TOUs from the incubation experiment</w:t>
      </w:r>
      <w:r>
        <w:t>s</w:t>
      </w:r>
      <w:r w:rsidRPr="00BA1597">
        <w:t xml:space="preserve"> were converted </w:t>
      </w:r>
      <w:commentRangeStart w:id="189"/>
      <w:r w:rsidRPr="00BA1597">
        <w:t xml:space="preserve">to </w:t>
      </w:r>
      <w:ins w:id="190" w:author="Yushih Lin" w:date="2022-07-28T12:15:00Z">
        <w:r w:rsidR="00F34874">
          <w:t xml:space="preserve">the </w:t>
        </w:r>
      </w:ins>
      <w:r w:rsidRPr="00BA1597">
        <w:t>carbon unit</w:t>
      </w:r>
      <w:del w:id="191" w:author="Yushih Lin" w:date="2022-07-28T12:15:00Z">
        <w:r w:rsidRPr="00BA1597" w:rsidDel="00F34874">
          <w:delText>s</w:delText>
        </w:r>
      </w:del>
      <w:r>
        <w:t xml:space="preserve"> </w:t>
      </w:r>
      <w:commentRangeEnd w:id="189"/>
      <w:r w:rsidR="00F34874">
        <w:rPr>
          <w:rStyle w:val="ac"/>
        </w:rPr>
        <w:commentReference w:id="189"/>
      </w:r>
      <w:r>
        <w:t>(Fig.11).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w:t>
      </w:r>
      <w:commentRangeStart w:id="192"/>
      <w:r>
        <w:t>Table 11</w:t>
      </w:r>
      <w:commentRangeEnd w:id="192"/>
      <w:r w:rsidR="00F34874">
        <w:rPr>
          <w:rStyle w:val="ac"/>
        </w:rPr>
        <w:commentReference w:id="192"/>
      </w:r>
      <w:r>
        <w:t>)</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(Table 12, PERMANOVA, Habitat, P=0.2867)</w:t>
      </w:r>
      <w:r w:rsidRPr="00BA1597">
        <w:t xml:space="preserve">. </w:t>
      </w:r>
      <w:r>
        <w:t xml:space="preserve">Despites the </w:t>
      </w:r>
      <w:r w:rsidRPr="00BA1597">
        <w:t xml:space="preserve">higher bacterial biomass, </w:t>
      </w:r>
      <w:r>
        <w:t xml:space="preserve">the </w:t>
      </w:r>
      <w:r w:rsidRPr="00BA1597">
        <w:t>DOU</w:t>
      </w:r>
      <w:r>
        <w:t xml:space="preserve"> in GC1 </w:t>
      </w:r>
      <w:r w:rsidRPr="00BA1597">
        <w:t xml:space="preserve">was </w:t>
      </w:r>
      <w:r>
        <w:t>not statistically different from</w:t>
      </w:r>
      <w:r w:rsidRPr="00BA1597">
        <w:t xml:space="preserve"> GS1</w:t>
      </w:r>
      <w:r>
        <w:t xml:space="preserve"> (Table 13)</w:t>
      </w:r>
      <w:r w:rsidRPr="00BA1597">
        <w:t xml:space="preserve">. The other partition of oxygen utilization was BMU, calculated as the difference between TOU and DOU. It was </w:t>
      </w:r>
      <w:r w:rsidRPr="00BA1597">
        <w:lastRenderedPageBreak/>
        <w:t>presumed that BMU was lower in GC1 because of lower biomass and thus lack of benthos-mediated oxygen utilization. Nevertheless, the calculated mean and standard 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del w:id="193" w:author="Yushih Lin" w:date="2022-07-28T12:19:00Z">
        <w:r w:rsidRPr="00BA1597" w:rsidDel="009425AD">
          <w:delText>s</w:delText>
        </w:r>
      </w:del>
      <w:r w:rsidRPr="00BA1597">
        <w:t xml:space="preserve"> </w:t>
      </w:r>
      <w:del w:id="194" w:author="Yushih Lin" w:date="2022-07-28T12:19:00Z">
        <w:r w:rsidRPr="00BA1597" w:rsidDel="009425AD">
          <w:delText xml:space="preserve">only </w:delText>
        </w:r>
      </w:del>
      <w:r>
        <w:t>calculated</w:t>
      </w:r>
      <w:r w:rsidRPr="00BA1597">
        <w:t xml:space="preserve"> </w:t>
      </w:r>
      <w:ins w:id="195" w:author="Yushih Lin" w:date="2022-07-28T12:19:00Z">
        <w:r w:rsidR="009425AD" w:rsidRPr="00BA1597">
          <w:t xml:space="preserve">only </w:t>
        </w:r>
      </w:ins>
      <w:r w:rsidRPr="00BA1597">
        <w:t>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utilizations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Bacteria</w:t>
      </w:r>
      <w:r>
        <w:rPr>
          <w:rFonts w:hint="eastAsia"/>
        </w:rPr>
        <w:t>→</w:t>
      </w:r>
      <w:r>
        <w:t xml:space="preserve">DIC </w:t>
      </w:r>
      <w:r>
        <w:rPr>
          <w:rFonts w:hint="eastAsia"/>
        </w:rPr>
        <w:t>i</w:t>
      </w:r>
      <w:r>
        <w:t xml:space="preserve">n </w:t>
      </w:r>
      <w:r w:rsidRPr="00BD1AAB">
        <w:t>Fig. 2</w:t>
      </w:r>
      <w:r>
        <w:t>). Finally, BMUs w</w:t>
      </w:r>
      <w:r>
        <w:rPr>
          <w:rFonts w:hint="eastAsia"/>
        </w:rPr>
        <w:t>e</w:t>
      </w:r>
      <w:r>
        <w:t>re specified as the combin</w:t>
      </w:r>
      <w:del w:id="196" w:author="Yushih Lin" w:date="2022-07-28T12:22:00Z">
        <w:r w:rsidDel="009425AD">
          <w:delText>ation of</w:delText>
        </w:r>
      </w:del>
      <w:ins w:id="197" w:author="Yushih Lin" w:date="2022-07-28T12:22:00Z">
        <w:r w:rsidR="009425AD">
          <w:t>ed</w:t>
        </w:r>
      </w:ins>
      <w:r>
        <w:t xml:space="preserve"> flow of Meiofauna</w:t>
      </w:r>
      <w:r>
        <w:rPr>
          <w:rFonts w:hint="eastAsia"/>
        </w:rPr>
        <w:t>→D</w:t>
      </w:r>
      <w:r>
        <w:t>IC and Macrofauna</w:t>
      </w:r>
      <w:r>
        <w:rPr>
          <w:rFonts w:hint="eastAsia"/>
        </w:rPr>
        <w:t>→</w:t>
      </w:r>
      <w:r>
        <w:t>DIC</w:t>
      </w:r>
      <w:r>
        <w:rPr>
          <w:rFonts w:hint="eastAsia"/>
        </w:rPr>
        <w:t xml:space="preserve"> i</w:t>
      </w:r>
      <w:r>
        <w:t xml:space="preserve">n </w:t>
      </w:r>
      <w:r w:rsidRPr="00862E61">
        <w:t>Fig. 2</w:t>
      </w:r>
      <w:del w:id="198" w:author="Yushih Lin" w:date="2022-07-28T12:21:00Z">
        <w:r w:rsidRPr="00BD1AAB" w:rsidDel="009425AD">
          <w:delText>)</w:delText>
        </w:r>
      </w:del>
      <w:r w:rsidRPr="00B60B6C">
        <w:t>.</w:t>
      </w:r>
      <w:r>
        <w:t xml:space="preserve"> </w:t>
      </w:r>
    </w:p>
    <w:p w14:paraId="4CECAA83" w14:textId="77777777" w:rsidR="004B5F27" w:rsidRDefault="004B5F27" w:rsidP="00DE071F">
      <w:pPr>
        <w:pStyle w:val="11"/>
      </w:pPr>
      <w:bookmarkStart w:id="199" w:name="_Toc109143518"/>
      <w:r w:rsidRPr="009B342F">
        <w:t>Model results</w:t>
      </w:r>
      <w:bookmarkEnd w:id="199"/>
    </w:p>
    <w:p w14:paraId="2E564B38" w14:textId="08CB5A38"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w:t>
      </w:r>
      <w:bookmarkStart w:id="200" w:name="_Hlk110002417"/>
      <w:r w:rsidRPr="009A14F5">
        <w:t xml:space="preserve">The main problem </w:t>
      </w:r>
      <w:r>
        <w:t>arose</w:t>
      </w:r>
      <w:r w:rsidRPr="009A14F5">
        <w:t xml:space="preserve"> from the </w:t>
      </w:r>
      <w:commentRangeStart w:id="201"/>
      <w:r w:rsidRPr="009A14F5">
        <w:t xml:space="preserve">contradiction between </w:t>
      </w:r>
      <w:r>
        <w:t>low</w:t>
      </w:r>
      <w:r w:rsidRPr="009A14F5">
        <w:t xml:space="preserve"> biomass and relatively high oxygen utilization</w:t>
      </w:r>
      <w:commentRangeEnd w:id="201"/>
      <w:r w:rsidR="00DC68BE">
        <w:rPr>
          <w:rStyle w:val="ac"/>
        </w:rPr>
        <w:commentReference w:id="201"/>
      </w:r>
      <w:bookmarkEnd w:id="200"/>
      <w:r w:rsidRPr="009A14F5">
        <w:t xml:space="preserve">. For example, the sum of maintenance meiofauna and macrofauna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r w:rsidRPr="009A14F5">
        <w:t xml:space="preserve"> = 0.05397 </w:t>
      </w:r>
      <w:r w:rsidRPr="00EB7A95">
        <w:rPr>
          <w:kern w:val="0"/>
        </w:rPr>
        <w:lastRenderedPageBreak/>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utilization through their bioturbation by definition (Glud, 2008)</w:t>
      </w:r>
      <w:r>
        <w:t>.</w:t>
      </w:r>
      <w:r w:rsidRPr="009A14F5">
        <w:t xml:space="preserve"> </w:t>
      </w:r>
      <w:r>
        <w:t xml:space="preserve">Thus, </w:t>
      </w:r>
      <w:r w:rsidRPr="009A14F5">
        <w:t xml:space="preserve">I decided to remove BMU as the constraint of meiofaunal and macrofaunal respiration. </w:t>
      </w:r>
      <w:ins w:id="202" w:author="Yushih Lin" w:date="2022-07-28T19:42:00Z">
        <w:r w:rsidR="00A805FD">
          <w:t>T</w:t>
        </w:r>
      </w:ins>
      <w:moveToRangeStart w:id="203" w:author="Yushih Lin" w:date="2022-07-28T19:42:00Z" w:name="move109929787"/>
      <w:moveTo w:id="204" w:author="Yushih Lin" w:date="2022-07-28T19:42:00Z">
        <w:del w:id="205" w:author="Yushih Lin" w:date="2022-07-28T19:42:00Z">
          <w:r w:rsidR="00A805FD" w:rsidRPr="009A14F5" w:rsidDel="00A805FD">
            <w:rPr>
              <w:rFonts w:hint="eastAsia"/>
            </w:rPr>
            <w:delText>t</w:delText>
          </w:r>
        </w:del>
        <w:r w:rsidR="00A805FD" w:rsidRPr="009A14F5">
          <w:rPr>
            <w:rFonts w:hint="eastAsia"/>
          </w:rPr>
          <w:t>he respirations of benthos (Meiofauna→DIC and Macrofauna→DIC in</w:t>
        </w:r>
        <w:r w:rsidR="00A805FD" w:rsidRPr="00B60B6C">
          <w:t xml:space="preserve"> </w:t>
        </w:r>
        <w:r w:rsidR="00A805FD" w:rsidRPr="00862E61">
          <w:t>Fig. 2</w:t>
        </w:r>
        <w:r w:rsidR="00A805FD" w:rsidRPr="009A14F5">
          <w:rPr>
            <w:rFonts w:hint="eastAsia"/>
          </w:rPr>
          <w:t>) were left to be determined by the models.</w:t>
        </w:r>
      </w:moveTo>
      <w:moveToRangeEnd w:id="203"/>
      <w:ins w:id="206" w:author="Yushih Lin" w:date="2022-07-28T19:43:00Z">
        <w:r w:rsidR="00A805FD">
          <w:t xml:space="preserve"> </w:t>
        </w:r>
      </w:ins>
      <w:r w:rsidRPr="009A14F5">
        <w:t xml:space="preserve">The </w:t>
      </w:r>
      <w:r w:rsidRPr="00BD1AAB">
        <w:rPr>
          <w:i/>
        </w:rPr>
        <w:t>in situ</w:t>
      </w:r>
      <w:r w:rsidRPr="009A14F5">
        <w:t xml:space="preserve"> measurements of oxygen consumptions w</w:t>
      </w:r>
      <w:r w:rsidRPr="009A14F5">
        <w:rPr>
          <w:rFonts w:hint="eastAsia"/>
        </w:rPr>
        <w:t xml:space="preserve">ere still important site-specific field data, so I decided to retain the constraints on bacterial respiration (Bacteria→DIC) but modify it </w:t>
      </w:r>
      <w:r>
        <w:t>to</w:t>
      </w:r>
      <w:r w:rsidRPr="009A14F5">
        <w:rPr>
          <w:rFonts w:hint="eastAsia"/>
        </w:rPr>
        <w:t xml:space="preserve"> 30% of TOUs (Mahaut et al., 1995) instead of directly using the measured DOUs. </w:t>
      </w:r>
      <w:del w:id="207" w:author="Yushih Lin" w:date="2022-07-28T19:43:00Z">
        <w:r w:rsidRPr="009A14F5" w:rsidDel="00A805FD">
          <w:rPr>
            <w:rFonts w:hint="eastAsia"/>
          </w:rPr>
          <w:delText xml:space="preserve">Finally, </w:delText>
        </w:r>
      </w:del>
      <w:moveFromRangeStart w:id="208" w:author="Yushih Lin" w:date="2022-07-28T19:42:00Z" w:name="move109929787"/>
      <w:moveFrom w:id="209" w:author="Yushih Lin" w:date="2022-07-28T19:42:00Z">
        <w:r w:rsidRPr="009A14F5" w:rsidDel="00A805FD">
          <w:rPr>
            <w:rFonts w:hint="eastAsia"/>
          </w:rPr>
          <w:t>the respirations of benthos (Meiofauna→DIC and Macrofauna→DIC in</w:t>
        </w:r>
        <w:r w:rsidRPr="00B60B6C" w:rsidDel="00A805FD">
          <w:t xml:space="preserve"> </w:t>
        </w:r>
        <w:r w:rsidRPr="00862E61" w:rsidDel="00A805FD">
          <w:t>Fig. 2</w:t>
        </w:r>
        <w:r w:rsidRPr="009A14F5" w:rsidDel="00A805FD">
          <w:rPr>
            <w:rFonts w:hint="eastAsia"/>
          </w:rPr>
          <w:t xml:space="preserve">) were left to be determined by the models. </w:t>
        </w:r>
      </w:moveFrom>
      <w:moveFromRangeEnd w:id="208"/>
    </w:p>
    <w:p w14:paraId="3F905ED6" w14:textId="3C98517B"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 Firstly, I </w:t>
      </w:r>
      <w:r>
        <w:t>ran the model with</w:t>
      </w:r>
      <w:r w:rsidRPr="009A14F5">
        <w:t xml:space="preserve"> 53.85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ins w:id="210" w:author="Yushih Lin" w:date="2022-07-28T19:47:00Z">
        <w:r w:rsidR="005B1E17">
          <w:t>(cf</w:t>
        </w:r>
      </w:ins>
      <w:ins w:id="211" w:author="Yushih Lin" w:date="2022-07-28T19:48:00Z">
        <w:r w:rsidR="005B1E17">
          <w:t>. Section 2.7</w:t>
        </w:r>
      </w:ins>
      <w:ins w:id="212" w:author="Yushih Lin" w:date="2022-07-28T19:47:00Z">
        <w:r w:rsidR="005B1E17">
          <w:t xml:space="preserve">) </w:t>
        </w:r>
      </w:ins>
      <w:r w:rsidRPr="009A14F5">
        <w:t xml:space="preserve">as the POC input flux and </w:t>
      </w:r>
      <w:bookmarkStart w:id="213" w:name="_Hlk110002326"/>
      <w:commentRangeStart w:id="214"/>
      <w:r w:rsidRPr="009A14F5">
        <w:t xml:space="preserve">24% of POC input as the </w:t>
      </w:r>
      <w:r>
        <w:t xml:space="preserve">minimal </w:t>
      </w:r>
      <w:r w:rsidRPr="009A14F5">
        <w:t>burial rates (Hsu et al., 2014</w:t>
      </w:r>
      <w:commentRangeEnd w:id="214"/>
      <w:r w:rsidR="0035278F">
        <w:rPr>
          <w:rStyle w:val="ac"/>
        </w:rPr>
        <w:commentReference w:id="214"/>
      </w:r>
      <w:bookmarkEnd w:id="213"/>
      <w:r w:rsidRPr="009A14F5">
        <w:t xml:space="preserve">), resulting in a conflicted </w:t>
      </w:r>
      <w:r>
        <w:t>solution</w:t>
      </w:r>
      <w:r w:rsidRPr="009A14F5">
        <w:t xml:space="preserve">. The problem </w:t>
      </w:r>
      <w:r>
        <w:t>was that</w:t>
      </w:r>
      <w:r w:rsidRPr="009A14F5">
        <w:t xml:space="preserve"> POC input</w:t>
      </w:r>
      <w:r>
        <w:t xml:space="preserve"> was insufficient</w:t>
      </w:r>
      <w:r w:rsidRPr="009A14F5">
        <w:t xml:space="preserve"> to support the system. To solve this disagreement, </w:t>
      </w:r>
      <w:r>
        <w:t>t</w:t>
      </w:r>
      <w:commentRangeStart w:id="215"/>
      <w:r w:rsidRPr="009A14F5">
        <w:t xml:space="preserve">he </w:t>
      </w:r>
      <w:del w:id="216" w:author="Yushih Lin" w:date="2022-07-28T20:25:00Z">
        <w:r w:rsidRPr="009A14F5" w:rsidDel="007D0466">
          <w:delText xml:space="preserve">sedimentation </w:delText>
        </w:r>
      </w:del>
      <w:ins w:id="217" w:author="Yushih Lin" w:date="2022-07-28T20:25:00Z">
        <w:r w:rsidR="007D0466">
          <w:t>mass accumulation</w:t>
        </w:r>
        <w:r w:rsidR="007D0466" w:rsidRPr="009A14F5">
          <w:t xml:space="preserve"> </w:t>
        </w:r>
      </w:ins>
      <w:r w:rsidRPr="009A14F5">
        <w:t xml:space="preserve">rates reported in Huh et al. (2009) and Hsu et al. (2014) 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w:t>
      </w:r>
      <w:r w:rsidRPr="009A14F5">
        <w:rPr>
          <w:rFonts w:hint="eastAsia"/>
        </w:rPr>
        <w:lastRenderedPageBreak/>
        <w:t xml:space="preserve">These values were set as constraints for the minimum and maximum </w:t>
      </w:r>
      <w:r>
        <w:t>carbon burial (</w:t>
      </w:r>
      <w:r w:rsidRPr="009A14F5">
        <w:rPr>
          <w:rFonts w:hint="eastAsia"/>
        </w:rPr>
        <w:t>flow Sediment→Burial</w:t>
      </w:r>
      <w:r>
        <w:t>,</w:t>
      </w:r>
      <w:r w:rsidRPr="009A14F5">
        <w:rPr>
          <w:rFonts w:hint="eastAsia"/>
        </w:rPr>
        <w:t xml:space="preserve"> </w:t>
      </w:r>
      <w:r w:rsidRPr="00862E61">
        <w:t>Fig. 2</w:t>
      </w:r>
      <w:r>
        <w:rPr>
          <w:rFonts w:hint="eastAsia"/>
        </w:rPr>
        <w:t>)</w:t>
      </w:r>
      <w:r>
        <w:t>.</w:t>
      </w:r>
      <w:r>
        <w:rPr>
          <w:rFonts w:hint="eastAsia"/>
        </w:rPr>
        <w:t xml:space="preserve"> </w:t>
      </w:r>
      <w:commentRangeEnd w:id="215"/>
      <w:r w:rsidR="007D0466">
        <w:rPr>
          <w:rStyle w:val="ac"/>
        </w:rPr>
        <w:commentReference w:id="215"/>
      </w:r>
      <w:r>
        <w:t>M</w:t>
      </w:r>
      <w:r>
        <w:rPr>
          <w:rFonts w:hint="eastAsia"/>
        </w:rPr>
        <w:t>eanwhile,</w:t>
      </w:r>
      <w:r w:rsidRPr="0019271F">
        <w:t xml:space="preserve"> </w:t>
      </w:r>
      <w:r w:rsidRPr="009A14F5">
        <w:t xml:space="preserve">24% of POC input </w:t>
      </w:r>
      <w:r>
        <w:t xml:space="preserve">was retained </w:t>
      </w:r>
      <w:r w:rsidRPr="009A14F5">
        <w:t xml:space="preserve">as the </w:t>
      </w:r>
      <w:r>
        <w:t xml:space="preserve">minimal </w:t>
      </w:r>
      <w:r w:rsidRPr="009A14F5">
        <w:t>burial rates</w:t>
      </w:r>
      <w:r>
        <w:t xml:space="preserve"> to back-calculate the POC input (POC</w:t>
      </w:r>
      <w:r>
        <w:rPr>
          <w:rFonts w:hint="eastAsia"/>
        </w:rPr>
        <w:t>→S</w:t>
      </w:r>
      <w:r>
        <w:t xml:space="preserve">ediment in </w:t>
      </w:r>
      <w:r w:rsidRPr="00862E61">
        <w:t>Fig. 2</w:t>
      </w:r>
      <w:proofErr w:type="gramStart"/>
      <w:r>
        <w:t xml:space="preserve">) </w:t>
      </w:r>
      <w:r w:rsidRPr="009A14F5">
        <w:rPr>
          <w:rFonts w:hint="eastAsia"/>
        </w:rPr>
        <w:t>.</w:t>
      </w:r>
      <w:proofErr w:type="gramEnd"/>
      <w:r w:rsidRPr="009A14F5">
        <w:rPr>
          <w:rFonts w:hint="eastAsia"/>
        </w:rPr>
        <w:t xml:space="preserve"> Henceforward, </w:t>
      </w:r>
      <w:bookmarkStart w:id="218" w:name="_Hlk110002180"/>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r w:rsidRPr="009A14F5">
        <w:t xml:space="preserve"> us a more comprehensive view of carbon demands in </w:t>
      </w:r>
      <w:r>
        <w:t xml:space="preserve">the </w:t>
      </w:r>
      <w:r w:rsidRPr="009A14F5">
        <w:t>two modeling systems.</w:t>
      </w:r>
      <w:bookmarkEnd w:id="218"/>
    </w:p>
    <w:p w14:paraId="20931A20" w14:textId="36D22A76" w:rsidR="004B5F27" w:rsidRDefault="004B5F27" w:rsidP="00A675BB">
      <w:pPr>
        <w:pStyle w:val="111"/>
      </w:pPr>
      <w:bookmarkStart w:id="219" w:name="_Toc109143519"/>
      <w:r>
        <w:rPr>
          <w:rFonts w:hint="eastAsia"/>
        </w:rPr>
        <w:t>LIM r</w:t>
      </w:r>
      <w:r>
        <w:t xml:space="preserve">esult </w:t>
      </w:r>
      <w:ins w:id="220" w:author="Yushih Lin" w:date="2022-07-28T20:42:00Z">
        <w:r w:rsidR="00470A08">
          <w:t>of</w:t>
        </w:r>
      </w:ins>
      <w:del w:id="221" w:author="Yushih Lin" w:date="2022-07-28T20:42:00Z">
        <w:r w:rsidDel="00470A08">
          <w:delText>in</w:delText>
        </w:r>
      </w:del>
      <w:r>
        <w:t xml:space="preserve"> GC1</w:t>
      </w:r>
      <w:bookmarkEnd w:id="219"/>
    </w:p>
    <w:p w14:paraId="465E040F" w14:textId="77777777"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meiofauna and macrofauna (MEI→MAC), all solutions solved by the most parsimonious method underestimated the flow quantity. Note that the x-scale was expressed in exponential form with base 10. </w:t>
      </w:r>
    </w:p>
    <w:p w14:paraId="1FCE8366" w14:textId="21289616"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commentRangeStart w:id="222"/>
      <w:r w:rsidRPr="00862E61">
        <w:t xml:space="preserve">Fig. </w:t>
      </w:r>
      <w:r>
        <w:t>13</w:t>
      </w:r>
      <w:commentRangeEnd w:id="222"/>
      <w:r w:rsidR="00983E81">
        <w:rPr>
          <w:rStyle w:val="ac"/>
        </w:rPr>
        <w:commentReference w:id="222"/>
      </w:r>
      <w:r>
        <w:t>).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OC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w:t>
      </w:r>
      <w:r w:rsidRPr="001D763A">
        <w:rPr>
          <w:rFonts w:hint="eastAsia"/>
        </w:rPr>
        <w:lastRenderedPageBreak/>
        <w:t xml:space="preserve">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w:t>
      </w:r>
      <w:ins w:id="223" w:author="Yushih Lin" w:date="2022-07-28T20:19:00Z">
        <w:r w:rsidR="00F870D6">
          <w:t xml:space="preserve"> </w:t>
        </w:r>
      </w:ins>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t>
      </w:r>
      <w:r w:rsidRPr="00500706">
        <w:rPr>
          <w:highlight w:val="yellow"/>
        </w:rPr>
        <w:t xml:space="preserve">Although the remaining flows were all less than 1 </w:t>
      </w:r>
      <w:r w:rsidRPr="00500706">
        <w:rPr>
          <w:kern w:val="0"/>
          <w:highlight w:val="yellow"/>
        </w:rPr>
        <w:t>mg C/ m</w:t>
      </w:r>
      <w:r w:rsidRPr="00500706">
        <w:rPr>
          <w:kern w:val="0"/>
          <w:highlight w:val="yellow"/>
          <w:vertAlign w:val="superscript"/>
        </w:rPr>
        <w:t>2</w:t>
      </w:r>
      <w:r w:rsidRPr="00500706">
        <w:rPr>
          <w:highlight w:val="yellow"/>
        </w:rPr>
        <w:t>/</w:t>
      </w:r>
      <w:r w:rsidRPr="00500706">
        <w:rPr>
          <w:rFonts w:hint="eastAsia"/>
          <w:highlight w:val="yellow"/>
        </w:rPr>
        <w:t xml:space="preserve"> </w:t>
      </w:r>
      <w:r w:rsidRPr="00500706">
        <w:rPr>
          <w:highlight w:val="yellow"/>
        </w:rPr>
        <w:t>d, we could still differentiate the flows related to meiofauna and macrofauna stocks by the mean values, which the macrofauna-related flows were an order of magnitude higher than the meiofauna-related flows.</w:t>
      </w:r>
      <w:r w:rsidRPr="001D763A">
        <w:t xml:space="preserve"> </w:t>
      </w:r>
    </w:p>
    <w:p w14:paraId="5093B2A0" w14:textId="78E312E8" w:rsidR="004B5F27" w:rsidRDefault="004B5F27" w:rsidP="00A675BB">
      <w:pPr>
        <w:pStyle w:val="111"/>
      </w:pPr>
      <w:bookmarkStart w:id="224" w:name="_Toc109143520"/>
      <w:r>
        <w:rPr>
          <w:rFonts w:hint="eastAsia"/>
        </w:rPr>
        <w:t>LIM r</w:t>
      </w:r>
      <w:r>
        <w:t xml:space="preserve">esult </w:t>
      </w:r>
      <w:ins w:id="225" w:author="Yushih Lin" w:date="2022-07-28T20:42:00Z">
        <w:r w:rsidR="00470A08">
          <w:t>of</w:t>
        </w:r>
      </w:ins>
      <w:del w:id="226" w:author="Yushih Lin" w:date="2022-07-28T20:42:00Z">
        <w:r w:rsidDel="00470A08">
          <w:delText>in</w:delText>
        </w:r>
      </w:del>
      <w:r>
        <w:t xml:space="preserve"> G</w:t>
      </w:r>
      <w:r>
        <w:rPr>
          <w:rFonts w:hint="eastAsia"/>
        </w:rPr>
        <w:t>S</w:t>
      </w:r>
      <w:r>
        <w:t>1</w:t>
      </w:r>
      <w:bookmarkEnd w:id="224"/>
    </w:p>
    <w:p w14:paraId="4D388468" w14:textId="2787EEF4" w:rsidR="004B5F27" w:rsidRPr="00824EE5" w:rsidRDefault="004B5F27" w:rsidP="004B5F27">
      <w:pPr>
        <w:ind w:firstLine="480"/>
      </w:pPr>
      <w:r w:rsidRPr="00824EE5">
        <w:rPr>
          <w:rFonts w:hint="eastAsia"/>
        </w:rPr>
        <w:t xml:space="preserve">Similar trends were found in </w:t>
      </w:r>
      <w:r w:rsidRPr="00BD1AAB">
        <w:t>Fig. 1</w:t>
      </w:r>
      <w:r>
        <w:t>4</w:t>
      </w:r>
      <w:r w:rsidRPr="00B17AA4">
        <w:t>. M</w:t>
      </w:r>
      <w:r w:rsidRPr="00824EE5">
        <w:rPr>
          <w:rFonts w:hint="eastAsia"/>
        </w:rPr>
        <w:t>ost of the solutions by the most parsimonious method were lower than that solved by MCMC algorithm, except for MEI→MAC and the burial flux (SED→EXP_S)</w:t>
      </w:r>
      <w:r>
        <w:t>.</w:t>
      </w:r>
      <w:r w:rsidRPr="00824EE5">
        <w:rPr>
          <w:rFonts w:hint="eastAsia"/>
        </w:rPr>
        <w:t xml:space="preserve"> </w:t>
      </w:r>
      <w:r>
        <w:t>T</w:t>
      </w:r>
      <w:r w:rsidRPr="00824EE5">
        <w:rPr>
          <w:rFonts w:hint="eastAsia"/>
        </w:rPr>
        <w:t>he burial flux</w:t>
      </w:r>
      <w:r w:rsidRPr="00824EE5" w:rsidDel="0061760F">
        <w:rPr>
          <w:rFonts w:hint="eastAsia"/>
        </w:rPr>
        <w:t xml:space="preserve"> </w:t>
      </w:r>
      <w:r w:rsidRPr="00824EE5">
        <w:rPr>
          <w:rFonts w:hint="eastAsia"/>
        </w:rPr>
        <w:t xml:space="preserve">was with similar results by two different methods. The </w:t>
      </w:r>
      <w:r>
        <w:t>P</w:t>
      </w:r>
      <w:r w:rsidRPr="00824EE5">
        <w:rPr>
          <w:rFonts w:hint="eastAsia"/>
        </w:rPr>
        <w:t xml:space="preserve">OC flux was estimated </w:t>
      </w:r>
      <w:r>
        <w:t xml:space="preserve">to be </w:t>
      </w:r>
      <w:r w:rsidRPr="00824EE5">
        <w:rPr>
          <w:rFonts w:hint="eastAsia"/>
        </w:rPr>
        <w:t xml:space="preserve">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GS1 by MCMC method</w:t>
      </w:r>
      <w:ins w:id="227" w:author="Yushih Lin" w:date="2022-07-28T20:29:00Z">
        <w:r w:rsidR="00E83B28">
          <w:t>,</w:t>
        </w:r>
      </w:ins>
      <w:del w:id="228" w:author="Yushih Lin" w:date="2022-07-28T20:30:00Z">
        <w:r w:rsidDel="00E83B28">
          <w:delText>; however,</w:delText>
        </w:r>
      </w:del>
      <w:ins w:id="229" w:author="Yushih Lin" w:date="2022-07-28T20:30:00Z">
        <w:r w:rsidR="00E83B28">
          <w:t xml:space="preserve"> with</w:t>
        </w:r>
      </w:ins>
      <w:r w:rsidRPr="00824EE5">
        <w:rPr>
          <w:rFonts w:hint="eastAsia"/>
        </w:rPr>
        <w:t xml:space="preserve"> about 80% of </w:t>
      </w:r>
      <w:r>
        <w:t>P</w:t>
      </w:r>
      <w:r w:rsidRPr="00824EE5">
        <w:rPr>
          <w:rFonts w:hint="eastAsia"/>
        </w:rPr>
        <w:t xml:space="preserve">OC flux </w:t>
      </w:r>
      <w:del w:id="230" w:author="Yushih Lin" w:date="2022-07-28T20:30:00Z">
        <w:r w:rsidRPr="00824EE5" w:rsidDel="00E83B28">
          <w:rPr>
            <w:rFonts w:hint="eastAsia"/>
          </w:rPr>
          <w:delText xml:space="preserve">flowed </w:delText>
        </w:r>
      </w:del>
      <w:ins w:id="231" w:author="Yushih Lin" w:date="2022-07-28T20:30:00Z">
        <w:r w:rsidR="00E83B28" w:rsidRPr="00824EE5">
          <w:rPr>
            <w:rFonts w:hint="eastAsia"/>
          </w:rPr>
          <w:t>flow</w:t>
        </w:r>
        <w:r w:rsidR="00E83B28">
          <w:t>ing</w:t>
        </w:r>
        <w:r w:rsidR="00E83B28" w:rsidRPr="00824EE5">
          <w:rPr>
            <w:rFonts w:hint="eastAsia"/>
          </w:rPr>
          <w:t xml:space="preserve"> </w:t>
        </w:r>
      </w:ins>
      <w:r w:rsidRPr="00824EE5">
        <w:rPr>
          <w:rFonts w:hint="eastAsia"/>
        </w:rPr>
        <w:t xml:space="preserve">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meiofauna and macrofauna. </w:t>
      </w:r>
      <w:bookmarkStart w:id="232" w:name="_Hlk110001944"/>
      <w:r w:rsidRPr="00824EE5">
        <w:t xml:space="preserve">Likewise, in GS1, </w:t>
      </w:r>
      <w:commentRangeStart w:id="233"/>
      <w:r w:rsidRPr="00824EE5">
        <w:t>the meiofauna-related flows were an order of magnitude higher than those related to macrofauna</w:t>
      </w:r>
      <w:commentRangeEnd w:id="233"/>
      <w:r w:rsidR="00247A98">
        <w:rPr>
          <w:rStyle w:val="ac"/>
        </w:rPr>
        <w:commentReference w:id="233"/>
      </w:r>
      <w:bookmarkEnd w:id="232"/>
      <w:r w:rsidRPr="00824EE5">
        <w:t xml:space="preserve">. </w:t>
      </w:r>
    </w:p>
    <w:p w14:paraId="0C3C7349" w14:textId="77777777" w:rsidR="004B5F27" w:rsidRPr="004B5F27" w:rsidRDefault="004B5F27" w:rsidP="004B5F27">
      <w:pPr>
        <w:ind w:firstLine="480"/>
        <w:rPr>
          <w:rFonts w:eastAsiaTheme="minorEastAsia"/>
        </w:rPr>
      </w:pPr>
      <w:r w:rsidRPr="00824EE5">
        <w:t>Because the two food webs</w:t>
      </w:r>
      <w:r>
        <w:t xml:space="preserve"> </w:t>
      </w:r>
      <w:commentRangeStart w:id="234"/>
      <w:r>
        <w:t>share the same structure</w:t>
      </w:r>
      <w:commentRangeEnd w:id="234"/>
      <w:r w:rsidR="00247A98">
        <w:rPr>
          <w:rStyle w:val="ac"/>
        </w:rPr>
        <w:commentReference w:id="234"/>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lastRenderedPageBreak/>
        <w:t>representing</w:t>
      </w:r>
      <w:r w:rsidRPr="00824EE5">
        <w:t xml:space="preserve"> biological interactions in GS1 were higher</w:t>
      </w:r>
      <w:r>
        <w:t xml:space="preserve"> than GC1</w:t>
      </w:r>
      <w:r w:rsidRPr="00824EE5">
        <w:t>, corresponding to the higher biomass of meiofauna and macrofauna on the slope site. Although the bacteria stock 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between the two habitats. On the other hand, the flow values of biotic outputs (i.e.</w:t>
      </w:r>
      <w:r>
        <w:t>,</w:t>
      </w:r>
      <w:r w:rsidRPr="00824EE5">
        <w:t xml:space="preserve"> energy loss through </w:t>
      </w:r>
      <w:commentRangeStart w:id="235"/>
      <w:r w:rsidRPr="00824EE5">
        <w:t>predation</w:t>
      </w:r>
      <w:commentRangeEnd w:id="235"/>
      <w:r w:rsidR="00470A08">
        <w:rPr>
          <w:rStyle w:val="ac"/>
        </w:rPr>
        <w:commentReference w:id="235"/>
      </w:r>
      <w:r w:rsidRPr="00824EE5">
        <w:t xml:space="preserve"> and respiration) were reasonably consistent with the standing stocks. Finally, the ratio of the burial flux to input flux, representing the fraction of unused OC which flowed out of the system to reach the balanced steady-state, was about 8% higher in the canyon head.</w:t>
      </w:r>
    </w:p>
    <w:p w14:paraId="78E39C23" w14:textId="77777777" w:rsidR="004B5F27" w:rsidRDefault="004B5F27" w:rsidP="00DE071F">
      <w:pPr>
        <w:pStyle w:val="11"/>
      </w:pPr>
      <w:bookmarkStart w:id="236" w:name="_Toc109143521"/>
      <w:r>
        <w:t>Turnover rates</w:t>
      </w:r>
      <w:bookmarkEnd w:id="236"/>
    </w:p>
    <w:p w14:paraId="4EE9E5D2" w14:textId="6090D36E" w:rsidR="004B5F27" w:rsidRPr="000A3A21" w:rsidRDefault="004B5F27" w:rsidP="004B5F27">
      <w:pPr>
        <w:ind w:firstLine="480"/>
      </w:pPr>
      <w:r w:rsidRPr="000A3A21">
        <w:t xml:space="preserve">The turnover rate was calculated </w:t>
      </w:r>
      <w:r>
        <w:t>by</w:t>
      </w:r>
      <w:r w:rsidRPr="000A3A21">
        <w:t xml:space="preserve"> dividing the carbon stock </w:t>
      </w:r>
      <w:r>
        <w:t>with</w:t>
      </w:r>
      <w:r w:rsidRPr="000A3A21">
        <w:t xml:space="preserve"> directly measured oxygen consumption </w:t>
      </w:r>
      <w:r>
        <w:t>or</w:t>
      </w:r>
      <w:r w:rsidRPr="000A3A21">
        <w:t xml:space="preserve"> model estimated flows, respectively </w:t>
      </w:r>
      <w:r w:rsidRPr="00BD1AAB">
        <w:t>(Table 15</w:t>
      </w:r>
      <w:r w:rsidRPr="00E52BEF">
        <w:t>)</w:t>
      </w:r>
      <w:r w:rsidRPr="000A3A21">
        <w:t xml:space="preserve">. </w:t>
      </w:r>
      <w:bookmarkStart w:id="237" w:name="_Hlk110001432"/>
      <w:r w:rsidRPr="000A3A21">
        <w:t xml:space="preserve">For example, the turnover rate of total carbon was calculated as the sum of </w:t>
      </w:r>
      <w:commentRangeStart w:id="238"/>
      <w:r w:rsidRPr="000A3A21">
        <w:t xml:space="preserve">detrital </w:t>
      </w:r>
      <w:commentRangeEnd w:id="238"/>
      <w:r w:rsidR="00FE5B65">
        <w:rPr>
          <w:rStyle w:val="ac"/>
        </w:rPr>
        <w:commentReference w:id="238"/>
      </w:r>
      <w:r w:rsidRPr="000A3A21">
        <w:t>and biotic ca</w:t>
      </w:r>
      <w:r w:rsidRPr="000A3A21">
        <w:rPr>
          <w:rFonts w:hint="eastAsia"/>
        </w:rPr>
        <w:t xml:space="preserve">rbon divided by </w:t>
      </w:r>
      <w:r w:rsidRPr="00BD1AAB">
        <w:rPr>
          <w:i/>
        </w:rPr>
        <w:t>in situ</w:t>
      </w:r>
      <w:r w:rsidRPr="000A3A21">
        <w:rPr>
          <w:rFonts w:hint="eastAsia"/>
        </w:rPr>
        <w:t xml:space="preserve"> TOU</w:t>
      </w:r>
      <w:bookmarkEnd w:id="237"/>
      <w:r w:rsidRPr="000A3A21">
        <w:rPr>
          <w:rFonts w:hint="eastAsia"/>
        </w:rPr>
        <w:t xml:space="preserve"> </w:t>
      </w:r>
      <w:r>
        <w:t>or</w:t>
      </w:r>
      <w:r w:rsidRPr="000A3A21">
        <w:rPr>
          <w:rFonts w:hint="eastAsia"/>
        </w:rPr>
        <w:t xml:space="preserve"> </w:t>
      </w:r>
      <w:ins w:id="239" w:author="Yushih Lin" w:date="2022-07-28T20:47:00Z">
        <w:r w:rsidR="00FE5B65">
          <w:t xml:space="preserve">by </w:t>
        </w:r>
      </w:ins>
      <w:r w:rsidRPr="000A3A21">
        <w:rPr>
          <w:rFonts w:hint="eastAsia"/>
        </w:rPr>
        <w:t xml:space="preserve">the sum of flows BAC→DIC, MEI→DIC, and MAC→DIC, which corresponds to the definition of TOU. </w:t>
      </w:r>
    </w:p>
    <w:p w14:paraId="7E2293E9" w14:textId="44EC65D4" w:rsidR="004B5F27" w:rsidRPr="004B5F27" w:rsidRDefault="004B5F27" w:rsidP="004B5F27">
      <w:pPr>
        <w:ind w:firstLine="480"/>
        <w:rPr>
          <w:rFonts w:eastAsiaTheme="minorEastAsia"/>
          <w:b/>
        </w:rPr>
      </w:pPr>
      <w:r w:rsidRPr="000A3A21">
        <w:t xml:space="preserve">Overall, both the </w:t>
      </w:r>
      <w:commentRangeStart w:id="240"/>
      <w:r w:rsidRPr="00BD1AAB">
        <w:rPr>
          <w:i/>
        </w:rPr>
        <w:t>in situ</w:t>
      </w:r>
      <w:r w:rsidRPr="000A3A21">
        <w:t xml:space="preserve"> </w:t>
      </w:r>
      <w:commentRangeEnd w:id="240"/>
      <w:r w:rsidR="00FE5B65">
        <w:rPr>
          <w:rStyle w:val="ac"/>
        </w:rPr>
        <w:commentReference w:id="240"/>
      </w:r>
      <w:r w:rsidRPr="000A3A21">
        <w:t xml:space="preserve">measurement and modeling results showed that </w:t>
      </w:r>
      <w:commentRangeStart w:id="241"/>
      <w:r w:rsidRPr="000A3A21">
        <w:t>organic carbon turned over much slow</w:t>
      </w:r>
      <w:r>
        <w:t>er</w:t>
      </w:r>
      <w:r w:rsidRPr="000A3A21">
        <w:t xml:space="preserve"> at the slope</w:t>
      </w:r>
      <w:r>
        <w:t xml:space="preserve"> </w:t>
      </w:r>
      <w:r w:rsidRPr="000A3A21">
        <w:t>site</w:t>
      </w:r>
      <w:commentRangeEnd w:id="241"/>
      <w:r w:rsidR="00983E81">
        <w:rPr>
          <w:rStyle w:val="ac"/>
        </w:rPr>
        <w:commentReference w:id="241"/>
      </w:r>
      <w:r w:rsidRPr="000A3A21">
        <w:t xml:space="preserve">. </w:t>
      </w:r>
      <w:r>
        <w:t>The</w:t>
      </w:r>
      <w:r w:rsidRPr="000A3A21">
        <w:t xml:space="preserve"> carbon turnover</w:t>
      </w:r>
      <w:r>
        <w:t xml:space="preserve"> based on TOU was</w:t>
      </w:r>
      <w:r w:rsidRPr="000A3A21">
        <w:t xml:space="preserve"> about 1.5 times slow</w:t>
      </w:r>
      <w:r>
        <w:t>er</w:t>
      </w:r>
      <w:r w:rsidRPr="000A3A21">
        <w:t xml:space="preserve"> in GS1 </w:t>
      </w:r>
      <w:r>
        <w:t>than in GC1, and t</w:t>
      </w:r>
      <w:r w:rsidRPr="000A3A21">
        <w:t xml:space="preserve">he </w:t>
      </w:r>
      <w:r>
        <w:t>carbon</w:t>
      </w:r>
      <w:r w:rsidRPr="000A3A21">
        <w:t xml:space="preserve"> turnover </w:t>
      </w:r>
      <w:r>
        <w:t>based on</w:t>
      </w:r>
      <w:r w:rsidRPr="000A3A21">
        <w:t xml:space="preserve"> </w:t>
      </w:r>
      <w:r w:rsidRPr="000A3A21">
        <w:lastRenderedPageBreak/>
        <w:t xml:space="preserve">model results </w:t>
      </w:r>
      <w:r>
        <w:t>was about</w:t>
      </w:r>
      <w:r w:rsidRPr="000A3A21">
        <w:t xml:space="preserve"> </w:t>
      </w:r>
      <w:r>
        <w:t>five</w:t>
      </w:r>
      <w:r w:rsidRPr="000A3A21">
        <w:t xml:space="preserve"> times slower </w:t>
      </w:r>
      <w:r>
        <w:t>than the turnover based on</w:t>
      </w:r>
      <w:r w:rsidRPr="000A3A21">
        <w:t xml:space="preserve"> TOU measurement for both sites. </w:t>
      </w:r>
      <w:commentRangeStart w:id="242"/>
      <w:r w:rsidRPr="000A3A21">
        <w:t xml:space="preserve">Bacteria turnover rates </w:t>
      </w:r>
      <w:commentRangeEnd w:id="242"/>
      <w:r w:rsidR="00A965A5">
        <w:rPr>
          <w:rStyle w:val="ac"/>
        </w:rPr>
        <w:commentReference w:id="242"/>
      </w:r>
      <w:r w:rsidRPr="000A3A21">
        <w:t xml:space="preserve">in two habitats calculated by different methods were almost consistent, with 3.3 to 4.3 days in GC1 and 3.7 days in GS1. However, the turnover time for meiofauna and macrofauna estimated by the two methods were distinctly different. In GC1, the turnover time estimated by </w:t>
      </w:r>
      <w:r w:rsidRPr="00BD1AAB">
        <w:rPr>
          <w:i/>
        </w:rPr>
        <w:t>in situ</w:t>
      </w:r>
      <w:r w:rsidRPr="000A3A21">
        <w:t xml:space="preserve"> B</w:t>
      </w:r>
      <w:r>
        <w:t>M</w:t>
      </w:r>
      <w:r w:rsidRPr="000A3A21">
        <w:t xml:space="preserve">U was 550 times </w:t>
      </w:r>
      <w:r>
        <w:t>higher</w:t>
      </w:r>
      <w:r w:rsidRPr="000A3A21">
        <w:t xml:space="preserve"> than which calculated by the model. Though the time difference between the two estimated methods in GS1 was not as vast as in GC1, it was 40 times slower by model estimation. The turnover time was much shorter i</w:t>
      </w:r>
      <w:r>
        <w:t>n GC1 with the calculation of BM</w:t>
      </w:r>
      <w:r w:rsidRPr="000A3A21">
        <w:t>U (GC1: 0.08 day; GS1:1.83 day)</w:t>
      </w:r>
      <w:r>
        <w:t>. I</w:t>
      </w:r>
      <w:r w:rsidRPr="000A3A21">
        <w:t>n contrast, the time estimated by models was slightly longer in GC1 (GC1: 44.64 day; GS1:42.06 day).</w:t>
      </w:r>
    </w:p>
    <w:p w14:paraId="55C4CD9F" w14:textId="77777777" w:rsidR="004B5F27" w:rsidRDefault="004B5F27" w:rsidP="00DE071F">
      <w:pPr>
        <w:pStyle w:val="11"/>
      </w:pPr>
      <w:bookmarkStart w:id="243" w:name="_Toc109143522"/>
      <w:r>
        <w:rPr>
          <w:rFonts w:hint="eastAsia"/>
        </w:rPr>
        <w:t>Ne</w:t>
      </w:r>
      <w:r>
        <w:t>twork indices</w:t>
      </w:r>
      <w:r>
        <w:rPr>
          <w:rFonts w:hint="eastAsia"/>
        </w:rPr>
        <w:t xml:space="preserve"> r</w:t>
      </w:r>
      <w:r>
        <w:t>esults</w:t>
      </w:r>
      <w:bookmarkEnd w:id="243"/>
    </w:p>
    <w:p w14:paraId="7A11319D" w14:textId="61D2FD91" w:rsidR="004B5F27" w:rsidRPr="00F22CC3" w:rsidRDefault="004B5F27" w:rsidP="004B5F27">
      <w:pPr>
        <w:ind w:firstLine="480"/>
      </w:pPr>
      <w:r>
        <w:t xml:space="preserve">In addition to directly comparing the flow values,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m:rPr>
            <m:sty m:val="p"/>
          </m:rPr>
          <w:rPr>
            <w:rFonts w:ascii="Cambria Math" w:hAnsi="Cambria Math"/>
          </w:rPr>
          <m:t>T..</m:t>
        </m:r>
      </m:oMath>
      <w:r>
        <w:t xml:space="preserve"> and </w:t>
      </w:r>
      <m:oMath>
        <m:r>
          <m:rPr>
            <m:sty m:val="p"/>
          </m:rPr>
          <w:rPr>
            <w:rFonts w:ascii="Cambria Math" w:hAnsi="Cambria Math"/>
          </w:rPr>
          <m:t>TST</m:t>
        </m:r>
      </m:oMath>
      <w:r>
        <w:rPr>
          <w:rFonts w:hint="eastAsia"/>
        </w:rPr>
        <w:t xml:space="preserve"> w</w:t>
      </w:r>
      <w:r>
        <w:t>ere higher in the food</w:t>
      </w:r>
      <w:r>
        <w:rPr>
          <w:rFonts w:hint="eastAsia"/>
        </w:rPr>
        <w:t xml:space="preserve"> </w:t>
      </w:r>
      <w:r>
        <w:t>web of GC1 (</w:t>
      </w:r>
      <m:oMath>
        <m:r>
          <m:rPr>
            <m:sty m:val="p"/>
          </m:rP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m:rPr>
            <m:sty m:val="p"/>
          </m:rP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ins w:id="244" w:author="Yushih Lin" w:date="2022-07-28T22:14:00Z">
        <w:r w:rsidR="00000806">
          <w:t xml:space="preserve"> </w:t>
        </w:r>
      </w:ins>
      <w:r>
        <w:t>(</w:t>
      </w:r>
      <m:oMath>
        <m:r>
          <m:rPr>
            <m:sty m:val="p"/>
          </m:rP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m:rPr>
            <m:sty m:val="p"/>
          </m:rP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rPr>
            </m:ctrlPr>
          </m:sSubPr>
          <m:e>
            <m:r>
              <m:rPr>
                <m:sty m:val="p"/>
              </m:rPr>
              <w:rPr>
                <w:rFonts w:ascii="Cambria Math" w:hAnsi="Cambria Math"/>
              </w:rPr>
              <m:t>TST</m:t>
            </m:r>
          </m:e>
          <m:sub>
            <m:r>
              <w:rPr>
                <w:rFonts w:ascii="Cambria Math" w:hAnsi="Cambria Math"/>
              </w:rPr>
              <m:t>C</m:t>
            </m:r>
          </m:sub>
        </m:sSub>
      </m:oMath>
      <w:r>
        <w:rPr>
          <w:rFonts w:hint="eastAsia"/>
        </w:rPr>
        <w:t>,</w:t>
      </w:r>
      <w:r>
        <w:t xml:space="preserve"> </w:t>
      </w:r>
      <m:oMath>
        <m:r>
          <m:rPr>
            <m:sty m:val="p"/>
          </m:rPr>
          <w:rPr>
            <w:rFonts w:ascii="Cambria Math" w:hAnsi="Cambria Math"/>
          </w:rPr>
          <m:t>FCI</m:t>
        </m:r>
      </m:oMath>
      <w:r>
        <w:rPr>
          <w:rFonts w:hint="eastAsia"/>
        </w:rPr>
        <w:t xml:space="preserve"> </w:t>
      </w:r>
      <w:r>
        <w:t xml:space="preserve">and </w:t>
      </w:r>
      <m:oMath>
        <m:r>
          <m:rPr>
            <m:sty m:val="p"/>
          </m:rPr>
          <w:rPr>
            <w:rFonts w:ascii="Cambria Math" w:hAnsi="Cambria Math"/>
          </w:rPr>
          <m:t>AMI</m:t>
        </m:r>
      </m:oMath>
      <w:r>
        <w:rPr>
          <w:rFonts w:hint="eastAsia"/>
        </w:rPr>
        <w:t xml:space="preserve"> </w:t>
      </w:r>
      <w:r>
        <w:t xml:space="preserve">were </w:t>
      </w:r>
      <w:r>
        <w:lastRenderedPageBreak/>
        <w:t>relatively lower in the canyon.</w:t>
      </w:r>
      <w:r w:rsidRPr="002F2723">
        <w:t xml:space="preserve"> Median values</w:t>
      </w:r>
      <w:r>
        <w:rPr>
          <w:rFonts w:hint="eastAsia"/>
        </w:rPr>
        <w:t xml:space="preserve"> </w:t>
      </w:r>
      <w:r>
        <w:t xml:space="preserve">of </w:t>
      </w:r>
      <m:oMath>
        <m:r>
          <m:rPr>
            <m:sty m:val="p"/>
          </m:rPr>
          <w:rPr>
            <w:rFonts w:ascii="Cambria Math" w:hAnsi="Cambria Math"/>
          </w:rPr>
          <m:t>FCI</m:t>
        </m:r>
      </m:oMath>
      <w:r w:rsidRPr="002F2723">
        <w:t xml:space="preserve"> </w:t>
      </w:r>
      <w:r>
        <w:t>we</w:t>
      </w:r>
      <w:r w:rsidRPr="002F2723">
        <w:t xml:space="preserve">re </w:t>
      </w:r>
      <w:r w:rsidRPr="00967E68">
        <w:t xml:space="preserve">0.070 </w:t>
      </w:r>
      <w:r>
        <w:t xml:space="preserve">and 0.134 </w:t>
      </w:r>
      <w:r w:rsidRPr="002F2723">
        <w:t xml:space="preserve">for the </w:t>
      </w:r>
      <w:r>
        <w:t>canyon and the slope</w:t>
      </w:r>
      <w:r w:rsidRPr="002F2723">
        <w:t xml:space="preserve">, respectively. </w:t>
      </w:r>
      <w:r>
        <w:t xml:space="preserve">Median </w:t>
      </w:r>
      <m:oMath>
        <m:r>
          <m:rPr>
            <m:sty m:val="p"/>
          </m:rPr>
          <w:rPr>
            <w:rFonts w:ascii="Cambria Math" w:hAnsi="Cambria Math"/>
          </w:rPr>
          <m:t>AMI</m:t>
        </m:r>
      </m:oMath>
      <w:r>
        <w:rPr>
          <w:rFonts w:hint="eastAsia"/>
        </w:rPr>
        <w:t xml:space="preserve"> </w:t>
      </w:r>
      <w:r>
        <w:t xml:space="preserve">values were not distinctly different 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7800C8CF"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which the randomized set of indices of GC1</w:t>
      </w:r>
      <w:r>
        <w:t xml:space="preserve"> </w:t>
      </w:r>
      <w:r w:rsidRPr="00DB7FBD">
        <w:t>was larger than GS1.</w:t>
      </w:r>
      <w:r>
        <w:rPr>
          <w:rFonts w:hint="eastAsia"/>
        </w:rPr>
        <w:t xml:space="preserve"> </w:t>
      </w:r>
      <w:r>
        <w:t>For instance, when this fraction was 0.90, implying that 90% of the values of indices of GC1 were larger than those of GS1.</w:t>
      </w:r>
      <w:r>
        <w:rPr>
          <w:rFonts w:hint="eastAsia"/>
        </w:rPr>
        <w:t xml:space="preserve"> </w:t>
      </w:r>
      <w:r>
        <w:t>As defined in van Oevelen et al. (2011</w:t>
      </w:r>
      <w:r>
        <w:rPr>
          <w:rFonts w:hint="eastAsia"/>
        </w:rPr>
        <w:t>),</w:t>
      </w:r>
      <w:r>
        <w:t xml:space="preserve"> the difference was</w:t>
      </w:r>
      <w:r w:rsidRPr="00DB7FBD">
        <w:t xml:space="preserve"> considered highly significant</w:t>
      </w:r>
      <w:r>
        <w:rPr>
          <w:rFonts w:hint="eastAsia"/>
        </w:rPr>
        <w:t xml:space="preserve"> </w:t>
      </w:r>
      <w:r>
        <w:t>when the fraction was larger than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5</w:t>
      </w:r>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T..</m:t>
        </m:r>
      </m:oMath>
      <w:r>
        <w:t xml:space="preserve"> and </w:t>
      </w:r>
      <m:oMath>
        <m:r>
          <m:rPr>
            <m:sty m:val="p"/>
          </m:rP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w:t>
      </w:r>
      <w:del w:id="245" w:author="Yushih Lin" w:date="2022-07-28T22:19:00Z">
        <w:r w:rsidDel="00000806">
          <w:delText xml:space="preserve"> </w:delText>
        </w:r>
      </w:del>
      <w:ins w:id="246" w:author="Yushih Lin" w:date="2022-07-28T22:19:00Z">
        <w:r w:rsidR="00000806">
          <w:t>.</w:t>
        </w:r>
      </w:ins>
    </w:p>
    <w:p w14:paraId="7BBEE918" w14:textId="2E06CF51" w:rsidR="004B5F27" w:rsidRDefault="004B5F27" w:rsidP="005E6A92">
      <w:pPr>
        <w:pStyle w:val="14"/>
        <w:numPr>
          <w:ilvl w:val="0"/>
          <w:numId w:val="22"/>
        </w:numPr>
      </w:pPr>
      <w:bookmarkStart w:id="247" w:name="_Toc109143523"/>
      <w:r>
        <w:lastRenderedPageBreak/>
        <w:t>Discussion</w:t>
      </w:r>
      <w:bookmarkEnd w:id="247"/>
      <w:r>
        <w:t xml:space="preserve"> </w:t>
      </w:r>
    </w:p>
    <w:p w14:paraId="28BB628A" w14:textId="77777777" w:rsidR="005E6A92" w:rsidRPr="00DE071F" w:rsidRDefault="005E6A92" w:rsidP="00DE071F">
      <w:pPr>
        <w:pStyle w:val="11"/>
      </w:pPr>
      <w:bookmarkStart w:id="248" w:name="_Toc109143524"/>
      <w:r w:rsidRPr="00DE071F">
        <w:t xml:space="preserve">Carbon stock </w:t>
      </w:r>
      <w:r w:rsidRPr="00DE071F">
        <w:rPr>
          <w:rFonts w:hint="eastAsia"/>
        </w:rPr>
        <w:t>i</w:t>
      </w:r>
      <w:r w:rsidRPr="00DE071F">
        <w:t>n different compartments</w:t>
      </w:r>
      <w:bookmarkEnd w:id="248"/>
    </w:p>
    <w:p w14:paraId="37C021D3" w14:textId="0C8013DF" w:rsidR="005E6A92" w:rsidRPr="00E047C3" w:rsidDel="00E15F3A" w:rsidRDefault="005E6A92" w:rsidP="005E6A92">
      <w:pPr>
        <w:ind w:firstLine="480"/>
        <w:rPr>
          <w:del w:id="249" w:author="Yushih Lin" w:date="2022-07-29T07:48:00Z"/>
        </w:rPr>
      </w:pPr>
      <w:del w:id="250" w:author="Yushih Lin" w:date="2022-07-29T07:48:00Z">
        <w:r w:rsidRPr="00E047C3" w:rsidDel="00E15F3A">
          <w:delText xml:space="preserve">First, the stock data included in our models were appropriately calculated and converted with empirical formulas or conversion factors. </w:delText>
        </w:r>
      </w:del>
    </w:p>
    <w:p w14:paraId="60DE5F63" w14:textId="0F884DCD" w:rsidR="005E6A92" w:rsidRPr="00E047C3" w:rsidRDefault="005E6A92" w:rsidP="005E6A92">
      <w:pPr>
        <w:ind w:firstLine="480"/>
      </w:pPr>
      <w:r w:rsidRPr="00E047C3">
        <w:t xml:space="preserve">For the abiotic detritus OC stock, </w:t>
      </w:r>
      <w:commentRangeStart w:id="251"/>
      <w:r w:rsidRPr="00E047C3">
        <w:t>the average TOC content in the upper 10 cm of the sediment was 0.39 % and 0.53% in GC1 and GS1, respectively</w:t>
      </w:r>
      <w:commentRangeEnd w:id="251"/>
      <w:r w:rsidR="00E15F3A">
        <w:rPr>
          <w:rStyle w:val="ac"/>
        </w:rPr>
        <w:commentReference w:id="251"/>
      </w:r>
      <w:r w:rsidRPr="00E047C3">
        <w:t>. This value fits in the range of TOC content (c.a. 0.3-0.75 %) reported previous</w:t>
      </w:r>
      <w:r>
        <w:t>ly</w:t>
      </w:r>
      <w:r w:rsidRPr="00E047C3">
        <w:t xml:space="preserve"> in the southwestern </w:t>
      </w:r>
      <w:r>
        <w:t>margin</w:t>
      </w:r>
      <w:r w:rsidRPr="00E047C3">
        <w:t xml:space="preserve"> of Taiwan </w:t>
      </w:r>
      <w:commentRangeStart w:id="252"/>
      <w:r w:rsidRPr="00E047C3">
        <w:t>(Liu et al.</w:t>
      </w:r>
      <w:r>
        <w:t>,</w:t>
      </w:r>
      <w:r w:rsidRPr="00E047C3">
        <w:t xml:space="preserve"> 2006</w:t>
      </w:r>
      <w:commentRangeEnd w:id="252"/>
      <w:r w:rsidR="00493A80">
        <w:rPr>
          <w:rStyle w:val="ac"/>
        </w:rPr>
        <w:commentReference w:id="252"/>
      </w:r>
      <w:r w:rsidRPr="00E047C3">
        <w:t xml:space="preserve">; Hsu et al., 2014). In addition, the </w:t>
      </w:r>
      <w:r>
        <w:t>estimated</w:t>
      </w:r>
      <w:r w:rsidRPr="00E047C3">
        <w:t xml:space="preserve"> detritus carbon stocks</w:t>
      </w:r>
      <w:r>
        <w:t xml:space="preserve"> are</w:t>
      </w:r>
      <w:r w:rsidRPr="00E047C3">
        <w:t xml:space="preserve"> of the same order of magnitude as the previous submarine canyon studies </w:t>
      </w:r>
      <w:r>
        <w:rPr>
          <w:rFonts w:hint="eastAsia"/>
        </w:rPr>
        <w:t>b</w:t>
      </w:r>
      <w:r>
        <w:t>y</w:t>
      </w:r>
      <w:r w:rsidRPr="00E047C3">
        <w:t xml:space="preserve"> Rowe et al. </w:t>
      </w:r>
      <w:r>
        <w:t>(</w:t>
      </w:r>
      <w:r w:rsidRPr="00E047C3">
        <w:t>2008</w:t>
      </w:r>
      <w:r>
        <w:t>)</w:t>
      </w:r>
      <w:r w:rsidRPr="00E047C3">
        <w:t xml:space="preserve"> and van Ovelen et al. </w:t>
      </w:r>
      <w:r>
        <w:t>(</w:t>
      </w:r>
      <w:r w:rsidRPr="00E047C3">
        <w:t>2011)</w:t>
      </w:r>
      <w:del w:id="253" w:author="Yushih Lin" w:date="2022-07-29T07:50:00Z">
        <w:r w:rsidRPr="00E047C3" w:rsidDel="00493A80">
          <w:delText>.</w:delText>
        </w:r>
      </w:del>
      <w:ins w:id="254" w:author="Yushih Lin" w:date="2022-07-29T07:50:00Z">
        <w:r w:rsidR="00493A80">
          <w:t>,</w:t>
        </w:r>
      </w:ins>
      <w:r w:rsidRPr="00E047C3">
        <w:t xml:space="preserve"> </w:t>
      </w:r>
      <w:del w:id="255" w:author="Yushih Lin" w:date="2022-07-29T07:50:00Z">
        <w:r w:rsidRPr="00E047C3" w:rsidDel="00493A80">
          <w:delText>That is, the detritus OC stock</w:delText>
        </w:r>
      </w:del>
      <w:ins w:id="256" w:author="Yushih Lin" w:date="2022-07-29T07:50:00Z">
        <w:r w:rsidR="00493A80">
          <w:t>being</w:t>
        </w:r>
      </w:ins>
      <w:r w:rsidRPr="00E047C3">
        <w:t xml:space="preserve"> </w:t>
      </w:r>
      <w:del w:id="257" w:author="Yushih Lin" w:date="2022-07-29T07:50:00Z">
        <w:r w:rsidRPr="00E047C3" w:rsidDel="00493A80">
          <w:delText xml:space="preserve">in the Mississippi canyon head </w:delText>
        </w:r>
      </w:del>
      <w:del w:id="258" w:author="Yushih Lin" w:date="2022-07-29T07:51:00Z">
        <w:r w:rsidRPr="00E047C3" w:rsidDel="00493A80">
          <w:delText xml:space="preserve">was </w:delText>
        </w:r>
      </w:del>
      <w:r w:rsidRPr="00E047C3">
        <w:t xml:space="preserve">760,000 </w:t>
      </w:r>
      <w:r>
        <w:rPr>
          <w:kern w:val="0"/>
        </w:rPr>
        <w:t>mg C/ m</w:t>
      </w:r>
      <w:r>
        <w:rPr>
          <w:kern w:val="0"/>
          <w:vertAlign w:val="superscript"/>
        </w:rPr>
        <w:t>2</w:t>
      </w:r>
      <w:r>
        <w:t xml:space="preserve"> </w:t>
      </w:r>
      <w:ins w:id="259" w:author="Yushih Lin" w:date="2022-07-29T07:50:00Z">
        <w:r w:rsidR="00493A80" w:rsidRPr="00E047C3">
          <w:t xml:space="preserve">in the Mississippi canyon head </w:t>
        </w:r>
      </w:ins>
      <w:r>
        <w:t>(</w:t>
      </w:r>
      <w:r w:rsidRPr="00E047C3">
        <w:t>Rowe et al.</w:t>
      </w:r>
      <w:r>
        <w:t>,</w:t>
      </w:r>
      <w:r w:rsidRPr="00E047C3">
        <w:t xml:space="preserve"> 2008)</w:t>
      </w:r>
      <w:del w:id="260" w:author="Yushih Lin" w:date="2022-07-29T07:50:00Z">
        <w:r w:rsidRPr="00E047C3" w:rsidDel="00493A80">
          <w:delText>,</w:delText>
        </w:r>
      </w:del>
      <w:r w:rsidRPr="00E047C3">
        <w:t xml:space="preserve"> and </w:t>
      </w:r>
      <w:del w:id="261" w:author="Yushih Lin" w:date="2022-07-29T07:51:00Z">
        <w:r w:rsidRPr="00E047C3" w:rsidDel="00493A80">
          <w:delText>the Nazar</w:delText>
        </w:r>
        <w:r w:rsidRPr="00E96FB8" w:rsidDel="00493A80">
          <w:delText>é</w:delText>
        </w:r>
        <w:r w:rsidRPr="00E047C3" w:rsidDel="00493A80">
          <w:delText xml:space="preserve"> canyon head was </w:delText>
        </w:r>
      </w:del>
      <w:r w:rsidRPr="00E047C3">
        <w:t xml:space="preserve">about 858,789 </w:t>
      </w:r>
      <w:r>
        <w:rPr>
          <w:kern w:val="0"/>
        </w:rPr>
        <w:t>mg C/ m</w:t>
      </w:r>
      <w:r>
        <w:rPr>
          <w:kern w:val="0"/>
          <w:vertAlign w:val="superscript"/>
        </w:rPr>
        <w:t>2</w:t>
      </w:r>
      <w:r>
        <w:rPr>
          <w:kern w:val="0"/>
        </w:rPr>
        <w:t xml:space="preserve"> </w:t>
      </w:r>
      <w:ins w:id="262" w:author="Yushih Lin" w:date="2022-07-29T07:51:00Z">
        <w:r w:rsidR="00493A80" w:rsidRPr="00E047C3">
          <w:t>the Nazar</w:t>
        </w:r>
        <w:r w:rsidR="00493A80" w:rsidRPr="00E96FB8">
          <w:t>é</w:t>
        </w:r>
        <w:r w:rsidR="00493A80" w:rsidRPr="00E047C3">
          <w:t xml:space="preserve"> canyon head </w:t>
        </w:r>
      </w:ins>
      <w:r w:rsidRPr="00E047C3">
        <w:t>(van Ovelen et al., 2011). Yet, the quantity of detritus OC in the Gaoping submarine canyon head (350,270 ± 104003</w:t>
      </w:r>
      <w:del w:id="263" w:author="Yushih Lin" w:date="2022-07-29T07:51:00Z">
        <w:r w:rsidRPr="00E047C3" w:rsidDel="00493A80">
          <w:delText>.4</w:delText>
        </w:r>
      </w:del>
      <w:r>
        <w:t xml:space="preserve"> </w:t>
      </w:r>
      <w:r>
        <w:rPr>
          <w:kern w:val="0"/>
        </w:rPr>
        <w:t>mg C/ m</w:t>
      </w:r>
      <w:r>
        <w:rPr>
          <w:kern w:val="0"/>
          <w:vertAlign w:val="superscript"/>
        </w:rPr>
        <w:t>2</w:t>
      </w:r>
      <w:r w:rsidRPr="00E047C3">
        <w:t xml:space="preserve">) is </w:t>
      </w:r>
      <w:commentRangeStart w:id="264"/>
      <w:r w:rsidRPr="00E047C3">
        <w:t>only half of the Mississippi</w:t>
      </w:r>
      <w:r>
        <w:t xml:space="preserve"> </w:t>
      </w:r>
      <w:r>
        <w:rPr>
          <w:rFonts w:hint="eastAsia"/>
        </w:rPr>
        <w:t>o</w:t>
      </w:r>
      <w:r>
        <w:t xml:space="preserve">r </w:t>
      </w:r>
      <w:r w:rsidRPr="00E047C3">
        <w:t>Nazar</w:t>
      </w:r>
      <w:r w:rsidRPr="00E96FB8">
        <w:t>é</w:t>
      </w:r>
      <w:r w:rsidRPr="00E047C3">
        <w:t xml:space="preserve"> canyons</w:t>
      </w:r>
      <w:commentRangeEnd w:id="264"/>
      <w:r w:rsidR="006E5CEA">
        <w:rPr>
          <w:rStyle w:val="ac"/>
        </w:rPr>
        <w:commentReference w:id="264"/>
      </w:r>
      <w:r w:rsidRPr="00E047C3">
        <w:t xml:space="preserve">. </w:t>
      </w:r>
    </w:p>
    <w:p w14:paraId="4DFE3A99" w14:textId="7AE1D4DB" w:rsidR="005E6A92" w:rsidRPr="00E047C3" w:rsidRDefault="005E6A92" w:rsidP="005E6A92">
      <w:pPr>
        <w:ind w:firstLine="480"/>
      </w:pPr>
      <w:r w:rsidRPr="00E047C3">
        <w:t xml:space="preserve">The bacteria samples were only collected in one cruise and </w:t>
      </w:r>
      <w:r>
        <w:t xml:space="preserve">thus could not </w:t>
      </w:r>
      <w:ins w:id="265" w:author="Yushih Lin" w:date="2022-07-29T07:53:00Z">
        <w:r w:rsidR="005F237C">
          <w:t xml:space="preserve">be </w:t>
        </w:r>
      </w:ins>
      <w:r>
        <w:t>examine</w:t>
      </w:r>
      <w:ins w:id="266" w:author="Yushih Lin" w:date="2022-07-29T07:53:00Z">
        <w:r w:rsidR="005F237C">
          <w:t>d for</w:t>
        </w:r>
      </w:ins>
      <w:r>
        <w:t xml:space="preserv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 xml:space="preserve">composition </w:t>
      </w:r>
      <w:r w:rsidRPr="00E047C3">
        <w:lastRenderedPageBreak/>
        <w:t>(Yamamoto and Lopez</w:t>
      </w:r>
      <w:r>
        <w:t>,</w:t>
      </w:r>
      <w:r w:rsidRPr="00E047C3">
        <w:t xml:space="preserve"> 1985; Alongi, 1988)</w:t>
      </w:r>
      <w:r>
        <w:t xml:space="preserve">; however, which factors may have stronger control is site-specific (van </w:t>
      </w:r>
      <w:commentRangeStart w:id="267"/>
      <w:r>
        <w:t>DUyl</w:t>
      </w:r>
      <w:commentRangeEnd w:id="267"/>
      <w:r w:rsidR="00B41724">
        <w:rPr>
          <w:rStyle w:val="ac"/>
        </w:rPr>
        <w:commentReference w:id="267"/>
      </w:r>
      <w:r>
        <w:t xml:space="preserve"> and Kop, 1994)</w:t>
      </w:r>
      <w:r w:rsidRPr="00E047C3">
        <w:t xml:space="preserve">. For instance, seasonal variation in bacterial population and biomass was reported in the shallow slope site in the Baltic Sea (Meyer-Reil, 1983) and several </w:t>
      </w:r>
      <w:r>
        <w:t>location</w:t>
      </w:r>
      <w:r w:rsidRPr="00E047C3">
        <w:t xml:space="preserve">s ranging from 40 to 1570 m depth in the Cretan Sea (Danovaro et al., 2000). The bacterial abundance and biomass are mainly influenced by the </w:t>
      </w:r>
      <w:del w:id="268" w:author="Yushih Lin" w:date="2022-07-29T07:55:00Z">
        <w:r w:rsidRPr="00E047C3" w:rsidDel="005F237C">
          <w:delText>vertical distribution</w:delText>
        </w:r>
      </w:del>
      <w:ins w:id="269" w:author="Yushih Lin" w:date="2022-07-29T07:55:00Z">
        <w:r w:rsidR="005F237C">
          <w:t>flux</w:t>
        </w:r>
      </w:ins>
      <w:r w:rsidRPr="00E047C3">
        <w:t xml:space="preserve"> of labile organic compounds (Danovaro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r>
        <w:t>not possible</w:t>
      </w:r>
      <w:r w:rsidRPr="00E047C3">
        <w:t xml:space="preserve"> to </w:t>
      </w:r>
      <w:r>
        <w:t>determine whether</w:t>
      </w:r>
      <w:r w:rsidRPr="00E047C3">
        <w:t xml:space="preserve"> seasonal variation in bacteria stock </w:t>
      </w:r>
      <w:r>
        <w:t>is present</w:t>
      </w:r>
      <w:del w:id="270" w:author="Yushih Lin" w:date="2022-07-29T07:55:00Z">
        <w:r w:rsidDel="005F237C">
          <w:delText>ed</w:delText>
        </w:r>
      </w:del>
      <w:r>
        <w:t xml:space="preserve"> </w:t>
      </w:r>
      <w:r w:rsidRPr="00E047C3">
        <w:t xml:space="preserve">in </w:t>
      </w:r>
      <w:r>
        <w:t xml:space="preserve">the </w:t>
      </w:r>
      <w:r w:rsidRPr="00E047C3">
        <w:t xml:space="preserve">GPSC. </w:t>
      </w:r>
    </w:p>
    <w:p w14:paraId="2D1ACD0F" w14:textId="448E1F94" w:rsidR="005E6A92" w:rsidRDefault="005E6A92" w:rsidP="005E6A92">
      <w:pPr>
        <w:ind w:firstLine="480"/>
      </w:pPr>
      <w:r w:rsidRPr="00E047C3">
        <w:t xml:space="preserve">Given the impact of typhoons and the monsoon climate, rainfall is highly seasonal in the GPR basin (Liu et al., 2016). Distinct dry (winter) and wet (summer) </w:t>
      </w:r>
      <w:ins w:id="271" w:author="Yushih Lin" w:date="2022-07-29T07:56:00Z">
        <w:r w:rsidR="00DB2C1B">
          <w:t xml:space="preserve">seasons </w:t>
        </w:r>
      </w:ins>
      <w:r w:rsidRPr="00E047C3">
        <w:t>are attributed to the monsoon climate</w:t>
      </w:r>
      <w:r w:rsidRPr="0016509D">
        <w:t xml:space="preserve"> </w:t>
      </w:r>
      <w:del w:id="272" w:author="Yushih Lin" w:date="2022-07-29T07:56:00Z">
        <w:r w:rsidRPr="00E047C3" w:rsidDel="00DB2C1B">
          <w:delText xml:space="preserve">seasons </w:delText>
        </w:r>
      </w:del>
      <w:r w:rsidRPr="00E047C3">
        <w:t>over the annual precipitation</w:t>
      </w:r>
      <w:r>
        <w:t xml:space="preserve"> cycles</w:t>
      </w:r>
      <w:r w:rsidRPr="00E047C3">
        <w:t>. In addition, typhoons m</w:t>
      </w:r>
      <w:r>
        <w:t>ain</w:t>
      </w:r>
      <w:r w:rsidRPr="00E047C3">
        <w:t xml:space="preserve">ly occur in </w:t>
      </w:r>
      <w:del w:id="273" w:author="Yushih Lin" w:date="2022-07-29T07:57:00Z">
        <w:r w:rsidRPr="00E047C3" w:rsidDel="00DB2C1B">
          <w:delText xml:space="preserve">the </w:delText>
        </w:r>
      </w:del>
      <w:r w:rsidRPr="00E047C3">
        <w:t>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Talling et al., 2013; Carter et al., </w:t>
      </w:r>
      <w:r w:rsidRPr="00E047C3">
        <w:lastRenderedPageBreak/>
        <w:t>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landslides and gravity flows in the lower GPSC and the nearby Fangliao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meiofauna showed a significant difference between seasons</w:t>
      </w:r>
      <w:r>
        <w:t>. At the same time,</w:t>
      </w:r>
      <w:r w:rsidRPr="00E047C3">
        <w:t xml:space="preserve"> the limitation of the small sample size of meiofauna was recognized. </w:t>
      </w:r>
      <w:r>
        <w:t xml:space="preserve">For the stocks without seasonal </w:t>
      </w:r>
      <w:r w:rsidRPr="00E047C3">
        <w:t>difference</w:t>
      </w:r>
      <w:r>
        <w:t>s (e.g., detritus, macrofauna), the possible explanation</w:t>
      </w:r>
      <w:r w:rsidRPr="00E047C3">
        <w:t xml:space="preserve"> might be related to </w:t>
      </w:r>
      <w:r>
        <w:t>the</w:t>
      </w:r>
      <w:r w:rsidRPr="00E047C3">
        <w:t xml:space="preserve"> </w:t>
      </w:r>
      <w:ins w:id="274" w:author="Yushih Lin" w:date="2022-07-29T08:01:00Z">
        <w:r w:rsidR="00B41724">
          <w:t xml:space="preserve">timing of </w:t>
        </w:r>
      </w:ins>
      <w:r w:rsidRPr="00E047C3">
        <w:t>sampling</w:t>
      </w:r>
      <w:del w:id="275" w:author="Yushih Lin" w:date="2022-07-29T08:01:00Z">
        <w:r w:rsidRPr="00E047C3" w:rsidDel="00B41724">
          <w:delText xml:space="preserve"> </w:delText>
        </w:r>
        <w:r w:rsidDel="00B41724">
          <w:delText>patterns</w:delText>
        </w:r>
      </w:del>
      <w:r>
        <w:t>.</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77777777" w:rsidR="005E6A92" w:rsidRPr="005E6A92" w:rsidRDefault="005E6A92" w:rsidP="005E6A92">
      <w:pPr>
        <w:ind w:firstLine="480"/>
        <w:rPr>
          <w:rFonts w:eastAsiaTheme="minorEastAsia"/>
        </w:rPr>
      </w:pPr>
      <w:r>
        <w:rPr>
          <w:rFonts w:hint="eastAsia"/>
        </w:rPr>
        <w:t>O</w:t>
      </w:r>
      <w:r>
        <w:t xml:space="preserve">n the other hand, I also recognize </w:t>
      </w:r>
      <w:commentRangeStart w:id="276"/>
      <w:r>
        <w:t>the lack of larger size groups, such as megafauna and fish, in the food web model.</w:t>
      </w:r>
      <w:commentRangeEnd w:id="276"/>
      <w:r w:rsidR="00B41724">
        <w:rPr>
          <w:rStyle w:val="ac"/>
        </w:rPr>
        <w:commentReference w:id="276"/>
      </w:r>
      <w:r>
        <w:t xml:space="preserve">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Sibuet, 1977; </w:t>
      </w:r>
      <w:r>
        <w:rPr>
          <w:rFonts w:hint="eastAsia"/>
        </w:rPr>
        <w:t>He</w:t>
      </w:r>
      <w:r>
        <w:t xml:space="preserve">cker, 1994; Fodrie et al., 2009). The high density of benthic </w:t>
      </w:r>
      <w:r>
        <w:lastRenderedPageBreak/>
        <w:t xml:space="preserve">megafauna invertebrates can affect the redistribution and quality of 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277" w:name="_Toc109143525"/>
      <w:r w:rsidRPr="009471E3">
        <w:t>Implemented constraints and model limitation</w:t>
      </w:r>
      <w:r>
        <w:t>s</w:t>
      </w:r>
      <w:bookmarkEnd w:id="277"/>
    </w:p>
    <w:p w14:paraId="388202D2" w14:textId="655CC507" w:rsidR="005E6A92" w:rsidRDefault="005E6A92" w:rsidP="005E6A92">
      <w:pPr>
        <w:ind w:firstLine="480"/>
      </w:pPr>
      <w:r>
        <w:rPr>
          <w:rFonts w:hint="eastAsia"/>
        </w:rPr>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ature (Table 2)</w:t>
      </w:r>
      <w:r>
        <w:rPr>
          <w:rFonts w:hint="eastAsia"/>
        </w:rPr>
        <w:t>.</w:t>
      </w:r>
      <w:r>
        <w:t xml:space="preserve"> T</w:t>
      </w:r>
      <w:r w:rsidRPr="00BF1A31">
        <w:t xml:space="preserve">hese data were implemented </w:t>
      </w:r>
      <w:del w:id="278" w:author="Yushih Lin" w:date="2022-07-29T08:08:00Z">
        <w:r w:rsidRPr="00BF1A31" w:rsidDel="005525AF">
          <w:delText xml:space="preserve">as inequalities </w:delText>
        </w:r>
        <w:r w:rsidDel="005525AF">
          <w:delText>by</w:delText>
        </w:r>
        <w:r w:rsidRPr="00BF1A31" w:rsidDel="005525AF">
          <w:delText xml:space="preserve"> setting the minimum and maximum value</w:delText>
        </w:r>
        <w:r w:rsidDel="005525AF">
          <w:delText>s</w:delText>
        </w:r>
        <w:r w:rsidRPr="00BF1A31" w:rsidDel="005525AF">
          <w:delText xml:space="preserve"> </w:delText>
        </w:r>
      </w:del>
      <w:r w:rsidRPr="00BF1A31">
        <w:t xml:space="preserve">as lower and upper bounds, </w:t>
      </w:r>
      <w:del w:id="279" w:author="Yushih Lin" w:date="2022-07-29T08:08:00Z">
        <w:r w:rsidRPr="00BF1A31" w:rsidDel="005525AF">
          <w:delText>respectively.</w:delText>
        </w:r>
        <w:r w:rsidDel="005525AF">
          <w:rPr>
            <w:rFonts w:hint="eastAsia"/>
          </w:rPr>
          <w:delText xml:space="preserve"> </w:delText>
        </w:r>
        <w:r w:rsidDel="005525AF">
          <w:delText xml:space="preserve">These constraints </w:delText>
        </w:r>
      </w:del>
      <w:r>
        <w:t>creat</w:t>
      </w:r>
      <w:ins w:id="280" w:author="Yushih Lin" w:date="2022-07-29T08:08:00Z">
        <w:r w:rsidR="005525AF">
          <w:t>ing</w:t>
        </w:r>
      </w:ins>
      <w:del w:id="281" w:author="Yushih Lin" w:date="2022-07-29T08:08:00Z">
        <w:r w:rsidDel="005525AF">
          <w:delText>e</w:delText>
        </w:r>
      </w:del>
      <w:r>
        <w:t xml:space="preserv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77777777"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r>
        <w:rPr>
          <w:rFonts w:hint="eastAsia"/>
        </w:rPr>
        <w:t xml:space="preserve"> w</w:t>
      </w:r>
      <w:r>
        <w:t xml:space="preserve">hich were considered low quality (van </w:t>
      </w:r>
      <w:r w:rsidRPr="00CE5DE6">
        <w:t>Oevelen</w:t>
      </w:r>
      <w:r>
        <w:rPr>
          <w:rFonts w:hint="eastAsia"/>
        </w:rPr>
        <w:t xml:space="preserve"> e</w:t>
      </w:r>
      <w:r>
        <w:t>t al., 2010) because they are derived from other food webs in different areas.</w:t>
      </w:r>
      <w:r>
        <w:rPr>
          <w:rFonts w:hint="eastAsia"/>
        </w:rPr>
        <w:t xml:space="preserve"> </w:t>
      </w:r>
      <w:r w:rsidRPr="00B873B6">
        <w:t xml:space="preserve">Due to practical and technical difficulties in invertebrate physiological experiments,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r w:rsidRPr="00B873B6">
        <w:t>.</w:t>
      </w:r>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r>
        <w:rPr>
          <w:rFonts w:hint="eastAsia"/>
        </w:rPr>
        <w:t>St</w:t>
      </w:r>
      <w:r>
        <w:t xml:space="preserve">ratmann et al. (2018) studied the </w:t>
      </w:r>
      <w:r w:rsidRPr="007B5D05">
        <w:lastRenderedPageBreak/>
        <w:t>abyssal plain food web of the Peru Basin</w:t>
      </w:r>
      <w:r>
        <w:t>; however, some physiological constraints of benthos in the food webs were derived from the shallow-water or intertidal</w:t>
      </w:r>
      <w:r>
        <w:rPr>
          <w:rFonts w:hint="eastAsia"/>
        </w:rPr>
        <w:t xml:space="preserve"> s</w:t>
      </w:r>
      <w:r>
        <w:t xml:space="preserve">pecies (e.g., Drazen et al., 2007; </w:t>
      </w:r>
      <w:r w:rsidRPr="00BB7BA4">
        <w:t>Koopmans et al., 2010</w:t>
      </w:r>
      <w:r>
        <w:t>). In other food web studies, the physiological constraint of the dominant species would be chosen as the representative for that size group (</w:t>
      </w:r>
      <w:r w:rsidRPr="00795E65">
        <w:t>De Smet</w:t>
      </w:r>
      <w:r>
        <w:t xml:space="preserve"> et al., 2016). The dominant species can also be separated from the size group as an independent compartment (e.g., </w:t>
      </w:r>
      <w:r w:rsidRPr="00795E65">
        <w:t>De Smet</w:t>
      </w:r>
      <w:r>
        <w:t xml:space="preserve"> et al., 2016). Although these low</w:t>
      </w:r>
      <w:r>
        <w:rPr>
          <w:rFonts w:hint="eastAsia"/>
        </w:rPr>
        <w:t>-</w:t>
      </w:r>
      <w:r>
        <w:t>quality</w:t>
      </w:r>
      <w:r>
        <w:rPr>
          <w:rFonts w:hint="eastAsia"/>
        </w:rPr>
        <w:t xml:space="preserve"> </w:t>
      </w:r>
      <w:r>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to meiofauna and macrofauna predators (MEI</w:t>
      </w:r>
      <w:r>
        <w:rPr>
          <w:rFonts w:hint="eastAsia"/>
        </w:rPr>
        <w:t>→E</w:t>
      </w:r>
      <w:r>
        <w:t>XP_B and MAC</w:t>
      </w:r>
      <w:r>
        <w:rPr>
          <w:rFonts w:hint="eastAsia"/>
        </w:rPr>
        <w:t>→E</w:t>
      </w:r>
      <w:r>
        <w:t xml:space="preserve">XP_B in Fig. 2) with the only assumption of mass balance for the stock. </w:t>
      </w:r>
    </w:p>
    <w:p w14:paraId="65F93EC1" w14:textId="1A77951D" w:rsidR="005E6A92" w:rsidRPr="005E6A92" w:rsidRDefault="005E6A92" w:rsidP="005E6A92">
      <w:pPr>
        <w:ind w:firstLine="480"/>
        <w:rPr>
          <w:rFonts w:eastAsiaTheme="minorEastAsia"/>
        </w:rPr>
      </w:pPr>
      <w:del w:id="282" w:author="Yushih Lin" w:date="2022-07-29T08:11:00Z">
        <w:r w:rsidDel="005525AF">
          <w:rPr>
            <w:rFonts w:hint="eastAsia"/>
          </w:rPr>
          <w:delText>On</w:delText>
        </w:r>
        <w:r w:rsidDel="005525AF">
          <w:delText xml:space="preserve"> the other hand, t</w:delText>
        </w:r>
      </w:del>
      <w:ins w:id="283" w:author="Yushih Lin" w:date="2022-07-29T08:11:00Z">
        <w:r w:rsidR="005525AF">
          <w:t>T</w:t>
        </w:r>
      </w:ins>
      <w:r>
        <w:t xml:space="preserve">he geochemical constraints imposed on our models are site-specific, which can be considered high quality (van </w:t>
      </w:r>
      <w:r w:rsidRPr="00CE5DE6">
        <w:t>Oevelen</w:t>
      </w:r>
      <w:r>
        <w:rPr>
          <w:rFonts w:hint="eastAsia"/>
        </w:rPr>
        <w:t xml:space="preserve"> e</w:t>
      </w:r>
      <w:r>
        <w:t>t al., 2010)</w:t>
      </w:r>
      <w:r>
        <w:rPr>
          <w:rFonts w:hint="eastAsia"/>
        </w:rPr>
        <w:t>.</w:t>
      </w:r>
      <w:r>
        <w:t xml:space="preserve"> Although the sedimentation rates </w:t>
      </w:r>
      <w:r>
        <w:rPr>
          <w:rFonts w:hint="eastAsia"/>
        </w:rPr>
        <w:t>a</w:t>
      </w:r>
      <w:r>
        <w:t>nd sediment burial efficiency were</w:t>
      </w:r>
      <w:r>
        <w:rPr>
          <w:rFonts w:hint="eastAsia"/>
        </w:rPr>
        <w:t xml:space="preserve"> n</w:t>
      </w:r>
      <w:r>
        <w:t xml:space="preserve">ot directly estimated in GC1 and GS1, these values extracted from previous GPSC studies (i.e., Huh et al. 2009 and Hsu et al. 2014) were more reliable than </w:t>
      </w:r>
      <w:commentRangeStart w:id="284"/>
      <w:r>
        <w:t>generally accepted values</w:t>
      </w:r>
      <w:commentRangeEnd w:id="284"/>
      <w:r w:rsidR="005525AF">
        <w:rPr>
          <w:rStyle w:val="ac"/>
        </w:rPr>
        <w:commentReference w:id="284"/>
      </w:r>
      <w:r>
        <w:t>.</w:t>
      </w:r>
    </w:p>
    <w:p w14:paraId="25E95518" w14:textId="5DB8DC05" w:rsidR="005E6A92" w:rsidRPr="003013DE" w:rsidRDefault="005E6A92" w:rsidP="005E6A92">
      <w:pPr>
        <w:ind w:firstLine="480"/>
      </w:pPr>
      <w:r w:rsidRPr="003013DE">
        <w:t xml:space="preserve">Although the </w:t>
      </w:r>
      <w:del w:id="285" w:author="Yushih Lin" w:date="2022-07-29T08:14:00Z">
        <w:r w:rsidRPr="003013DE" w:rsidDel="001F1E3C">
          <w:delText xml:space="preserve">direct </w:delText>
        </w:r>
      </w:del>
      <w:r w:rsidRPr="003013DE">
        <w:t xml:space="preserve">measured DOU was not used as model input, DOU flow was set to 30% of the </w:t>
      </w:r>
      <w:r w:rsidRPr="00F52A48">
        <w:rPr>
          <w:i/>
        </w:rPr>
        <w:t>in situ</w:t>
      </w:r>
      <w:r w:rsidRPr="003013DE">
        <w:t xml:space="preserve"> TOU as the maximum of the DOU constraint. </w:t>
      </w:r>
      <w:bookmarkStart w:id="286" w:name="_Hlk110001247"/>
      <w:commentRangeStart w:id="287"/>
      <w:r w:rsidRPr="003013DE">
        <w:t xml:space="preserve">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w:t>
      </w:r>
      <w:r w:rsidRPr="003013DE">
        <w:lastRenderedPageBreak/>
        <w:t>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w:t>
      </w:r>
      <w:bookmarkEnd w:id="286"/>
      <w:r w:rsidRPr="003013DE">
        <w:t xml:space="preserve"> </w:t>
      </w:r>
      <w:commentRangeEnd w:id="287"/>
      <w:r w:rsidR="001F1E3C">
        <w:rPr>
          <w:rStyle w:val="ac"/>
        </w:rPr>
        <w:commentReference w:id="287"/>
      </w:r>
      <w:commentRangeStart w:id="288"/>
      <w:r w:rsidRPr="003013DE">
        <w:t xml:space="preserve">In addition, the magnitude of modeled TOU flows was the same as </w:t>
      </w:r>
      <w:commentRangeStart w:id="289"/>
      <w:r w:rsidRPr="00F52A48">
        <w:rPr>
          <w:i/>
        </w:rPr>
        <w:t>in situ</w:t>
      </w:r>
      <w:r w:rsidRPr="003013DE">
        <w:t xml:space="preserve"> </w:t>
      </w:r>
      <w:commentRangeEnd w:id="289"/>
      <w:r w:rsidR="001F1E3C">
        <w:rPr>
          <w:rStyle w:val="ac"/>
        </w:rPr>
        <w:commentReference w:id="289"/>
      </w:r>
      <w:r w:rsidRPr="003013DE">
        <w:t xml:space="preserve">data, enhancing the credibility of LIM results. </w:t>
      </w:r>
      <w:commentRangeEnd w:id="288"/>
      <w:r w:rsidR="0082583B">
        <w:rPr>
          <w:rStyle w:val="ac"/>
        </w:rPr>
        <w:commentReference w:id="288"/>
      </w:r>
    </w:p>
    <w:p w14:paraId="0372518A" w14:textId="19C23B37" w:rsidR="005E6A92" w:rsidRPr="003013DE" w:rsidRDefault="005E6A92" w:rsidP="005E6A92">
      <w:pPr>
        <w:ind w:firstLine="480"/>
      </w:pPr>
      <w:del w:id="290" w:author="Yushih Lin" w:date="2022-07-29T08:19:00Z">
        <w:r w:rsidRPr="003013DE" w:rsidDel="00EA7597">
          <w:delText>However,</w:delText>
        </w:r>
      </w:del>
      <w:ins w:id="291" w:author="Yushih Lin" w:date="2022-07-29T08:19:00Z">
        <w:r w:rsidR="00EA7597">
          <w:t>The main difficulty lies at</w:t>
        </w:r>
      </w:ins>
      <w:r w:rsidRPr="003013DE">
        <w:t xml:space="preserve"> </w:t>
      </w:r>
      <w:r>
        <w:t>modeling the exact amount of BM</w:t>
      </w:r>
      <w:r w:rsidRPr="003013DE">
        <w:t>U</w:t>
      </w:r>
      <w:ins w:id="292" w:author="Yushih Lin" w:date="2022-07-29T08:20:00Z">
        <w:r w:rsidR="00EA7597">
          <w:t xml:space="preserve">. </w:t>
        </w:r>
      </w:ins>
      <w:del w:id="293" w:author="Yushih Lin" w:date="2022-07-29T08:20:00Z">
        <w:r w:rsidDel="00EA7597">
          <w:delText xml:space="preserve"> remains difficult</w:delText>
        </w:r>
        <w:r w:rsidRPr="003013DE" w:rsidDel="00EA7597">
          <w:delText xml:space="preserve">. </w:delText>
        </w:r>
      </w:del>
      <w:r>
        <w:t>The food web structure</w:t>
      </w:r>
      <w:r w:rsidRPr="003013DE">
        <w:t xml:space="preserve"> only </w:t>
      </w:r>
      <w:r>
        <w:t xml:space="preserve">considers </w:t>
      </w:r>
      <w:r w:rsidRPr="003013DE">
        <w:t xml:space="preserve">the respiration of meiofauna and macrofauna </w:t>
      </w:r>
      <w:r>
        <w:t>(F</w:t>
      </w:r>
      <w:r w:rsidRPr="003013DE">
        <w:t>ig.</w:t>
      </w:r>
      <w:r>
        <w:t xml:space="preserve"> 2</w:t>
      </w:r>
      <w:r w:rsidRPr="003013DE">
        <w:t xml:space="preserve">), </w:t>
      </w:r>
      <w:r>
        <w:t>which is overly</w:t>
      </w:r>
      <w:r w:rsidRPr="003013DE">
        <w:t xml:space="preserve"> simplified. Th</w:t>
      </w:r>
      <w:r>
        <w:t xml:space="preserve">e </w:t>
      </w:r>
      <w:r>
        <w:rPr>
          <w:rFonts w:hint="eastAsia"/>
        </w:rPr>
        <w:t>BMU</w:t>
      </w:r>
      <w:r w:rsidRPr="003013DE">
        <w:t xml:space="preserve"> not only includes the faunal respiration but the oxygen uptake related to biological activities (Glud et al., 2003). Numerous studies suggest macrobenthos </w:t>
      </w:r>
      <w:r>
        <w:t>modify</w:t>
      </w:r>
      <w:r w:rsidRPr="003013DE">
        <w:t xml:space="preserve"> diagenetic reactions, sediment-water exchange, and </w:t>
      </w:r>
      <w:r>
        <w:t xml:space="preserve">sediment </w:t>
      </w:r>
      <w:r w:rsidRPr="003013DE">
        <w:t>composition (e.g.</w:t>
      </w:r>
      <w:r>
        <w:t>,</w:t>
      </w:r>
      <w:r w:rsidRPr="003013DE">
        <w:t xml:space="preserve"> Aller, 1982, 1994) through their activities, such as feeding, burrowing, tube construction, bioirrigation (</w:t>
      </w:r>
      <w:r w:rsidRPr="006251A6">
        <w:t>Jørgensen et al., 2005</w:t>
      </w:r>
      <w:r w:rsidRPr="003013DE">
        <w:t xml:space="preserve">), and bioresuspension (Graf &amp; Rosenberg, 1997). For example, Forster &amp; Graf (1995) reported that two macrofauna species, </w:t>
      </w:r>
      <w:r w:rsidRPr="00BD1AAB">
        <w:rPr>
          <w:i/>
        </w:rPr>
        <w:t>Callianassa subterranea</w:t>
      </w:r>
      <w:r w:rsidRPr="003013DE">
        <w:t xml:space="preserve"> (Decapoda) and </w:t>
      </w:r>
      <w:r w:rsidRPr="00BD1AAB">
        <w:rPr>
          <w:i/>
        </w:rPr>
        <w:t>Lanice conchilega</w:t>
      </w:r>
      <w:r w:rsidRPr="003013DE">
        <w:t xml:space="preserve"> (Polychaeta)</w:t>
      </w:r>
      <w:r>
        <w:t>,</w:t>
      </w:r>
      <w:r w:rsidRPr="003013DE">
        <w:t xml:space="preserve"> enhance TOU by 85% through their pumping behavior in the shallow North Sea. The animal-induced changes in oxygen distribution are notoriously difficult to quantify and separate from respiration. Therefore, </w:t>
      </w:r>
      <w:bookmarkStart w:id="294" w:name="_Hlk110001123"/>
      <w:commentRangeStart w:id="295"/>
      <w:r w:rsidRPr="003013DE">
        <w:t xml:space="preserve">the </w:t>
      </w:r>
      <w:r>
        <w:t>most straightforward</w:t>
      </w:r>
      <w:r w:rsidRPr="003013DE">
        <w:t xml:space="preserve"> and robust procedure to evaluate the fauna activities in mixed communities is to subtract </w:t>
      </w:r>
      <w:r w:rsidRPr="003013DE">
        <w:lastRenderedPageBreak/>
        <w:t>DOU from TOU</w:t>
      </w:r>
      <w:commentRangeEnd w:id="295"/>
      <w:r w:rsidR="0082583B">
        <w:rPr>
          <w:rStyle w:val="ac"/>
        </w:rPr>
        <w:commentReference w:id="295"/>
      </w:r>
      <w:r w:rsidRPr="003013DE">
        <w:t xml:space="preserve"> </w:t>
      </w:r>
      <w:bookmarkEnd w:id="294"/>
      <w:r w:rsidRPr="003013DE">
        <w:t>(Glud, 2008). Unfortunately, our biomass-based modeled B</w:t>
      </w:r>
      <w:r>
        <w:rPr>
          <w:rFonts w:hint="eastAsia"/>
        </w:rPr>
        <w:t>M</w:t>
      </w:r>
      <w:r w:rsidRPr="003013DE">
        <w:t>U can only consider the respiration of fauna</w:t>
      </w:r>
      <w:r>
        <w:t>;</w:t>
      </w:r>
      <w:r w:rsidRPr="003013DE">
        <w:t xml:space="preserve"> thus</w:t>
      </w:r>
      <w:r>
        <w:t>,</w:t>
      </w:r>
      <w:r w:rsidRPr="003013DE">
        <w:t xml:space="preserve"> it turned out to be far less than the calculated results. </w:t>
      </w:r>
    </w:p>
    <w:p w14:paraId="53AECA1D" w14:textId="77777777" w:rsidR="005E6A92" w:rsidRPr="003013DE" w:rsidRDefault="005E6A92" w:rsidP="005E6A92">
      <w:pPr>
        <w:ind w:firstLine="480"/>
      </w:pPr>
      <w:r w:rsidRPr="003013DE">
        <w:t xml:space="preserve">On the other hand, </w:t>
      </w:r>
      <w:bookmarkStart w:id="296" w:name="_Hlk110001054"/>
      <w:r w:rsidRPr="003013DE">
        <w:t xml:space="preserve">the total biomass of meiobenthos and macrobenthos was significantly higher on the slope, </w:t>
      </w:r>
      <w:r w:rsidRPr="003013DE">
        <w:rPr>
          <w:rFonts w:hint="eastAsia"/>
        </w:rPr>
        <w:t xml:space="preserve">which explained </w:t>
      </w:r>
      <w:r>
        <w:t xml:space="preserve">the </w:t>
      </w:r>
      <w:commentRangeStart w:id="297"/>
      <w:r>
        <w:t>higher</w:t>
      </w:r>
      <w:r w:rsidRPr="003013DE">
        <w:t xml:space="preserve"> modeled B</w:t>
      </w:r>
      <w:r>
        <w:rPr>
          <w:rFonts w:hint="eastAsia"/>
        </w:rPr>
        <w:t>M</w:t>
      </w:r>
      <w:r w:rsidRPr="003013DE">
        <w:t xml:space="preserve">U </w:t>
      </w:r>
      <w:commentRangeEnd w:id="297"/>
      <w:r w:rsidR="002E1F7C">
        <w:rPr>
          <w:rStyle w:val="ac"/>
        </w:rPr>
        <w:commentReference w:id="297"/>
      </w:r>
      <w:r w:rsidRPr="003013DE">
        <w:t xml:space="preserve">in </w:t>
      </w:r>
      <w:r>
        <w:t xml:space="preserve">the </w:t>
      </w:r>
      <w:r w:rsidRPr="003013DE">
        <w:t>GS1</w:t>
      </w:r>
      <w:bookmarkEnd w:id="296"/>
      <w:r w:rsidRPr="003013DE">
        <w:t xml:space="preserve">. </w:t>
      </w:r>
      <w:r>
        <w:t>However, t</w:t>
      </w:r>
      <w:r w:rsidRPr="003013DE">
        <w:t xml:space="preserve">he calculated </w:t>
      </w:r>
      <w:r w:rsidRPr="00F52A48">
        <w:rPr>
          <w:i/>
        </w:rPr>
        <w:t>in situ</w:t>
      </w:r>
      <w:r w:rsidRPr="003013DE">
        <w:t xml:space="preserve"> B</w:t>
      </w:r>
      <w:r>
        <w:rPr>
          <w:rFonts w:hint="eastAsia"/>
        </w:rPr>
        <w:t>M</w:t>
      </w:r>
      <w:r w:rsidRPr="003013DE">
        <w:t xml:space="preserve">U was not distinctly different </w:t>
      </w:r>
      <w:r>
        <w:t>between the two</w:t>
      </w:r>
      <w:r w:rsidRPr="003013DE">
        <w:t xml:space="preserve"> 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U. Glud et al. (2003)</w:t>
      </w:r>
      <w:r>
        <w:t xml:space="preserve"> also</w:t>
      </w:r>
      <w:r w:rsidRPr="003013DE">
        <w:t xml:space="preserve"> found it </w:t>
      </w:r>
      <w:r>
        <w:t>challenging</w:t>
      </w:r>
      <w:r w:rsidRPr="003013DE">
        <w:t xml:space="preserve"> to relate faunal biomass to bentho</w:t>
      </w:r>
      <w:r>
        <w:t>s</w:t>
      </w:r>
      <w:r w:rsidRPr="003013DE">
        <w:t>-mediated oxygen uptake of a community undergoing seasonal changes. Therefore, macrobenthos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754AD07A" w:rsidR="005E6A92" w:rsidRDefault="005E6A92" w:rsidP="005E6A92">
      <w:pPr>
        <w:ind w:firstLine="480"/>
      </w:pPr>
      <w:r w:rsidRPr="003013DE">
        <w:t>Liao et al. (2017) have examined the vertical distributions of macrofauna in the sediments</w:t>
      </w:r>
      <w:r>
        <w:t>. T</w:t>
      </w:r>
      <w:r w:rsidRPr="003013DE">
        <w:t xml:space="preserve">heir results indicated that the abundance-weighted mean vertical positions of macrobenthos were significantly deeper in the sediment </w:t>
      </w:r>
      <w:ins w:id="298" w:author="Yushih Lin" w:date="2022-07-29T09:01:00Z">
        <w:r w:rsidR="00C422E2">
          <w:t xml:space="preserve">(down to ## cm) </w:t>
        </w:r>
      </w:ins>
      <w:r w:rsidRPr="003013DE">
        <w:t>of upper GPSC than the slope</w:t>
      </w:r>
      <w:ins w:id="299" w:author="Yushih Lin" w:date="2022-07-29T09:01:00Z">
        <w:r w:rsidR="00C422E2">
          <w:t xml:space="preserve"> (down to ## cm)</w:t>
        </w:r>
      </w:ins>
      <w:r w:rsidRPr="003013DE">
        <w:t>. In addition, several polychaete families capable of burrowing deep into the sediment, including paraonids, cossurids, capitellids, and sternaspids, thriv</w:t>
      </w:r>
      <w:r>
        <w:t>ed</w:t>
      </w:r>
      <w:r w:rsidRPr="003013DE">
        <w:t xml:space="preserve"> in the canyon habitats (Liao et al., 2017). In contrast, the discretely motile, surface deposit, and suspension feeders (e.g.</w:t>
      </w:r>
      <w:r>
        <w:t>,</w:t>
      </w:r>
      <w:r w:rsidRPr="003013DE">
        <w:t xml:space="preserve"> cirratulids, ampharetids, and </w:t>
      </w:r>
      <w:r w:rsidRPr="003013DE">
        <w:lastRenderedPageBreak/>
        <w:t xml:space="preserve">spionids) were found in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of these subsurface deposit feeders</w:t>
      </w:r>
      <w:r w:rsidRPr="003013DE">
        <w:t>.</w:t>
      </w:r>
    </w:p>
    <w:p w14:paraId="72811FEA" w14:textId="77777777"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(Stratmann et al.,2019). Therefore, </w:t>
      </w:r>
      <w:r>
        <w:t>the</w:t>
      </w:r>
      <w:r w:rsidRPr="00B1596F">
        <w:t xml:space="preserve"> benthic activity which respon</w:t>
      </w:r>
      <w:r>
        <w:t>d</w:t>
      </w:r>
      <w:r w:rsidRPr="00B1596F">
        <w:t xml:space="preserve">s to a variation in POC input should be reflected by a variation in </w:t>
      </w:r>
      <w:r>
        <w:t>TOU</w:t>
      </w:r>
      <w:r w:rsidRPr="00B1596F">
        <w:t xml:space="preserve">. </w:t>
      </w:r>
      <w:r>
        <w:t>H</w:t>
      </w:r>
      <w:r w:rsidRPr="00B1596F">
        <w:t>owever, the vertical POC flux determined by sediment traps does not match the carbon demand of the benthic community</w:t>
      </w:r>
      <w:r>
        <w:t xml:space="preserve"> (</w:t>
      </w:r>
      <w:r w:rsidRPr="00B1596F">
        <w:t>Smith</w:t>
      </w:r>
      <w:r>
        <w:t>,</w:t>
      </w:r>
      <w:r w:rsidRPr="00B1596F">
        <w:t xml:space="preserve"> 1987). Smith and Kaufmann (1999) reported a long-term discrepancy between food supply and demand in the Eastern North Pacific, </w:t>
      </w:r>
      <w:r>
        <w:t xml:space="preserve">with </w:t>
      </w:r>
      <w:r w:rsidRPr="00B1596F">
        <w:t>the POC fluxes contribut</w:t>
      </w:r>
      <w:r>
        <w:t>ing</w:t>
      </w:r>
      <w:r w:rsidRPr="00B1596F">
        <w:t xml:space="preserve"> only 52% to 59%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n the abyssal plain in the deep Arabian Sea (Witte &amp; Pfannkuche,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mismatches were mainly explained as the uncertainties in respect to relatively short-term </w:t>
      </w:r>
      <w:r>
        <w:t>TOU</w:t>
      </w:r>
      <w:r w:rsidRPr="00B1596F">
        <w:t xml:space="preserve"> incubations via long-term sediment trap deployment (Witte &amp; Pfannkuche, 1999). </w:t>
      </w:r>
      <w:commentRangeStart w:id="300"/>
      <w:r w:rsidRPr="00B1596F">
        <w:t xml:space="preserve">In addition, several studies suggested the quantity and the quality of settling OM should play a crucial role in the benthic response </w:t>
      </w:r>
      <w:r w:rsidRPr="00B1596F">
        <w:lastRenderedPageBreak/>
        <w:t>(Soetart et al., 1996; Rabouille et al., 1998).</w:t>
      </w:r>
      <w:commentRangeEnd w:id="300"/>
      <w:r w:rsidR="002047AB">
        <w:rPr>
          <w:rStyle w:val="ac"/>
        </w:rPr>
        <w:commentReference w:id="300"/>
      </w:r>
    </w:p>
    <w:p w14:paraId="5EB2588E" w14:textId="77777777" w:rsidR="005E6A92" w:rsidRDefault="005E6A92" w:rsidP="005E6A92">
      <w:pPr>
        <w:ind w:firstLine="480"/>
      </w:pPr>
      <w:r w:rsidRPr="003013DE">
        <w:t>Besides, the benthic oxygen consumption rates can be affected by a combination of factors, including primary production, quality of OM, and bottom-water oxygen concentrations (Jahnke, 1996; Wenzhöfer and Glud, 2002). It has been reported that the dissolved oxygen concentration in bottom water increased toward the canyon head in GPSC (Liao et al., 2017). Also, Wang et al. (2008) reported that the flow velocity near 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(Moodley et al., 1998), which may result in the </w:t>
      </w:r>
      <w:r>
        <w:t>increased</w:t>
      </w:r>
      <w:r w:rsidRPr="003013DE">
        <w:t xml:space="preserve"> oxygen consumption rates measured at GC1. In short, the peculiarly high value of calculated </w:t>
      </w:r>
      <w:r w:rsidRPr="00F52A48">
        <w:rPr>
          <w:i/>
        </w:rPr>
        <w:t>in situ</w:t>
      </w:r>
      <w:r>
        <w:t xml:space="preserve"> B</w:t>
      </w:r>
      <w:r>
        <w:rPr>
          <w:rFonts w:hint="eastAsia"/>
        </w:rPr>
        <w:t>M</w:t>
      </w:r>
      <w:r w:rsidRPr="003013DE">
        <w:t xml:space="preserve">U in GC1 might be </w:t>
      </w:r>
      <w:r>
        <w:t>associated with</w:t>
      </w:r>
      <w:r w:rsidRPr="003013DE">
        <w:t xml:space="preserve"> the underestimated bioturbation, physical disturbances, and chemical oxidation.</w:t>
      </w:r>
    </w:p>
    <w:p w14:paraId="7AFC25DC" w14:textId="380BE11C" w:rsidR="005E6A92" w:rsidRPr="005E6A92" w:rsidRDefault="005E6A92" w:rsidP="005E6A92">
      <w:pPr>
        <w:ind w:firstLine="480"/>
        <w:rPr>
          <w:rFonts w:eastAsiaTheme="minorEastAsia"/>
        </w:rPr>
      </w:pPr>
      <w:r>
        <w:rPr>
          <w:rFonts w:hint="eastAsia"/>
        </w:rPr>
        <w:t>An</w:t>
      </w:r>
      <w:r>
        <w:t>other issue is the different flow values calculated by parsimonious</w:t>
      </w:r>
      <w:r w:rsidRPr="005E194A">
        <w:t xml:space="preserve"> </w:t>
      </w:r>
      <w:r>
        <w:t>and MCMC algorithms (Fig. 12</w:t>
      </w:r>
      <w:r>
        <w:rPr>
          <w:rFonts w:hint="eastAsia"/>
        </w:rPr>
        <w:t>)</w:t>
      </w:r>
      <w:r>
        <w:t xml:space="preserve">. </w:t>
      </w:r>
      <w:del w:id="301" w:author="Yushih Lin" w:date="2022-07-29T09:19:00Z">
        <w:r w:rsidDel="005B38DF">
          <w:delText>As previously mentioned, t</w:delText>
        </w:r>
        <w:r w:rsidRPr="005E194A" w:rsidDel="005B38DF">
          <w:delText>he food web of GPSC and the adjacent slope were modeled based on a</w:delText>
        </w:r>
        <w:r w:rsidDel="005B38DF">
          <w:delText>n extensiv</w:delText>
        </w:r>
        <w:r w:rsidRPr="005E194A" w:rsidDel="005B38DF">
          <w:delText xml:space="preserve">e data set comprising site-specific biogeochemical data, physiological constraints, and empirical relations from the literature. </w:delText>
        </w:r>
      </w:del>
      <w:r w:rsidRPr="005E194A">
        <w:t xml:space="preserve">Despite </w:t>
      </w:r>
      <w:ins w:id="302" w:author="Yushih Lin" w:date="2022-07-29T09:19:00Z">
        <w:r w:rsidR="005B38DF">
          <w:t xml:space="preserve">the </w:t>
        </w:r>
      </w:ins>
      <w:r>
        <w:t>various</w:t>
      </w:r>
      <w:r w:rsidRPr="005E194A">
        <w:t xml:space="preserve"> constraints imposed in our model, it was still insufficient </w:t>
      </w:r>
      <w:r w:rsidRPr="005E194A">
        <w:lastRenderedPageBreak/>
        <w:t xml:space="preserve">to quantify a unique solution set. These constraints, however, imply that a ‘‘solution space’’ exists (van Oevelen et al., 2010). Within the solution space, an infinite number of solutions set consistent with the data are present (Soetaert and van Oevelen, 2009). While the conventional single-solution modeling approach typically provided a mathematically “the best” solution set, the solution flows </w:t>
      </w:r>
      <w:r>
        <w:t>were</w:t>
      </w:r>
      <w:r w:rsidRPr="005E194A">
        <w:t xml:space="preserve"> mostly close to the boundaries of t</w:t>
      </w:r>
      <w:r>
        <w:t>he solution space (F</w:t>
      </w:r>
      <w:r w:rsidRPr="005E194A">
        <w:t>ig.</w:t>
      </w:r>
      <w:r>
        <w:t xml:space="preserve"> 12</w:t>
      </w:r>
      <w:r w:rsidRPr="005E194A">
        <w:t>). On the other hand, the likelihood method based on the MCMC algorithm provided multiple solution sets, which could form a distribution of a probability density function (PDF) in the solution space. With this multi-solution approach, the solution sets are sampled from the solution space (Van den Meersche et al., 2009), and the mean of this sampled set could represent the central flow values which are less sensitive to the boundaries of the solution space (Van Oevelen et al., 2010). For each flow in our model, the mean and standard deviations of the 10,000 solutions were calculated. Though the standard deviation represents how the uncertainty in the data set propagates to the flow value (Van Oevelen et al., 2010), it still should be noted that the standard deviation was artificially set to a ±2% error margin to iterate until the convergence of solution sets.</w:t>
      </w:r>
    </w:p>
    <w:p w14:paraId="092FE691" w14:textId="77777777" w:rsidR="005E6A92" w:rsidRPr="00260A9A" w:rsidRDefault="005E6A92" w:rsidP="00DE071F">
      <w:pPr>
        <w:pStyle w:val="11"/>
      </w:pPr>
      <w:bookmarkStart w:id="303" w:name="_Toc109143526"/>
      <w:r w:rsidRPr="00260A9A">
        <w:t>Carbon demand</w:t>
      </w:r>
      <w:r w:rsidRPr="00260A9A">
        <w:rPr>
          <w:rFonts w:hint="eastAsia"/>
        </w:rPr>
        <w:t xml:space="preserve"> f</w:t>
      </w:r>
      <w:r w:rsidRPr="00260A9A">
        <w:t>rom the benthic community</w:t>
      </w:r>
      <w:bookmarkEnd w:id="303"/>
    </w:p>
    <w:p w14:paraId="0DAD01C6" w14:textId="77777777" w:rsidR="005E6A92" w:rsidRPr="003013DE" w:rsidRDefault="005E6A92" w:rsidP="005E6A92">
      <w:pPr>
        <w:ind w:firstLine="480"/>
      </w:pPr>
      <w:r w:rsidRPr="003013DE">
        <w:t xml:space="preserve">The initial attempt to insert the POC rain flux from the reference failed. This </w:t>
      </w:r>
      <w:r w:rsidRPr="003013DE">
        <w:lastRenderedPageBreak/>
        <w:t>conflict problem is often seen in LIM studies (e.g.</w:t>
      </w:r>
      <w:r>
        <w:t>,</w:t>
      </w:r>
      <w:r w:rsidRPr="003013DE">
        <w:t xml:space="preserve"> van Ovelen et al., 2011; De Smet et al., 2016). For example, De Smet et al. (2016) studied the </w:t>
      </w:r>
      <w:r w:rsidRPr="006251A6">
        <w:rPr>
          <w:i/>
        </w:rPr>
        <w:t>L. conchilega</w:t>
      </w:r>
      <w:r w:rsidRPr="003013DE">
        <w:t xml:space="preserve"> reef with LIM models.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 only the particulate form of OC was considered as the input of POC rain flux, which may ignore the </w:t>
      </w:r>
      <w:commentRangeStart w:id="304"/>
      <w:r w:rsidRPr="003013DE">
        <w:t>direct dissolved organic matter (DOM) assumption by the bacteria</w:t>
      </w:r>
      <w:commentRangeEnd w:id="304"/>
      <w:r w:rsidR="006273D9">
        <w:rPr>
          <w:rStyle w:val="ac"/>
        </w:rPr>
        <w:commentReference w:id="304"/>
      </w:r>
      <w:r w:rsidRPr="003013DE">
        <w:t xml:space="preserve">. </w:t>
      </w:r>
      <w:bookmarkStart w:id="305" w:name="_Hlk109996403"/>
      <w:r w:rsidRPr="003013DE">
        <w:t>As a result, the reference value (</w:t>
      </w:r>
      <w:commentRangeStart w:id="306"/>
      <w:r w:rsidRPr="003013DE">
        <w:t xml:space="preserve">53.85 </w:t>
      </w:r>
      <w:r>
        <w:rPr>
          <w:kern w:val="0"/>
        </w:rPr>
        <w:t>mg C/ m</w:t>
      </w:r>
      <w:r>
        <w:rPr>
          <w:kern w:val="0"/>
          <w:vertAlign w:val="superscript"/>
        </w:rPr>
        <w:t>2</w:t>
      </w:r>
      <w:r>
        <w:rPr>
          <w:kern w:val="0"/>
        </w:rPr>
        <w:t xml:space="preserve">/ d, </w:t>
      </w:r>
      <w:r>
        <w:t>Huh et al., 2009</w:t>
      </w:r>
      <w:commentRangeEnd w:id="306"/>
      <w:r w:rsidR="00111FC2">
        <w:rPr>
          <w:rStyle w:val="ac"/>
        </w:rPr>
        <w:commentReference w:id="306"/>
      </w:r>
      <w:r w:rsidRPr="003013DE">
        <w:t xml:space="preserve">) was </w:t>
      </w:r>
      <w:r>
        <w:t>in</w:t>
      </w:r>
      <w:r w:rsidRPr="003013DE">
        <w:t xml:space="preserve">sufficient </w:t>
      </w:r>
      <w:r>
        <w:t>to</w:t>
      </w:r>
      <w:r w:rsidRPr="003013DE">
        <w:t xml:space="preserve"> supporting the whole system</w:t>
      </w:r>
      <w:bookmarkEnd w:id="305"/>
      <w:r w:rsidRPr="003013DE">
        <w:t xml:space="preserve">. </w:t>
      </w:r>
      <w:commentRangeStart w:id="307"/>
      <w:r w:rsidRPr="003013DE">
        <w:t>DOM is expected to be taken up more easily than POM for bacteria because they need to produce enzymes to hydrolyze polymeric sinking particles before the material pass through cell membranes and the metabolization (Verdugo et al., 2004). Moreover, Pape et al. (2013) conducted experiments to evaluate the fate of DOM carbon in different benthic environments (North Atlantic and Western Mediterranean slope sites), which resulted in bacteria dominating DOM carbon uptake.</w:t>
      </w:r>
      <w:commentRangeEnd w:id="307"/>
      <w:r w:rsidR="00D54FB3">
        <w:rPr>
          <w:rStyle w:val="ac"/>
        </w:rPr>
        <w:commentReference w:id="307"/>
      </w:r>
      <w:r w:rsidRPr="003013DE">
        <w:t xml:space="preserve"> </w:t>
      </w:r>
    </w:p>
    <w:p w14:paraId="4129CC24" w14:textId="1EAEF72D" w:rsidR="005E6A92" w:rsidRPr="005E6A92" w:rsidRDefault="005E6A92" w:rsidP="005E6A92">
      <w:pPr>
        <w:ind w:firstLine="480"/>
        <w:rPr>
          <w:rFonts w:eastAsiaTheme="minorEastAsia"/>
        </w:rPr>
      </w:pPr>
      <w:r w:rsidRPr="003013DE">
        <w:t xml:space="preserve">To </w:t>
      </w:r>
      <w:ins w:id="308" w:author="Yushih Lin" w:date="2022-07-29T09:46:00Z">
        <w:r w:rsidR="00DE1D53">
          <w:t>re</w:t>
        </w:r>
      </w:ins>
      <w:r w:rsidRPr="003013DE">
        <w:t xml:space="preserve">solve the </w:t>
      </w:r>
      <w:del w:id="309" w:author="Yushih Lin" w:date="2022-07-29T09:46:00Z">
        <w:r w:rsidRPr="003013DE" w:rsidDel="00DE1D53">
          <w:delText xml:space="preserve">deficiency </w:delText>
        </w:r>
      </w:del>
      <w:ins w:id="310" w:author="Yushih Lin" w:date="2022-07-29T09:46:00Z">
        <w:r w:rsidR="00DE1D53">
          <w:t>discrepancy</w:t>
        </w:r>
        <w:r w:rsidR="00DE1D53" w:rsidRPr="003013DE">
          <w:t xml:space="preserve"> </w:t>
        </w:r>
      </w:ins>
      <w:del w:id="311" w:author="Yushih Lin" w:date="2022-07-29T09:46:00Z">
        <w:r w:rsidRPr="003013DE" w:rsidDel="00DE1D53">
          <w:delText xml:space="preserve">of </w:delText>
        </w:r>
      </w:del>
      <w:ins w:id="312" w:author="Yushih Lin" w:date="2022-07-29T09:48:00Z">
        <w:r w:rsidR="00DE1D53">
          <w:t>in</w:t>
        </w:r>
      </w:ins>
      <w:ins w:id="313" w:author="Yushih Lin" w:date="2022-07-29T09:46:00Z">
        <w:r w:rsidR="00DE1D53" w:rsidRPr="003013DE">
          <w:t xml:space="preserve"> </w:t>
        </w:r>
      </w:ins>
      <w:r w:rsidRPr="003013DE">
        <w:t xml:space="preserve">OC input </w:t>
      </w:r>
      <w:ins w:id="314" w:author="Yushih Lin" w:date="2022-07-29T09:48:00Z">
        <w:r w:rsidR="00DE1D53">
          <w:t xml:space="preserve">between literature values </w:t>
        </w:r>
      </w:ins>
      <w:r w:rsidRPr="003013DE">
        <w:t xml:space="preserve">and the </w:t>
      </w:r>
      <w:ins w:id="315" w:author="Yushih Lin" w:date="2022-07-29T09:48:00Z">
        <w:r w:rsidR="00DE1D53">
          <w:t xml:space="preserve">requirement </w:t>
        </w:r>
      </w:ins>
      <w:ins w:id="316" w:author="Yushih Lin" w:date="2022-07-29T09:49:00Z">
        <w:r w:rsidR="00DE1D53">
          <w:t xml:space="preserve">to sustain the </w:t>
        </w:r>
      </w:ins>
      <w:r>
        <w:t>model</w:t>
      </w:r>
      <w:ins w:id="317" w:author="Yushih Lin" w:date="2022-07-29T09:49:00Z">
        <w:r w:rsidR="00DE1D53">
          <w:t>ed</w:t>
        </w:r>
      </w:ins>
      <w:r>
        <w:t xml:space="preserve"> </w:t>
      </w:r>
      <w:del w:id="318" w:author="Yushih Lin" w:date="2022-07-29T09:49:00Z">
        <w:r w:rsidRPr="003013DE" w:rsidDel="00DE1D53">
          <w:delText>contradiction</w:delText>
        </w:r>
      </w:del>
      <w:ins w:id="319" w:author="Yushih Lin" w:date="2022-07-29T09:49:00Z">
        <w:r w:rsidR="00DE1D53">
          <w:t>ecosystem</w:t>
        </w:r>
      </w:ins>
      <w:r w:rsidRPr="003013DE">
        <w:t xml:space="preserve">, </w:t>
      </w:r>
      <w:r>
        <w:t>the</w:t>
      </w:r>
      <w:r w:rsidRPr="003013DE">
        <w:t xml:space="preserve"> research </w:t>
      </w:r>
      <w:r>
        <w:t xml:space="preserve">objective </w:t>
      </w:r>
      <w:r>
        <w:lastRenderedPageBreak/>
        <w:t>ha</w:t>
      </w:r>
      <w:ins w:id="320" w:author="Yushih Lin" w:date="2022-07-29T09:31:00Z">
        <w:r w:rsidR="00BC4E45">
          <w:t>s</w:t>
        </w:r>
      </w:ins>
      <w:del w:id="321" w:author="Yushih Lin" w:date="2022-07-29T09:31:00Z">
        <w:r w:rsidDel="00BC4E45">
          <w:delText>ve</w:delText>
        </w:r>
      </w:del>
      <w:r>
        <w:t xml:space="preserve"> </w:t>
      </w:r>
      <w:commentRangeStart w:id="322"/>
      <w:r>
        <w:t>shit</w:t>
      </w:r>
      <w:commentRangeEnd w:id="322"/>
      <w:r w:rsidR="00BC4E45">
        <w:rPr>
          <w:rStyle w:val="ac"/>
        </w:rPr>
        <w:commentReference w:id="322"/>
      </w:r>
      <w:r w:rsidRPr="003013DE">
        <w:t xml:space="preserve"> to quantify the amount of the </w:t>
      </w:r>
      <w:r>
        <w:t>minimum</w:t>
      </w:r>
      <w:r w:rsidRPr="003013DE">
        <w:t xml:space="preserve"> carbon demand in the system under </w:t>
      </w:r>
      <w:r>
        <w:t>the</w:t>
      </w:r>
      <w:r w:rsidRPr="003013DE">
        <w:t xml:space="preserve"> simplified food web st</w:t>
      </w:r>
      <w:r>
        <w:t>ructure. From the LIM results (F</w:t>
      </w:r>
      <w:r w:rsidRPr="003013DE">
        <w:t>ig.</w:t>
      </w:r>
      <w:r>
        <w:t xml:space="preserve"> 13 and Fig. 14</w:t>
      </w:r>
      <w:r w:rsidRPr="003013DE">
        <w:t xml:space="preserve">), </w:t>
      </w:r>
      <w:bookmarkStart w:id="323" w:name="_Hlk110000653"/>
      <w:r w:rsidRPr="003013DE">
        <w:t>the OC demand for the two sites (GC1: 131.08</w:t>
      </w:r>
      <w:r>
        <w:t xml:space="preserve"> </w:t>
      </w:r>
      <w:r>
        <w:rPr>
          <w:kern w:val="0"/>
        </w:rPr>
        <w:t>mg C/ m</w:t>
      </w:r>
      <w:r>
        <w:rPr>
          <w:kern w:val="0"/>
          <w:vertAlign w:val="superscript"/>
        </w:rPr>
        <w:t>2</w:t>
      </w:r>
      <w:r>
        <w:rPr>
          <w:kern w:val="0"/>
        </w:rPr>
        <w:t>/ d</w:t>
      </w:r>
      <w:r w:rsidRPr="003013DE">
        <w:t>; GS1:</w:t>
      </w:r>
      <w:r>
        <w:t xml:space="preserve"> </w:t>
      </w:r>
      <w:r w:rsidRPr="003013DE">
        <w:t>78.95</w:t>
      </w:r>
      <w:r>
        <w:t xml:space="preserve"> </w:t>
      </w:r>
      <w:r>
        <w:rPr>
          <w:kern w:val="0"/>
        </w:rPr>
        <w:t>mg C/ m</w:t>
      </w:r>
      <w:r>
        <w:rPr>
          <w:kern w:val="0"/>
          <w:vertAlign w:val="superscript"/>
        </w:rPr>
        <w:t>2</w:t>
      </w:r>
      <w:r>
        <w:rPr>
          <w:kern w:val="0"/>
        </w:rPr>
        <w:t>/ d</w:t>
      </w:r>
      <w:r w:rsidRPr="003013DE">
        <w:t xml:space="preserve">) was larger than </w:t>
      </w:r>
      <w:commentRangeStart w:id="324"/>
      <w:r w:rsidRPr="003013DE">
        <w:t>the reference value</w:t>
      </w:r>
      <w:ins w:id="325" w:author="Yushih Lin" w:date="2022-07-29T09:54:00Z">
        <w:r w:rsidR="008A35E4">
          <w:t>s</w:t>
        </w:r>
      </w:ins>
      <w:r w:rsidRPr="003013DE">
        <w:t>, especially in the canyon head, which was larger by a factor of three</w:t>
      </w:r>
      <w:commentRangeEnd w:id="324"/>
      <w:r w:rsidR="009E43A9">
        <w:rPr>
          <w:rStyle w:val="ac"/>
        </w:rPr>
        <w:commentReference w:id="324"/>
      </w:r>
      <w:bookmarkEnd w:id="323"/>
      <w:r w:rsidRPr="003013DE">
        <w:t xml:space="preserve">. </w:t>
      </w:r>
      <w:commentRangeStart w:id="326"/>
      <w:r w:rsidRPr="003013DE">
        <w:t>This indicates a substantial proportion of carbon that may enter the microbial loop as dissolved form.</w:t>
      </w:r>
      <w:r>
        <w:t xml:space="preserve"> </w:t>
      </w:r>
      <w:commentRangeEnd w:id="326"/>
      <w:r w:rsidR="009D6A18">
        <w:rPr>
          <w:rStyle w:val="ac"/>
        </w:rPr>
        <w:commentReference w:id="326"/>
      </w:r>
      <w:r>
        <w:t xml:space="preserve">Besides, the converted POC flux reported in </w:t>
      </w:r>
      <w:r w:rsidRPr="002B0BDB">
        <w:t>Liu et al. (2006)</w:t>
      </w:r>
      <w:r>
        <w:t xml:space="preserve"> was 6 to 10 times higher than the reference estimation (Huh et al., 2009) and our modeled value. </w:t>
      </w:r>
      <w:bookmarkStart w:id="327" w:name="_Hlk110000813"/>
      <w:commentRangeStart w:id="328"/>
      <w:r>
        <w:t xml:space="preserve">This discrepancy has also been </w:t>
      </w:r>
      <w:r>
        <w:rPr>
          <w:rFonts w:hint="eastAsia"/>
        </w:rPr>
        <w:t>f</w:t>
      </w:r>
      <w:r>
        <w:t xml:space="preserve">ound </w:t>
      </w:r>
      <w:r w:rsidRPr="001F7158">
        <w:t>in the Nazaré Canyon</w:t>
      </w:r>
      <w:r>
        <w:t xml:space="preserve"> (de</w:t>
      </w:r>
      <w:r>
        <w:rPr>
          <w:rFonts w:hint="eastAsia"/>
        </w:rPr>
        <w:t xml:space="preserve"> St</w:t>
      </w:r>
      <w:r>
        <w:t>igter et al. 2007), which may be resulted from the sediment resuspension triggered by the strong bottom currents.</w:t>
      </w:r>
      <w:commentRangeEnd w:id="328"/>
      <w:r w:rsidR="009E43A9">
        <w:rPr>
          <w:rStyle w:val="ac"/>
        </w:rPr>
        <w:commentReference w:id="328"/>
      </w:r>
      <w:bookmarkEnd w:id="327"/>
      <w:r>
        <w:t xml:space="preserve"> </w:t>
      </w:r>
    </w:p>
    <w:p w14:paraId="1DBFCE8A" w14:textId="77777777" w:rsidR="005E6A92" w:rsidRPr="002E7AF1" w:rsidRDefault="005E6A92" w:rsidP="00DE071F">
      <w:pPr>
        <w:pStyle w:val="11"/>
      </w:pPr>
      <w:bookmarkStart w:id="329" w:name="_Toc109143527"/>
      <w:r w:rsidRPr="002E7AF1">
        <w:t>Network characteristics</w:t>
      </w:r>
      <w:bookmarkEnd w:id="329"/>
    </w:p>
    <w:p w14:paraId="626356A1" w14:textId="77777777" w:rsidR="005E6A92" w:rsidRDefault="005E6A92" w:rsidP="005E6A92">
      <w:pPr>
        <w:ind w:firstLine="480"/>
      </w:pPr>
      <w:r>
        <w:t>Indices</w:t>
      </w:r>
      <w:r>
        <w:rPr>
          <w:rFonts w:hint="eastAsia"/>
        </w:rPr>
        <w:t xml:space="preserve"> b</w:t>
      </w:r>
      <w:r>
        <w:t>ased on</w:t>
      </w:r>
      <w:r>
        <w:rPr>
          <w:rFonts w:hint="eastAsia"/>
        </w:rPr>
        <w:t xml:space="preserve"> </w:t>
      </w:r>
      <w:r>
        <w:t>a n</w:t>
      </w:r>
      <w:r>
        <w:rPr>
          <w:rFonts w:hint="eastAsia"/>
        </w:rPr>
        <w:t>e</w:t>
      </w:r>
      <w:r>
        <w:t xml:space="preserve">twork </w:t>
      </w:r>
      <w:r w:rsidRPr="00F70232">
        <w:t xml:space="preserve">are often </w:t>
      </w:r>
      <w:r>
        <w:t xml:space="preserve">calculated </w:t>
      </w:r>
      <w:r w:rsidRPr="00F70232">
        <w:t xml:space="preserve">to describe </w:t>
      </w:r>
      <w:r>
        <w:t xml:space="preserve">the function of the </w:t>
      </w:r>
      <w:r w:rsidRPr="00F70232">
        <w:t>food web</w:t>
      </w:r>
      <w:r>
        <w:t xml:space="preserve"> (Kone et al., 2009)</w:t>
      </w:r>
      <w:r>
        <w:rPr>
          <w:rFonts w:hint="eastAsia"/>
        </w:rPr>
        <w:t>.</w:t>
      </w:r>
      <w:r>
        <w:t xml:space="preserve"> Here, five indices were used to estimate the food webs in GC1 and GS1. </w:t>
      </w:r>
    </w:p>
    <w:p w14:paraId="17FF37CE" w14:textId="38B8DD7E" w:rsidR="005E6A92" w:rsidRPr="009B4171" w:rsidRDefault="005E6A92" w:rsidP="005E6A92">
      <w:pPr>
        <w:ind w:firstLine="480"/>
        <w:rPr>
          <w:color w:val="000000"/>
          <w:kern w:val="0"/>
        </w:rPr>
      </w:pP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 growth of the ecosystem</w:t>
      </w:r>
      <w:r>
        <w:rPr>
          <w:rFonts w:hint="eastAsia"/>
          <w:color w:val="000000"/>
          <w:kern w:val="0"/>
        </w:rPr>
        <w:t>.</w:t>
      </w:r>
      <w:r>
        <w:rPr>
          <w:color w:val="000000"/>
          <w:kern w:val="0"/>
        </w:rPr>
        <w:t xml:space="preserve"> </w:t>
      </w:r>
      <w:r>
        <w:t>The higher carbon processing in the canyon head is reflected by higher value</w:t>
      </w:r>
      <w:ins w:id="330" w:author="Yushih Lin" w:date="2022-07-29T10:51:00Z">
        <w:r w:rsidR="00336B81">
          <w:t>s</w:t>
        </w:r>
      </w:ins>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xml:space="preserve">, which represent the total amount of energy flowing through the </w:t>
      </w:r>
      <w:r>
        <w:rPr>
          <w:color w:val="000000"/>
          <w:kern w:val="0"/>
        </w:rPr>
        <w:lastRenderedPageBreak/>
        <w:t>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 structure may be featured with the same </w:t>
      </w:r>
      <m:oMath>
        <m:r>
          <w:rPr>
            <w:rFonts w:ascii="Cambria Math" w:hAnsi="Cambria Math"/>
            <w:color w:val="000000"/>
            <w:kern w:val="0"/>
          </w:rPr>
          <m:t>TST</m:t>
        </m:r>
      </m:oMath>
      <w:r>
        <w:rPr>
          <w:rFonts w:hint="eastAsia"/>
          <w:color w:val="000000"/>
          <w:kern w:val="0"/>
        </w:rPr>
        <w:t xml:space="preserve"> (</w:t>
      </w:r>
      <w:r>
        <w:rPr>
          <w:color w:val="000000"/>
          <w:kern w:val="0"/>
        </w:rPr>
        <w:t>Bodini, 2012). Therefore, two</w:t>
      </w:r>
      <w:r>
        <w:rPr>
          <w:rFonts w:hint="eastAsia"/>
          <w:color w:val="000000"/>
          <w:kern w:val="0"/>
        </w:rPr>
        <w:t xml:space="preserve"> </w:t>
      </w:r>
      <w:r>
        <w:rPr>
          <w:color w:val="000000"/>
          <w:kern w:val="0"/>
        </w:rPr>
        <w:t xml:space="preserve">other index analyses were carried out to estimate the maturity of the two ecosystems. </w:t>
      </w:r>
      <w:r>
        <w:rPr>
          <w:rFonts w:hint="eastAsia"/>
          <w:color w:val="000000"/>
          <w:kern w:val="0"/>
        </w:rPr>
        <w:t>Ac</w:t>
      </w:r>
      <w:r>
        <w:rPr>
          <w:color w:val="000000"/>
          <w:kern w:val="0"/>
        </w:rPr>
        <w:t xml:space="preserve">cording to Odum (1969), a mature ecosystem should </w:t>
      </w:r>
      <w:r>
        <w:rPr>
          <w:rFonts w:hint="eastAsia"/>
          <w:color w:val="000000"/>
          <w:kern w:val="0"/>
        </w:rPr>
        <w:t>i</w:t>
      </w:r>
      <w:r>
        <w:rPr>
          <w:color w:val="000000"/>
          <w:kern w:val="0"/>
        </w:rPr>
        <w:t>nvolve a higher information content, high biomass, and a high capacity to seize and hold the nutrients for cycling within the system. T</w:t>
      </w:r>
      <w:r w:rsidRPr="00B40808">
        <w:t>he Finn cycling index</w:t>
      </w:r>
      <w:r>
        <w:t xml:space="preserve"> </w:t>
      </w:r>
      <w:r w:rsidRPr="00127490">
        <w:rPr>
          <w:color w:val="000000"/>
          <w:kern w:val="0"/>
        </w:rPr>
        <w:t>(</w:t>
      </w:r>
      <m:oMath>
        <m:r>
          <w:rPr>
            <w:rFonts w:ascii="Cambria Math" w:hAnsi="Cambria Math"/>
            <w:color w:val="000000"/>
            <w:kern w:val="0"/>
          </w:rPr>
          <m:t>FCI</m:t>
        </m:r>
      </m:oMath>
      <w:r w:rsidRPr="00127490">
        <w:rPr>
          <w:color w:val="000000"/>
          <w:kern w:val="0"/>
        </w:rPr>
        <w:t>)</w:t>
      </w:r>
      <w:r>
        <w:rPr>
          <w:color w:val="000000"/>
          <w:kern w:val="0"/>
        </w:rPr>
        <w:t>, developed by Finn (1976), measures</w:t>
      </w:r>
      <w:r>
        <w:rPr>
          <w:rFonts w:hint="eastAsia"/>
        </w:rPr>
        <w:t xml:space="preserve"> </w:t>
      </w:r>
      <w:r w:rsidRPr="00B40808">
        <w:t xml:space="preserve">the fraction of total carbon cycling </w:t>
      </w:r>
      <w:r>
        <w:t xml:space="preserve">generated by recycling processes. 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with a higher </w:t>
      </w:r>
      <w:r>
        <w:rPr>
          <w:rFonts w:hint="eastAsia"/>
          <w:color w:val="000000"/>
          <w:kern w:val="0"/>
        </w:rPr>
        <w:t>d</w:t>
      </w:r>
      <w:r>
        <w:rPr>
          <w:color w:val="000000"/>
          <w:kern w:val="0"/>
        </w:rPr>
        <w:t xml:space="preserve">egree of energy recycling is a mature ecosystem that develops completed nutrient conservation routes (Odum, 1969) in contrast to the canyon system. Moreover, the </w:t>
      </w:r>
      <w:r>
        <w:rPr>
          <w:rFonts w:hint="eastAsia"/>
          <w:color w:val="000000"/>
          <w:kern w:val="0"/>
        </w:rPr>
        <w:t>r</w:t>
      </w:r>
      <w:r>
        <w:rPr>
          <w:color w:val="000000"/>
          <w:kern w:val="0"/>
        </w:rPr>
        <w:t xml:space="preserve">elatively 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w:t>
      </w:r>
      <w:ins w:id="331" w:author="Yushih Lin" w:date="2022-07-29T10:54:00Z">
        <w:r w:rsidR="00336B81">
          <w:rPr>
            <w:color w:val="000000"/>
            <w:kern w:val="0"/>
          </w:rPr>
          <w:t xml:space="preserve">biotic </w:t>
        </w:r>
      </w:ins>
      <w:r>
        <w:rPr>
          <w:color w:val="000000"/>
          <w:kern w:val="0"/>
        </w:rPr>
        <w:t xml:space="preserve">carbon stock </w:t>
      </w:r>
      <w:r w:rsidRPr="0013359A">
        <w:rPr>
          <w:color w:val="000000"/>
          <w:kern w:val="0"/>
        </w:rPr>
        <w:t>(Table 5)</w:t>
      </w:r>
      <w:r>
        <w:rPr>
          <w:color w:val="000000"/>
          <w:kern w:val="0"/>
        </w:rPr>
        <w:t xml:space="preserve"> in GS1 also show that the ecosystem on the slope is more mature than the frequently disturbed canyon, which is mainly dominated by the bacteria-related process. The low carbon stock of larger size faunal group in GC1 indicates that</w:t>
      </w:r>
      <w:r>
        <w:rPr>
          <w:rFonts w:hint="eastAsia"/>
          <w:color w:val="000000"/>
          <w:kern w:val="0"/>
        </w:rPr>
        <w:t xml:space="preserve"> </w:t>
      </w:r>
      <w:r>
        <w:rPr>
          <w:color w:val="000000"/>
          <w:kern w:val="0"/>
        </w:rPr>
        <w:t>the head of Gaping Submarine Canyon is a fragile ecosystem</w:t>
      </w:r>
      <w:r w:rsidRPr="00943751">
        <w:rPr>
          <w:color w:val="000000"/>
          <w:kern w:val="0"/>
        </w:rPr>
        <w:t xml:space="preserve"> </w:t>
      </w:r>
      <w:r>
        <w:rPr>
          <w:color w:val="000000"/>
          <w:kern w:val="0"/>
        </w:rPr>
        <w:t xml:space="preserve">under severe physical perturbation, as reported in 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Nazare canyon and previously reported benthic ecosystems </w:t>
      </w:r>
      <w:r>
        <w:rPr>
          <w:rFonts w:hint="eastAsia"/>
          <w:color w:val="000000"/>
          <w:kern w:val="0"/>
        </w:rPr>
        <w:t>a</w:t>
      </w:r>
      <w:r>
        <w:rPr>
          <w:color w:val="000000"/>
          <w:kern w:val="0"/>
        </w:rPr>
        <w:t xml:space="preserve">re found in the range of 5% </w:t>
      </w:r>
      <w:r>
        <w:rPr>
          <w:color w:val="000000"/>
          <w:kern w:val="0"/>
        </w:rPr>
        <w:lastRenderedPageBreak/>
        <w:t>to 20%</w:t>
      </w:r>
      <w:r>
        <w:rPr>
          <w:rFonts w:hint="eastAsia"/>
          <w:color w:val="000000"/>
          <w:kern w:val="0"/>
        </w:rPr>
        <w:t xml:space="preserve"> (v</w:t>
      </w:r>
      <w:r>
        <w:rPr>
          <w:color w:val="000000"/>
          <w:kern w:val="0"/>
        </w:rPr>
        <w:t>an Oevelen et al., 2011</w:t>
      </w:r>
      <w:r>
        <w:rPr>
          <w:rFonts w:hint="eastAsia"/>
          <w:color w:val="000000"/>
          <w:kern w:val="0"/>
        </w:rPr>
        <w:t>;</w:t>
      </w:r>
      <w:r>
        <w:rPr>
          <w:color w:val="000000"/>
          <w:kern w:val="0"/>
        </w:rPr>
        <w:t xml:space="preserve"> Kones et al., 2009; </w:t>
      </w:r>
      <w:r w:rsidRPr="006251A6">
        <w:rPr>
          <w:color w:val="000000"/>
          <w:kern w:val="0"/>
        </w:rPr>
        <w:t>Anh et al., 2015</w:t>
      </w:r>
      <w:r>
        <w:rPr>
          <w:color w:val="000000"/>
          <w:kern w:val="0"/>
        </w:rPr>
        <w:t xml:space="preserve">), while our </w:t>
      </w:r>
      <m:oMath>
        <m:r>
          <w:rPr>
            <w:rFonts w:ascii="Cambria Math" w:hAnsi="Cambria Math"/>
            <w:color w:val="000000"/>
            <w:kern w:val="0"/>
          </w:rPr>
          <m:t>FCI</m:t>
        </m:r>
      </m:oMath>
      <w:r>
        <w:rPr>
          <w:rFonts w:hint="eastAsia"/>
          <w:color w:val="000000"/>
          <w:kern w:val="0"/>
        </w:rPr>
        <w:t xml:space="preserve"> </w:t>
      </w:r>
      <w:r>
        <w:rPr>
          <w:color w:val="000000"/>
          <w:kern w:val="0"/>
        </w:rPr>
        <w:t xml:space="preserve">are still within this range </w:t>
      </w:r>
      <w:r w:rsidRPr="00553510">
        <w:rPr>
          <w:color w:val="000000"/>
          <w:kern w:val="0"/>
        </w:rPr>
        <w:t>(GC1: 7 %; GS1: 13%</w:t>
      </w:r>
      <w:r>
        <w:rPr>
          <w:color w:val="000000"/>
          <w:kern w:val="0"/>
        </w:rPr>
        <w:t xml:space="preserve">). </w:t>
      </w:r>
    </w:p>
    <w:p w14:paraId="350CA118" w14:textId="77777777" w:rsidR="005E6A92" w:rsidRDefault="005E6A92" w:rsidP="005E6A92">
      <w:pPr>
        <w:ind w:firstLine="480"/>
        <w:rPr>
          <w:color w:val="000000"/>
          <w:kern w:val="0"/>
        </w:rPr>
      </w:pPr>
      <w:r>
        <w:rPr>
          <w:rFonts w:hint="eastAsia"/>
          <w:color w:val="000000"/>
          <w:kern w:val="0"/>
        </w:rPr>
        <w:t>T</w:t>
      </w:r>
      <w:r>
        <w:rPr>
          <w:color w:val="000000"/>
          <w:kern w:val="0"/>
        </w:rPr>
        <w:t xml:space="preserve">he rest index, </w:t>
      </w:r>
      <m:oMath>
        <m:r>
          <w:rPr>
            <w:rFonts w:ascii="Cambria Math" w:hAnsi="Cambria Math"/>
            <w:color w:val="000000"/>
            <w:kern w:val="0"/>
          </w:rPr>
          <m:t>AMI</m:t>
        </m:r>
      </m:oMath>
      <w:r>
        <w:rPr>
          <w:rFonts w:hint="eastAsia"/>
          <w:color w:val="000000"/>
          <w:kern w:val="0"/>
        </w:rPr>
        <w:t>,</w:t>
      </w:r>
      <w:r>
        <w:rPr>
          <w:color w:val="000000"/>
          <w:kern w:val="0"/>
        </w:rPr>
        <w:t xml:space="preserve"> is suggested to be a</w:t>
      </w:r>
      <w:r>
        <w:rPr>
          <w:rFonts w:hint="eastAsia"/>
          <w:color w:val="000000"/>
          <w:kern w:val="0"/>
        </w:rPr>
        <w:t>n</w:t>
      </w:r>
      <w:r>
        <w:rPr>
          <w:color w:val="000000"/>
          <w:kern w:val="0"/>
        </w:rPr>
        <w:t xml:space="preserve"> indicative index for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constraint are in effect, the less the uncertainty is in the system; 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77777777" w:rsidR="005E6A92" w:rsidRDefault="005E6A92" w:rsidP="005E6A92">
      <w:pPr>
        <w:ind w:firstLine="480"/>
        <w:rPr>
          <w:color w:val="000000"/>
          <w:kern w:val="0"/>
        </w:rPr>
      </w:pPr>
      <w:r>
        <w:rPr>
          <w:color w:val="000000"/>
          <w:kern w:val="0"/>
        </w:rPr>
        <w:t xml:space="preserve">In model structure,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r>
        <w:rPr>
          <w:color w:val="000000"/>
          <w:kern w:val="0"/>
        </w:rPr>
        <w:t xml:space="preserve">Bodini, 2012). On the other hand, a highly redundant network which 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From our data, </w:t>
      </w:r>
      <w:commentRangeStart w:id="332"/>
      <w:r>
        <w:rPr>
          <w:rFonts w:hint="eastAsia"/>
          <w:color w:val="000000"/>
          <w:kern w:val="0"/>
        </w:rPr>
        <w:t>t</w:t>
      </w:r>
      <w:r>
        <w:rPr>
          <w:color w:val="000000"/>
          <w:kern w:val="0"/>
        </w:rPr>
        <w:t xml:space="preserve">hough the </w:t>
      </w:r>
      <m:oMath>
        <m:r>
          <w:rPr>
            <w:rFonts w:ascii="Cambria Math" w:hAnsi="Cambria Math"/>
            <w:color w:val="000000"/>
            <w:kern w:val="0"/>
          </w:rPr>
          <m:t>AMI</m:t>
        </m:r>
      </m:oMath>
      <w:r>
        <w:rPr>
          <w:color w:val="000000"/>
          <w:kern w:val="0"/>
        </w:rPr>
        <w:t xml:space="preserve"> of GS1 was marginally higher than that of GC1, </w:t>
      </w:r>
      <w:r>
        <w:rPr>
          <w:rFonts w:hint="eastAsia"/>
          <w:color w:val="000000"/>
          <w:kern w:val="0"/>
        </w:rPr>
        <w:t>i</w:t>
      </w:r>
      <w:r>
        <w:rPr>
          <w:color w:val="000000"/>
          <w:kern w:val="0"/>
        </w:rPr>
        <w:t xml:space="preserve">t </w:t>
      </w:r>
      <w:r w:rsidRPr="00D96190">
        <w:rPr>
          <w:color w:val="000000"/>
          <w:kern w:val="0"/>
        </w:rPr>
        <w:t xml:space="preserve">would be higher </w:t>
      </w:r>
      <w:r>
        <w:rPr>
          <w:color w:val="000000"/>
          <w:kern w:val="0"/>
        </w:rPr>
        <w:t>in</w:t>
      </w:r>
      <w:r w:rsidRPr="00D96190">
        <w:rPr>
          <w:color w:val="000000"/>
          <w:kern w:val="0"/>
        </w:rPr>
        <w:t xml:space="preserve"> low disturbance condition</w:t>
      </w:r>
      <w:r>
        <w:rPr>
          <w:color w:val="000000"/>
          <w:kern w:val="0"/>
        </w:rPr>
        <w:t>s.</w:t>
      </w:r>
      <w:commentRangeEnd w:id="332"/>
      <w:r w:rsidR="00DF6A94">
        <w:rPr>
          <w:rStyle w:val="ac"/>
        </w:rPr>
        <w:commentReference w:id="332"/>
      </w:r>
      <w:r>
        <w:rPr>
          <w:color w:val="000000"/>
          <w:kern w:val="0"/>
        </w:rPr>
        <w:t xml:space="preserve"> </w:t>
      </w:r>
    </w:p>
    <w:p w14:paraId="7850C3D1" w14:textId="78D82316" w:rsidR="005E6A92" w:rsidRPr="00C24F35" w:rsidRDefault="005E6A92" w:rsidP="005E6A92">
      <w:pPr>
        <w:ind w:firstLine="480"/>
      </w:pPr>
      <w:r w:rsidRPr="00C24F35">
        <w:t xml:space="preserve">The turnover rate (or residence time) of OM can be considered as a function of stock size and energy transfer in/out of the stock. In deep-sea studies, scientists quantify the sediment stock and the POC fluxes and thus derive the turnover rate </w:t>
      </w:r>
      <w:r>
        <w:t>(e.g., Rowe et al., 2008)</w:t>
      </w:r>
      <w:r w:rsidRPr="00C24F35">
        <w:t>. However, the quantification of OM turnover is far more complicated because of the var</w:t>
      </w:r>
      <w:r>
        <w:t>ying</w:t>
      </w:r>
      <w:r w:rsidRPr="00C24F35">
        <w:t xml:space="preserve"> </w:t>
      </w:r>
      <w:del w:id="333" w:author="Yushih Lin" w:date="2022-07-29T11:00:00Z">
        <w:r w:rsidRPr="00C24F35" w:rsidDel="00DF6A94">
          <w:delText xml:space="preserve">sediment </w:delText>
        </w:r>
      </w:del>
      <w:ins w:id="334" w:author="Yushih Lin" w:date="2022-07-29T11:00:00Z">
        <w:r w:rsidR="00DF6A94">
          <w:t>OM</w:t>
        </w:r>
        <w:r w:rsidR="00DF6A94" w:rsidRPr="00C24F35">
          <w:t xml:space="preserve"> </w:t>
        </w:r>
      </w:ins>
      <w:r w:rsidRPr="00C24F35">
        <w:t>composition and tax</w:t>
      </w:r>
      <w:r>
        <w:t>onomic</w:t>
      </w:r>
      <w:r w:rsidRPr="00C24F35">
        <w:t xml:space="preserve"> assemblages with </w:t>
      </w:r>
      <w:r>
        <w:t>different</w:t>
      </w:r>
      <w:r w:rsidRPr="00C24F35">
        <w:t xml:space="preserve"> </w:t>
      </w:r>
      <w:r w:rsidRPr="00C24F35">
        <w:lastRenderedPageBreak/>
        <w:t>locations. From another point of view, 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an alternative method of OC turnover rate derivation. </w:t>
      </w:r>
    </w:p>
    <w:p w14:paraId="4D7533B1" w14:textId="61E20A96" w:rsidR="005E6A92" w:rsidRDefault="005E6A92" w:rsidP="005E6A92">
      <w:pPr>
        <w:ind w:firstLine="480"/>
      </w:pPr>
      <w:commentRangeStart w:id="335"/>
      <w:r w:rsidRPr="00C24F35">
        <w:t>The turnover time of total OC</w:t>
      </w:r>
      <w:commentRangeEnd w:id="335"/>
      <w:r w:rsidR="00E824E4">
        <w:rPr>
          <w:rStyle w:val="ac"/>
        </w:rPr>
        <w:commentReference w:id="335"/>
      </w:r>
      <w:r w:rsidRPr="00C24F35">
        <w:t xml:space="preserve"> estimated by the model results (</w:t>
      </w:r>
      <w:r>
        <w:t>T</w:t>
      </w:r>
      <w:r w:rsidRPr="00C24F35">
        <w:t>able.</w:t>
      </w:r>
      <w:r>
        <w:t xml:space="preserve"> 15</w:t>
      </w:r>
      <w:r w:rsidRPr="00C24F35">
        <w:t xml:space="preserve">) was </w:t>
      </w:r>
      <w:r>
        <w:t xml:space="preserve">in </w:t>
      </w:r>
      <w:ins w:id="336" w:author="Yushih Lin" w:date="2022-07-29T11:01:00Z">
        <w:r w:rsidR="00442029">
          <w:t xml:space="preserve">the </w:t>
        </w:r>
      </w:ins>
      <w:del w:id="337" w:author="Yushih Lin" w:date="2022-07-29T11:01:00Z">
        <w:r w:rsidRPr="00C24F35" w:rsidDel="00442029">
          <w:delText xml:space="preserve">order </w:delText>
        </w:r>
      </w:del>
      <w:ins w:id="338" w:author="Yushih Lin" w:date="2022-07-29T11:01:00Z">
        <w:r w:rsidR="00442029">
          <w:t>time scale</w:t>
        </w:r>
        <w:r w:rsidR="00442029" w:rsidRPr="00C24F35">
          <w:t xml:space="preserve"> </w:t>
        </w:r>
      </w:ins>
      <w:r w:rsidRPr="00C24F35">
        <w:t>of decade</w:t>
      </w:r>
      <w:ins w:id="339" w:author="Yushih Lin" w:date="2022-07-29T11:01:00Z">
        <w:r w:rsidR="00442029">
          <w:t>s</w:t>
        </w:r>
      </w:ins>
      <w:r w:rsidRPr="00C24F35">
        <w:t xml:space="preserve"> in the canyon head, while it appeared to be over a century on the slope. The turnover time in GC1 (63</w:t>
      </w:r>
      <w:ins w:id="340" w:author="Yushih Lin" w:date="2022-07-29T13:47:00Z">
        <w:r w:rsidR="00F304E1">
          <w:t xml:space="preserve"> </w:t>
        </w:r>
      </w:ins>
      <w:r w:rsidRPr="00C24F35">
        <w:t>year) is similar to the turnover rate reported at the head of Mississippi Canyon (57 years; Rowe et al., 2008). Similarly, this rate of GS1 (101 years) is also similar to the turnover on the slope station near the Demerara Abyssal Plain (132 years; Rowe et al</w:t>
      </w:r>
      <w:r>
        <w:t>., 1990). 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77777777" w:rsidR="005E6A92" w:rsidRPr="005E6A92" w:rsidRDefault="005E6A92" w:rsidP="005E6A92">
      <w:pPr>
        <w:ind w:firstLine="480"/>
        <w:rPr>
          <w:rFonts w:eastAsiaTheme="minorEastAsia"/>
        </w:rPr>
      </w:pPr>
      <w:r>
        <w:t>On the other hand, though the</w:t>
      </w:r>
      <w:r w:rsidRPr="00C24F35">
        <w:t xml:space="preserve"> turnover time derived from the direct measurement was shorter than that derived from modeled estimations</w:t>
      </w:r>
      <w:r>
        <w:t>, it is not unlikely to be true. For example, Rowe et al. (1991) reported the residence time on a mean of 11 years on the continental shelf, which is 150 meters deep. Hence, t</w:t>
      </w:r>
      <w:r w:rsidRPr="00C24F35">
        <w:t xml:space="preserve">his contradiction might </w:t>
      </w:r>
      <w:r>
        <w:t>be attributed to</w:t>
      </w:r>
      <w:r w:rsidRPr="00C24F35">
        <w:t xml:space="preserve"> the underestimated bioturbation or physical disturbance in the </w:t>
      </w:r>
      <w:r>
        <w:t>natur</w:t>
      </w:r>
      <w:r w:rsidRPr="00C24F35">
        <w:t xml:space="preserve">al </w:t>
      </w:r>
      <w:r w:rsidRPr="00C24F35">
        <w:lastRenderedPageBreak/>
        <w:t>environment.</w:t>
      </w:r>
    </w:p>
    <w:p w14:paraId="41D0BAEA" w14:textId="77777777" w:rsidR="005E6A92" w:rsidRPr="00E078C2" w:rsidRDefault="005E6A92" w:rsidP="00DE071F">
      <w:pPr>
        <w:pStyle w:val="11"/>
      </w:pPr>
      <w:bookmarkStart w:id="341" w:name="_Toc109143528"/>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341"/>
    </w:p>
    <w:p w14:paraId="7F9F71E7" w14:textId="77777777" w:rsidR="005E6A92" w:rsidRPr="006C0750" w:rsidRDefault="005E6A92" w:rsidP="005E6A92">
      <w:pPr>
        <w:ind w:firstLine="480"/>
      </w:pPr>
      <w:r w:rsidRPr="006C0750">
        <w:rPr>
          <w:rFonts w:hint="eastAsia"/>
        </w:rPr>
        <w:t>In our model, the burial efficiency was calculated as the ratio of burial flow (Sediment→</w:t>
      </w:r>
      <w:r>
        <w:rPr>
          <w:rFonts w:hint="eastAsia"/>
        </w:rPr>
        <w:t xml:space="preserve">Burial in </w:t>
      </w:r>
      <w:r>
        <w:t>F</w:t>
      </w:r>
      <w:r w:rsidRPr="006C0750">
        <w:rPr>
          <w:rFonts w:hint="eastAsia"/>
        </w:rPr>
        <w:t>ig.</w:t>
      </w:r>
      <w:r>
        <w:t xml:space="preserve"> 2</w:t>
      </w:r>
      <w:r w:rsidRPr="006C0750">
        <w:rPr>
          <w:rFonts w:hint="eastAsia"/>
        </w:rPr>
        <w:t>) to POC flux (POC→Sediment</w:t>
      </w:r>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The burial f</w:t>
      </w:r>
      <w:r w:rsidRPr="006C0750">
        <w:t xml:space="preserve">low was constrained by the sedimentation rate measured in Huh et al. (2009) and Hsu et al. (2014). Then, the quantity of this flow is again used as the constraint of the POC flux as the burial efficiency estimated by Hsu et al. (2014). Herein lies the high uncertainty of the burial efficiency. Though the study site in Hsu et al. (2014) is on the Gaoping continental shelf close to the GPSC and adjacent slope, </w:t>
      </w:r>
      <w:commentRangeStart w:id="342"/>
      <w:r w:rsidRPr="006C0750">
        <w:t>this literature source is still accepted as less strict data</w:t>
      </w:r>
      <w:commentRangeEnd w:id="342"/>
      <w:r w:rsidR="00ED5A8B">
        <w:rPr>
          <w:rStyle w:val="ac"/>
        </w:rPr>
        <w:commentReference w:id="342"/>
      </w:r>
      <w:r w:rsidRPr="006C0750">
        <w:t xml:space="preserve"> (van Ovelen et al., 2010). That is, the reported burial efficiency (24%; Hsu et al.,2014) was set as the lower bound of the constraint, and the upper bound of which was set as 100%. Finally, the quantity of all flow in the whole food web was calculated with the MCMC algorithm considering all biogeochemical constraints in the system. Hence, the unusually high burial efficiency is not groundless and is a logical outcome under the current model structure and input setting. </w:t>
      </w:r>
    </w:p>
    <w:p w14:paraId="22E1B563" w14:textId="07D46EF2" w:rsidR="005E6A92" w:rsidRPr="006C0750" w:rsidRDefault="005E6A92" w:rsidP="005E6A92">
      <w:pPr>
        <w:ind w:firstLine="480"/>
      </w:pPr>
      <w:r w:rsidRPr="006C0750">
        <w:t xml:space="preserve">Submarine canyon head has been considered significant for carbon sink and the </w:t>
      </w:r>
      <w:r w:rsidRPr="006C0750">
        <w:lastRenderedPageBreak/>
        <w:t>process of carbon sequestration. It has been suggested that the burial efficiency in the Nazaré Canyon head be about 30%-80% (Masson et al. 2010) according to different estimation techniques. Furthermore, Krause-Jensen &amp; Duarte (2016) suggests macroalgal detritus can be sequestrated through the burial and transport in the submarine canyon. It has also been reported that the submarine canyon in the northwestern Mediterranean features efficient carbon sequestration through the dense water cascading along with phytoplankton blooms (Canals et al.</w:t>
      </w:r>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77777777" w:rsidR="005E6A92" w:rsidRPr="006C0750" w:rsidRDefault="005E6A92" w:rsidP="005E6A92">
      <w:pPr>
        <w:ind w:firstLine="480"/>
      </w:pPr>
      <w:r>
        <w:t>A</w:t>
      </w:r>
      <w:r w:rsidRPr="006C0750">
        <w:t xml:space="preserve">nother often discussed blue carbon ecosystem </w:t>
      </w:r>
      <w:r>
        <w:t xml:space="preserve">in Taiwan </w:t>
      </w:r>
      <w:r w:rsidRPr="006C0750">
        <w:t>is the relatively well-studied mangrove area distributed along the western coast. Given the mangrove wetlands locates between rivers downstream and the coastline, mangroves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(Alongi et al., 2004; Van Santen et al., 20</w:t>
      </w:r>
      <w:r>
        <w:t>0</w:t>
      </w:r>
      <w:r w:rsidRPr="006C0750">
        <w:t xml:space="preserve">7), and hydrological disturbance (Marchio et al., 2016). Li et al. </w:t>
      </w:r>
      <w:r w:rsidRPr="006C0750">
        <w:lastRenderedPageBreak/>
        <w:t xml:space="preserve">(2018) have reported that the carbon burial rates in Taiwan are much lower than the global average rate, which might be resulted from the faster decomposition process. On the other hand, deforestation and rapid sea-level </w:t>
      </w:r>
      <w:r>
        <w:t>rise</w:t>
      </w:r>
      <w:r w:rsidRPr="006C0750">
        <w:t xml:space="preserve"> are major threats to mangroves (Polidoro et al., 2010), causing a 35-86% decline over the past quarter-century (Duke et al., 2007). When mangrove areas become fragmented, their long-term survival is at great risk, and their ecosystem services may functionally disappear. Consequently, it is important to focus on study</w:t>
      </w:r>
      <w:r>
        <w:t>ing</w:t>
      </w:r>
      <w:r w:rsidRPr="006C0750">
        <w:t xml:space="preserve"> other effective carbon sinks </w:t>
      </w:r>
      <w:r>
        <w:t>that</w:t>
      </w:r>
      <w:r w:rsidRPr="006C0750">
        <w:t xml:space="preserve"> may help achieve carbon neutrality. The current study revealed the high carbon burial rates in the benthic community in the GPSC, which not only extends our knowledge of ecosystem functioning in this area but also improves the understanding of natural carbon storage in a part of the “S2S” system.</w:t>
      </w:r>
    </w:p>
    <w:p w14:paraId="7C2E889F" w14:textId="77777777"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 loads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343" w:name="_Toc109143529"/>
      <w:r>
        <w:lastRenderedPageBreak/>
        <w:t>Conclusion</w:t>
      </w:r>
      <w:bookmarkEnd w:id="343"/>
    </w:p>
    <w:p w14:paraId="538BF927" w14:textId="77777777"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 offered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470A2DFC" w:rsidR="00312913" w:rsidRPr="003A36CA" w:rsidRDefault="00312913" w:rsidP="00312913">
      <w:pPr>
        <w:ind w:firstLine="480"/>
      </w:pPr>
      <w:r w:rsidRPr="003A36CA">
        <w:t xml:space="preserve">This is the first food web model study </w:t>
      </w:r>
      <w:r>
        <w:t>to understand carbon cycling</w:t>
      </w:r>
      <w:r w:rsidRPr="003A36CA">
        <w:t xml:space="preserve"> in the GPSC and on the adjacent slope. Moreover, it is the first study applied </w:t>
      </w:r>
      <w:ins w:id="344" w:author="Yushih Lin" w:date="2022-07-29T13:58:00Z">
        <w:r w:rsidR="007D57BA">
          <w:t>t</w:t>
        </w:r>
      </w:ins>
      <w:r w:rsidRPr="003A36CA">
        <w:t xml:space="preserve">he LIM technique in Taiwan. There was no significant difference in each OC stock between different sampling seasons. However, the standing stocks of each compartment in the two habitats were significantly different. </w:t>
      </w:r>
      <w:r>
        <w:t>T</w:t>
      </w:r>
      <w:r w:rsidRPr="003A36CA">
        <w:t xml:space="preserve">he relatively lower biodiversity and faunal carbon stocks </w:t>
      </w:r>
      <w:r>
        <w:t>i</w:t>
      </w:r>
      <w:r w:rsidRPr="003A36CA">
        <w:t xml:space="preserve">n the canyon show that this </w:t>
      </w:r>
      <w:r>
        <w:t xml:space="preserve">is a </w:t>
      </w:r>
      <w:r w:rsidRPr="003A36CA">
        <w:t xml:space="preserve">fragile ecosystem under severe physical perturbation. The model results revealed that bacteria-related process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an important role in carbon </w:t>
      </w:r>
      <w:r w:rsidRPr="003A36CA">
        <w:lastRenderedPageBreak/>
        <w:t xml:space="preserve">sequestration. </w:t>
      </w:r>
      <w:r>
        <w:t>O</w:t>
      </w:r>
      <w:r w:rsidRPr="003A36CA">
        <w:t>ur simplified models may ignore the influence of larger size faunas</w:t>
      </w:r>
      <w:r>
        <w:t>.</w:t>
      </w:r>
      <w:r w:rsidRPr="003A36CA">
        <w:t xml:space="preserve"> </w:t>
      </w:r>
      <w:r>
        <w:t>T</w:t>
      </w:r>
      <w:r w:rsidRPr="003A36CA">
        <w:t>hey effectively quantified the matter and energy transfer across the deep-sea systems</w:t>
      </w:r>
      <w:r>
        <w:t>,</w:t>
      </w:r>
      <w:r w:rsidRPr="003A36CA">
        <w:t xml:space="preserve"> which are notoriously difficult to study. </w:t>
      </w:r>
    </w:p>
    <w:p w14:paraId="6C7B3ADB" w14:textId="77777777" w:rsidR="00312913" w:rsidRPr="000077C5" w:rsidRDefault="00312913" w:rsidP="00312913">
      <w:pPr>
        <w:ind w:firstLine="480"/>
      </w:pPr>
      <w:r w:rsidRPr="003A36CA">
        <w:t xml:space="preserve">Owing to the ongoing climate change, the geohazards in the submarine canyons might be more frequently triggered </w:t>
      </w:r>
      <w:r>
        <w:t>due to</w:t>
      </w:r>
      <w:r w:rsidRPr="003A36CA">
        <w:t xml:space="preserve"> new weather systems with a higher intensity of flooding in SMRs. </w:t>
      </w:r>
      <w:r>
        <w:t>Studying</w:t>
      </w:r>
      <w:r w:rsidRPr="003A36CA">
        <w:t xml:space="preserve"> matter and energy transfer in the ocean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345" w:name="_Toc109143530"/>
      <w:r w:rsidRPr="00312913">
        <w:lastRenderedPageBreak/>
        <w:t>Reference</w:t>
      </w:r>
      <w:bookmarkEnd w:id="345"/>
    </w:p>
    <w:p w14:paraId="2A9BEF39" w14:textId="77777777" w:rsidR="00627460" w:rsidRDefault="00627460" w:rsidP="00627460">
      <w:pPr>
        <w:pStyle w:val="af5"/>
        <w:ind w:left="480" w:hanging="480"/>
      </w:pPr>
      <w:r w:rsidRPr="001F0DB4">
        <w:t>Aller, R. C. (1982). The effects of macrobenthos on chemical properties of marine sediment and overlying water. In Animal-sediment relations (pp. 53-102). Springer, Boston, MA.</w:t>
      </w:r>
    </w:p>
    <w:p w14:paraId="3B35154E" w14:textId="77777777" w:rsidR="00627460" w:rsidRDefault="00627460" w:rsidP="00627460">
      <w:pPr>
        <w:pStyle w:val="af5"/>
        <w:ind w:left="480" w:hanging="480"/>
      </w:pPr>
      <w:r w:rsidRPr="001F0DB4">
        <w:t>Aller, R. C. (1994). Bioturbation and remineralization of sedimentary organic matter: effects of redox oscillation. Chemical Geology, 114(3-4), 331-345.</w:t>
      </w:r>
    </w:p>
    <w:p w14:paraId="7E7F22A1" w14:textId="77777777" w:rsidR="00627460" w:rsidRDefault="00627460" w:rsidP="00627460">
      <w:pPr>
        <w:pStyle w:val="af5"/>
        <w:ind w:left="480" w:hanging="480"/>
      </w:pPr>
      <w:r w:rsidRPr="00332DAA">
        <w:t>Allesina, S., &amp; Ulanowicz, R. E. (2004). Cycling in ecological networks: Finn’s index revisited. Computational biology and chemistry, 28(3), 227-233.</w:t>
      </w:r>
    </w:p>
    <w:p w14:paraId="6E607DC3" w14:textId="77777777" w:rsidR="00627460" w:rsidRDefault="00627460" w:rsidP="00627460">
      <w:pPr>
        <w:pStyle w:val="af5"/>
        <w:ind w:left="480" w:hanging="480"/>
      </w:pPr>
      <w:r w:rsidRPr="00CD5C2F">
        <w:t>Alongi, D. M. (1988). Bacterial productivity and microbial biomass in tropical mangrove sediments. Microbial ecology, 15(1), 59-79.</w:t>
      </w:r>
    </w:p>
    <w:p w14:paraId="06C584AD" w14:textId="77777777" w:rsidR="00627460" w:rsidRDefault="00627460" w:rsidP="00627460">
      <w:pPr>
        <w:pStyle w:val="af5"/>
        <w:ind w:left="480" w:hanging="480"/>
      </w:pPr>
      <w:r w:rsidRPr="00E95BE8">
        <w:t>Alongi, D. M., Sasekumar, A., Chong, V. C., Pfitzner, J., Trott, L. A., Tirendi, F.,</w:t>
      </w:r>
      <w:r>
        <w:t xml:space="preserve"> Dixon, P. </w:t>
      </w:r>
      <w:r w:rsidRPr="00E95BE8">
        <w:t>&amp; Brunskill,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r w:rsidRPr="00722313">
        <w:t>Amaro, T., Witte, H., Herndl, G. J., Cunha, M. R., &amp; Billett,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r w:rsidRPr="00AB2612">
        <w:t>Anh, P. V., Everaert, G., Goethals, P., Vinh,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Archer, D., &amp; Devol,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r w:rsidRPr="00AE5F88">
        <w:t>Baguley, J. G., Hyde, L. J., &amp; Montagna, P. A. (2004). A semi‐automated digital microphotographic approach to measure meiofaunal biomass. Limnology and Oceanography: Methods, 2(6), 181-190.</w:t>
      </w:r>
    </w:p>
    <w:p w14:paraId="5DD7713B" w14:textId="77777777" w:rsidR="00627460" w:rsidRDefault="00627460" w:rsidP="00627460">
      <w:pPr>
        <w:pStyle w:val="af5"/>
        <w:ind w:left="480" w:hanging="480"/>
      </w:pPr>
      <w:r w:rsidRPr="007654BB">
        <w:t>Baker, C. A., Estapa, M. L., Iversen, M., Lampitt, R., &amp; Buesseler, K. (2020). Are all sediment traps created equal? An intercomparison study of carbon export methodologies at the PAP-SO site. Progress in Oceanography, 184, 102317.</w:t>
      </w:r>
    </w:p>
    <w:p w14:paraId="2D1FD1AE" w14:textId="77777777" w:rsidR="00627460" w:rsidRDefault="00627460" w:rsidP="00627460">
      <w:pPr>
        <w:pStyle w:val="af5"/>
        <w:ind w:left="480" w:hanging="480"/>
      </w:pPr>
      <w:r w:rsidRPr="00F86D94">
        <w:t>Banse,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r w:rsidRPr="00CD4C46">
        <w:t>Baselga, A. (2010). Partitioning the turnover and nestedness components of beta diversity. Global ecology and biogeography, 19(1), 134-143.</w:t>
      </w:r>
    </w:p>
    <w:p w14:paraId="18B1C185" w14:textId="77777777" w:rsidR="00627460" w:rsidRDefault="00627460" w:rsidP="00627460">
      <w:pPr>
        <w:pStyle w:val="af5"/>
        <w:ind w:left="480" w:hanging="480"/>
      </w:pPr>
      <w:r w:rsidRPr="00CD4C46">
        <w:t xml:space="preserve">Baselga, A. (2012). The relationship between species replacement, dissimilarity derived </w:t>
      </w:r>
      <w:r w:rsidRPr="00CD4C46">
        <w:lastRenderedPageBreak/>
        <w:t>from nestedness, and nestedness. Global Ecology and Biogeography, 21(12), 1223-1232.</w:t>
      </w:r>
    </w:p>
    <w:p w14:paraId="7659C77B" w14:textId="77777777" w:rsidR="00627460" w:rsidRDefault="00627460" w:rsidP="00627460">
      <w:pPr>
        <w:pStyle w:val="af5"/>
        <w:ind w:left="480" w:hanging="480"/>
      </w:pPr>
      <w:r w:rsidRPr="00EF0C6D">
        <w:t>Benner, R., Pakulski,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Berg, P., Risgaard‐Petersen, N., &amp; Rysgaard,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Bernhardt, A., &amp; Schwanghart,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r w:rsidRPr="00722313">
        <w:t>Bianchelli, S., Gambi, C., Zeppilli, D., &amp; Danovaro, R. (2010). Metazoan meiofauna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Blair, N. E., Levin, L. A., DeMaster, D. J., &amp; Plaia, G. (1996). The short‐term fate of fresh algal carbon in continental slope sediments. Limnology and Oceanography, 41(6), 1208-1219.</w:t>
      </w:r>
    </w:p>
    <w:p w14:paraId="52BE0661" w14:textId="77777777" w:rsidR="00627460" w:rsidRDefault="00627460" w:rsidP="00627460">
      <w:pPr>
        <w:pStyle w:val="af5"/>
        <w:ind w:left="480" w:hanging="480"/>
      </w:pPr>
      <w:r w:rsidRPr="004075AE">
        <w:t xml:space="preserve">Bodini, A. (2012). Building a systemic environmental monitoring and indicators for sustainability: What has the ecological network approach to </w:t>
      </w:r>
      <w:proofErr w:type="gramStart"/>
      <w:r w:rsidRPr="004075AE">
        <w:t>offer?.</w:t>
      </w:r>
      <w:proofErr w:type="gramEnd"/>
      <w:r w:rsidRPr="004075AE">
        <w:t xml:space="preserve"> Ecological Indicators, 15(1), 140-148.</w:t>
      </w:r>
    </w:p>
    <w:p w14:paraId="5F07AB00" w14:textId="77777777" w:rsidR="00627460" w:rsidRDefault="00627460" w:rsidP="00627460">
      <w:pPr>
        <w:pStyle w:val="af5"/>
        <w:ind w:left="480" w:hanging="480"/>
      </w:pPr>
      <w:r w:rsidRPr="00D5048F">
        <w:t>Bouillon, S., Borges, A. V., Castañeda‐Moya, E., Diele, K., Dittmar, T., Duke, N. C., Kristensen</w:t>
      </w:r>
      <w:r>
        <w:t xml:space="preserve">, </w:t>
      </w:r>
      <w:r w:rsidRPr="00D5048F">
        <w:t>E</w:t>
      </w:r>
      <w:r>
        <w:t>.</w:t>
      </w:r>
      <w:r w:rsidRPr="00D5048F">
        <w:t>, Lee</w:t>
      </w:r>
      <w:r>
        <w:t xml:space="preserve">, </w:t>
      </w:r>
      <w:r w:rsidRPr="00D5048F">
        <w:t>S</w:t>
      </w:r>
      <w:r>
        <w:t>.</w:t>
      </w:r>
      <w:r w:rsidRPr="00D5048F">
        <w:t xml:space="preserve"> Y., Marchand</w:t>
      </w:r>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&amp; Twilley,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Burnett, B. R. (1979). Quantitative sampling of microbiota of the deep-sea benthos. II. Evaluation of technique and introduction to the biota of the San Diego Trough. Transactions of the American Microscopical Society, 233-242.</w:t>
      </w:r>
    </w:p>
    <w:p w14:paraId="35F857BF" w14:textId="77777777" w:rsidR="00627460" w:rsidRDefault="00627460" w:rsidP="00627460">
      <w:pPr>
        <w:pStyle w:val="af5"/>
        <w:ind w:left="480" w:hanging="480"/>
      </w:pPr>
      <w:r w:rsidRPr="00CA0222">
        <w:t>Calow, P. (1977). Conversion efficiencies in heterotrophic organisms. Biological reviews, 52(3), 385-409.</w:t>
      </w:r>
    </w:p>
    <w:p w14:paraId="134B1727" w14:textId="77777777" w:rsidR="00627460" w:rsidRDefault="00627460" w:rsidP="00627460">
      <w:pPr>
        <w:pStyle w:val="af5"/>
        <w:ind w:left="480" w:hanging="480"/>
      </w:pPr>
      <w:r w:rsidRPr="00D5048F">
        <w:t>Canals, M., Puig, P., de Madron, X. D., Heussner, S., Palanques, A., &amp; Fabres, J. (2006). Flushing submarine canyons. Nature, 444(7117), 354-357.</w:t>
      </w:r>
    </w:p>
    <w:p w14:paraId="42C3E1B3" w14:textId="77777777" w:rsidR="00627460" w:rsidRDefault="00627460" w:rsidP="00627460">
      <w:pPr>
        <w:pStyle w:val="af5"/>
        <w:ind w:left="480" w:hanging="480"/>
      </w:pPr>
      <w:r w:rsidRPr="00B76DAB">
        <w:t>Carter, L., Gavey, R., Talling, P. J., &amp; Liu, J. T. (2014). Insights into submarine geohazards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Chiang, C. S., Hsiung,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r w:rsidRPr="00F67B56">
        <w:t>Chiou, M. D., Jan, S., Wang, J., Lien, R. C., &amp; Chien, H. (2011). Sources of baroclinic tidal energy in the Gaoping Submarine Canyon off southwestern Taiwan. Journal of Geophysical Research: Oceans, 116(C12).</w:t>
      </w:r>
    </w:p>
    <w:p w14:paraId="5DBB57EC" w14:textId="77777777" w:rsidR="00627460" w:rsidRDefault="00627460" w:rsidP="00627460">
      <w:pPr>
        <w:pStyle w:val="af5"/>
        <w:ind w:left="480" w:hanging="480"/>
      </w:pPr>
      <w:r w:rsidRPr="00F86D94">
        <w:t>Clausen, I. B., &amp; Riisgård, H. U. (1996). Growth, filtration and respiration in the mussel Mytilus edulis: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r w:rsidRPr="00D60254">
        <w:t>Covault, J. A., &amp; Graham, S. A. (2010). Submarine fans at all sea-level stands: Tectono-morphologic and climatic controls on terrigenous sediment delivery to the deep sea. Geology, 38(10), 939-942.</w:t>
      </w:r>
    </w:p>
    <w:p w14:paraId="34454663" w14:textId="77777777" w:rsidR="00627460" w:rsidRPr="00F67B56" w:rsidRDefault="00627460" w:rsidP="00627460">
      <w:pPr>
        <w:pStyle w:val="af5"/>
        <w:ind w:left="480" w:hanging="480"/>
      </w:pPr>
      <w:r w:rsidRPr="00314F64">
        <w:t>Covault, J. A., Normark, W. R., Romans, B. W., &amp; Graham, S. A. (2007). Highstand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r w:rsidRPr="00CD4C46">
        <w:t>Danovaro, R. (2009). Methods for the study of deep-sea sediments, their functioning and biodiversity. CRC press.</w:t>
      </w:r>
    </w:p>
    <w:p w14:paraId="35FCA7EC" w14:textId="77777777" w:rsidR="00627460" w:rsidRDefault="00627460" w:rsidP="00627460">
      <w:pPr>
        <w:pStyle w:val="af5"/>
        <w:ind w:left="480" w:hanging="480"/>
      </w:pPr>
      <w:r w:rsidRPr="00F17FBA">
        <w:t>Danovaro, R. (2012). Extending the approaches of biodiversity and ecosystem functioning to the deep ocean. Marine Biodiversity and Ecosystem Functioning: Frameworks, methodologies, and integration, edited by: Solan, M., Aspden, RJ, and Paterson, DM, Oxford University Press, Oxford, 115-126.</w:t>
      </w:r>
    </w:p>
    <w:p w14:paraId="38C2D756" w14:textId="77777777" w:rsidR="00627460" w:rsidRDefault="00627460" w:rsidP="00627460">
      <w:pPr>
        <w:pStyle w:val="af5"/>
        <w:ind w:left="480" w:hanging="480"/>
      </w:pPr>
      <w:r w:rsidRPr="002B6767">
        <w:t>Danovaro, R., Dell’Anno, A., Corinaldesi, C., Magagnini, M., Noble, R., Tamburini, C., &amp; Weinbauer, M. (2008). Major viral impact on the functioning of benthic deep-sea ecosystems. Nature, 454(7208), 1084-1087.</w:t>
      </w:r>
    </w:p>
    <w:p w14:paraId="25CBC67A" w14:textId="77777777" w:rsidR="00627460" w:rsidRDefault="00627460" w:rsidP="00627460">
      <w:pPr>
        <w:pStyle w:val="af5"/>
        <w:ind w:left="480" w:hanging="480"/>
      </w:pPr>
      <w:r w:rsidRPr="007464CA">
        <w:t>Danovaro, R., Marrale, D., Dell'Anno, A., Della Croce, N., Tselepides,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Rowden,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De Leo, F. C., Vetter, E. W., Smith, C. R., Rowden, A. A., &amp; McGranaghan, M. (2014). Spatial scale-dependent habitat heterogeneity influences submarine canyon macrofaunal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De Smet, B., van Oevelen, D., Vincx, M., Vanaverbeke, J., &amp; Soetaert, K. (2016). Lanice conchilega structures carbon flows in soft-bottom intertidal areas. Marine Ecology Progress Series, 552, 47-60.</w:t>
      </w:r>
    </w:p>
    <w:p w14:paraId="6F2A7720" w14:textId="77777777" w:rsidR="00627460" w:rsidRDefault="00627460" w:rsidP="00627460">
      <w:pPr>
        <w:pStyle w:val="af5"/>
        <w:ind w:left="480" w:hanging="480"/>
      </w:pPr>
      <w:r w:rsidRPr="00F67B56">
        <w:t>de Stigter, H. C., Boer, W., de Jesus Mendes, P. A., Jesus, C. C., Thomsen, L., van den Bergh, G. D., &amp; van Weering, T. C. (2007). Recent sediment transport and deposition in the Nazaré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Donato, D. C., Kauffman, J. B., Murdiyarso, D., Kurnianto, S., Stidham, M., &amp; Kanninen, M. (2011). Mangroves among the most carbon-rich forests in the tropics. Nature geoscience, 4(5), 293-297.</w:t>
      </w:r>
    </w:p>
    <w:p w14:paraId="6CDBD92E" w14:textId="77777777" w:rsidR="00627460" w:rsidRDefault="00627460" w:rsidP="00627460">
      <w:pPr>
        <w:pStyle w:val="af5"/>
        <w:ind w:left="480" w:hanging="480"/>
      </w:pPr>
      <w:r w:rsidRPr="000051DE">
        <w:t>Drazen, J. C., Reisenbichler,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Meynecke, J. O., Dittmann, S., Ellison, A. M., Anger, K., Berger, U., </w:t>
      </w:r>
      <w:r>
        <w:rPr>
          <w:rFonts w:hint="eastAsia"/>
        </w:rPr>
        <w:t>C</w:t>
      </w:r>
      <w:r w:rsidRPr="009934B8">
        <w:t>anniccik</w:t>
      </w:r>
      <w:r>
        <w:t xml:space="preserve">, S., </w:t>
      </w:r>
      <w:r>
        <w:rPr>
          <w:rFonts w:hint="eastAsia"/>
        </w:rPr>
        <w:t>D</w:t>
      </w:r>
      <w:r w:rsidRPr="009934B8">
        <w:t>iele</w:t>
      </w:r>
      <w:r>
        <w:rPr>
          <w:rFonts w:hint="eastAsia"/>
        </w:rPr>
        <w:t>,</w:t>
      </w:r>
      <w:r>
        <w:t xml:space="preserve"> K</w:t>
      </w:r>
      <w:r w:rsidRPr="009934B8">
        <w:t>.</w:t>
      </w:r>
      <w:r>
        <w:rPr>
          <w:rFonts w:hint="eastAsia"/>
        </w:rPr>
        <w:t>,</w:t>
      </w:r>
      <w:r w:rsidRPr="009934B8">
        <w:t xml:space="preserve"> </w:t>
      </w:r>
      <w:r>
        <w:t>E</w:t>
      </w:r>
      <w:r w:rsidRPr="009934B8">
        <w:t>wel</w:t>
      </w:r>
      <w:r>
        <w:t>, C</w:t>
      </w:r>
      <w:r w:rsidRPr="009934B8">
        <w:t>.</w:t>
      </w:r>
      <w:r>
        <w:t xml:space="preserve"> D., Field,</w:t>
      </w:r>
      <w:r w:rsidRPr="009934B8">
        <w:t xml:space="preserve"> </w:t>
      </w:r>
      <w:r>
        <w:t>C. D</w:t>
      </w:r>
      <w:r w:rsidRPr="009934B8">
        <w:t>.</w:t>
      </w:r>
      <w:r>
        <w:t>, Koedam,</w:t>
      </w:r>
      <w:r w:rsidRPr="009934B8">
        <w:t xml:space="preserve"> </w:t>
      </w:r>
      <w:r>
        <w:t>N</w:t>
      </w:r>
      <w:r w:rsidRPr="009934B8">
        <w:t>.</w:t>
      </w:r>
      <w:r>
        <w:t>, Lee</w:t>
      </w:r>
      <w:r>
        <w:rPr>
          <w:rFonts w:hint="eastAsia"/>
        </w:rPr>
        <w:t>,</w:t>
      </w:r>
      <w:r>
        <w:t xml:space="preserve"> S. Y.,</w:t>
      </w:r>
      <w:r w:rsidRPr="009934B8">
        <w:t xml:space="preserve"> </w:t>
      </w:r>
      <w:r>
        <w:t>M</w:t>
      </w:r>
      <w:r w:rsidRPr="009934B8">
        <w:t>archand</w:t>
      </w:r>
      <w:r>
        <w:t>, C., N</w:t>
      </w:r>
      <w:r w:rsidRPr="009934B8">
        <w:t>ordhaus</w:t>
      </w:r>
      <w:r>
        <w:t>, I.,</w:t>
      </w:r>
      <w:r w:rsidRPr="004D55FE">
        <w:t xml:space="preserve"> &amp; Dahdouh-Guebas, F. (2007). A world without </w:t>
      </w:r>
      <w:proofErr w:type="gramStart"/>
      <w:r w:rsidRPr="004D55FE">
        <w:t>mangroves?.</w:t>
      </w:r>
      <w:proofErr w:type="gramEnd"/>
      <w:r w:rsidRPr="004D55FE">
        <w:t xml:space="preserve"> Science, 317(5834), 41-42.</w:t>
      </w:r>
    </w:p>
    <w:p w14:paraId="11DDD14F" w14:textId="77777777" w:rsidR="00627460" w:rsidRDefault="00627460" w:rsidP="00627460">
      <w:pPr>
        <w:pStyle w:val="af5"/>
        <w:ind w:left="480" w:hanging="480"/>
      </w:pPr>
      <w:r w:rsidRPr="002477E7">
        <w:t>Eleftheriou, A. (Ed.). (2013). Methods for the study of marine benthos. John Wiley &amp; Sons.</w:t>
      </w:r>
    </w:p>
    <w:p w14:paraId="05B38AE3" w14:textId="77777777" w:rsidR="00627460" w:rsidRDefault="00627460" w:rsidP="00627460">
      <w:pPr>
        <w:pStyle w:val="af5"/>
        <w:ind w:left="480" w:hanging="480"/>
      </w:pPr>
      <w:r w:rsidRPr="00F67B56">
        <w:t>Epping, E., van der Zee, C., Soetaert, K., &amp; Helder, W. (2002). On the oxidation and burial of organic carbon in sediments of the Iberian margin and Nazaré Canyon (NE Atlantic). Progress in Oceanography, 52(2-4), 399-431.</w:t>
      </w:r>
    </w:p>
    <w:p w14:paraId="53E3C902" w14:textId="77777777" w:rsidR="00627460" w:rsidRDefault="00627460" w:rsidP="00627460">
      <w:pPr>
        <w:pStyle w:val="af5"/>
        <w:ind w:left="480" w:hanging="480"/>
      </w:pPr>
      <w:r w:rsidRPr="00275B5A">
        <w:t xml:space="preserve">Fath, B. D., &amp; Patten, B. C. (1999). Review of the foundations of network environ </w:t>
      </w:r>
      <w:r w:rsidRPr="00275B5A">
        <w:lastRenderedPageBreak/>
        <w:t>analysis. Ecosystems, 2(2), 167-179.</w:t>
      </w:r>
    </w:p>
    <w:p w14:paraId="64A32173" w14:textId="77777777" w:rsidR="00627460" w:rsidRDefault="00627460" w:rsidP="00627460">
      <w:pPr>
        <w:pStyle w:val="af5"/>
        <w:ind w:left="480" w:hanging="480"/>
      </w:pPr>
      <w:r w:rsidRPr="00CE45F6">
        <w:t>Fenchel, T. (1982). Ecology of heterotrophic microflagellates. 11. Bioenergetics and growth. Mar. Ecol. Prog. Ser,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77777777" w:rsidR="00627460" w:rsidRDefault="00627460" w:rsidP="00627460">
      <w:pPr>
        <w:pStyle w:val="af5"/>
        <w:ind w:left="480" w:hanging="480"/>
      </w:pPr>
      <w:r w:rsidRPr="0048171E">
        <w:t>Fleeger, J. W., &amp; Palmer, M. A. (1982). Secondary Production of the Estuarine, Meiobenthic Copepod Microarthridion littorale. Marine ecology progress series. Oldendorf, 7(2), 157-162.</w:t>
      </w:r>
    </w:p>
    <w:p w14:paraId="3EAB120F" w14:textId="77777777" w:rsidR="00627460" w:rsidRDefault="00627460" w:rsidP="00627460">
      <w:pPr>
        <w:pStyle w:val="af5"/>
        <w:ind w:left="480" w:hanging="480"/>
      </w:pPr>
      <w:r w:rsidRPr="00DE0CFC">
        <w:t>Fodrie, F. J., Levin, L. A., &amp; Rathburn, A. E. (2009). High densities and depth-associated changes of epibenthic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Forster, S., &amp; Graf, G. (1995). Impact of irrigation on oxygen flux into the sediment: intermittent pumping by Callianassa subterranea and “piston-pumping” by Lanice conchilega.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r w:rsidRPr="00D60254">
        <w:t>Galy, V., France-Lanord, C., Beyssac, O., Faure, P., Kudrass, H., &amp; Palhol,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Garcia, R., Koho, K. A., De Stigter, H. C., Epping, E., Koning, E., &amp; Thomsen, L. (2007). Distribution of meiobenthos in the Nazare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r w:rsidRPr="00F67B56">
        <w:t>Gaudin, M., Berné, S., Jouanneau, J. M., Palanques, A., Puig, P., Mulder, T.,</w:t>
      </w:r>
      <w:r w:rsidRPr="00736859">
        <w:t xml:space="preserve"> Cirac</w:t>
      </w:r>
      <w:r>
        <w:t>,</w:t>
      </w:r>
      <w:r w:rsidRPr="00736859">
        <w:t xml:space="preserve"> P., Rabineau</w:t>
      </w:r>
      <w:r>
        <w:t>,</w:t>
      </w:r>
      <w:r w:rsidRPr="00736859">
        <w:t xml:space="preserve"> M.</w:t>
      </w:r>
      <w:r>
        <w:t xml:space="preserve">, </w:t>
      </w:r>
      <w:r w:rsidRPr="00F67B56">
        <w:t>&amp; Imbert, P. (2006). Massive sand beds attributed to deposition by dense water cascades in the Bourcart canyon head, Gulf of Lions (northwestern Mediterranean Sea). Marine Geology, 234(1-4), 111-128.</w:t>
      </w:r>
    </w:p>
    <w:p w14:paraId="185C6525" w14:textId="77777777" w:rsidR="00627460" w:rsidRDefault="00627460" w:rsidP="00627460">
      <w:pPr>
        <w:pStyle w:val="af5"/>
        <w:ind w:left="480" w:hanging="480"/>
      </w:pPr>
      <w:r w:rsidRPr="00D60254">
        <w:t>Gavey, R., Carter, L., Liu, J. T., Talling,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r w:rsidRPr="007654BB">
        <w:t>Giering,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r w:rsidRPr="002477E7">
        <w:t xml:space="preserve">Glud,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r w:rsidRPr="001F0DB4">
        <w:t>Glud, R. N., Gundersen, J. K., Røy, H., &amp; Jørgensen, B. B. (2003). Seasonal dynamics of benthic O2 uptake in a semienclosed bay: Importance of diffusion and faunal activity. Limnology and Oceanography, 48(3), 1265-1276.</w:t>
      </w:r>
    </w:p>
    <w:p w14:paraId="4145BB2C" w14:textId="77777777" w:rsidR="00627460" w:rsidRDefault="00627460" w:rsidP="00627460">
      <w:pPr>
        <w:pStyle w:val="af5"/>
        <w:ind w:left="480" w:hanging="480"/>
      </w:pPr>
      <w:r w:rsidRPr="0035629C">
        <w:t>Graf, G., &amp; Rosenberg, R. (1997). Bioresuspension and biodeposition: a review. Journal of Marine Systems, 11(3-4), 269-278.</w:t>
      </w:r>
    </w:p>
    <w:p w14:paraId="2B2A62A0" w14:textId="77777777" w:rsidR="00627460" w:rsidRPr="00F67B56" w:rsidRDefault="00627460" w:rsidP="00627460">
      <w:pPr>
        <w:pStyle w:val="af5"/>
        <w:ind w:left="480" w:hanging="480"/>
      </w:pPr>
      <w:r w:rsidRPr="00F67B56">
        <w:t>Greene, C. H., Wiebe, P. H., Burczynski, J., &amp; Youngbluth,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r w:rsidRPr="00EF0C6D">
        <w:t>Hansell,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Harris, P. T., &amp; Whiteway,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Hecker, B. (1994). Unusual megafaunal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Herman, P. M. J., Heip, C., &amp; Vranken, G. (1983). The production of Cyprideis torosa Jones 1850 (Crustacea, Ostracoda). Oecologia, 58(3), 326-331.</w:t>
      </w:r>
    </w:p>
    <w:p w14:paraId="364371DF" w14:textId="77777777" w:rsidR="00627460" w:rsidRDefault="00627460" w:rsidP="00627460">
      <w:pPr>
        <w:pStyle w:val="af5"/>
        <w:ind w:left="480" w:hanging="480"/>
      </w:pPr>
      <w:r w:rsidRPr="00F86D94">
        <w:t>Herman, P. M., &amp; Heip, C. (1985). Secondary production of the harpacticoid copepod Paronychocamptus nanus in a brackish‐water habitat. Limnology and oceanography, 30(5), 1060-1066.</w:t>
      </w:r>
    </w:p>
    <w:p w14:paraId="54743C45" w14:textId="77777777" w:rsidR="00627460" w:rsidRDefault="00627460" w:rsidP="00627460">
      <w:pPr>
        <w:pStyle w:val="af5"/>
        <w:ind w:left="480" w:hanging="480"/>
      </w:pPr>
      <w:r w:rsidRPr="00EB07A9">
        <w:t>Hessler, R. R., &amp; JuMARS, P. A. (1974, March). Abyssal community analysis from replicat</w:t>
      </w:r>
      <w:r>
        <w:t>e box cores</w:t>
      </w:r>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r w:rsidRPr="00CA0222">
        <w:t>Holling,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and accumulation in tectonic accommodation across the Gaoping Slope, offshore Southwestern Taiwan. Journal of Asian Earth Sciences, 69, 26-38.</w:t>
      </w:r>
    </w:p>
    <w:p w14:paraId="03878D68" w14:textId="77777777" w:rsidR="00627460" w:rsidRDefault="00627460" w:rsidP="00627460">
      <w:pPr>
        <w:pStyle w:val="af5"/>
        <w:ind w:left="480" w:hanging="480"/>
      </w:pPr>
      <w:r w:rsidRPr="00B76DAB">
        <w:t>Hsu, S. K., Kuo, J., Chung-Liang, L., Ching-Hui, T., Doo, W. B., Ku, C. Y., &amp; Sibuet, J. C. (2008). Turbidity currents, submarine landslides and the 2006 Pingtung earthquake off SW Taiwan. TAO: Terrestrial, Atmospheric and Oceanic Sciences, 19(6), 7.</w:t>
      </w:r>
    </w:p>
    <w:p w14:paraId="02488EC6" w14:textId="77777777" w:rsidR="00627460" w:rsidRDefault="00627460" w:rsidP="00627460">
      <w:pPr>
        <w:pStyle w:val="af5"/>
        <w:ind w:left="480" w:hanging="480"/>
      </w:pPr>
      <w:r w:rsidRPr="00A4163C">
        <w:t>Huang, T. H., Fu, Y. H., Pan, P. Y., &amp; Chen, C. T. A. (2012). Fluvial carbon fluxes in tropical rivers. Current Opinion in Environmental Sustainability, 4(2), 162-169.</w:t>
      </w:r>
    </w:p>
    <w:p w14:paraId="3499FA0D" w14:textId="77777777" w:rsidR="00627460" w:rsidRDefault="00627460" w:rsidP="00627460">
      <w:pPr>
        <w:pStyle w:val="af5"/>
        <w:ind w:left="480" w:hanging="480"/>
      </w:pPr>
      <w:r w:rsidRPr="001F1F3B">
        <w:t>Huh, C. A., Lin, H. L., Lin, S., &amp; Huang, Y. W. (2009). Modern accumulation rates and a budget of sediment off the Gaoping (Kaoping)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r w:rsidRPr="00D60254">
        <w:t>Ikehara, K., Usami, K., &amp; Kanamatsu,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r w:rsidRPr="00722313">
        <w:t>Ingels, J., Kiriakoulakis, K., Wolff, G. A., &amp; Vanreusel, A. (2009). Nematode diversity and its relation to the quantity and quality of sedimentary organic matter in the deep Nazaré Canyon, Western Iberian Margin. Deep Sea Research Part I: Oceanographic Research Papers, 56(9), 1521-1539.</w:t>
      </w:r>
    </w:p>
    <w:p w14:paraId="198E2B81" w14:textId="77777777" w:rsidR="00627460" w:rsidRDefault="00627460" w:rsidP="00627460">
      <w:pPr>
        <w:pStyle w:val="af5"/>
        <w:ind w:left="480" w:hanging="480"/>
      </w:pPr>
      <w:r w:rsidRPr="0035629C">
        <w:t>Jahnke,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Jan, S., Lien, R. C., &amp; Ting, C. H. (2008). Numerical study of baroclinic tides in Luzon Strait. Journal of Oceanography, 64(5), 789-802.</w:t>
      </w:r>
    </w:p>
    <w:p w14:paraId="5214E8BC" w14:textId="77777777" w:rsidR="00627460" w:rsidRDefault="00627460" w:rsidP="00627460">
      <w:pPr>
        <w:pStyle w:val="af5"/>
        <w:ind w:left="480" w:hanging="480"/>
      </w:pPr>
      <w:r w:rsidRPr="00AB2612">
        <w:t>Jørgensen, B. B., Glud, R. N., &amp; Holby, O. (2005). Oxygen distribution and bioirrigation in Arctic fjord sediments (Svalbard, Barents Sea). Marine Ecology Progress Series, 292, 85-95.</w:t>
      </w:r>
    </w:p>
    <w:p w14:paraId="07314F57" w14:textId="77777777" w:rsidR="00627460" w:rsidRDefault="00627460" w:rsidP="00627460">
      <w:pPr>
        <w:pStyle w:val="af5"/>
        <w:ind w:left="480" w:hanging="480"/>
      </w:pPr>
      <w:r w:rsidRPr="0090082C">
        <w:t>Kallmeyer, J., Smith, D. C., Spivack, A. J., &amp; D'Hondt,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Selvaraj, K., Dai, M., Zehetner, F., Huang, J. C., </w:t>
      </w:r>
      <w:r>
        <w:t>Hsu, S.</w:t>
      </w:r>
      <w:r w:rsidRPr="001F1F3B">
        <w:t xml:space="preserve">C., </w:t>
      </w:r>
      <w:r>
        <w:t>Sparkes, R., Liu, J.T., Lee, T.Y., Yang, J.</w:t>
      </w:r>
      <w:r w:rsidRPr="001F1F3B">
        <w:t>Y.T., Galy, A., Xu, X., &amp; Hovius, N. (2014). Preservation of terrestrial organic carbon in marine sediments offshore 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Keller, G. H., Lambert, D., Rowe, G., &amp; Staresinic, N. (1973). Bottom currents in the Hudson Canyon. Science, 180(4082), 181-183.</w:t>
      </w:r>
    </w:p>
    <w:p w14:paraId="3ECD1D87" w14:textId="77777777" w:rsidR="00627460" w:rsidRDefault="00627460" w:rsidP="00627460">
      <w:pPr>
        <w:pStyle w:val="af5"/>
        <w:ind w:left="480" w:hanging="480"/>
      </w:pPr>
      <w:r w:rsidRPr="00332DAA">
        <w:lastRenderedPageBreak/>
        <w:t>Kones, J. K., Soetaert, K., van Oevelen, D., &amp; Owino,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r w:rsidRPr="00D20047">
        <w:t>Kones, J. K., Soetaert, K., van Oevelen, D., Owino, J. O., &amp; Mavuti,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Koopmans, M., Martens, D., &amp; Wijffels, R. H. (2010). Growth efficiency and carbon balance for the sponge Haliclona oculata. Marine biotechnology, 12(3), 340-349.</w:t>
      </w:r>
    </w:p>
    <w:p w14:paraId="1C9B1C23" w14:textId="77777777" w:rsidR="00627460" w:rsidRPr="00D5048F" w:rsidRDefault="00627460" w:rsidP="00627460">
      <w:pPr>
        <w:pStyle w:val="af5"/>
        <w:ind w:left="480" w:hanging="480"/>
      </w:pPr>
      <w:r w:rsidRPr="00D5048F">
        <w:t>Krause-Jensen, D., &amp; Duarte, C. M. (2016). Substantial role of macroalgae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Lee, I. H., Lien, R. C., Liu, J. T., &amp; Chuang, W. S. (2009). Turbulent mixing and internal tides in Gaoping (Kaoping) submarine canyon, Taiwan. Journal of Marine Systems, 76(4), 383-396.</w:t>
      </w:r>
    </w:p>
    <w:p w14:paraId="76140B5F" w14:textId="77777777" w:rsidR="00627460" w:rsidRDefault="00627460" w:rsidP="00627460">
      <w:pPr>
        <w:pStyle w:val="af5"/>
        <w:ind w:left="480" w:hanging="480"/>
      </w:pPr>
      <w:r w:rsidRPr="00A4163C">
        <w:t>Li, M., Peng, C., Wang, M.</w:t>
      </w:r>
      <w:r>
        <w:t>, Xue,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Liao, J. X., Chen, G. M., Chiou,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Liao, J. X., Wei, C. L., &amp; Yasuhara,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r w:rsidRPr="00FC7BF4">
        <w:t>Lichtschlag, A., Donis, D., Janssen, F., Jessen, G. L., Holtappels, M., Wenzhöfer, F., F., Mazlumyan, S., Sergeeva, N., Waldmann,</w:t>
      </w:r>
      <w:r>
        <w:rPr>
          <w:rFonts w:hint="eastAsia"/>
        </w:rPr>
        <w:t xml:space="preserve"> C</w:t>
      </w:r>
      <w:r>
        <w:t>.,</w:t>
      </w:r>
      <w:r w:rsidRPr="00FC7BF4">
        <w:t xml:space="preserve"> &amp; Boetius, A. (2015). Effects of fluctuating hypoxia on benthic oxygen consumption in the Black Sea (Crimean shelf). Biogeosciences, 12(16), 5075-5092.</w:t>
      </w:r>
    </w:p>
    <w:p w14:paraId="58E12FE1" w14:textId="77777777" w:rsidR="00627460" w:rsidRDefault="00627460" w:rsidP="00627460">
      <w:pPr>
        <w:pStyle w:val="af5"/>
        <w:ind w:left="480" w:hanging="480"/>
      </w:pPr>
      <w:r w:rsidRPr="007654BB">
        <w:t>Liu, J. T., &amp; Lin, H. L. (2004). Sediment dynamics in a submarine canyon: a case of 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Rendle-Bühring,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Gaoping River–Gaoping Submarine Canyon dispersal system. Earth-Science </w:t>
      </w:r>
      <w:r w:rsidRPr="00F67B56">
        <w:lastRenderedPageBreak/>
        <w:t>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r w:rsidRPr="00722313">
        <w:t>Lochte, K., &amp; Turley, C. M. (1988). Bacteria and cyanobacteria associated with phytodetritus in the deep sea. Nature, 333(6168), 67-69.</w:t>
      </w:r>
    </w:p>
    <w:p w14:paraId="01E275B8" w14:textId="77777777" w:rsidR="00627460" w:rsidRDefault="00627460" w:rsidP="00627460">
      <w:pPr>
        <w:pStyle w:val="af5"/>
        <w:ind w:left="480" w:hanging="480"/>
      </w:pPr>
      <w:r w:rsidRPr="002B6767">
        <w:t>Lohrer, A. M., Thrush, S. F., &amp; Gibbs, M. M. (2004). Bioturbators enhance ecosystem function through complex biogeochemical interactions. Nature, 431(7012), 1092-1095.</w:t>
      </w:r>
    </w:p>
    <w:p w14:paraId="67CAC033" w14:textId="77777777" w:rsidR="00627460" w:rsidRDefault="00627460" w:rsidP="00627460">
      <w:pPr>
        <w:pStyle w:val="af5"/>
        <w:ind w:left="480" w:hanging="480"/>
      </w:pPr>
      <w:r w:rsidRPr="0048171E">
        <w:t>Loo, L. O., &amp; Rosenberg, R. (1996). Production and energy budget in marine suspension feeding populations: Mytilus edulis, Cerastoderma edule, Mya arenaria and Amphiura filiformis. Journal of Sea Research, 35(1-3), 199-207.</w:t>
      </w:r>
    </w:p>
    <w:p w14:paraId="683C52BF" w14:textId="77777777" w:rsidR="00627460" w:rsidRDefault="00627460" w:rsidP="00627460">
      <w:pPr>
        <w:pStyle w:val="af5"/>
        <w:ind w:left="480" w:hanging="480"/>
      </w:pPr>
      <w:r w:rsidRPr="002B6767">
        <w:t>Loreau, M. (2008). Biodiversity and ecosystem functioning: the mystery of the deep sea. Current Biology, 18(3), R126-R128.</w:t>
      </w:r>
    </w:p>
    <w:p w14:paraId="6D3F61A5" w14:textId="77777777" w:rsidR="00627460" w:rsidRDefault="00627460" w:rsidP="00627460">
      <w:pPr>
        <w:pStyle w:val="af5"/>
        <w:ind w:left="480" w:hanging="480"/>
      </w:pPr>
      <w:r w:rsidRPr="00CA0222">
        <w:t>Mahaut, M. L., Sibuet, M., &amp; Shirayama,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r w:rsidRPr="00D56FD3">
        <w:t>Marchio Jr, D. A., Savarese, M., Bovard, B., &amp; Mitsch, W. J. (2016). Carbon sequestration and sedimentation in mangrove swamps influenced by hydrogeomorphic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Masson, D. G., Huvenne, V. A. I., De Stigter, H. C., Wolff, G. A., Kiriakoulakis, K., Arzola, R. G., &amp; Blackbird, S. (2010). Efficient burial of carbon in a submarine canyon. Geology, 38(9), 831-834.</w:t>
      </w:r>
    </w:p>
    <w:p w14:paraId="3C5C1703" w14:textId="77777777" w:rsidR="00627460" w:rsidRPr="00F67B56" w:rsidRDefault="00627460" w:rsidP="00627460">
      <w:pPr>
        <w:pStyle w:val="af5"/>
        <w:ind w:left="480" w:hanging="480"/>
      </w:pPr>
      <w:r w:rsidRPr="00F67B56">
        <w:t xml:space="preserve">Maycas, E. R., Bourdillon, A., Macquart-Moulin, C., Passelaigue, F., &amp; Patriti, G. (1999). Diel variations of the bathymetric distribution of zooplankton groups and biomass in Cap-Ferret Canyon, France. Deep Sea Research Part II: topical studies </w:t>
      </w:r>
      <w:r w:rsidRPr="00F67B56">
        <w:lastRenderedPageBreak/>
        <w:t>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McClain, C. R., Allen, A. P., Tittensor,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r w:rsidRPr="002B6767">
        <w:t>Meile, C., Koretsky, C. M., &amp; Cappellen, P. V. (2001). Quantifying bioirrigation in aquatic sediments: an inverse modeling approach. Limnology and oceanography, 46(1), 164-177.</w:t>
      </w:r>
    </w:p>
    <w:p w14:paraId="3A6E946E" w14:textId="77777777" w:rsidR="00627460" w:rsidRDefault="00627460" w:rsidP="00627460">
      <w:pPr>
        <w:pStyle w:val="af5"/>
        <w:ind w:left="480" w:hanging="480"/>
      </w:pPr>
      <w:r w:rsidRPr="00CD5C2F">
        <w:t>Meyer-Reil,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r w:rsidRPr="0090082C">
        <w:t>Montagna, P. A., Baguley, J. G., Hsiang, C. Y., &amp; Reuscher, M. G. (2017). Comparison of sampling methods for deep‐sea infauna. Limnology and Oceanography: Methods, 15(2), 166-183.</w:t>
      </w:r>
    </w:p>
    <w:p w14:paraId="7AB491C6" w14:textId="77777777" w:rsidR="00627460" w:rsidRDefault="00627460" w:rsidP="00627460">
      <w:pPr>
        <w:pStyle w:val="af5"/>
        <w:ind w:left="480" w:hanging="480"/>
      </w:pPr>
      <w:r w:rsidRPr="0035629C">
        <w:t>Moodley, L., Heip, C. H., &amp; Middelburg, J. J. (1998). Benthic activity in sediments of the northwestern Adriatic Sea: sediment oxygen consumption, macro-and meiofauna dynamics. Journal of Sea Research, 40(3-4), 263-280.</w:t>
      </w:r>
    </w:p>
    <w:p w14:paraId="7C494832" w14:textId="77777777" w:rsidR="00627460" w:rsidRDefault="00627460" w:rsidP="00627460">
      <w:pPr>
        <w:pStyle w:val="af5"/>
        <w:ind w:left="480" w:hanging="480"/>
      </w:pPr>
      <w:r w:rsidRPr="004D57A0">
        <w:t>Mukherjee, J., Karan, S., Chakrabarty, M., Banerjee, A., Rakshit, N., &amp; Ray, S. (2019). An approach towards quantification of ecosystem trophic status and health through ecological network analysis applied in Hooghly-Matla estuarine system, India. Ecological Indicators, 100, 55-68.</w:t>
      </w:r>
    </w:p>
    <w:p w14:paraId="22639C54" w14:textId="77777777" w:rsidR="00627460" w:rsidRDefault="00627460" w:rsidP="00627460">
      <w:pPr>
        <w:pStyle w:val="af5"/>
        <w:ind w:left="480" w:hanging="480"/>
      </w:pPr>
      <w:r w:rsidRPr="00F67B56">
        <w:t>Mulder, T., Weber, O., Anschutz, P., Jorissen, F., &amp; Jouanneau, J. M. (2001). A few months-old storm-generated turbidite deposited in the Capbreton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Larretxea, X. (1994). The basis for a functional response to variable food quantity and quality in cockles </w:t>
      </w:r>
      <w:r w:rsidRPr="00270CC6">
        <w:rPr>
          <w:i/>
        </w:rPr>
        <w:t xml:space="preserve">Cerastoderma </w:t>
      </w:r>
      <w:r w:rsidRPr="00270CC6">
        <w:rPr>
          <w:i/>
        </w:rPr>
        <w:lastRenderedPageBreak/>
        <w:t>edule</w:t>
      </w:r>
      <w:r w:rsidRPr="000E1429">
        <w:t xml:space="preserve"> (Bivalvia, Cardiidae). Physiological zoology, 67(2), 468-496.</w:t>
      </w:r>
    </w:p>
    <w:p w14:paraId="252F0534" w14:textId="77777777" w:rsidR="00627460" w:rsidRDefault="00627460" w:rsidP="00627460">
      <w:pPr>
        <w:pStyle w:val="af5"/>
        <w:ind w:left="480" w:hanging="480"/>
      </w:pPr>
      <w:r w:rsidRPr="00CE45F6">
        <w:t>Nielsen, A. M., Eriksen, N. T., Iversen, J. L., &amp; Riisgård, H. U. (1995). Feeding, growth and respiration in the polychaetes Nereis diversicolor (facultative filter-feeder) and N. virens (omnivorous)-a comparative study. Marine Ecology Progress Series, 125, 149-158.</w:t>
      </w:r>
    </w:p>
    <w:p w14:paraId="17E75A29" w14:textId="77777777" w:rsidR="00627460" w:rsidRPr="00F67B56" w:rsidRDefault="00627460" w:rsidP="00627460">
      <w:pPr>
        <w:pStyle w:val="af5"/>
        <w:ind w:left="480" w:hanging="480"/>
      </w:pPr>
      <w:r w:rsidRPr="00F67B56">
        <w:t>Nittrouer, C. A., &amp; Wright, L. D. (1994). Transport of particles across continental shelves. Reviews of Geophysics, 32(1), 85-113.</w:t>
      </w:r>
    </w:p>
    <w:p w14:paraId="217A8833" w14:textId="77777777" w:rsidR="00627460" w:rsidRDefault="00627460" w:rsidP="00627460">
      <w:pPr>
        <w:pStyle w:val="af5"/>
        <w:ind w:left="480" w:hanging="480"/>
      </w:pPr>
      <w:r w:rsidRPr="004075AE">
        <w:t>Odum,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Oliveira, A., Santos, A. I., Rodrigues, A., &amp; Vitorino, J. (2007). Sedimentary particle distribution and dynamics on the Nazaré canyon system and adjacent shelf (Portugal). Marine Geology, 246(2), 105-122.</w:t>
      </w:r>
    </w:p>
    <w:p w14:paraId="5A541193" w14:textId="77777777" w:rsidR="00627460" w:rsidRDefault="00627460" w:rsidP="00627460">
      <w:pPr>
        <w:pStyle w:val="af5"/>
        <w:ind w:left="480" w:hanging="480"/>
      </w:pPr>
      <w:r w:rsidRPr="00B0144D">
        <w:t>Pape, E., van Oevelen, D., Moodley, L., Soetaert, K., &amp; Vanreusel,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r w:rsidRPr="00D56FD3">
        <w:t>Polidoro,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Kathiresan</w:t>
      </w:r>
      <w:r>
        <w:t>,</w:t>
      </w:r>
      <w:r w:rsidRPr="00D56FD3">
        <w:t xml:space="preserve"> K</w:t>
      </w:r>
      <w:r>
        <w:t>.</w:t>
      </w:r>
      <w:r w:rsidRPr="00D56FD3">
        <w:t>, Koedam</w:t>
      </w:r>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Sanciangco</w:t>
      </w:r>
      <w:r>
        <w:t>,</w:t>
      </w:r>
      <w:r w:rsidRPr="00D56FD3">
        <w:t xml:space="preserve"> J</w:t>
      </w:r>
      <w:r>
        <w:t>. C.</w:t>
      </w:r>
      <w:r w:rsidRPr="00D56FD3">
        <w:t>, Sukardjo</w:t>
      </w:r>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PloS one, 5(4), e10095.</w:t>
      </w:r>
    </w:p>
    <w:p w14:paraId="51683EAB" w14:textId="77777777" w:rsidR="00627460" w:rsidRPr="00F67B56" w:rsidRDefault="00627460" w:rsidP="00627460">
      <w:pPr>
        <w:pStyle w:val="af5"/>
        <w:ind w:left="480" w:hanging="480"/>
      </w:pPr>
      <w:r w:rsidRPr="00F67B56">
        <w:t>Puig, P., Palanques, A., Orange, D. L., Lastras, G., &amp; Canals, M. (2008). Dense shelf water cascades and sedimentary furrow formation in the Cap de Creus Canyon, northwestern Mediterranean Sea. Continental Shelf Research, 28(15), 2017-2030.</w:t>
      </w:r>
    </w:p>
    <w:p w14:paraId="2738F70C" w14:textId="77777777" w:rsidR="00627460" w:rsidRDefault="00627460" w:rsidP="00627460">
      <w:pPr>
        <w:pStyle w:val="af5"/>
        <w:ind w:left="480" w:hanging="480"/>
      </w:pPr>
      <w:r w:rsidRPr="00722313">
        <w:t>Pusceddu, A., Bianchelli, S., Canals, M., Sanchez-Vidal, A., De Madron, X. D., Heussner, S., Lykousis, V., de Stigter, H., Trincardi, F., &amp; Danovaro, R. (2010). Organic matter in sediments of canyons and open slopes of the Portuguese, Catalan, Southern Adriatic and Cretan Sea margins. Deep Sea Research Part I: 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r w:rsidRPr="00722313">
        <w:lastRenderedPageBreak/>
        <w:t>Rabouille, C., Caprais, J. C., Lansard, B., Crassous, P., Dedieu, K., Reyss, J. L., &amp; Khripounoff,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r w:rsidRPr="00215CBF">
        <w:rPr>
          <w:rFonts w:eastAsia="標楷體"/>
        </w:rPr>
        <w:t>Rabouille, C., Gaillard, J. F., Relexans, J. C., Tréguer, P., &amp; Vincendeau,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r w:rsidRPr="00F67B56">
        <w:t>Ramalho, S. P., Adão, H., Kiriakoulakis, K., Wolff, G. A., Vanreusel, A., &amp; Ingels, J. (2014). Temporal and spatial variation in the Nazaré Canyon (Western Iberian margin): Inter-annual and canyon heterogeneity effects on meiofauna biomass and diversity. Deep Sea Research Part I: Oceanographic Research Papers, 83, 102-114.</w:t>
      </w:r>
    </w:p>
    <w:p w14:paraId="50C479E1" w14:textId="77777777" w:rsidR="00627460" w:rsidRDefault="00627460" w:rsidP="00627460">
      <w:pPr>
        <w:pStyle w:val="af5"/>
        <w:ind w:left="480" w:hanging="480"/>
      </w:pPr>
      <w:r w:rsidRPr="00722313">
        <w:t xml:space="preserve">Ramirez‐Llodra, E., Company, J. B., Sarda, F., &amp; Rotllant, G. (2010). Megabenthic diversity patterns and community structure of the Blanes submarine canyon and adjacent slope in the Northwestern Mediterranean: a human </w:t>
      </w:r>
      <w:proofErr w:type="gramStart"/>
      <w:r w:rsidRPr="00722313">
        <w:t>overprint?.</w:t>
      </w:r>
      <w:proofErr w:type="gramEnd"/>
      <w:r w:rsidRPr="00722313">
        <w:t xml:space="preserve"> Marine Ecology, 31(1), 167-182.</w:t>
      </w:r>
    </w:p>
    <w:p w14:paraId="1C8494E4" w14:textId="77777777" w:rsidR="00627460" w:rsidRDefault="00627460" w:rsidP="00627460">
      <w:pPr>
        <w:pStyle w:val="af5"/>
        <w:ind w:left="480" w:hanging="480"/>
      </w:pPr>
      <w:r w:rsidRPr="004A0A41">
        <w:t>Rex, M. A., Etter, R. J., Morris, J. S., Crouse, J., McClain, C. R., Johnson, N. A., Stuart, C.T.,</w:t>
      </w:r>
      <w:r>
        <w:rPr>
          <w:rFonts w:hint="eastAsia"/>
        </w:rPr>
        <w:t xml:space="preserve"> </w:t>
      </w:r>
      <w:r w:rsidRPr="004A0A41">
        <w:t>Dem</w:t>
      </w:r>
      <w:r>
        <w:t>ing, J.W., Thies,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Rowe, G. T. (1971). Observations on bottom currents and epibenthic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Rowe, G. T. (1983). Biomass and production of the deep-sea macrobenthos. The sea, 8, 97-121.</w:t>
      </w:r>
    </w:p>
    <w:p w14:paraId="3FD35338" w14:textId="77777777" w:rsidR="00627460" w:rsidRDefault="00627460" w:rsidP="00627460">
      <w:pPr>
        <w:pStyle w:val="af5"/>
        <w:ind w:left="480" w:hanging="480"/>
      </w:pPr>
      <w:r w:rsidRPr="00EB07A9">
        <w:t>Rowe, G. T. (1983). Biomass and production of the deep-sea macrobenthos. The sea, 8, 97-121.</w:t>
      </w:r>
    </w:p>
    <w:p w14:paraId="292C6901" w14:textId="77777777" w:rsidR="00627460" w:rsidRDefault="00627460" w:rsidP="00627460">
      <w:pPr>
        <w:pStyle w:val="af5"/>
        <w:ind w:left="480" w:hanging="480"/>
      </w:pPr>
      <w:r w:rsidRPr="00C62539">
        <w:t>Rowe, G. T., Sibuet, M., Deming, J., Tietjen, J., &amp; Khripounoff, A. (1990). Organic carbon turnover time in deep-sea benthos. Progress in oceanography, 24(1-4), 141-160.</w:t>
      </w:r>
    </w:p>
    <w:p w14:paraId="27C52727" w14:textId="77777777" w:rsidR="00627460" w:rsidRDefault="00627460" w:rsidP="00627460">
      <w:pPr>
        <w:pStyle w:val="af5"/>
        <w:ind w:left="480" w:hanging="480"/>
      </w:pPr>
      <w:r w:rsidRPr="00636777">
        <w:t>Rowe, G. T., Wei, C., Nunnally, C., Haedrich, R., Montagna, P., Baguley, J. G., Bernhard</w:t>
      </w:r>
      <w:r>
        <w:t>,</w:t>
      </w:r>
      <w:r w:rsidRPr="00636777">
        <w:t xml:space="preserve"> J</w:t>
      </w:r>
      <w:r>
        <w:t>.</w:t>
      </w:r>
      <w:r w:rsidRPr="00636777">
        <w:t xml:space="preserve"> M.</w:t>
      </w:r>
      <w:r>
        <w:t>,</w:t>
      </w:r>
      <w:r w:rsidRPr="00636777">
        <w:t xml:space="preserve"> Wicksten</w:t>
      </w:r>
      <w:r>
        <w:t>,</w:t>
      </w:r>
      <w:r w:rsidRPr="00636777">
        <w:t xml:space="preserve"> </w:t>
      </w:r>
      <w:r>
        <w:t xml:space="preserve">M., </w:t>
      </w:r>
      <w:r w:rsidRPr="00636777">
        <w:t>Ammons</w:t>
      </w:r>
      <w:r>
        <w:t>, A.,</w:t>
      </w:r>
      <w:r w:rsidRPr="00636777">
        <w:t xml:space="preserve"> Briones</w:t>
      </w:r>
      <w:r>
        <w:t xml:space="preserve">, E. E., Soliman, Y., </w:t>
      </w:r>
      <w:r w:rsidRPr="00636777">
        <w:t>&amp; Deming, J. W. (2008). Comparative biomass structure and estimated carbon flow in 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lastRenderedPageBreak/>
        <w:t>Rowe, G., Sibuet, M., Deming, J., Khripounoff, A., Tietjen, J., Macko, S., &amp; Theroux, R. (1991). 'Total'sediment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r w:rsidRPr="00F67B56">
        <w:t>Schlacher, T. A., Schlacher-Hoenlinger, M. A., Williams, A., Althaus, F., Hooper, J. N., &amp; Kloser, R. (2007). Richness and distribution of sponge megabenthos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r w:rsidRPr="00DE0CFC">
        <w:t>Sibuet, M. (1977). Répartition et diversité des Echinodermes (Holothurides-Astérides) en zone profonde dans le Golfe de Gascogne. Deep Sea Research, 24(6), 549-563.</w:t>
      </w:r>
    </w:p>
    <w:p w14:paraId="7CEE60DE" w14:textId="77777777" w:rsidR="00627460" w:rsidRDefault="00627460" w:rsidP="00627460">
      <w:pPr>
        <w:pStyle w:val="af5"/>
        <w:ind w:left="480" w:hanging="480"/>
      </w:pPr>
      <w:r w:rsidRPr="00DE0CFC">
        <w:t>Smallwood, B. J., Wolff, G. A., Bett, B. J., Smith, C. R., Hoover, D., Gage, J. D., &amp; Patience, A. (1999). Megafauna can control the quality of organic matter in marine sediments. Naturwissenschaften,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77777777" w:rsidR="00627460" w:rsidRDefault="00627460" w:rsidP="00627460">
      <w:pPr>
        <w:pStyle w:val="af5"/>
        <w:ind w:left="480" w:hanging="480"/>
      </w:pPr>
      <w:r w:rsidRPr="004967B4">
        <w:t>Smith, C. R., De Leo, F. C., Bernardino, A. F., Sweetman, A. K., &amp; Arbizu, P. M. (2008). Abyssal food limitation, ecosystem structure and climate change. Trends in Ecology &amp; Evolution, 23(9), 518-528.</w:t>
      </w:r>
    </w:p>
    <w:p w14:paraId="455A0988" w14:textId="77777777" w:rsidR="00627460" w:rsidRDefault="00627460" w:rsidP="00627460">
      <w:pPr>
        <w:pStyle w:val="af5"/>
        <w:ind w:left="480" w:hanging="480"/>
      </w:pPr>
      <w:r w:rsidRPr="009E52EE">
        <w:t>Snelgrove, P. V., Soetaert, K., Solan, M., Thrush, S., Wei, C. L., Danovaro, R., Fulweiler, R.W., Kitazato, H., Ingole</w:t>
      </w:r>
      <w:r>
        <w:t>, B., Norkko, A., Parkes, R.J.,</w:t>
      </w:r>
      <w:r w:rsidRPr="009E52EE">
        <w:t xml:space="preserve"> &amp; Volkenborn, N. (2018). Global carbon cycling on a heterogeneous seafloor. Trends in Ecology &amp; Evolution, 33(2), 96-105.</w:t>
      </w:r>
    </w:p>
    <w:p w14:paraId="2A2C8BDC" w14:textId="77777777" w:rsidR="00627460" w:rsidRDefault="00627460" w:rsidP="00627460">
      <w:pPr>
        <w:pStyle w:val="af5"/>
        <w:ind w:left="480" w:hanging="480"/>
      </w:pPr>
      <w:r w:rsidRPr="001F1F3B">
        <w:t>Snelgrove, P. V., Thrush, S. F., Wall, D. H., &amp; Norkko,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r w:rsidRPr="00F67B56">
        <w:t xml:space="preserve">Sobarzo, M., Figueroa, M., &amp; Djurfeldt, L. (2001). Upwelling of subsurface water into the rim of the Biobıo submarine canyon as a response to surface winds. </w:t>
      </w:r>
      <w:r w:rsidRPr="00F67B56">
        <w:lastRenderedPageBreak/>
        <w:t>Continental Shelf Research, 21(3), 279-299.</w:t>
      </w:r>
    </w:p>
    <w:p w14:paraId="7C16DE63" w14:textId="77777777" w:rsidR="00627460" w:rsidRDefault="00627460" w:rsidP="00627460">
      <w:pPr>
        <w:pStyle w:val="af5"/>
        <w:ind w:left="480" w:hanging="480"/>
      </w:pPr>
      <w:r w:rsidRPr="00D20047">
        <w:t>Soetaert,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r w:rsidRPr="00AB2612">
        <w:t>So</w:t>
      </w:r>
      <w:r>
        <w:t>etaert</w:t>
      </w:r>
      <w:r w:rsidRPr="00AB2612">
        <w:t>, K., &amp; van Oevelen,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Steinberg, D. K., Van Mooy, B. A., Buesseler, K. O., Boyd, P. W., Kobari,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r w:rsidRPr="009720A6">
        <w:t>Stratmann, T., Lins, L., Purser, A., Marcon, Y., Rodrigues, C. F., Ravara, A., Cunha</w:t>
      </w:r>
      <w:r>
        <w:t xml:space="preserve">, </w:t>
      </w:r>
      <w:r w:rsidRPr="009720A6">
        <w:t>M</w:t>
      </w:r>
      <w:r>
        <w:t>.</w:t>
      </w:r>
      <w:r w:rsidRPr="009720A6">
        <w:t xml:space="preserve"> R., Simon-Lledó</w:t>
      </w:r>
      <w:r>
        <w:t>,</w:t>
      </w:r>
      <w:r w:rsidRPr="009720A6">
        <w:t xml:space="preserve"> E</w:t>
      </w:r>
      <w:r>
        <w:t>.</w:t>
      </w:r>
      <w:r w:rsidRPr="009720A6">
        <w:t>, Jones</w:t>
      </w:r>
      <w:r>
        <w:t>,</w:t>
      </w:r>
      <w:r w:rsidRPr="009720A6">
        <w:t xml:space="preserve"> D</w:t>
      </w:r>
      <w:r>
        <w:t>.</w:t>
      </w:r>
      <w:r w:rsidRPr="009720A6">
        <w:t xml:space="preserve"> O. B., Sweetman</w:t>
      </w:r>
      <w:r>
        <w:t>,</w:t>
      </w:r>
      <w:r w:rsidRPr="009720A6">
        <w:t xml:space="preserve"> A</w:t>
      </w:r>
      <w:r>
        <w:t>.</w:t>
      </w:r>
      <w:r w:rsidRPr="009720A6">
        <w:t xml:space="preserve"> K., Köser</w:t>
      </w:r>
      <w:r>
        <w:rPr>
          <w:rFonts w:hint="eastAsia"/>
        </w:rPr>
        <w:t>,</w:t>
      </w:r>
      <w:r w:rsidRPr="009720A6">
        <w:t xml:space="preserve"> K</w:t>
      </w:r>
      <w:r>
        <w:t>.</w:t>
      </w:r>
      <w:r w:rsidRPr="009720A6">
        <w:t>,</w:t>
      </w:r>
      <w:r>
        <w:t xml:space="preserve"> </w:t>
      </w:r>
      <w:r w:rsidRPr="009720A6">
        <w:t>&amp; Van Oevelen, D. (2018). Abyssal plain faunal carbon flows remain depressed 26 years after a simulated deep-sea mining disturbance. Biogeosciences, 15(13), 4131-4145.</w:t>
      </w:r>
    </w:p>
    <w:p w14:paraId="3AF0803B" w14:textId="77777777" w:rsidR="00627460" w:rsidRDefault="00627460" w:rsidP="00627460">
      <w:pPr>
        <w:pStyle w:val="af5"/>
        <w:ind w:left="480" w:hanging="480"/>
      </w:pPr>
      <w:r w:rsidRPr="009E3C84">
        <w:t xml:space="preserve">Stratmann, T., Soetaert, K., Wei, C.-L., and van Oevelen, D.: The role of benthos in the global marine carbon cycle, Global </w:t>
      </w:r>
      <w:r>
        <w:t>Biogeochem.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r w:rsidRPr="00B76DAB">
        <w:t>Talling,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 xml:space="preserve">Tyler, P. A., Grant, A., Pain, S. L., &amp; Gage, J. D. (1982). Is annual reproduction in deep-sea echinoderms a response to variability in their </w:t>
      </w:r>
      <w:proofErr w:type="gramStart"/>
      <w:r w:rsidRPr="004967B4">
        <w:t>environment?.</w:t>
      </w:r>
      <w:proofErr w:type="gramEnd"/>
      <w:r w:rsidRPr="004967B4">
        <w:t xml:space="preserve"> Nature, 300(5894), 747-750.</w:t>
      </w:r>
    </w:p>
    <w:p w14:paraId="4C3355EF" w14:textId="77777777" w:rsidR="00627460" w:rsidRDefault="00627460" w:rsidP="00627460">
      <w:pPr>
        <w:pStyle w:val="af5"/>
        <w:ind w:left="480" w:hanging="480"/>
      </w:pPr>
      <w:r w:rsidRPr="004D57A0">
        <w:t xml:space="preserve">Ulanowicz, R. E. (1980). </w:t>
      </w:r>
      <w:proofErr w:type="gramStart"/>
      <w:r w:rsidRPr="004D57A0">
        <w:t>An</w:t>
      </w:r>
      <w:proofErr w:type="gramEnd"/>
      <w:r w:rsidRPr="004D57A0">
        <w:t xml:space="preserve"> hypothesis on the development of natural communities. Journal of theoretical Biology, 85(2), 223-245.</w:t>
      </w:r>
    </w:p>
    <w:p w14:paraId="6874824C" w14:textId="77777777" w:rsidR="00627460" w:rsidRDefault="00627460" w:rsidP="00627460">
      <w:pPr>
        <w:pStyle w:val="af5"/>
        <w:ind w:left="480" w:hanging="480"/>
      </w:pPr>
      <w:r w:rsidRPr="00D20047">
        <w:t>Ulanowicz,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r w:rsidRPr="00275B5A">
        <w:t>Ulanowicz, R. E. (2004). Quantitative methods for ecological network analysis. Computational biology and chemistry, 28(5-6), 321-339.</w:t>
      </w:r>
    </w:p>
    <w:p w14:paraId="11E70305" w14:textId="77777777" w:rsidR="00627460"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1980</w:t>
      </w:r>
      <w:r>
        <w:rPr>
          <w:rFonts w:asciiTheme="minorEastAsia" w:eastAsiaTheme="minorEastAsia" w:hAnsiTheme="minorEastAsia" w:hint="eastAsia"/>
        </w:rPr>
        <w:t>)</w:t>
      </w:r>
      <w:r w:rsidRPr="00332DAA">
        <w:t xml:space="preserve">. </w:t>
      </w:r>
      <w:proofErr w:type="gramStart"/>
      <w:r w:rsidRPr="00332DAA">
        <w:t>An</w:t>
      </w:r>
      <w:proofErr w:type="gramEnd"/>
      <w:r w:rsidRPr="00332DAA">
        <w:t xml:space="preserve"> hypothesis on the development of natural communities. J. Theor. Biol. 85, 223–245.</w:t>
      </w:r>
    </w:p>
    <w:p w14:paraId="666B9C93" w14:textId="77777777" w:rsidR="00627460" w:rsidRPr="00332DAA"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Ecology the ascendent perspective. In: Allen, T.F.H., Roberts, D.W. (Eds.), Complexity in Ecological Systems Series. Columbia University Press, New York</w:t>
      </w:r>
    </w:p>
    <w:p w14:paraId="4962915D" w14:textId="77777777" w:rsidR="00627460" w:rsidRDefault="00627460" w:rsidP="00627460">
      <w:pPr>
        <w:pStyle w:val="af5"/>
        <w:ind w:left="480" w:hanging="480"/>
      </w:pPr>
      <w:r w:rsidRPr="00AB2612">
        <w:t xml:space="preserve">Van den Meersche, K., Soetaert, K., &amp; Van Oevelen, D. (2009). xsample (): an R </w:t>
      </w:r>
      <w:r w:rsidRPr="00AB2612">
        <w:lastRenderedPageBreak/>
        <w:t>function for sampling linear inverse problems. Journal of Statistical Software, 30, 1-15.</w:t>
      </w:r>
    </w:p>
    <w:p w14:paraId="656F6E15" w14:textId="77777777" w:rsidR="00627460" w:rsidRDefault="00627460" w:rsidP="00627460">
      <w:pPr>
        <w:pStyle w:val="af5"/>
        <w:ind w:left="480" w:hanging="480"/>
      </w:pPr>
      <w:r w:rsidRPr="00CD5C2F">
        <w:t>Van Duyl,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Van Oevelen, D., Soetaert, K., Garcia, R., De Stigter, H. C., Cunha, M. R., Pusceddu, A., &amp; Danovaro, R. (2011). Canyon conditions impact carbon flows in food webs of three sections of the Nazaré canyon. Deep Sea Research Part II: Topical Studies in Oceanography, 58(23-24), 2461-2476.</w:t>
      </w:r>
    </w:p>
    <w:p w14:paraId="4AF1A8F7" w14:textId="77777777" w:rsidR="00627460" w:rsidRDefault="00627460" w:rsidP="00627460">
      <w:pPr>
        <w:pStyle w:val="af5"/>
        <w:ind w:left="480" w:hanging="480"/>
      </w:pPr>
      <w:r w:rsidRPr="004967B4">
        <w:t>Van Oevelen, D., Soetaert, K., Middelburg, J. J., Herman, P. M., Moodley, L., Hamels, I., ... &amp; Heip,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Van Oevelen, D., Van den Meersche, K., Meysman, F. J., Soetaert, K., Middelburg, J. J., &amp; Vézina, A. F. (2010). Quantifying food web flows using linear inverse models. Ecosystems, 13(1), 32-45.</w:t>
      </w:r>
    </w:p>
    <w:p w14:paraId="79717F20" w14:textId="77777777" w:rsidR="00627460" w:rsidRDefault="00627460" w:rsidP="00627460">
      <w:pPr>
        <w:pStyle w:val="af5"/>
        <w:ind w:left="480" w:hanging="480"/>
      </w:pPr>
      <w:r w:rsidRPr="00D56FD3">
        <w:t>Van Santen, P., Augustinus, P. G. E. F., Janssen-Stelder, B. M., Quartel,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Verdugo, P., Alldredge, A. L., Azam, F., Kirchman, D. L., Passow, U., &amp; Santschi,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Vetter, E. W., &amp; Dayton, P. K. (1998). Macrofaunal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Vetter, E. W., &amp; Dayton, P. K. (1999). Organic enrichment by macrophyte detritus, and abundance patterns of megafaunal populations in submarine canyons. Marine Ecology Progress Series, 186, 137-148.</w:t>
      </w:r>
    </w:p>
    <w:p w14:paraId="4029B6E5" w14:textId="77777777" w:rsidR="00627460" w:rsidRDefault="00627460" w:rsidP="00627460">
      <w:pPr>
        <w:pStyle w:val="af5"/>
        <w:ind w:left="480" w:hanging="480"/>
      </w:pPr>
      <w:r w:rsidRPr="00D61CD2">
        <w:t>Vézina, A. F., &amp; Platt, T. (1988). Food web dynamics in the ocean. 1. Best-estimates of flow networks using inverse methods. Marine ecology progress series. Oldendorf, 42(3), 269-287.</w:t>
      </w:r>
    </w:p>
    <w:p w14:paraId="1B5A42F7" w14:textId="77777777" w:rsidR="00627460" w:rsidRPr="00F67B56" w:rsidRDefault="00627460" w:rsidP="00627460">
      <w:pPr>
        <w:pStyle w:val="af5"/>
        <w:ind w:left="480" w:hanging="480"/>
      </w:pPr>
      <w:r w:rsidRPr="00394D7D">
        <w:t>Walsh, J. P., Alexander, C. R., Gerber, T., Orpin, A. R., &amp; Sumners, B. W. (2007). Demise of a submarine canyon? Evidence for highstand infilling on the Waipaoa River continental margin, New Zealand. Geophysical Research Letters, 34(20).</w:t>
      </w:r>
    </w:p>
    <w:p w14:paraId="70C7B40D" w14:textId="77777777" w:rsidR="00627460" w:rsidRDefault="00627460" w:rsidP="00627460">
      <w:pPr>
        <w:pStyle w:val="af5"/>
        <w:ind w:left="480" w:hanging="480"/>
      </w:pPr>
      <w:r w:rsidRPr="00F67B56">
        <w:t>Wang, Y. H., Lee, I. H., &amp; Liu, J. T. (2008). Observation of internal tidal currents in the Kaoping Canyon off southwestern Taiwan. Estuarine, Coastal and Shelf Science, 80(1), 153-160.</w:t>
      </w:r>
    </w:p>
    <w:p w14:paraId="38534B03" w14:textId="77777777" w:rsidR="00627460" w:rsidRDefault="00627460" w:rsidP="00627460">
      <w:pPr>
        <w:pStyle w:val="af5"/>
        <w:ind w:left="480" w:hanging="480"/>
      </w:pPr>
      <w:r w:rsidRPr="00AE5F88">
        <w:t xml:space="preserve">Warwick, R. M., &amp; Gee, J. M. (1984). Community structure of estuarine meiobenthos. </w:t>
      </w:r>
      <w:r w:rsidRPr="00AE5F88">
        <w:lastRenderedPageBreak/>
        <w:t>Marine Ecology Progress Series, 18, 97-111.</w:t>
      </w:r>
    </w:p>
    <w:p w14:paraId="6E718854" w14:textId="77777777" w:rsidR="00627460" w:rsidRDefault="00627460" w:rsidP="00627460">
      <w:pPr>
        <w:pStyle w:val="af5"/>
        <w:ind w:left="480" w:hanging="480"/>
      </w:pPr>
      <w:r w:rsidRPr="004A0A41">
        <w:t>Wei, C. L., Rowe, G. T., Escobar-Briones, E., Boetius, A., Soltwedel, T., Caley, M. J., , Soliman,</w:t>
      </w:r>
      <w:r>
        <w:t xml:space="preserve"> </w:t>
      </w:r>
      <w:r w:rsidRPr="004A0A41">
        <w:t>Y., Huettmann, F., Qu, F., Yu, Z., Pitcher, C.R., Haedrich, R.L., Wicksten, M.K., Rex, M.A.,</w:t>
      </w:r>
      <w:r>
        <w:t xml:space="preserve"> </w:t>
      </w:r>
      <w:r w:rsidRPr="004A0A41">
        <w:t>Baguley, J.G., Sharma, J., Danovaro, R., MacDonald, I.R., Nunnally, C.C., Deming, J.W.,</w:t>
      </w:r>
      <w:r>
        <w:t xml:space="preserve"> </w:t>
      </w:r>
      <w:r w:rsidRPr="004A0A41">
        <w:t>Montagna, P., Lévesque, M., Marcin Weslawski, Jan, Wlodarska-Kowalczuk, Maria,</w:t>
      </w:r>
      <w:r>
        <w:t xml:space="preserve"> </w:t>
      </w:r>
      <w:r w:rsidRPr="004A0A41">
        <w:t xml:space="preserve">Ingole, B.S., Bett, B.J., Billett, D.S.M., Yool, A., Bluhm, B.A., Iken, K., </w:t>
      </w:r>
      <w:r>
        <w:t xml:space="preserve">&amp; </w:t>
      </w:r>
      <w:r w:rsidRPr="004A0A41">
        <w:t>Narayanaswamy, B. E. (2010). Global patterns and predictions of seafloor biomass using random forests. PloS one, 5(12), e15323.</w:t>
      </w:r>
    </w:p>
    <w:p w14:paraId="14880158" w14:textId="77777777" w:rsidR="00627460" w:rsidRDefault="00627460" w:rsidP="00627460">
      <w:pPr>
        <w:pStyle w:val="af5"/>
        <w:ind w:left="480" w:hanging="480"/>
      </w:pPr>
      <w:r w:rsidRPr="00304CAE">
        <w:t>Wei, C. L., Rowe, G. T., Escobar-Briones, E., Nunnally, C., Soliman, Y., &amp; Ellis, N. (2012). Standing stocks and body size of deep-sea macrofauna: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r w:rsidRPr="0035629C">
        <w:t>Wenzhöfer, F., &amp; Glud,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r w:rsidRPr="00FC7BF4">
        <w:t>Wenzhöfer, F., &amp; Glud,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r w:rsidRPr="00F67B56">
        <w:t>Yoklavich, M. M., Greene, H. G., Cailliet,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Yu, H. S., Chiang, C. S., &amp; Shen, S. M. (2009). Tectonically active sediment dispersal system in SW Taiwan margin with emphasis on the Gaoping (Kaoping)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Zhang, L. J., Wang, L., Cai, W. J., Liu, D. M., &amp; Yu, Z. G. (2013). Impact of human activities on organic carbon transport in the Yellow River. Biogeosciences, 10(4), 2513-2524.</w:t>
      </w:r>
    </w:p>
    <w:p w14:paraId="1149102C" w14:textId="54CCEDBC" w:rsidR="005931F4" w:rsidRDefault="005931F4" w:rsidP="005931F4">
      <w:pPr>
        <w:pStyle w:val="14"/>
        <w:rPr>
          <w:rFonts w:eastAsiaTheme="minorEastAsia"/>
        </w:rPr>
      </w:pPr>
      <w:bookmarkStart w:id="346" w:name="_Toc109143531"/>
      <w:r w:rsidRPr="00977342">
        <w:rPr>
          <w:rFonts w:eastAsiaTheme="minorEastAsia"/>
        </w:rPr>
        <w:lastRenderedPageBreak/>
        <w:t>Table</w:t>
      </w:r>
      <w:bookmarkEnd w:id="346"/>
    </w:p>
    <w:p w14:paraId="3051BF23" w14:textId="2BBBC99E" w:rsidR="00F701FB" w:rsidRDefault="00F701FB" w:rsidP="0065448D">
      <w:pPr>
        <w:pStyle w:val="af6"/>
      </w:pPr>
      <w:bookmarkStart w:id="347" w:name="_Toc109164491"/>
      <w:r w:rsidRPr="0065448D">
        <w:t xml:space="preserve">Table </w:t>
      </w:r>
      <w:r w:rsidR="00500706">
        <w:fldChar w:fldCharType="begin"/>
      </w:r>
      <w:r w:rsidR="00500706">
        <w:instrText xml:space="preserve"> SEQ Table \* ARABIC </w:instrText>
      </w:r>
      <w:r w:rsidR="00500706">
        <w:fldChar w:fldCharType="separate"/>
      </w:r>
      <w:r w:rsidR="007715C3">
        <w:rPr>
          <w:noProof/>
        </w:rPr>
        <w:t>1</w:t>
      </w:r>
      <w:r w:rsidR="00500706">
        <w:rPr>
          <w:noProof/>
        </w:rPr>
        <w:fldChar w:fldCharType="end"/>
      </w:r>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347"/>
    </w:p>
    <w:p w14:paraId="1EB16926" w14:textId="1F2C1227" w:rsidR="007A5058" w:rsidRDefault="00500706"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55pt;height:319.65pt">
            <v:imagedata r:id="rId18" o:title="table1"/>
          </v:shape>
        </w:pict>
      </w:r>
    </w:p>
    <w:p w14:paraId="501053BA" w14:textId="1D604016" w:rsidR="0065448D" w:rsidRDefault="0065448D" w:rsidP="0065448D">
      <w:pPr>
        <w:pStyle w:val="af6"/>
      </w:pPr>
      <w:bookmarkStart w:id="348" w:name="_Toc109164492"/>
      <w:r>
        <w:lastRenderedPageBreak/>
        <w:t xml:space="preserve">Table </w:t>
      </w:r>
      <w:r w:rsidR="00500706">
        <w:fldChar w:fldCharType="begin"/>
      </w:r>
      <w:r w:rsidR="00500706">
        <w:instrText xml:space="preserve"> SEQ Table \* ARABIC </w:instrText>
      </w:r>
      <w:r w:rsidR="00500706">
        <w:fldChar w:fldCharType="separate"/>
      </w:r>
      <w:r w:rsidR="007715C3">
        <w:rPr>
          <w:noProof/>
        </w:rPr>
        <w:t>2</w:t>
      </w:r>
      <w:r w:rsidR="00500706">
        <w:rPr>
          <w:noProof/>
        </w:rPr>
        <w:fldChar w:fldCharType="end"/>
      </w:r>
      <w:r>
        <w:t xml:space="preserve">. </w:t>
      </w:r>
      <w:r w:rsidRPr="0065448D">
        <w:t>The conceptual model of the food web structure formed the basis of our linear inverse model (LIM). See section “Structure” for description.</w:t>
      </w:r>
      <w:bookmarkEnd w:id="348"/>
    </w:p>
    <w:p w14:paraId="63ADFE9B" w14:textId="794A6A63" w:rsidR="005B1B68" w:rsidRDefault="00500706"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r>
        <w:pict w14:anchorId="38BB020C">
          <v:shape id="_x0000_i1026" type="#_x0000_t75" style="width:699.25pt;height:333.25pt;mso-position-horizontal:center;mso-position-horizontal-relative:margin;mso-position-vertical:bottom;mso-position-vertical-relative:margin">
            <v:imagedata r:id="rId19" o:title="table2"/>
          </v:shape>
        </w:pict>
      </w:r>
    </w:p>
    <w:p w14:paraId="444F8137" w14:textId="74AF7F8A" w:rsidR="0065448D" w:rsidRPr="0065448D" w:rsidRDefault="0065448D" w:rsidP="0065448D">
      <w:pPr>
        <w:pStyle w:val="af6"/>
      </w:pPr>
      <w:bookmarkStart w:id="349" w:name="_Ref109163669"/>
      <w:bookmarkStart w:id="350" w:name="_Toc109164493"/>
      <w:r>
        <w:lastRenderedPageBreak/>
        <w:t xml:space="preserve">Table </w:t>
      </w:r>
      <w:r w:rsidR="00500706">
        <w:fldChar w:fldCharType="begin"/>
      </w:r>
      <w:r w:rsidR="00500706">
        <w:instrText xml:space="preserve"> SEQ Table \* ARABIC </w:instrText>
      </w:r>
      <w:r w:rsidR="00500706">
        <w:fldChar w:fldCharType="separate"/>
      </w:r>
      <w:r w:rsidR="007715C3">
        <w:rPr>
          <w:noProof/>
        </w:rPr>
        <w:t>3</w:t>
      </w:r>
      <w:r w:rsidR="00500706">
        <w:rPr>
          <w:noProof/>
        </w:rPr>
        <w:fldChar w:fldCharType="end"/>
      </w:r>
      <w:bookmarkEnd w:id="349"/>
      <w:r>
        <w:t xml:space="preserve">. </w:t>
      </w:r>
      <w:r w:rsidRPr="0065448D">
        <w:t>Nomenclature of symbols used in calculation of network indices (Kones et al., 2009). Assuming that a system has n compartments, and the flow value T_ij is defined as a sink-to-source flow (i.e., j</w:t>
      </w:r>
      <w:r w:rsidRPr="0065448D">
        <w:rPr>
          <w:rFonts w:hint="eastAsia"/>
        </w:rPr>
        <w:t>→</w:t>
      </w:r>
      <w:r w:rsidRPr="0065448D">
        <w:t>i) (Latham, 2006). The compartment imports to the internal network is labeled with 0, the destination of usable exports (secondary production) is labeled n + 1, and the destination of unusable exports (respiration/dissipation) is labeled n + 2 (Hirata &amp; Ulanowicz, 1984).</w:t>
      </w:r>
      <w:bookmarkEnd w:id="350"/>
    </w:p>
    <w:p w14:paraId="1776BBBA" w14:textId="5136480F" w:rsidR="005B1B68" w:rsidRDefault="00500706" w:rsidP="005B1B68">
      <w:pPr>
        <w:ind w:firstLine="480"/>
        <w:sectPr w:rsidR="005B1B68" w:rsidSect="00E7220E">
          <w:pgSz w:w="11906" w:h="16838"/>
          <w:pgMar w:top="1701" w:right="1701" w:bottom="1134" w:left="1701" w:header="851" w:footer="992" w:gutter="0"/>
          <w:cols w:space="425"/>
          <w:docGrid w:type="lines" w:linePitch="360"/>
        </w:sectPr>
      </w:pPr>
      <w:r>
        <w:pict w14:anchorId="23A20732">
          <v:shape id="_x0000_i1027" type="#_x0000_t75" style="width:353.45pt;height:440.75pt;mso-position-horizontal-relative:margin;mso-position-vertical-relative:margin">
            <v:imagedata r:id="rId20" o:title="table3"/>
          </v:shape>
        </w:pict>
      </w:r>
    </w:p>
    <w:p w14:paraId="27CDE17B" w14:textId="33401C07" w:rsidR="0065448D" w:rsidRPr="0065448D" w:rsidRDefault="0065448D" w:rsidP="0065448D">
      <w:pPr>
        <w:pStyle w:val="af6"/>
      </w:pPr>
      <w:bookmarkStart w:id="351" w:name="_Toc109164494"/>
      <w:r>
        <w:lastRenderedPageBreak/>
        <w:t xml:space="preserve">Table </w:t>
      </w:r>
      <w:r w:rsidR="00500706">
        <w:fldChar w:fldCharType="begin"/>
      </w:r>
      <w:r w:rsidR="00500706">
        <w:instrText xml:space="preserve"> SEQ Table \* ARABIC </w:instrText>
      </w:r>
      <w:r w:rsidR="00500706">
        <w:fldChar w:fldCharType="separate"/>
      </w:r>
      <w:r w:rsidR="007715C3">
        <w:rPr>
          <w:noProof/>
        </w:rPr>
        <w:t>4</w:t>
      </w:r>
      <w:r w:rsidR="00500706">
        <w:rPr>
          <w:noProof/>
        </w:rPr>
        <w:fldChar w:fldCharType="end"/>
      </w:r>
      <w:r>
        <w:t xml:space="preserve">. </w:t>
      </w:r>
      <w:r w:rsidRPr="0065448D">
        <w:t xml:space="preserve">Formula of the network indices; see </w:t>
      </w:r>
      <w:r>
        <w:fldChar w:fldCharType="begin"/>
      </w:r>
      <w:r>
        <w:instrText xml:space="preserve"> REF _Ref109163669 \h </w:instrText>
      </w:r>
      <w:r>
        <w:fldChar w:fldCharType="separate"/>
      </w:r>
      <w:r w:rsidR="007715C3">
        <w:t xml:space="preserve">Table </w:t>
      </w:r>
      <w:r w:rsidR="007715C3">
        <w:rPr>
          <w:noProof/>
        </w:rPr>
        <w:t>3</w:t>
      </w:r>
      <w:r>
        <w:fldChar w:fldCharType="end"/>
      </w:r>
      <w:r>
        <w:t>.</w:t>
      </w:r>
      <w:r w:rsidRPr="0065448D">
        <w:t xml:space="preserve"> for the symbols.</w:t>
      </w:r>
      <w:bookmarkEnd w:id="351"/>
    </w:p>
    <w:p w14:paraId="4E022FAB" w14:textId="02C9BFF5" w:rsidR="005B1B68" w:rsidRDefault="00500706" w:rsidP="00C272F8">
      <w:pPr>
        <w:ind w:firstLineChars="0" w:firstLine="0"/>
        <w:rPr>
          <w:rFonts w:eastAsiaTheme="minorEastAsia"/>
        </w:rPr>
      </w:pPr>
      <w:r>
        <w:pict w14:anchorId="6A6A158D">
          <v:shape id="_x0000_i1028" type="#_x0000_t75" style="width:699.8pt;height:265.65pt;mso-position-horizontal:center;mso-position-horizontal-relative:margin;mso-position-vertical-relative:margin">
            <v:imagedata r:id="rId21" o:title="table4"/>
          </v:shape>
        </w:pict>
      </w:r>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17B7C7EB" w:rsidR="0065448D" w:rsidRDefault="0065448D" w:rsidP="0065448D">
      <w:pPr>
        <w:pStyle w:val="af6"/>
      </w:pPr>
      <w:bookmarkStart w:id="352" w:name="_Toc109164495"/>
      <w:r>
        <w:lastRenderedPageBreak/>
        <w:t xml:space="preserve">Table </w:t>
      </w:r>
      <w:r w:rsidR="00500706">
        <w:fldChar w:fldCharType="begin"/>
      </w:r>
      <w:r w:rsidR="00500706">
        <w:instrText xml:space="preserve"> SEQ Table \* ARABIC </w:instrText>
      </w:r>
      <w:r w:rsidR="00500706">
        <w:fldChar w:fldCharType="separate"/>
      </w:r>
      <w:r w:rsidR="007715C3">
        <w:rPr>
          <w:noProof/>
        </w:rPr>
        <w:t>5</w:t>
      </w:r>
      <w:r w:rsidR="00500706">
        <w:rPr>
          <w:noProof/>
        </w:rPr>
        <w:fldChar w:fldCharType="end"/>
      </w:r>
      <w:r>
        <w:t xml:space="preserve">. </w:t>
      </w:r>
      <w:r w:rsidRPr="0065448D">
        <w:t>Standing stocks (in mg C/ m2) as mean± standard deviation of the food web compartments for GC1 and GS1.</w:t>
      </w:r>
      <w:bookmarkEnd w:id="352"/>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3AB20D33" w:rsidR="0065448D" w:rsidRPr="0065448D" w:rsidRDefault="0065448D" w:rsidP="0065448D">
      <w:pPr>
        <w:pStyle w:val="af6"/>
      </w:pPr>
      <w:bookmarkStart w:id="353" w:name="_Toc109164496"/>
      <w:r>
        <w:t xml:space="preserve">Table </w:t>
      </w:r>
      <w:r w:rsidR="00500706">
        <w:fldChar w:fldCharType="begin"/>
      </w:r>
      <w:r w:rsidR="00500706">
        <w:instrText xml:space="preserve"> SEQ Table \* ARABIC </w:instrText>
      </w:r>
      <w:r w:rsidR="00500706">
        <w:fldChar w:fldCharType="separate"/>
      </w:r>
      <w:r w:rsidR="007715C3">
        <w:rPr>
          <w:noProof/>
        </w:rPr>
        <w:t>6</w:t>
      </w:r>
      <w:r w:rsidR="00500706">
        <w:rPr>
          <w:noProof/>
        </w:rPr>
        <w:fldChar w:fldCharType="end"/>
      </w:r>
      <w:r>
        <w:t xml:space="preserve">. </w:t>
      </w:r>
      <w:r w:rsidRPr="0065448D">
        <w:t>Average bottom water tempera</w:t>
      </w:r>
      <w:r>
        <w:t xml:space="preserve">ture and the calculated "Tlim" </w:t>
      </w:r>
      <w:r w:rsidRPr="0065448D">
        <w:t>of GC1 and GS1.</w:t>
      </w:r>
      <w:bookmarkEnd w:id="353"/>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47748FCC" w:rsidR="0065448D" w:rsidRDefault="0065448D" w:rsidP="0065448D">
      <w:pPr>
        <w:pStyle w:val="af6"/>
      </w:pPr>
      <w:bookmarkStart w:id="354" w:name="_Toc109164497"/>
      <w:r>
        <w:t xml:space="preserve">Table </w:t>
      </w:r>
      <w:r w:rsidR="00500706">
        <w:fldChar w:fldCharType="begin"/>
      </w:r>
      <w:r w:rsidR="00500706">
        <w:instrText xml:space="preserve"> SEQ Table \* ARABIC </w:instrText>
      </w:r>
      <w:r w:rsidR="00500706">
        <w:fldChar w:fldCharType="separate"/>
      </w:r>
      <w:r w:rsidR="007715C3">
        <w:rPr>
          <w:noProof/>
        </w:rPr>
        <w:t>7</w:t>
      </w:r>
      <w:r w:rsidR="00500706">
        <w:rPr>
          <w:noProof/>
        </w:rPr>
        <w:fldChar w:fldCharType="end"/>
      </w:r>
      <w:r>
        <w:t xml:space="preserve">. </w:t>
      </w:r>
      <w:r w:rsidRPr="00F95B50">
        <w:t>PERMDISP and PERMANOVA on sediment carbon stock GC1 and GS1.</w:t>
      </w:r>
      <w:bookmarkEnd w:id="354"/>
    </w:p>
    <w:p w14:paraId="6A67F05B" w14:textId="74883D00" w:rsidR="007506C2" w:rsidRPr="007506C2" w:rsidRDefault="00500706" w:rsidP="0065448D">
      <w:pPr>
        <w:widowControl/>
        <w:spacing w:line="240" w:lineRule="auto"/>
        <w:ind w:firstLineChars="0" w:firstLine="0"/>
        <w:jc w:val="center"/>
        <w:rPr>
          <w:rFonts w:asciiTheme="minorHAnsi" w:eastAsiaTheme="minorEastAsia" w:hAnsiTheme="minorHAnsi" w:cstheme="minorBidi"/>
          <w:szCs w:val="22"/>
        </w:rPr>
      </w:pPr>
      <w:r>
        <w:pict w14:anchorId="41EFA135">
          <v:shape id="_x0000_i1029" type="#_x0000_t75" style="width:389.45pt;height:252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4" o:title="table7"/>
          </v:shape>
        </w:pict>
      </w:r>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23727D8E" w:rsidR="0065448D" w:rsidRDefault="0065448D" w:rsidP="0065448D">
      <w:pPr>
        <w:pStyle w:val="af6"/>
      </w:pPr>
      <w:bookmarkStart w:id="355" w:name="_Toc109164498"/>
      <w:r>
        <w:lastRenderedPageBreak/>
        <w:t xml:space="preserve">Table </w:t>
      </w:r>
      <w:r w:rsidR="00500706">
        <w:fldChar w:fldCharType="begin"/>
      </w:r>
      <w:r w:rsidR="00500706">
        <w:instrText xml:space="preserve"> SEQ Table \* ARABIC </w:instrText>
      </w:r>
      <w:r w:rsidR="00500706">
        <w:fldChar w:fldCharType="separate"/>
      </w:r>
      <w:r w:rsidR="007715C3">
        <w:rPr>
          <w:noProof/>
        </w:rPr>
        <w:t>8</w:t>
      </w:r>
      <w:r w:rsidR="00500706">
        <w:rPr>
          <w:noProof/>
        </w:rPr>
        <w:fldChar w:fldCharType="end"/>
      </w:r>
      <w:r>
        <w:t xml:space="preserve">. </w:t>
      </w:r>
      <w:r w:rsidRPr="00F95B50">
        <w:t>T-test on bacteria carbon stock of GC1 and GS1.</w:t>
      </w:r>
      <w:bookmarkEnd w:id="355"/>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4CB46C53" w:rsidR="0065448D" w:rsidRDefault="0065448D" w:rsidP="0065448D">
      <w:pPr>
        <w:pStyle w:val="af6"/>
      </w:pPr>
      <w:bookmarkStart w:id="356" w:name="_Toc109164499"/>
      <w:r>
        <w:t xml:space="preserve">Table </w:t>
      </w:r>
      <w:r w:rsidR="00500706">
        <w:fldChar w:fldCharType="begin"/>
      </w:r>
      <w:r w:rsidR="00500706">
        <w:instrText xml:space="preserve"> SEQ Table \* ARABIC </w:instrText>
      </w:r>
      <w:r w:rsidR="00500706">
        <w:fldChar w:fldCharType="separate"/>
      </w:r>
      <w:r w:rsidR="007715C3">
        <w:rPr>
          <w:noProof/>
        </w:rPr>
        <w:t>9</w:t>
      </w:r>
      <w:r w:rsidR="00500706">
        <w:rPr>
          <w:noProof/>
        </w:rPr>
        <w:fldChar w:fldCharType="end"/>
      </w:r>
      <w:r>
        <w:t xml:space="preserve">. </w:t>
      </w:r>
      <w:r w:rsidRPr="00F95B50">
        <w:t>PERMDISP and PERMANOVA on meiofaunal carbon stock of GC1 and GS1.</w:t>
      </w:r>
      <w:bookmarkEnd w:id="356"/>
    </w:p>
    <w:p w14:paraId="69E078B0" w14:textId="0115BA96" w:rsidR="00E46D85" w:rsidRPr="00E46D85" w:rsidRDefault="00500706"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r>
        <w:pict w14:anchorId="02E15702">
          <v:shape id="_x0000_i1030" type="#_x0000_t75" style="width:402pt;height:220.35pt;mso-position-horizontal-relative:margin">
            <v:imagedata r:id="rId26" o:title="table9"/>
          </v:shape>
        </w:pict>
      </w:r>
    </w:p>
    <w:p w14:paraId="357C4D67" w14:textId="71FA8832" w:rsidR="00E46D85" w:rsidRDefault="00E46D85" w:rsidP="00E46D85">
      <w:pPr>
        <w:pStyle w:val="af6"/>
      </w:pPr>
      <w:bookmarkStart w:id="357" w:name="_Toc109164500"/>
      <w:r w:rsidRPr="00E46D85">
        <w:lastRenderedPageBreak/>
        <w:t>T</w:t>
      </w:r>
      <w:r>
        <w:t xml:space="preserve">able </w:t>
      </w:r>
      <w:r w:rsidR="00500706">
        <w:fldChar w:fldCharType="begin"/>
      </w:r>
      <w:r w:rsidR="00500706">
        <w:instrText xml:space="preserve"> SEQ Table \* ARABIC </w:instrText>
      </w:r>
      <w:r w:rsidR="00500706">
        <w:fldChar w:fldCharType="separate"/>
      </w:r>
      <w:r w:rsidR="007715C3">
        <w:rPr>
          <w:noProof/>
        </w:rPr>
        <w:t>10</w:t>
      </w:r>
      <w:r w:rsidR="00500706">
        <w:rPr>
          <w:noProof/>
        </w:rPr>
        <w:fldChar w:fldCharType="end"/>
      </w:r>
      <w:r>
        <w:t xml:space="preserve">. </w:t>
      </w:r>
      <w:r w:rsidRPr="00F95B50">
        <w:t>PERMDISP and PERMANOVA on macrofaunal carbon stock of GC1 and GS1.</w:t>
      </w:r>
      <w:bookmarkEnd w:id="357"/>
    </w:p>
    <w:p w14:paraId="1774FD4E" w14:textId="2426EC4B" w:rsidR="00557553" w:rsidRDefault="00500706" w:rsidP="00E46D85">
      <w:pPr>
        <w:ind w:firstLineChars="0" w:firstLine="0"/>
        <w:rPr>
          <w:rFonts w:asciiTheme="minorHAnsi" w:eastAsiaTheme="minorEastAsia" w:hAnsiTheme="minorHAnsi" w:cstheme="minorBidi"/>
          <w:szCs w:val="22"/>
        </w:rPr>
      </w:pPr>
      <w:r>
        <w:pict w14:anchorId="0C5B9848">
          <v:shape id="_x0000_i1031" type="#_x0000_t75" style="width:395.45pt;height:255.25pt;mso-position-horizontal:absolute;mso-position-horizontal-relative:text;mso-position-vertical:absolute;mso-position-vertical-relative:text;mso-width-relative:page;mso-height-relative:page">
            <v:imagedata r:id="rId27" o:title="table10"/>
          </v:shape>
        </w:pict>
      </w:r>
    </w:p>
    <w:p w14:paraId="3288517E" w14:textId="5B4AF702" w:rsidR="005C5827" w:rsidRPr="005C5827" w:rsidRDefault="005C5827" w:rsidP="005C5827">
      <w:pPr>
        <w:pStyle w:val="af6"/>
      </w:pPr>
      <w:bookmarkStart w:id="358" w:name="_Toc109164501"/>
      <w:r>
        <w:t xml:space="preserve">Table </w:t>
      </w:r>
      <w:r w:rsidR="00500706">
        <w:fldChar w:fldCharType="begin"/>
      </w:r>
      <w:r w:rsidR="00500706">
        <w:instrText xml:space="preserve"> SEQ Table \* ARABIC </w:instrText>
      </w:r>
      <w:r w:rsidR="00500706">
        <w:fldChar w:fldCharType="separate"/>
      </w:r>
      <w:r w:rsidR="007715C3">
        <w:rPr>
          <w:noProof/>
        </w:rPr>
        <w:t>11</w:t>
      </w:r>
      <w:r w:rsidR="00500706">
        <w:rPr>
          <w:noProof/>
        </w:rPr>
        <w:fldChar w:fldCharType="end"/>
      </w:r>
      <w:r>
        <w:t xml:space="preserve">. </w:t>
      </w:r>
      <w:r w:rsidRPr="005C5827">
        <w:t>Average oxygen utilization rates (mg C/ m2/d) of all cruises in GC1 and GS1, represented as mean± standard deviation.</w:t>
      </w:r>
      <w:bookmarkEnd w:id="358"/>
    </w:p>
    <w:p w14:paraId="38BD0566" w14:textId="1044C8EE" w:rsidR="00C272F8" w:rsidRPr="00C272F8" w:rsidRDefault="00500706" w:rsidP="00C272F8">
      <w:pPr>
        <w:ind w:firstLineChars="0" w:firstLine="0"/>
        <w:rPr>
          <w:rFonts w:eastAsiaTheme="minorEastAsia"/>
        </w:rPr>
      </w:pPr>
      <w:r>
        <w:rPr>
          <w:rFonts w:eastAsiaTheme="minorEastAsia"/>
        </w:rPr>
        <w:pict w14:anchorId="7439C646">
          <v:shape id="_x0000_i1032" type="#_x0000_t75" style="width:424.9pt;height:51.25pt">
            <v:imagedata r:id="rId28" o:title="table11"/>
          </v:shape>
        </w:pict>
      </w:r>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0BBF6BAE" w:rsidR="005C5827" w:rsidRPr="005C5827" w:rsidRDefault="005C5827" w:rsidP="005C5827">
      <w:pPr>
        <w:pStyle w:val="af6"/>
      </w:pPr>
      <w:bookmarkStart w:id="359" w:name="_Toc109164502"/>
      <w:r>
        <w:lastRenderedPageBreak/>
        <w:t xml:space="preserve">Table </w:t>
      </w:r>
      <w:r w:rsidR="00500706">
        <w:fldChar w:fldCharType="begin"/>
      </w:r>
      <w:r w:rsidR="00500706">
        <w:instrText xml:space="preserve"> SEQ Table \* ARABIC </w:instrText>
      </w:r>
      <w:r w:rsidR="00500706">
        <w:fldChar w:fldCharType="separate"/>
      </w:r>
      <w:r w:rsidR="007715C3">
        <w:rPr>
          <w:noProof/>
        </w:rPr>
        <w:t>12</w:t>
      </w:r>
      <w:r w:rsidR="00500706">
        <w:rPr>
          <w:noProof/>
        </w:rPr>
        <w:fldChar w:fldCharType="end"/>
      </w:r>
      <w:r>
        <w:t xml:space="preserve">. </w:t>
      </w:r>
      <w:r w:rsidRPr="005C5827">
        <w:t>PERMDISP and PERMANOVA on TOU of GC1 and GS1.</w:t>
      </w:r>
      <w:bookmarkEnd w:id="359"/>
    </w:p>
    <w:p w14:paraId="65BFE012" w14:textId="270CD674" w:rsidR="00E31BC0" w:rsidRDefault="00500706" w:rsidP="00C272F8">
      <w:pPr>
        <w:ind w:firstLineChars="0" w:firstLine="0"/>
      </w:pPr>
      <w:r>
        <w:pict w14:anchorId="4E0D8899">
          <v:shape id="_x0000_i1033" type="#_x0000_t75" style="width:424.9pt;height:184.35pt">
            <v:imagedata r:id="rId29" o:title="table12"/>
          </v:shape>
        </w:pict>
      </w:r>
    </w:p>
    <w:p w14:paraId="68377223" w14:textId="02CD9AFA" w:rsidR="005C5827" w:rsidRDefault="005C5827" w:rsidP="005C5827">
      <w:pPr>
        <w:pStyle w:val="af6"/>
      </w:pPr>
      <w:bookmarkStart w:id="360" w:name="_Toc109164503"/>
      <w:r>
        <w:t xml:space="preserve">Table </w:t>
      </w:r>
      <w:r w:rsidR="00500706">
        <w:fldChar w:fldCharType="begin"/>
      </w:r>
      <w:r w:rsidR="00500706">
        <w:instrText xml:space="preserve"> SEQ Table \* ARABIC </w:instrText>
      </w:r>
      <w:r w:rsidR="00500706">
        <w:fldChar w:fldCharType="separate"/>
      </w:r>
      <w:r w:rsidR="007715C3">
        <w:rPr>
          <w:noProof/>
        </w:rPr>
        <w:t>13</w:t>
      </w:r>
      <w:r w:rsidR="00500706">
        <w:rPr>
          <w:noProof/>
        </w:rPr>
        <w:fldChar w:fldCharType="end"/>
      </w:r>
      <w:r>
        <w:t>. PERMDISP and PERMANOVA on DOU of GC1 and GS1.</w:t>
      </w:r>
      <w:bookmarkEnd w:id="360"/>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28DAE58A" w:rsidR="005C5827" w:rsidRDefault="005C5827" w:rsidP="005C5827">
      <w:pPr>
        <w:pStyle w:val="af6"/>
      </w:pPr>
      <w:bookmarkStart w:id="361" w:name="_Toc109164504"/>
      <w:r>
        <w:lastRenderedPageBreak/>
        <w:t xml:space="preserve">Table </w:t>
      </w:r>
      <w:r w:rsidR="00500706">
        <w:fldChar w:fldCharType="begin"/>
      </w:r>
      <w:r w:rsidR="00500706">
        <w:instrText xml:space="preserve"> SEQ Table \* ARABIC </w:instrText>
      </w:r>
      <w:r w:rsidR="00500706">
        <w:fldChar w:fldCharType="separate"/>
      </w:r>
      <w:r w:rsidR="007715C3">
        <w:rPr>
          <w:noProof/>
        </w:rPr>
        <w:t>14</w:t>
      </w:r>
      <w:r w:rsidR="00500706">
        <w:rPr>
          <w:noProof/>
        </w:rPr>
        <w:fldChar w:fldCharType="end"/>
      </w:r>
      <w:r>
        <w:t xml:space="preserve">. </w:t>
      </w:r>
      <w:r w:rsidRPr="00F95B50">
        <w:t>PERMDISP and PERMANOVA on BMU of GC1 and GS1. Note that the Number of permutation</w:t>
      </w:r>
      <w:r>
        <w:t>s</w:t>
      </w:r>
      <w:r w:rsidRPr="00F95B50">
        <w:t xml:space="preserve"> was only 999.</w:t>
      </w:r>
      <w:bookmarkEnd w:id="361"/>
    </w:p>
    <w:p w14:paraId="0D313069" w14:textId="1BAFDDA6" w:rsidR="00C272F8" w:rsidRDefault="00500706" w:rsidP="00C272F8">
      <w:pPr>
        <w:ind w:firstLineChars="0" w:firstLine="0"/>
        <w:rPr>
          <w:rFonts w:eastAsiaTheme="minorEastAsia"/>
        </w:rPr>
      </w:pPr>
      <w:r>
        <w:rPr>
          <w:rFonts w:eastAsiaTheme="minorEastAsia"/>
        </w:rPr>
        <w:pict w14:anchorId="21F1184C">
          <v:shape id="_x0000_i1034" type="#_x0000_t75" style="width:424.9pt;height:184.35pt">
            <v:imagedata r:id="rId31" o:title="table14"/>
          </v:shape>
        </w:pict>
      </w:r>
    </w:p>
    <w:p w14:paraId="0FA2CAB9" w14:textId="1DB88EF4" w:rsidR="005C5827" w:rsidRPr="005C5827" w:rsidRDefault="005C5827" w:rsidP="005C5827">
      <w:pPr>
        <w:pStyle w:val="af6"/>
      </w:pPr>
      <w:bookmarkStart w:id="362" w:name="_Toc109164505"/>
      <w:r w:rsidRPr="005C5827">
        <w:t xml:space="preserve">Table </w:t>
      </w:r>
      <w:r w:rsidR="00500706">
        <w:fldChar w:fldCharType="begin"/>
      </w:r>
      <w:r w:rsidR="00500706">
        <w:instrText xml:space="preserve"> SEQ Table \* ARABIC </w:instrText>
      </w:r>
      <w:r w:rsidR="00500706">
        <w:fldChar w:fldCharType="separate"/>
      </w:r>
      <w:r w:rsidR="007715C3">
        <w:rPr>
          <w:noProof/>
        </w:rPr>
        <w:t>15</w:t>
      </w:r>
      <w:r w:rsidR="00500706">
        <w:rPr>
          <w:noProof/>
        </w:rPr>
        <w:fldChar w:fldCharType="end"/>
      </w:r>
      <w:r w:rsidRPr="005C5827">
        <w:t>. Stock turnover (unit: year or day) calculated with the two different estimations of oxygen utilization rates.</w:t>
      </w:r>
      <w:bookmarkEnd w:id="362"/>
    </w:p>
    <w:p w14:paraId="44D6F55B" w14:textId="59A703D6" w:rsidR="005C5827" w:rsidRPr="00C272F8" w:rsidRDefault="00500706" w:rsidP="00C272F8">
      <w:pPr>
        <w:ind w:firstLineChars="0" w:firstLine="0"/>
        <w:rPr>
          <w:rFonts w:eastAsiaTheme="minorEastAsia"/>
        </w:rPr>
      </w:pPr>
      <w:r>
        <w:rPr>
          <w:rFonts w:eastAsiaTheme="minorEastAsia"/>
        </w:rPr>
        <w:pict w14:anchorId="57916893">
          <v:shape id="_x0000_i1035" type="#_x0000_t75" style="width:424.35pt;height:83.45pt">
            <v:imagedata r:id="rId32" o:title="table15"/>
          </v:shape>
        </w:pict>
      </w:r>
    </w:p>
    <w:p w14:paraId="31016F5F" w14:textId="347A7395" w:rsidR="005C5827" w:rsidRDefault="005C5827" w:rsidP="005C5827">
      <w:pPr>
        <w:pStyle w:val="af6"/>
      </w:pPr>
      <w:bookmarkStart w:id="363" w:name="_Toc109164506"/>
      <w:r>
        <w:t xml:space="preserve">Table </w:t>
      </w:r>
      <w:r w:rsidR="00500706">
        <w:fldChar w:fldCharType="begin"/>
      </w:r>
      <w:r w:rsidR="00500706">
        <w:instrText xml:space="preserve"> SEQ Table \* ARABIC </w:instrText>
      </w:r>
      <w:r w:rsidR="00500706">
        <w:fldChar w:fldCharType="separate"/>
      </w:r>
      <w:r w:rsidR="007715C3">
        <w:rPr>
          <w:noProof/>
        </w:rPr>
        <w:t>16</w:t>
      </w:r>
      <w:r w:rsidR="00500706">
        <w:rPr>
          <w:noProof/>
        </w:rPr>
        <w:fldChar w:fldCharType="end"/>
      </w:r>
      <w:r>
        <w:t xml:space="preserve">. </w:t>
      </w:r>
      <w:r w:rsidRPr="005C5827">
        <w:t>Comparison of network indices calculated for GC1 and GS1.The numbers indicate the fraction of network values that are higher in GC1.</w:t>
      </w:r>
      <w:bookmarkEnd w:id="363"/>
    </w:p>
    <w:p w14:paraId="6C772A55" w14:textId="227183CE" w:rsidR="00E31BC0" w:rsidRPr="003E7280" w:rsidRDefault="00500706" w:rsidP="005C5827">
      <w:pPr>
        <w:ind w:firstLineChars="0" w:firstLine="0"/>
        <w:jc w:val="center"/>
      </w:pPr>
      <w:r>
        <w:pict w14:anchorId="67682586">
          <v:shape id="_x0000_i1036" type="#_x0000_t75" style="width:295.1pt;height:145.65pt">
            <v:imagedata r:id="rId33" o:title="table16"/>
          </v:shape>
        </w:pict>
      </w:r>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364" w:name="_Toc109143532"/>
      <w:r>
        <w:rPr>
          <w:rFonts w:eastAsiaTheme="minorEastAsia" w:hint="eastAsia"/>
        </w:rPr>
        <w:lastRenderedPageBreak/>
        <w:t>F</w:t>
      </w:r>
      <w:r>
        <w:rPr>
          <w:rFonts w:eastAsiaTheme="minorEastAsia"/>
        </w:rPr>
        <w:t>igure</w:t>
      </w:r>
      <w:bookmarkEnd w:id="364"/>
    </w:p>
    <w:p w14:paraId="41E46AB1" w14:textId="77777777" w:rsidR="008F20EC" w:rsidRDefault="00500706" w:rsidP="008F20EC">
      <w:pPr>
        <w:keepNext/>
        <w:ind w:firstLine="480"/>
      </w:pPr>
      <w:r>
        <w:pict w14:anchorId="3D484FA7">
          <v:shape id="_x0000_i1037" type="#_x0000_t75" style="width:412.35pt;height:298.9pt;mso-position-horizontal:center;mso-position-horizontal-relative:margin">
            <v:imagedata r:id="rId34" o:title="map"/>
          </v:shape>
        </w:pict>
      </w:r>
    </w:p>
    <w:p w14:paraId="6F12DC76" w14:textId="7CF0C13A" w:rsidR="00E31BC0" w:rsidRPr="00E31BC0" w:rsidRDefault="008F20EC" w:rsidP="00232261">
      <w:pPr>
        <w:pStyle w:val="af6"/>
        <w:rPr>
          <w:rFonts w:eastAsiaTheme="minorEastAsia"/>
        </w:rPr>
      </w:pPr>
      <w:bookmarkStart w:id="365" w:name="_Toc109165566"/>
      <w:r>
        <w:t xml:space="preserve">Figure </w:t>
      </w:r>
      <w:r w:rsidR="00500706">
        <w:fldChar w:fldCharType="begin"/>
      </w:r>
      <w:r w:rsidR="00500706">
        <w:instrText xml:space="preserve"> SEQ Figure \* ARABIC </w:instrText>
      </w:r>
      <w:r w:rsidR="00500706">
        <w:fldChar w:fldCharType="separate"/>
      </w:r>
      <w:r w:rsidR="007715C3">
        <w:rPr>
          <w:noProof/>
        </w:rPr>
        <w:t>1</w:t>
      </w:r>
      <w:r w:rsidR="00500706">
        <w:rPr>
          <w:noProof/>
        </w:rPr>
        <w:fldChar w:fldCharType="end"/>
      </w:r>
      <w:r w:rsidR="00232261" w:rsidRPr="00511AFB">
        <w:rPr>
          <w:rFonts w:eastAsiaTheme="minorEastAsia"/>
        </w:rPr>
        <w:t>. The map of sampling stations of the upper Gaoping Submarine Canyon (GC1) and Gaoping Slope (GS1).</w:t>
      </w:r>
      <w:bookmarkEnd w:id="365"/>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77777777" w:rsidR="00232261" w:rsidRDefault="00500706" w:rsidP="00232261">
      <w:pPr>
        <w:keepNext/>
        <w:widowControl/>
        <w:spacing w:line="240" w:lineRule="auto"/>
        <w:ind w:firstLineChars="0" w:firstLine="0"/>
        <w:jc w:val="center"/>
      </w:pPr>
      <w:r>
        <w:lastRenderedPageBreak/>
        <w:pict w14:anchorId="29BAC3E7">
          <v:shape id="_x0000_i1038" type="#_x0000_t75" style="width:126.55pt;height:154.35pt;mso-position-horizontal-relative:margin">
            <v:imagedata r:id="rId35" o:title="legend"/>
          </v:shape>
        </w:pict>
      </w:r>
      <w:r>
        <w:pict w14:anchorId="3A4EEF2A">
          <v:shape id="_x0000_i1039" type="#_x0000_t75" style="width:282.55pt;height:328.35pt;mso-position-horizontal:right;mso-position-horizontal-relative:margin;mso-position-vertical:center;mso-position-vertical-relative:margin">
            <v:imagedata r:id="rId36" o:title="conceptual_graph"/>
          </v:shape>
        </w:pict>
      </w:r>
    </w:p>
    <w:p w14:paraId="59D517C5" w14:textId="3DB30D37"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366" w:name="_Toc109165567"/>
      <w:r>
        <w:t xml:space="preserve">Figure </w:t>
      </w:r>
      <w:r w:rsidR="00500706">
        <w:fldChar w:fldCharType="begin"/>
      </w:r>
      <w:r w:rsidR="00500706">
        <w:instrText xml:space="preserve"> SEQ Figure \* ARABIC </w:instrText>
      </w:r>
      <w:r w:rsidR="00500706">
        <w:fldChar w:fldCharType="separate"/>
      </w:r>
      <w:r w:rsidR="007715C3">
        <w:rPr>
          <w:noProof/>
        </w:rPr>
        <w:t>2</w:t>
      </w:r>
      <w:r w:rsidR="00500706">
        <w:rPr>
          <w:noProof/>
        </w:rPr>
        <w:fldChar w:fldCharType="end"/>
      </w:r>
      <w:r w:rsidRPr="00232261">
        <w:t>. The conceptual model of the food web structure formed the basis of our linear inverse model (LIM). See section “Structu</w:t>
      </w:r>
      <w:r>
        <w:t>re” for description.</w:t>
      </w:r>
      <w:bookmarkEnd w:id="366"/>
    </w:p>
    <w:p w14:paraId="2AB81418" w14:textId="77777777" w:rsidR="00232261" w:rsidRDefault="00500706" w:rsidP="00232261">
      <w:pPr>
        <w:keepNext/>
        <w:ind w:firstLine="480"/>
        <w:jc w:val="both"/>
      </w:pPr>
      <w:r>
        <w:lastRenderedPageBreak/>
        <w:pict w14:anchorId="195721DD">
          <v:shape id="_x0000_i1040" type="#_x0000_t75" style="width:424.9pt;height:318.55pt">
            <v:imagedata r:id="rId37" o:title="CTD_temp"/>
          </v:shape>
        </w:pict>
      </w:r>
    </w:p>
    <w:p w14:paraId="6606DF2E" w14:textId="3C3A3299"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367" w:name="_Toc109165568"/>
      <w:r>
        <w:t xml:space="preserve">Figure </w:t>
      </w:r>
      <w:r w:rsidR="00500706">
        <w:fldChar w:fldCharType="begin"/>
      </w:r>
      <w:r w:rsidR="00500706">
        <w:instrText xml:space="preserve"> SEQ Figure \* ARABIC </w:instrText>
      </w:r>
      <w:r w:rsidR="00500706">
        <w:fldChar w:fldCharType="separate"/>
      </w:r>
      <w:r w:rsidR="007715C3">
        <w:rPr>
          <w:noProof/>
        </w:rPr>
        <w:t>3</w:t>
      </w:r>
      <w:r w:rsidR="00500706">
        <w:rPr>
          <w:noProof/>
        </w:rPr>
        <w:fldChar w:fldCharType="end"/>
      </w:r>
      <w:r w:rsidRPr="00232261">
        <w:t xml:space="preserve"> Water temperature profile for each cruise of the two sites.</w:t>
      </w:r>
      <w:bookmarkEnd w:id="367"/>
    </w:p>
    <w:p w14:paraId="747B8E1D" w14:textId="77777777" w:rsidR="00232261" w:rsidRDefault="00500706" w:rsidP="00232261">
      <w:pPr>
        <w:keepNext/>
        <w:ind w:firstLine="480"/>
      </w:pPr>
      <w:r>
        <w:lastRenderedPageBreak/>
        <w:pict w14:anchorId="43845B22">
          <v:shape id="_x0000_i1041" type="#_x0000_t75" style="width:424.9pt;height:318.55pt;mso-position-horizontal:absolute;mso-position-horizontal-relative:text;mso-position-vertical:absolute;mso-position-vertical-relative:text;mso-width-relative:page;mso-height-relative:page">
            <v:imagedata r:id="rId38" o:title="CTD_trans"/>
          </v:shape>
        </w:pict>
      </w:r>
    </w:p>
    <w:p w14:paraId="4307EE37" w14:textId="4C0F52A7" w:rsidR="00232261" w:rsidRDefault="00232261" w:rsidP="00232261">
      <w:pPr>
        <w:pStyle w:val="af6"/>
      </w:pPr>
      <w:bookmarkStart w:id="368" w:name="_Toc109165569"/>
      <w:r>
        <w:t xml:space="preserve">Figure </w:t>
      </w:r>
      <w:r w:rsidR="00500706">
        <w:fldChar w:fldCharType="begin"/>
      </w:r>
      <w:r w:rsidR="00500706">
        <w:instrText xml:space="preserve"> SEQ Figure \* ARABIC </w:instrText>
      </w:r>
      <w:r w:rsidR="00500706">
        <w:fldChar w:fldCharType="separate"/>
      </w:r>
      <w:r w:rsidR="007715C3">
        <w:rPr>
          <w:noProof/>
        </w:rPr>
        <w:t>4</w:t>
      </w:r>
      <w:r w:rsidR="00500706">
        <w:rPr>
          <w:noProof/>
        </w:rPr>
        <w:fldChar w:fldCharType="end"/>
      </w:r>
      <w:r w:rsidRPr="00232261">
        <w:t xml:space="preserve">. Light transmission profile for each cruise of the two sites. Note that GC1 has a very low light transmission below </w:t>
      </w:r>
      <w:proofErr w:type="gramStart"/>
      <w:r w:rsidRPr="00232261">
        <w:t>200 meter</w:t>
      </w:r>
      <w:proofErr w:type="gramEnd"/>
      <w:r w:rsidRPr="00232261">
        <w:t xml:space="preserve"> depth in almost all the sampling cruises.</w:t>
      </w:r>
      <w:bookmarkEnd w:id="368"/>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500706" w:rsidP="00232261">
      <w:pPr>
        <w:keepNext/>
        <w:ind w:firstLineChars="0" w:firstLine="0"/>
        <w:jc w:val="center"/>
      </w:pPr>
      <w:r>
        <w:rPr>
          <w:sz w:val="20"/>
          <w:szCs w:val="20"/>
        </w:rPr>
        <w:lastRenderedPageBreak/>
        <w:pict w14:anchorId="6D02CB71">
          <v:shape id="_x0000_i1042" type="#_x0000_t75" style="width:424.9pt;height:318.55pt">
            <v:imagedata r:id="rId39" o:title="OC_sed"/>
          </v:shape>
        </w:pict>
      </w:r>
    </w:p>
    <w:p w14:paraId="113DF4B9" w14:textId="499C66A0" w:rsidR="00E1688D" w:rsidRPr="00F95B50" w:rsidRDefault="00232261" w:rsidP="00232261">
      <w:pPr>
        <w:pStyle w:val="af6"/>
      </w:pPr>
      <w:bookmarkStart w:id="369" w:name="_Toc109165570"/>
      <w:r>
        <w:t xml:space="preserve">Figure </w:t>
      </w:r>
      <w:r w:rsidR="00500706">
        <w:fldChar w:fldCharType="begin"/>
      </w:r>
      <w:r w:rsidR="00500706">
        <w:instrText xml:space="preserve"> SEQ Figure \* ARABIC </w:instrText>
      </w:r>
      <w:r w:rsidR="00500706">
        <w:fldChar w:fldCharType="separate"/>
      </w:r>
      <w:r w:rsidR="007715C3">
        <w:rPr>
          <w:noProof/>
        </w:rPr>
        <w:t>5</w:t>
      </w:r>
      <w:r w:rsidR="00500706">
        <w:rPr>
          <w:noProof/>
        </w:rPr>
        <w:fldChar w:fldCharType="end"/>
      </w:r>
      <w:r w:rsidRPr="00232261">
        <w:t>. Carbon stocks of sediment of GC1 and GS1. The Cruises were labeled in different colors with different seasons. Note that there was no sampling in NOR1-T004 and OR1-1128 for GS1. The dotted lines represent the mean values of the stocks.</w:t>
      </w:r>
      <w:bookmarkEnd w:id="369"/>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500706" w:rsidP="00232261">
      <w:pPr>
        <w:keepNext/>
        <w:ind w:firstLine="480"/>
        <w:jc w:val="center"/>
      </w:pPr>
      <w:r>
        <w:lastRenderedPageBreak/>
        <w:pict w14:anchorId="0D00C506">
          <v:shape id="_x0000_i1043" type="#_x0000_t75" style="width:424.9pt;height:318.55pt;mso-position-horizontal-relative:margin;mso-position-vertical-relative:margin">
            <v:imagedata r:id="rId40" o:title="OC_bac"/>
          </v:shape>
        </w:pict>
      </w:r>
    </w:p>
    <w:p w14:paraId="5687D651" w14:textId="71BEE561"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370" w:name="_Toc109165571"/>
      <w:r>
        <w:t xml:space="preserve">Figure </w:t>
      </w:r>
      <w:r w:rsidR="00500706">
        <w:fldChar w:fldCharType="begin"/>
      </w:r>
      <w:r w:rsidR="00500706">
        <w:instrText xml:space="preserve"> SEQ Figure \* ARABIC </w:instrText>
      </w:r>
      <w:r w:rsidR="00500706">
        <w:fldChar w:fldCharType="separate"/>
      </w:r>
      <w:r w:rsidR="007715C3">
        <w:rPr>
          <w:noProof/>
        </w:rPr>
        <w:t>6</w:t>
      </w:r>
      <w:r w:rsidR="00500706">
        <w:rPr>
          <w:noProof/>
        </w:rPr>
        <w:fldChar w:fldCharType="end"/>
      </w:r>
      <w:r w:rsidRPr="00232261">
        <w:t>. Carbon stocks of bacteria of GC1 and GS1. Note that bacteria were only collected in cruise OR1-1190. The dotted line represents the mean value of each count.</w:t>
      </w:r>
      <w:bookmarkEnd w:id="370"/>
    </w:p>
    <w:p w14:paraId="39E7136F" w14:textId="77777777" w:rsidR="00232261" w:rsidRDefault="00500706" w:rsidP="00232261">
      <w:pPr>
        <w:keepNext/>
        <w:ind w:firstLine="480"/>
        <w:jc w:val="center"/>
      </w:pPr>
      <w:r>
        <w:lastRenderedPageBreak/>
        <w:pict w14:anchorId="16276E19">
          <v:shape id="_x0000_i1044" type="#_x0000_t75" style="width:338.75pt;height:254.2pt;mso-position-horizontal:absolute;mso-position-horizontal-relative:text;mso-position-vertical:absolute;mso-position-vertical-relative:text;mso-width-relative:page;mso-height-relative:page">
            <v:imagedata r:id="rId41" o:title="abu_meio_nematode"/>
          </v:shape>
        </w:pict>
      </w:r>
      <w:r>
        <w:pict w14:anchorId="238C1294">
          <v:shape id="_x0000_i1045" type="#_x0000_t75" style="width:338.75pt;height:254.2pt;mso-position-horizontal:absolute;mso-position-horizontal-relative:text;mso-position-vertical:absolute;mso-position-vertical-relative:text;mso-width-relative:page;mso-height-relative:page">
            <v:imagedata r:id="rId42" o:title="abu_meio_wo_nematode"/>
          </v:shape>
        </w:pict>
      </w:r>
    </w:p>
    <w:p w14:paraId="66AB79D0" w14:textId="2293D603" w:rsidR="00E1688D" w:rsidRPr="00E76960" w:rsidRDefault="00232261" w:rsidP="00232261">
      <w:pPr>
        <w:pStyle w:val="af6"/>
      </w:pPr>
      <w:bookmarkStart w:id="371" w:name="_Toc109165572"/>
      <w:r>
        <w:t xml:space="preserve">Figure </w:t>
      </w:r>
      <w:r w:rsidR="00500706">
        <w:fldChar w:fldCharType="begin"/>
      </w:r>
      <w:r w:rsidR="00500706">
        <w:instrText xml:space="preserve"> SEQ Figure \* ARABIC </w:instrText>
      </w:r>
      <w:r w:rsidR="00500706">
        <w:fldChar w:fldCharType="separate"/>
      </w:r>
      <w:r w:rsidR="007715C3">
        <w:rPr>
          <w:noProof/>
        </w:rPr>
        <w:t>7</w:t>
      </w:r>
      <w:r w:rsidR="00500706">
        <w:rPr>
          <w:noProof/>
        </w:rPr>
        <w:fldChar w:fldCharType="end"/>
      </w:r>
      <w:r w:rsidRPr="00232261">
        <w:t xml:space="preserve">. The abundance of meiofauna in each cruise of GC1 and GS1. Note that there was no sampling in OR1-1132 for GC1 and OR1-1128 for GS1. The top figure included all the taxa, which were dominated </w:t>
      </w:r>
      <w:r w:rsidRPr="00232261">
        <w:lastRenderedPageBreak/>
        <w:t>by Nematodes. The bottom one showed the composition without Nematodes.</w:t>
      </w:r>
      <w:bookmarkEnd w:id="371"/>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500706" w:rsidP="00232261">
      <w:pPr>
        <w:keepNext/>
        <w:ind w:firstLine="480"/>
      </w:pPr>
      <w:r>
        <w:lastRenderedPageBreak/>
        <w:pict w14:anchorId="68149690">
          <v:shape id="_x0000_i1046" type="#_x0000_t75" style="width:424.9pt;height:318.55pt;mso-position-horizontal-relative:margin">
            <v:imagedata r:id="rId43" o:title="OC_meio"/>
          </v:shape>
        </w:pict>
      </w:r>
    </w:p>
    <w:p w14:paraId="3E1C1471" w14:textId="3D7744A1"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372" w:name="_Toc109165573"/>
      <w:r>
        <w:t xml:space="preserve">Figure </w:t>
      </w:r>
      <w:r w:rsidR="00500706">
        <w:fldChar w:fldCharType="begin"/>
      </w:r>
      <w:r w:rsidR="00500706">
        <w:instrText xml:space="preserve"> SEQ Figure \* ARABIC </w:instrText>
      </w:r>
      <w:r w:rsidR="00500706">
        <w:fldChar w:fldCharType="separate"/>
      </w:r>
      <w:r w:rsidR="007715C3">
        <w:rPr>
          <w:noProof/>
        </w:rPr>
        <w:t>8</w:t>
      </w:r>
      <w:r w:rsidR="00500706">
        <w:rPr>
          <w:noProof/>
        </w:rPr>
        <w:fldChar w:fldCharType="end"/>
      </w:r>
      <w:r w:rsidRPr="00F95B50">
        <w:t xml:space="preserve">. Carbon stocks of </w:t>
      </w:r>
      <w:r>
        <w:t xml:space="preserve">the </w:t>
      </w:r>
      <w:r w:rsidRPr="00F95B50">
        <w:t xml:space="preserve">meiofauna of GC1 and GS1. Note that meiofauna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372"/>
    </w:p>
    <w:p w14:paraId="5EA9D36C" w14:textId="77777777" w:rsidR="00232261" w:rsidRDefault="00500706" w:rsidP="00232261">
      <w:pPr>
        <w:keepNext/>
        <w:ind w:firstLine="480"/>
      </w:pPr>
      <w:r>
        <w:lastRenderedPageBreak/>
        <w:pict w14:anchorId="42648398">
          <v:shape id="_x0000_i1047" type="#_x0000_t75" style="width:424.9pt;height:318.55pt;mso-position-horizontal-relative:margin">
            <v:imagedata r:id="rId44" o:title="abu_macro"/>
          </v:shape>
        </w:pict>
      </w:r>
    </w:p>
    <w:p w14:paraId="214E07F6" w14:textId="774D75E8"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373" w:name="_Toc109165574"/>
      <w:r>
        <w:t xml:space="preserve">Figure </w:t>
      </w:r>
      <w:r w:rsidR="00500706">
        <w:fldChar w:fldCharType="begin"/>
      </w:r>
      <w:r w:rsidR="00500706">
        <w:instrText xml:space="preserve"> SEQ Figure \* ARABIC </w:instrText>
      </w:r>
      <w:r w:rsidR="00500706">
        <w:fldChar w:fldCharType="separate"/>
      </w:r>
      <w:r w:rsidR="007715C3">
        <w:rPr>
          <w:noProof/>
        </w:rPr>
        <w:t>9</w:t>
      </w:r>
      <w:r w:rsidR="00500706">
        <w:rPr>
          <w:noProof/>
        </w:rPr>
        <w:fldChar w:fldCharType="end"/>
      </w:r>
      <w:r w:rsidRPr="00F95B50">
        <w:t>. The abundance of macrofauna in each cruise of GC1 and GS1. Note that there was no sampling in OR1-11</w:t>
      </w:r>
      <w:r>
        <w:t>32 for GC1 and OR1-1128 for GS1.</w:t>
      </w:r>
      <w:bookmarkEnd w:id="373"/>
    </w:p>
    <w:p w14:paraId="7B1F8F9A" w14:textId="77777777" w:rsidR="00232261" w:rsidRDefault="00500706" w:rsidP="00232261">
      <w:pPr>
        <w:keepNext/>
        <w:ind w:firstLine="480"/>
      </w:pPr>
      <w:r>
        <w:lastRenderedPageBreak/>
        <w:pict w14:anchorId="20FC54D9">
          <v:shape id="_x0000_i1048" type="#_x0000_t75" style="width:424.9pt;height:318.55pt;mso-position-horizontal:absolute;mso-position-horizontal-relative:text;mso-position-vertical:absolute;mso-position-vertical-relative:text;mso-width-relative:page;mso-height-relative:page">
            <v:imagedata r:id="rId45" o:title="OC_macro"/>
          </v:shape>
        </w:pict>
      </w:r>
    </w:p>
    <w:p w14:paraId="4AFC1E73" w14:textId="2258175D" w:rsidR="001D7FC7" w:rsidRPr="001D7FC7" w:rsidRDefault="00232261" w:rsidP="00232261">
      <w:pPr>
        <w:pStyle w:val="af6"/>
        <w:rPr>
          <w:rFonts w:eastAsiaTheme="minorEastAsia"/>
        </w:rPr>
      </w:pPr>
      <w:bookmarkStart w:id="374" w:name="_Toc109165575"/>
      <w:r>
        <w:t xml:space="preserve">Figure </w:t>
      </w:r>
      <w:r w:rsidR="00500706">
        <w:fldChar w:fldCharType="begin"/>
      </w:r>
      <w:r w:rsidR="00500706">
        <w:instrText xml:space="preserve"> SEQ Figure \* ARABIC </w:instrText>
      </w:r>
      <w:r w:rsidR="00500706">
        <w:fldChar w:fldCharType="separate"/>
      </w:r>
      <w:r w:rsidR="007715C3">
        <w:rPr>
          <w:noProof/>
        </w:rPr>
        <w:t>10</w:t>
      </w:r>
      <w:r w:rsidR="00500706">
        <w:rPr>
          <w:noProof/>
        </w:rPr>
        <w:fldChar w:fldCharType="end"/>
      </w:r>
      <w:r w:rsidRPr="00F95B50">
        <w:t>. Carbon stocks of macrofauna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374"/>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77777777" w:rsidR="00232261" w:rsidRDefault="00500706" w:rsidP="00232261">
      <w:pPr>
        <w:keepNext/>
        <w:ind w:firstLine="480"/>
      </w:pPr>
      <w:r>
        <w:lastRenderedPageBreak/>
        <w:pict w14:anchorId="50539778">
          <v:shape id="_x0000_i1049" type="#_x0000_t75" style="width:424.9pt;height:304.35pt;mso-position-horizontal:center;mso-position-horizontal-relative:margin">
            <v:imagedata r:id="rId46" o:title="SCOC" croptop="2920f"/>
          </v:shape>
        </w:pict>
      </w:r>
    </w:p>
    <w:p w14:paraId="7835DE94" w14:textId="6A80732C" w:rsidR="001D7FC7" w:rsidRPr="00EF418D" w:rsidRDefault="00232261" w:rsidP="00232261">
      <w:pPr>
        <w:pStyle w:val="af6"/>
      </w:pPr>
      <w:bookmarkStart w:id="375" w:name="_Toc109165576"/>
      <w:r>
        <w:t xml:space="preserve">Figure </w:t>
      </w:r>
      <w:r w:rsidR="00500706">
        <w:fldChar w:fldCharType="begin"/>
      </w:r>
      <w:r w:rsidR="00500706">
        <w:instrText xml:space="preserve"> SEQ Figure \* ARABIC </w:instrText>
      </w:r>
      <w:r w:rsidR="00500706">
        <w:fldChar w:fldCharType="separate"/>
      </w:r>
      <w:r w:rsidR="007715C3">
        <w:rPr>
          <w:noProof/>
        </w:rPr>
        <w:t>11</w:t>
      </w:r>
      <w:r w:rsidR="00500706">
        <w:rPr>
          <w:noProof/>
        </w:rPr>
        <w:fldChar w:fldCharType="end"/>
      </w:r>
      <w:r w:rsidRPr="00F95B50">
        <w:t>. Average total oxygen utilization (TOU) for each cruise of GC1 and GS1. TOU was further divided into DOU and BOU. Note that there was no measurement in NOR1-T004 and OR1-1128 for GS1.</w:t>
      </w:r>
      <w:bookmarkEnd w:id="375"/>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4975B6A9" w:rsidR="00232261" w:rsidRDefault="00500706" w:rsidP="00232261">
      <w:pPr>
        <w:keepNext/>
        <w:ind w:firstLine="480"/>
        <w:jc w:val="center"/>
      </w:pPr>
      <w:r>
        <w:lastRenderedPageBreak/>
        <w:pict w14:anchorId="49E56E42">
          <v:shape id="_x0000_i1050" type="#_x0000_t75" style="width:286.35pt;height:286.35pt;mso-position-horizontal-relative:margin">
            <v:imagedata r:id="rId47" o:title="Carbon flows of GC1"/>
          </v:shape>
        </w:pict>
      </w:r>
      <w:r>
        <w:pict w14:anchorId="5D48C499">
          <v:shape id="_x0000_i1051" type="#_x0000_t75" style="width:286.35pt;height:286.35pt;mso-position-horizontal:absolute;mso-position-horizontal-relative:text;mso-position-vertical:absolute;mso-position-vertical-relative:text;mso-width-relative:page;mso-height-relative:page">
            <v:imagedata r:id="rId48" o:title="Carbon flows of GS1"/>
          </v:shape>
        </w:pict>
      </w:r>
    </w:p>
    <w:p w14:paraId="6295CC49" w14:textId="261E1DF2"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376" w:name="_Toc109165577"/>
      <w:r>
        <w:t xml:space="preserve">Figure </w:t>
      </w:r>
      <w:r w:rsidR="00500706">
        <w:fldChar w:fldCharType="begin"/>
      </w:r>
      <w:r w:rsidR="00500706">
        <w:instrText xml:space="preserve"> SEQ Figure \* ARABIC </w:instrText>
      </w:r>
      <w:r w:rsidR="00500706">
        <w:fldChar w:fldCharType="separate"/>
      </w:r>
      <w:r w:rsidR="007715C3">
        <w:rPr>
          <w:noProof/>
        </w:rPr>
        <w:t>12</w:t>
      </w:r>
      <w:r w:rsidR="00500706">
        <w:rPr>
          <w:noProof/>
        </w:rPr>
        <w:fldChar w:fldCharType="end"/>
      </w:r>
      <w:r w:rsidRPr="00F95B50">
        <w:t xml:space="preserve">. LIM results for each flow in the food web by the two different methods. Note that the value of some flows calculated with the parsimonious method was zero, which cannot be log-transformed. Thus </w:t>
      </w:r>
      <w:r w:rsidRPr="00F95B50">
        <w:lastRenderedPageBreak/>
        <w:t>these flows remain no black dot on the figure.</w:t>
      </w:r>
      <w:bookmarkEnd w:id="376"/>
    </w:p>
    <w:p w14:paraId="6837894E" w14:textId="77777777" w:rsidR="00232261" w:rsidRDefault="00500706" w:rsidP="00232261">
      <w:pPr>
        <w:keepNext/>
        <w:ind w:firstLine="480"/>
      </w:pPr>
      <w:r>
        <w:lastRenderedPageBreak/>
        <w:pict w14:anchorId="65BD557E">
          <v:shape id="_x0000_i1052" type="#_x0000_t75" style="width:126.55pt;height:154.35pt;mso-position-horizontal-relative:margin">
            <v:imagedata r:id="rId35" o:title="legend"/>
          </v:shape>
        </w:pict>
      </w:r>
      <w:r>
        <w:pict w14:anchorId="42405B3A">
          <v:shape id="_x0000_i1053" type="#_x0000_t75" style="width:268.9pt;height:309.25pt;mso-position-horizontal:right;mso-position-horizontal-relative:margin;mso-position-vertical:center;mso-position-vertical-relative:margin">
            <v:imagedata r:id="rId49" o:title="GC1_graph"/>
          </v:shape>
        </w:pict>
      </w:r>
    </w:p>
    <w:p w14:paraId="4C4BF675" w14:textId="1868EC61"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377" w:name="_Toc109165578"/>
      <w:r>
        <w:t xml:space="preserve">Figure </w:t>
      </w:r>
      <w:r w:rsidR="00500706">
        <w:fldChar w:fldCharType="begin"/>
      </w:r>
      <w:r w:rsidR="00500706">
        <w:instrText xml:space="preserve"> SEQ Figure \* ARABIC </w:instrText>
      </w:r>
      <w:r w:rsidR="00500706">
        <w:fldChar w:fldCharType="separate"/>
      </w:r>
      <w:r w:rsidR="007715C3">
        <w:rPr>
          <w:noProof/>
        </w:rPr>
        <w:t>13</w:t>
      </w:r>
      <w:r w:rsidR="00500706">
        <w:rPr>
          <w:noProof/>
        </w:rPr>
        <w:fldChar w:fldCharType="end"/>
      </w:r>
      <w:r w:rsidRPr="00F95B50">
        <w:t>. The conceptual model plotted with LIM results of GC1 processed with the MCMC algorithm. The flows were drawn to scale.</w:t>
      </w:r>
      <w:bookmarkEnd w:id="377"/>
    </w:p>
    <w:p w14:paraId="608EA46B" w14:textId="77777777" w:rsidR="00055000" w:rsidRDefault="00055000" w:rsidP="00055000">
      <w:pPr>
        <w:keepNext/>
        <w:ind w:firstLine="480"/>
      </w:pPr>
      <w:r>
        <w:rPr>
          <w:noProof/>
        </w:rPr>
        <w:lastRenderedPageBreak/>
        <w:drawing>
          <wp:inline distT="0" distB="0" distL="0" distR="0" wp14:anchorId="1A688FD1" wp14:editId="386201B2">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r w:rsidR="00500706">
        <w:pict w14:anchorId="013482EB">
          <v:shape id="_x0000_i1054" type="#_x0000_t75" style="width:270pt;height:309.25pt;mso-position-horizontal:right;mso-position-horizontal-relative:margin;mso-position-vertical:center;mso-position-vertical-relative:margin">
            <v:imagedata r:id="rId51" o:title="GS1_graph"/>
          </v:shape>
        </w:pict>
      </w:r>
    </w:p>
    <w:p w14:paraId="643216F2" w14:textId="07FB3DD7"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378" w:name="_Toc109165579"/>
      <w:r>
        <w:t xml:space="preserve">Figure </w:t>
      </w:r>
      <w:r w:rsidR="00500706">
        <w:fldChar w:fldCharType="begin"/>
      </w:r>
      <w:r w:rsidR="00500706">
        <w:instrText xml:space="preserve"> SEQ Figure \* ARABIC </w:instrText>
      </w:r>
      <w:r w:rsidR="00500706">
        <w:fldChar w:fldCharType="separate"/>
      </w:r>
      <w:r w:rsidR="007715C3">
        <w:rPr>
          <w:noProof/>
        </w:rPr>
        <w:t>14</w:t>
      </w:r>
      <w:r w:rsidR="00500706">
        <w:rPr>
          <w:noProof/>
        </w:rPr>
        <w:fldChar w:fldCharType="end"/>
      </w:r>
      <w:r w:rsidRPr="00F95B50">
        <w:t>. The conceptual model plotted with LIM results of GS1 processed with the MCMC algorithm. The flows were drawn to scale.</w:t>
      </w:r>
      <w:bookmarkEnd w:id="378"/>
    </w:p>
    <w:p w14:paraId="4700D09C" w14:textId="77777777" w:rsidR="00055000" w:rsidRDefault="00500706" w:rsidP="00055000">
      <w:pPr>
        <w:keepNext/>
        <w:ind w:firstLine="480"/>
      </w:pPr>
      <w:r>
        <w:lastRenderedPageBreak/>
        <w:pict w14:anchorId="4D5C963F">
          <v:shape id="_x0000_i1055" type="#_x0000_t75" style="width:424.9pt;height:424.9pt;mso-position-horizontal:center;mso-position-horizontal-relative:margin">
            <v:imagedata r:id="rId52" o:title="Net_ind_boxplot"/>
          </v:shape>
        </w:pict>
      </w:r>
    </w:p>
    <w:p w14:paraId="639B2ECD" w14:textId="6ECB55C4" w:rsidR="00E31BC0" w:rsidRPr="00D16DBB" w:rsidRDefault="00055000" w:rsidP="00D16DBB">
      <w:pPr>
        <w:pStyle w:val="af6"/>
      </w:pPr>
      <w:bookmarkStart w:id="379" w:name="_Toc109165580"/>
      <w:r>
        <w:t xml:space="preserve">Figure </w:t>
      </w:r>
      <w:r w:rsidR="00500706">
        <w:fldChar w:fldCharType="begin"/>
      </w:r>
      <w:r w:rsidR="00500706">
        <w:instrText xml:space="preserve"> SEQ Figure \* ARABIC </w:instrText>
      </w:r>
      <w:r w:rsidR="00500706">
        <w:fldChar w:fldCharType="separate"/>
      </w:r>
      <w:r w:rsidR="007715C3">
        <w:rPr>
          <w:noProof/>
        </w:rPr>
        <w:t>15</w:t>
      </w:r>
      <w:r w:rsidR="00500706">
        <w:rPr>
          <w:noProof/>
        </w:rPr>
        <w:fldChar w:fldCharType="end"/>
      </w:r>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379"/>
    </w:p>
    <w:sectPr w:rsidR="00E31BC0" w:rsidRPr="00D16DBB" w:rsidSect="00E7220E">
      <w:pgSz w:w="11906" w:h="16838"/>
      <w:pgMar w:top="1701" w:right="1701" w:bottom="1134"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Yushih Lin" w:date="2022-07-27T20:33:00Z" w:initials="YL">
    <w:p w14:paraId="04115A95" w14:textId="77777777" w:rsidR="00500706" w:rsidRDefault="00500706" w:rsidP="00500706">
      <w:pPr>
        <w:pStyle w:val="ad"/>
        <w:ind w:right="240" w:firstLine="360"/>
      </w:pPr>
      <w:r>
        <w:rPr>
          <w:rStyle w:val="ac"/>
        </w:rPr>
        <w:annotationRef/>
      </w:r>
      <w:r>
        <w:t>Check the use of abbreviations.</w:t>
      </w:r>
    </w:p>
  </w:comment>
  <w:comment w:id="21" w:author="Yushih Lin" w:date="2022-07-27T20:36:00Z" w:initials="YL">
    <w:p w14:paraId="31F1D3DF" w14:textId="77777777" w:rsidR="00500706" w:rsidRDefault="00500706" w:rsidP="00500706">
      <w:pPr>
        <w:pStyle w:val="ad"/>
        <w:ind w:right="240" w:firstLine="360"/>
      </w:pPr>
      <w:r>
        <w:rPr>
          <w:rStyle w:val="ac"/>
        </w:rPr>
        <w:annotationRef/>
      </w:r>
      <w:r>
        <w:t>Provide number and citation</w:t>
      </w:r>
    </w:p>
  </w:comment>
  <w:comment w:id="39" w:author="Yushih Lin" w:date="2022-07-27T20:59:00Z" w:initials="YL">
    <w:p w14:paraId="6E8BF842" w14:textId="77777777" w:rsidR="00500706" w:rsidRDefault="00500706" w:rsidP="00500706">
      <w:pPr>
        <w:pStyle w:val="ad"/>
        <w:ind w:right="240" w:firstLine="360"/>
      </w:pPr>
      <w:r>
        <w:rPr>
          <w:rStyle w:val="ac"/>
        </w:rPr>
        <w:annotationRef/>
      </w:r>
      <w:r>
        <w:t>The use of "coexist" seems a bit weird here</w:t>
      </w:r>
    </w:p>
  </w:comment>
  <w:comment w:id="67" w:author="Yushih Lin" w:date="2022-07-27T21:48:00Z" w:initials="YL">
    <w:p w14:paraId="70F73A59" w14:textId="77777777" w:rsidR="00500706" w:rsidRDefault="00500706" w:rsidP="00500706">
      <w:pPr>
        <w:pStyle w:val="ad"/>
        <w:ind w:right="240" w:firstLine="360"/>
      </w:pPr>
      <w:r>
        <w:rPr>
          <w:rStyle w:val="ac"/>
        </w:rPr>
        <w:annotationRef/>
      </w:r>
      <w:r>
        <w:t>This section header does not seem to belong to "M&amp;M". Change to something like "definition of OC stocks"</w:t>
      </w:r>
    </w:p>
  </w:comment>
  <w:comment w:id="71" w:author="Yushih Lin" w:date="2022-07-27T21:28:00Z" w:initials="YL">
    <w:p w14:paraId="366909BA" w14:textId="01E0CDCA" w:rsidR="00500706" w:rsidRDefault="00500706" w:rsidP="00500706">
      <w:pPr>
        <w:pStyle w:val="ad"/>
        <w:ind w:right="240" w:firstLine="360"/>
      </w:pPr>
      <w:r>
        <w:rPr>
          <w:rStyle w:val="ac"/>
        </w:rPr>
        <w:annotationRef/>
      </w:r>
      <w:r>
        <w:t>Number subscript</w:t>
      </w:r>
    </w:p>
  </w:comment>
  <w:comment w:id="73" w:author="Yushih Lin" w:date="2022-07-27T21:30:00Z" w:initials="YL">
    <w:p w14:paraId="2EFF92CF" w14:textId="77777777" w:rsidR="00500706" w:rsidRDefault="00500706" w:rsidP="00500706">
      <w:pPr>
        <w:pStyle w:val="ad"/>
        <w:ind w:right="240" w:firstLine="360"/>
      </w:pPr>
      <w:r>
        <w:rPr>
          <w:rStyle w:val="ac"/>
        </w:rPr>
        <w:annotationRef/>
      </w:r>
      <w:r>
        <w:t>subscript</w:t>
      </w:r>
    </w:p>
  </w:comment>
  <w:comment w:id="74" w:author="Yushih Lin" w:date="2022-07-27T21:30:00Z" w:initials="YL">
    <w:p w14:paraId="76472E77" w14:textId="77777777" w:rsidR="00500706" w:rsidRDefault="00500706" w:rsidP="00500706">
      <w:pPr>
        <w:pStyle w:val="ad"/>
        <w:ind w:right="240" w:firstLine="360"/>
      </w:pPr>
      <w:r>
        <w:rPr>
          <w:rStyle w:val="ac"/>
        </w:rPr>
        <w:annotationRef/>
      </w:r>
      <w:r>
        <w:t>superscript</w:t>
      </w:r>
    </w:p>
  </w:comment>
  <w:comment w:id="78" w:author="Yushih Lin" w:date="2022-07-27T21:34:00Z" w:initials="YL">
    <w:p w14:paraId="65354CC4" w14:textId="77777777" w:rsidR="00500706" w:rsidRDefault="00500706">
      <w:pPr>
        <w:pStyle w:val="ad"/>
        <w:ind w:right="240" w:firstLine="360"/>
      </w:pPr>
      <w:r>
        <w:rPr>
          <w:rStyle w:val="ac"/>
        </w:rPr>
        <w:annotationRef/>
      </w:r>
      <w:r>
        <w:t>Sure? 2.65 g/cm^3 is close to the density of quartz and usually used as the density of sediment dry mass.</w:t>
      </w:r>
    </w:p>
    <w:p w14:paraId="70250E79" w14:textId="77777777" w:rsidR="00500706" w:rsidRDefault="00500706" w:rsidP="00500706">
      <w:pPr>
        <w:pStyle w:val="ad"/>
        <w:ind w:right="240" w:firstLine="480"/>
      </w:pPr>
      <w:r>
        <w:t>Check Su et al. (2018, TAO) for measured bulk density.</w:t>
      </w:r>
    </w:p>
  </w:comment>
  <w:comment w:id="80" w:author="Yushih Lin" w:date="2022-07-28T07:42:00Z" w:initials="YL">
    <w:p w14:paraId="3F81F9D9" w14:textId="4273B14C" w:rsidR="00500706" w:rsidRDefault="00500706">
      <w:pPr>
        <w:pStyle w:val="ad"/>
        <w:ind w:right="240" w:firstLine="360"/>
      </w:pPr>
      <w:r>
        <w:rPr>
          <w:rStyle w:val="ac"/>
        </w:rPr>
        <w:annotationRef/>
      </w:r>
      <w:r>
        <w:t>How would the integration depth of TOC affect the model output?</w:t>
      </w:r>
    </w:p>
    <w:p w14:paraId="7BF290B5" w14:textId="77777777" w:rsidR="00500706" w:rsidRDefault="00500706" w:rsidP="00500706">
      <w:pPr>
        <w:pStyle w:val="ad"/>
        <w:ind w:right="240" w:firstLine="480"/>
      </w:pPr>
      <w:r>
        <w:t xml:space="preserve">These two sites have different mass accumulation </w:t>
      </w:r>
      <w:proofErr w:type="gramStart"/>
      <w:r>
        <w:t>rates,</w:t>
      </w:r>
      <w:proofErr w:type="gramEnd"/>
      <w:r>
        <w:t xml:space="preserve"> hence 10 cm depth refers to different cumulation history.</w:t>
      </w:r>
    </w:p>
  </w:comment>
  <w:comment w:id="83" w:author="Yushih Lin" w:date="2022-07-27T21:41:00Z" w:initials="YL">
    <w:p w14:paraId="2A4CD6FB" w14:textId="4CEABC83" w:rsidR="00500706" w:rsidRDefault="00500706">
      <w:pPr>
        <w:pStyle w:val="ad"/>
        <w:ind w:right="240" w:firstLine="360"/>
      </w:pPr>
      <w:r>
        <w:rPr>
          <w:rStyle w:val="ac"/>
        </w:rPr>
        <w:annotationRef/>
      </w:r>
      <w:r>
        <w:t>Provide reference</w:t>
      </w:r>
    </w:p>
    <w:p w14:paraId="63907C96" w14:textId="77777777" w:rsidR="00500706" w:rsidRDefault="00500706" w:rsidP="00500706">
      <w:pPr>
        <w:pStyle w:val="ad"/>
        <w:ind w:right="240" w:firstLine="480"/>
      </w:pPr>
      <w:r>
        <w:t>Does this also apply to TOU?</w:t>
      </w:r>
    </w:p>
  </w:comment>
  <w:comment w:id="84" w:author="user" w:date="2022-08-02T12:12:00Z" w:initials="u">
    <w:p w14:paraId="099FDF2C" w14:textId="7E2E9F6A" w:rsidR="00CA1FBA" w:rsidRDefault="00CA1FBA">
      <w:pPr>
        <w:pStyle w:val="ad"/>
        <w:ind w:right="240" w:firstLine="360"/>
      </w:pPr>
      <w:r>
        <w:rPr>
          <w:rStyle w:val="ac"/>
        </w:rPr>
        <w:annotationRef/>
      </w:r>
      <w:r w:rsidR="00B52806">
        <w:rPr>
          <w:rFonts w:asciiTheme="minorEastAsia" w:eastAsiaTheme="minorEastAsia" w:hAnsiTheme="minorEastAsia" w:hint="eastAsia"/>
        </w:rPr>
        <w:t>R</w:t>
      </w:r>
      <w:r w:rsidR="00B52806">
        <w:t>owe et al., 2008</w:t>
      </w:r>
      <w:r w:rsidR="00B52806">
        <w:rPr>
          <w:rFonts w:asciiTheme="minorEastAsia" w:eastAsiaTheme="minorEastAsia" w:hAnsiTheme="minorEastAsia" w:hint="eastAsia"/>
        </w:rPr>
        <w:t xml:space="preserve">: </w:t>
      </w:r>
      <w:r w:rsidR="00B52806">
        <w:t xml:space="preserve">table. </w:t>
      </w:r>
      <w:r w:rsidR="00B52806">
        <w:t>3: carbon respired as CO</w:t>
      </w:r>
      <w:r w:rsidR="00B52806" w:rsidRPr="00B52806">
        <w:rPr>
          <w:vertAlign w:val="subscript"/>
        </w:rPr>
        <w:t>2</w:t>
      </w:r>
      <w:r w:rsidR="00B52806">
        <w:t xml:space="preserve"> based on a respiratory quotient of 0.85 (ration of CO</w:t>
      </w:r>
      <w:r w:rsidR="00B52806" w:rsidRPr="00B52806">
        <w:rPr>
          <w:vertAlign w:val="subscript"/>
        </w:rPr>
        <w:t>2</w:t>
      </w:r>
      <w:r w:rsidR="00B52806">
        <w:t xml:space="preserve"> produced per O</w:t>
      </w:r>
      <w:r w:rsidR="00B52806" w:rsidRPr="00B52806">
        <w:rPr>
          <w:vertAlign w:val="subscript"/>
        </w:rPr>
        <w:t>2</w:t>
      </w:r>
      <w:bookmarkStart w:id="85" w:name="_GoBack"/>
      <w:bookmarkEnd w:id="85"/>
      <w:r w:rsidR="00B52806">
        <w:t xml:space="preserve"> consumed)</w:t>
      </w:r>
    </w:p>
  </w:comment>
  <w:comment w:id="96" w:author="Yushih Lin" w:date="2022-07-27T22:06:00Z" w:initials="YL">
    <w:p w14:paraId="66017AD2" w14:textId="77777777" w:rsidR="00500706" w:rsidRDefault="00500706" w:rsidP="00500706">
      <w:pPr>
        <w:pStyle w:val="ad"/>
        <w:ind w:right="240" w:firstLine="360"/>
      </w:pPr>
      <w:r>
        <w:rPr>
          <w:rStyle w:val="ac"/>
        </w:rPr>
        <w:annotationRef/>
      </w:r>
      <w:r>
        <w:t xml:space="preserve">This can lead to the perception that you focus only on phytodetritus, and neglect terrestrial OM transported via gravity flow). </w:t>
      </w:r>
    </w:p>
  </w:comment>
  <w:comment w:id="100" w:author="Yushih Lin" w:date="2022-07-27T22:07:00Z" w:initials="YL">
    <w:p w14:paraId="158A5115" w14:textId="77777777" w:rsidR="00500706" w:rsidRDefault="00500706" w:rsidP="00500706">
      <w:pPr>
        <w:pStyle w:val="ad"/>
        <w:ind w:right="240" w:firstLine="360"/>
      </w:pPr>
      <w:r>
        <w:rPr>
          <w:rStyle w:val="ac"/>
        </w:rPr>
        <w:annotationRef/>
      </w:r>
      <w:r>
        <w:t>What is "A"?</w:t>
      </w:r>
    </w:p>
  </w:comment>
  <w:comment w:id="103" w:author="Yushih Lin" w:date="2022-07-27T22:08:00Z" w:initials="YL">
    <w:p w14:paraId="527BCC67" w14:textId="77777777" w:rsidR="00500706" w:rsidRDefault="00500706" w:rsidP="00500706">
      <w:pPr>
        <w:pStyle w:val="ad"/>
        <w:ind w:right="240" w:firstLine="360"/>
      </w:pPr>
      <w:r>
        <w:rPr>
          <w:rStyle w:val="ac"/>
        </w:rPr>
        <w:annotationRef/>
      </w:r>
      <w:r>
        <w:t>What is G?</w:t>
      </w:r>
    </w:p>
  </w:comment>
  <w:comment w:id="106" w:author="Yushih Lin" w:date="2022-07-28T07:59:00Z" w:initials="YL">
    <w:p w14:paraId="6BD7CFE4" w14:textId="77777777" w:rsidR="00500706" w:rsidRDefault="00500706" w:rsidP="00500706">
      <w:pPr>
        <w:pStyle w:val="ad"/>
        <w:ind w:right="240" w:firstLine="360"/>
      </w:pPr>
      <w:r>
        <w:rPr>
          <w:rStyle w:val="ac"/>
        </w:rPr>
        <w:annotationRef/>
      </w:r>
      <w:r>
        <w:t>Eq. 7 seems to be wrong.</w:t>
      </w:r>
    </w:p>
  </w:comment>
  <w:comment w:id="108" w:author="Yushih Lin" w:date="2022-07-27T22:16:00Z" w:initials="YL">
    <w:p w14:paraId="67851F93" w14:textId="31252E97" w:rsidR="00500706" w:rsidRDefault="00500706" w:rsidP="00500706">
      <w:pPr>
        <w:pStyle w:val="ad"/>
        <w:ind w:right="240" w:firstLine="360"/>
      </w:pPr>
      <w:r>
        <w:rPr>
          <w:rStyle w:val="ac"/>
        </w:rPr>
        <w:annotationRef/>
      </w:r>
      <w:r>
        <w:t>E means?</w:t>
      </w:r>
    </w:p>
  </w:comment>
  <w:comment w:id="111" w:author="Yushih Lin" w:date="2022-07-27T22:17:00Z" w:initials="YL">
    <w:p w14:paraId="17EF3247" w14:textId="77777777" w:rsidR="00500706" w:rsidRDefault="00500706" w:rsidP="00500706">
      <w:pPr>
        <w:pStyle w:val="ad"/>
        <w:ind w:right="240" w:firstLine="360"/>
      </w:pPr>
      <w:r>
        <w:rPr>
          <w:rStyle w:val="ac"/>
        </w:rPr>
        <w:annotationRef/>
      </w:r>
      <w:r>
        <w:t>Why noy using DOU?</w:t>
      </w:r>
    </w:p>
  </w:comment>
  <w:comment w:id="114" w:author="Yushih Lin" w:date="2022-07-28T07:44:00Z" w:initials="YL">
    <w:p w14:paraId="1B30D6EF" w14:textId="1CAB84A3" w:rsidR="00500706" w:rsidRDefault="00500706" w:rsidP="00500706">
      <w:pPr>
        <w:pStyle w:val="ad"/>
        <w:ind w:right="240" w:firstLine="360"/>
      </w:pPr>
      <w:r>
        <w:rPr>
          <w:rStyle w:val="ac"/>
        </w:rPr>
        <w:annotationRef/>
      </w:r>
      <w:r>
        <w:t>How to obtain this value?</w:t>
      </w:r>
    </w:p>
  </w:comment>
  <w:comment w:id="124" w:author="Yushih Lin" w:date="2022-07-28T08:00:00Z" w:initials="YL">
    <w:p w14:paraId="3801DDD3" w14:textId="77777777" w:rsidR="00500706" w:rsidRDefault="00500706" w:rsidP="00500706">
      <w:pPr>
        <w:pStyle w:val="ad"/>
        <w:ind w:right="240" w:firstLine="360"/>
      </w:pPr>
      <w:r>
        <w:rPr>
          <w:rStyle w:val="ac"/>
        </w:rPr>
        <w:annotationRef/>
      </w:r>
      <w:r>
        <w:t>Why does temperature lower than 20 oC lead to a correction factor higher than 1?</w:t>
      </w:r>
    </w:p>
  </w:comment>
  <w:comment w:id="189" w:author="Yushih Lin" w:date="2022-07-28T12:15:00Z" w:initials="YL">
    <w:p w14:paraId="102AFB5A" w14:textId="3975F0D7" w:rsidR="00500706" w:rsidRDefault="00500706" w:rsidP="00500706">
      <w:pPr>
        <w:pStyle w:val="ad"/>
        <w:ind w:right="240" w:firstLine="360"/>
      </w:pPr>
      <w:r>
        <w:rPr>
          <w:rStyle w:val="ac"/>
        </w:rPr>
        <w:annotationRef/>
      </w:r>
      <w:r>
        <w:t>Conversion factor?</w:t>
      </w:r>
    </w:p>
  </w:comment>
  <w:comment w:id="192" w:author="Yushih Lin" w:date="2022-07-28T12:16:00Z" w:initials="YL">
    <w:p w14:paraId="35603AA8" w14:textId="77777777" w:rsidR="00500706" w:rsidRDefault="00500706" w:rsidP="00500706">
      <w:pPr>
        <w:pStyle w:val="ad"/>
        <w:ind w:right="240" w:firstLine="360"/>
      </w:pPr>
      <w:r>
        <w:rPr>
          <w:rStyle w:val="ac"/>
        </w:rPr>
        <w:annotationRef/>
      </w:r>
      <w:r>
        <w:t>Check Y axis unit</w:t>
      </w:r>
    </w:p>
  </w:comment>
  <w:comment w:id="201" w:author="Yushih Lin" w:date="2022-07-28T15:28:00Z" w:initials="YL">
    <w:p w14:paraId="556B029D" w14:textId="77777777" w:rsidR="00500706" w:rsidRDefault="00500706">
      <w:pPr>
        <w:pStyle w:val="ad"/>
        <w:ind w:right="240" w:firstLine="360"/>
      </w:pPr>
      <w:r>
        <w:rPr>
          <w:rStyle w:val="ac"/>
        </w:rPr>
        <w:annotationRef/>
      </w:r>
      <w:r>
        <w:t>1) Could this be caused by the underrepresented meiofauna data? For example, for the cruises with high TOU and BMU (OR1-1219 and -1242), meiofauna was not analyzed.</w:t>
      </w:r>
    </w:p>
    <w:p w14:paraId="763D2F10" w14:textId="77777777" w:rsidR="00500706" w:rsidRDefault="00500706" w:rsidP="00500706">
      <w:pPr>
        <w:pStyle w:val="ad"/>
        <w:ind w:right="240" w:firstLine="480"/>
      </w:pPr>
      <w:r>
        <w:t>2) Might want to check DOU values again using Berg's original calculator.</w:t>
      </w:r>
    </w:p>
  </w:comment>
  <w:comment w:id="214" w:author="Yushih Lin" w:date="2022-07-29T08:07:00Z" w:initials="YL">
    <w:p w14:paraId="2B0BCBE6" w14:textId="7106684C" w:rsidR="00500706" w:rsidRDefault="00500706" w:rsidP="00500706">
      <w:pPr>
        <w:pStyle w:val="ad"/>
        <w:ind w:right="240" w:firstLine="360"/>
      </w:pPr>
      <w:r>
        <w:rPr>
          <w:rStyle w:val="ac"/>
        </w:rPr>
        <w:annotationRef/>
      </w:r>
      <w:r>
        <w:t>How did Hsu et al. (2014) estimate burial efficiencies?</w:t>
      </w:r>
    </w:p>
  </w:comment>
  <w:comment w:id="215" w:author="Yushih Lin" w:date="2022-07-28T20:26:00Z" w:initials="YL">
    <w:p w14:paraId="24F17B28" w14:textId="6F3BB2F2" w:rsidR="00500706" w:rsidRDefault="00500706" w:rsidP="00500706">
      <w:pPr>
        <w:pStyle w:val="ad"/>
        <w:ind w:right="240" w:firstLine="360"/>
      </w:pPr>
      <w:r>
        <w:rPr>
          <w:rStyle w:val="ac"/>
        </w:rPr>
        <w:annotationRef/>
      </w:r>
      <w:r>
        <w:t>Do you mean these numbers were used for both sites as min and max?</w:t>
      </w:r>
    </w:p>
  </w:comment>
  <w:comment w:id="222" w:author="Yushih Lin" w:date="2022-07-28T20:54:00Z" w:initials="YL">
    <w:p w14:paraId="1B7439DF" w14:textId="59C092AF" w:rsidR="00500706" w:rsidRDefault="00500706" w:rsidP="00500706">
      <w:pPr>
        <w:pStyle w:val="ad"/>
        <w:ind w:right="240" w:firstLine="360"/>
      </w:pPr>
      <w:r>
        <w:rPr>
          <w:rStyle w:val="ac"/>
        </w:rPr>
        <w:annotationRef/>
      </w:r>
      <w:r>
        <w:t>Provide unit in caption</w:t>
      </w:r>
    </w:p>
  </w:comment>
  <w:comment w:id="233" w:author="Yushih Lin" w:date="2022-07-28T20:37:00Z" w:initials="YL">
    <w:p w14:paraId="5C05644C" w14:textId="77777777" w:rsidR="00500706" w:rsidRDefault="00500706" w:rsidP="00500706">
      <w:pPr>
        <w:pStyle w:val="ad"/>
        <w:ind w:right="240" w:firstLine="360"/>
      </w:pPr>
      <w:r>
        <w:rPr>
          <w:rStyle w:val="ac"/>
        </w:rPr>
        <w:annotationRef/>
      </w:r>
      <w:r>
        <w:t>This is surprising given that macro has twice more OC stock than meio.</w:t>
      </w:r>
    </w:p>
  </w:comment>
  <w:comment w:id="234" w:author="Yushih Lin" w:date="2022-07-28T20:38:00Z" w:initials="YL">
    <w:p w14:paraId="78E353F0" w14:textId="39B53D9B" w:rsidR="00500706" w:rsidRDefault="00500706" w:rsidP="00500706">
      <w:pPr>
        <w:pStyle w:val="ad"/>
        <w:ind w:right="240" w:firstLine="360"/>
      </w:pPr>
      <w:r>
        <w:rPr>
          <w:rStyle w:val="ac"/>
        </w:rPr>
        <w:annotationRef/>
      </w:r>
      <w:r>
        <w:t>What's the definition of "same structure"? To me they seem to be different</w:t>
      </w:r>
    </w:p>
  </w:comment>
  <w:comment w:id="235" w:author="Yushih Lin" w:date="2022-07-28T20:41:00Z" w:initials="YL">
    <w:p w14:paraId="11BA8393" w14:textId="77777777" w:rsidR="00500706" w:rsidRDefault="00500706" w:rsidP="00500706">
      <w:pPr>
        <w:pStyle w:val="ad"/>
        <w:ind w:right="240" w:firstLine="360"/>
      </w:pPr>
      <w:r>
        <w:rPr>
          <w:rStyle w:val="ac"/>
        </w:rPr>
        <w:annotationRef/>
      </w:r>
      <w:r>
        <w:t>How was "predation (as an export pathway)" modeled?</w:t>
      </w:r>
    </w:p>
  </w:comment>
  <w:comment w:id="238" w:author="Yushih Lin" w:date="2022-07-28T20:47:00Z" w:initials="YL">
    <w:p w14:paraId="7B5124CE" w14:textId="712A1DEE" w:rsidR="00500706" w:rsidRDefault="00500706">
      <w:pPr>
        <w:pStyle w:val="ad"/>
        <w:ind w:right="240" w:firstLine="360"/>
      </w:pPr>
      <w:r>
        <w:rPr>
          <w:rStyle w:val="ac"/>
        </w:rPr>
        <w:annotationRef/>
      </w:r>
      <w:r>
        <w:t>1) The analytical procedure of TOC does not differentiate detrital and biotic OC</w:t>
      </w:r>
    </w:p>
    <w:p w14:paraId="301616EB" w14:textId="77777777" w:rsidR="00500706" w:rsidRDefault="00500706" w:rsidP="00500706">
      <w:pPr>
        <w:pStyle w:val="ad"/>
        <w:ind w:right="240" w:firstLine="480"/>
      </w:pPr>
      <w:r>
        <w:t>2) How about adjusting the TOC stock to the same deposition elapsed time?</w:t>
      </w:r>
    </w:p>
  </w:comment>
  <w:comment w:id="240" w:author="Yushih Lin" w:date="2022-07-28T20:48:00Z" w:initials="YL">
    <w:p w14:paraId="544C84FE" w14:textId="14336EDE" w:rsidR="00500706" w:rsidRDefault="00500706" w:rsidP="00500706">
      <w:pPr>
        <w:pStyle w:val="ad"/>
        <w:ind w:right="240" w:firstLine="360"/>
      </w:pPr>
      <w:r>
        <w:rPr>
          <w:rStyle w:val="ac"/>
        </w:rPr>
        <w:annotationRef/>
      </w:r>
      <w:r>
        <w:t>Better use "field measurement". "In situ" often means measurements performed on the seafloor</w:t>
      </w:r>
    </w:p>
  </w:comment>
  <w:comment w:id="241" w:author="Yushih Lin" w:date="2022-07-28T20:55:00Z" w:initials="YL">
    <w:p w14:paraId="4F745C3F" w14:textId="77777777" w:rsidR="00500706" w:rsidRDefault="00500706" w:rsidP="00500706">
      <w:pPr>
        <w:pStyle w:val="ad"/>
        <w:ind w:right="240" w:firstLine="360"/>
      </w:pPr>
      <w:r>
        <w:rPr>
          <w:rStyle w:val="ac"/>
        </w:rPr>
        <w:annotationRef/>
      </w:r>
      <w:r>
        <w:t>This is surprising. I think adjusting TOC stock to have the same depositional elapsed time is needed.</w:t>
      </w:r>
    </w:p>
  </w:comment>
  <w:comment w:id="242" w:author="Yushih Lin" w:date="2022-07-28T22:09:00Z" w:initials="YL">
    <w:p w14:paraId="7F5083B2" w14:textId="77777777" w:rsidR="00500706" w:rsidRDefault="00500706" w:rsidP="00500706">
      <w:pPr>
        <w:pStyle w:val="ad"/>
        <w:ind w:right="240" w:firstLine="360"/>
      </w:pPr>
      <w:r>
        <w:rPr>
          <w:rStyle w:val="ac"/>
        </w:rPr>
        <w:annotationRef/>
      </w:r>
      <w:r>
        <w:t>turnover = biomass/DOU?</w:t>
      </w:r>
    </w:p>
  </w:comment>
  <w:comment w:id="251" w:author="Yushih Lin" w:date="2022-07-29T07:48:00Z" w:initials="YL">
    <w:p w14:paraId="5B573462" w14:textId="77777777" w:rsidR="00500706" w:rsidRDefault="00500706" w:rsidP="00500706">
      <w:pPr>
        <w:pStyle w:val="ad"/>
        <w:ind w:right="240" w:firstLine="360"/>
      </w:pPr>
      <w:r>
        <w:rPr>
          <w:rStyle w:val="ac"/>
        </w:rPr>
        <w:annotationRef/>
      </w:r>
      <w:r>
        <w:t>This info should first appear in Results.</w:t>
      </w:r>
    </w:p>
  </w:comment>
  <w:comment w:id="252" w:author="Yushih Lin" w:date="2022-07-29T07:49:00Z" w:initials="YL">
    <w:p w14:paraId="1B974CE6" w14:textId="77777777" w:rsidR="00500706" w:rsidRDefault="00500706" w:rsidP="00500706">
      <w:pPr>
        <w:pStyle w:val="ad"/>
        <w:ind w:right="240" w:firstLine="360"/>
      </w:pPr>
      <w:r>
        <w:rPr>
          <w:rStyle w:val="ac"/>
        </w:rPr>
        <w:annotationRef/>
      </w:r>
      <w:r>
        <w:t>Better citing Kao et al. (2006) CSR</w:t>
      </w:r>
    </w:p>
  </w:comment>
  <w:comment w:id="264" w:author="Yushih Lin" w:date="2022-07-29T07:52:00Z" w:initials="YL">
    <w:p w14:paraId="07FCD686" w14:textId="77777777" w:rsidR="00500706" w:rsidRDefault="00500706" w:rsidP="00500706">
      <w:pPr>
        <w:pStyle w:val="ad"/>
        <w:ind w:right="240" w:firstLine="360"/>
      </w:pPr>
      <w:r>
        <w:rPr>
          <w:rStyle w:val="ac"/>
        </w:rPr>
        <w:annotationRef/>
      </w:r>
      <w:r>
        <w:t>Why?</w:t>
      </w:r>
    </w:p>
  </w:comment>
  <w:comment w:id="267" w:author="Yushih Lin" w:date="2022-07-29T08:03:00Z" w:initials="YL">
    <w:p w14:paraId="59C8C905" w14:textId="77777777" w:rsidR="00500706" w:rsidRDefault="00500706" w:rsidP="00500706">
      <w:pPr>
        <w:pStyle w:val="ad"/>
        <w:ind w:right="240" w:firstLine="360"/>
      </w:pPr>
      <w:r>
        <w:rPr>
          <w:rStyle w:val="ac"/>
        </w:rPr>
        <w:annotationRef/>
      </w:r>
      <w:r>
        <w:t>?</w:t>
      </w:r>
    </w:p>
  </w:comment>
  <w:comment w:id="276" w:author="Yushih Lin" w:date="2022-07-29T08:04:00Z" w:initials="YL">
    <w:p w14:paraId="7A7A0689" w14:textId="77777777" w:rsidR="00500706" w:rsidRDefault="00500706" w:rsidP="00500706">
      <w:pPr>
        <w:pStyle w:val="ad"/>
        <w:ind w:right="240" w:firstLine="360"/>
      </w:pPr>
      <w:r>
        <w:rPr>
          <w:rStyle w:val="ac"/>
        </w:rPr>
        <w:annotationRef/>
      </w:r>
      <w:r>
        <w:t>Lack of megafauna and fish in the food web model or in the field observations?</w:t>
      </w:r>
    </w:p>
  </w:comment>
  <w:comment w:id="284" w:author="Yushih Lin" w:date="2022-07-29T08:12:00Z" w:initials="YL">
    <w:p w14:paraId="7FFD0819" w14:textId="77777777" w:rsidR="00500706" w:rsidRDefault="00500706" w:rsidP="00500706">
      <w:pPr>
        <w:pStyle w:val="ad"/>
        <w:ind w:right="240" w:firstLine="360"/>
      </w:pPr>
      <w:r>
        <w:rPr>
          <w:rStyle w:val="ac"/>
        </w:rPr>
        <w:annotationRef/>
      </w:r>
      <w:r>
        <w:t>What are "generally accepted values"?</w:t>
      </w:r>
    </w:p>
  </w:comment>
  <w:comment w:id="287" w:author="Yushih Lin" w:date="2022-07-29T08:16:00Z" w:initials="YL">
    <w:p w14:paraId="289BB67B" w14:textId="77777777" w:rsidR="00500706" w:rsidRDefault="00500706" w:rsidP="00500706">
      <w:pPr>
        <w:pStyle w:val="ad"/>
        <w:ind w:right="240" w:firstLine="360"/>
      </w:pPr>
      <w:r>
        <w:rPr>
          <w:rStyle w:val="ac"/>
        </w:rPr>
        <w:annotationRef/>
      </w:r>
      <w:r>
        <w:t>This raises the question whether you can simply use the measured DOU values instead of presumed values (30% TOU).</w:t>
      </w:r>
    </w:p>
  </w:comment>
  <w:comment w:id="289" w:author="Yushih Lin" w:date="2022-07-29T08:15:00Z" w:initials="YL">
    <w:p w14:paraId="6B270A19" w14:textId="0E62F9ED" w:rsidR="00500706" w:rsidRDefault="00500706" w:rsidP="00500706">
      <w:pPr>
        <w:pStyle w:val="ad"/>
        <w:ind w:right="240" w:firstLine="360"/>
      </w:pPr>
      <w:r>
        <w:rPr>
          <w:rStyle w:val="ac"/>
        </w:rPr>
        <w:annotationRef/>
      </w:r>
      <w:r>
        <w:t>Please refer to the previous comment on the use of "in situ"</w:t>
      </w:r>
    </w:p>
  </w:comment>
  <w:comment w:id="288" w:author="Yushih Lin" w:date="2022-07-29T08:23:00Z" w:initials="YL">
    <w:p w14:paraId="0EE14F4C" w14:textId="77777777" w:rsidR="00500706" w:rsidRDefault="00500706" w:rsidP="00500706">
      <w:pPr>
        <w:pStyle w:val="ad"/>
        <w:ind w:right="240" w:firstLine="360"/>
      </w:pPr>
      <w:r>
        <w:rPr>
          <w:rStyle w:val="ac"/>
        </w:rPr>
        <w:annotationRef/>
      </w:r>
      <w:r>
        <w:t>Better rephrase and say that the model only has order-of-magnitude credibility in reproducing TOU.</w:t>
      </w:r>
    </w:p>
  </w:comment>
  <w:comment w:id="295" w:author="Yushih Lin" w:date="2022-07-29T08:25:00Z" w:initials="YL">
    <w:p w14:paraId="73F9504B" w14:textId="77777777" w:rsidR="00500706" w:rsidRDefault="00500706">
      <w:pPr>
        <w:pStyle w:val="ad"/>
        <w:ind w:right="240" w:firstLine="360"/>
      </w:pPr>
      <w:r>
        <w:rPr>
          <w:rStyle w:val="ac"/>
        </w:rPr>
        <w:annotationRef/>
      </w:r>
      <w:r>
        <w:t>By BMU = TOU-DOU, does BMU exclude the effect of bioirrigation and bioturbation?</w:t>
      </w:r>
    </w:p>
    <w:p w14:paraId="3E8A44AF" w14:textId="77777777" w:rsidR="00500706" w:rsidRDefault="00500706">
      <w:pPr>
        <w:pStyle w:val="ad"/>
        <w:ind w:right="240" w:firstLine="480"/>
      </w:pPr>
    </w:p>
    <w:p w14:paraId="6CAD8769" w14:textId="77777777" w:rsidR="00500706" w:rsidRDefault="00500706" w:rsidP="00500706">
      <w:pPr>
        <w:pStyle w:val="ad"/>
        <w:ind w:right="240" w:firstLine="480"/>
      </w:pPr>
      <w:r>
        <w:t>Again, you might want to check the calculation of DOU again, using the original Berg's calculator.</w:t>
      </w:r>
    </w:p>
  </w:comment>
  <w:comment w:id="297" w:author="Yushih Lin" w:date="2022-07-29T08:53:00Z" w:initials="YL">
    <w:p w14:paraId="19635A2D" w14:textId="2D3D9DB4" w:rsidR="00500706" w:rsidRDefault="00500706" w:rsidP="00500706">
      <w:pPr>
        <w:pStyle w:val="ad"/>
        <w:ind w:right="240" w:firstLine="360"/>
      </w:pPr>
      <w:r>
        <w:rPr>
          <w:rStyle w:val="ac"/>
        </w:rPr>
        <w:annotationRef/>
      </w:r>
      <w:r>
        <w:t>Would be great to tabulate the model outputs, and compared modeled vs measured/literature values (e.g., modeled BMU vs observed (calculated) BMU)</w:t>
      </w:r>
    </w:p>
  </w:comment>
  <w:comment w:id="300" w:author="Yushih Lin" w:date="2022-07-29T09:06:00Z" w:initials="YL">
    <w:p w14:paraId="5C7AB4A8" w14:textId="5BBDD768" w:rsidR="00500706" w:rsidRDefault="00500706" w:rsidP="00500706">
      <w:pPr>
        <w:pStyle w:val="ad"/>
        <w:ind w:right="240" w:firstLine="360"/>
      </w:pPr>
      <w:r>
        <w:rPr>
          <w:rStyle w:val="ac"/>
        </w:rPr>
        <w:annotationRef/>
      </w:r>
      <w:r>
        <w:t>This sentence seems irrelevant to the issue under discussion.</w:t>
      </w:r>
    </w:p>
  </w:comment>
  <w:comment w:id="304" w:author="Yushih Lin" w:date="2022-07-29T09:23:00Z" w:initials="YL">
    <w:p w14:paraId="453CAAD4" w14:textId="77777777" w:rsidR="00500706" w:rsidRDefault="00500706" w:rsidP="00500706">
      <w:pPr>
        <w:pStyle w:val="ad"/>
        <w:ind w:right="240" w:firstLine="360"/>
      </w:pPr>
      <w:r>
        <w:rPr>
          <w:rStyle w:val="ac"/>
        </w:rPr>
        <w:annotationRef/>
      </w:r>
      <w:r>
        <w:t>Rephrase or add citation. What is "DOM assumption".</w:t>
      </w:r>
    </w:p>
  </w:comment>
  <w:comment w:id="306" w:author="Yushih Lin" w:date="2022-07-29T10:08:00Z" w:initials="YL">
    <w:p w14:paraId="67D0C3A3" w14:textId="77777777" w:rsidR="00500706" w:rsidRDefault="00500706" w:rsidP="00500706">
      <w:pPr>
        <w:pStyle w:val="ad"/>
        <w:ind w:right="240" w:firstLine="360"/>
      </w:pPr>
      <w:r>
        <w:rPr>
          <w:rStyle w:val="ac"/>
        </w:rPr>
        <w:annotationRef/>
      </w:r>
      <w:r>
        <w:t>This one (Pb-210 based) is more like burial rate. Better compare with trap data.</w:t>
      </w:r>
    </w:p>
  </w:comment>
  <w:comment w:id="307" w:author="Yushih Lin" w:date="2022-07-29T09:29:00Z" w:initials="YL">
    <w:p w14:paraId="3B894B8C" w14:textId="3221FEB8" w:rsidR="00500706" w:rsidRDefault="00500706">
      <w:pPr>
        <w:pStyle w:val="ad"/>
        <w:ind w:right="240" w:firstLine="360"/>
      </w:pPr>
      <w:r>
        <w:rPr>
          <w:rStyle w:val="ac"/>
        </w:rPr>
        <w:annotationRef/>
      </w:r>
      <w:r>
        <w:t xml:space="preserve">I think the influence of DOM is less an issue than the temporal scale offered by different methods to determine flux. </w:t>
      </w:r>
    </w:p>
    <w:p w14:paraId="1D2403BE" w14:textId="77777777" w:rsidR="00500706" w:rsidRDefault="00500706">
      <w:pPr>
        <w:pStyle w:val="ad"/>
        <w:ind w:right="240" w:firstLine="480"/>
      </w:pPr>
    </w:p>
    <w:p w14:paraId="2123B2E2" w14:textId="77777777" w:rsidR="00500706" w:rsidRDefault="00500706" w:rsidP="00500706">
      <w:pPr>
        <w:pStyle w:val="ad"/>
        <w:ind w:right="240" w:firstLine="480"/>
      </w:pPr>
      <w:r>
        <w:t>DOM in sediment is mostly mobilized from sediment POC as degradation intermediates instead of from the overlying water column. I don't think DOM can be treated as another major source of OC input.</w:t>
      </w:r>
    </w:p>
  </w:comment>
  <w:comment w:id="322" w:author="Yushih Lin" w:date="2022-07-29T09:31:00Z" w:initials="YL">
    <w:p w14:paraId="704F8155" w14:textId="4AAA10B5" w:rsidR="00500706" w:rsidRDefault="00500706" w:rsidP="00500706">
      <w:pPr>
        <w:pStyle w:val="ad"/>
        <w:ind w:right="240" w:firstLine="360"/>
      </w:pPr>
      <w:r>
        <w:rPr>
          <w:rStyle w:val="ac"/>
        </w:rPr>
        <w:annotationRef/>
      </w:r>
      <w:r>
        <w:t>XD</w:t>
      </w:r>
    </w:p>
  </w:comment>
  <w:comment w:id="324" w:author="Yushih Lin" w:date="2022-07-29T10:43:00Z" w:initials="YL">
    <w:p w14:paraId="1FCA13D3" w14:textId="77777777" w:rsidR="00500706" w:rsidRDefault="00500706" w:rsidP="00500706">
      <w:pPr>
        <w:pStyle w:val="ad"/>
        <w:ind w:right="240" w:firstLine="360"/>
      </w:pPr>
      <w:r>
        <w:rPr>
          <w:rStyle w:val="ac"/>
        </w:rPr>
        <w:annotationRef/>
      </w:r>
      <w:r>
        <w:t>The reference value (Pb-210 based estimates) is mostly considered as OC burial flux by geochemists.</w:t>
      </w:r>
    </w:p>
  </w:comment>
  <w:comment w:id="326" w:author="Yushih Lin" w:date="2022-07-29T10:22:00Z" w:initials="YL">
    <w:p w14:paraId="698CBD0D" w14:textId="3B71205A" w:rsidR="00500706" w:rsidRDefault="00500706" w:rsidP="00500706">
      <w:pPr>
        <w:pStyle w:val="ad"/>
        <w:ind w:right="240" w:firstLine="360"/>
      </w:pPr>
      <w:r>
        <w:rPr>
          <w:rStyle w:val="ac"/>
        </w:rPr>
        <w:annotationRef/>
      </w:r>
      <w:r>
        <w:t>The logic here is unclear.</w:t>
      </w:r>
    </w:p>
  </w:comment>
  <w:comment w:id="328" w:author="Yushih Lin" w:date="2022-07-29T10:41:00Z" w:initials="YL">
    <w:p w14:paraId="251B191A" w14:textId="77777777" w:rsidR="00500706" w:rsidRDefault="00500706">
      <w:pPr>
        <w:pStyle w:val="ad"/>
        <w:ind w:right="240" w:firstLine="360"/>
      </w:pPr>
      <w:r>
        <w:rPr>
          <w:rStyle w:val="ac"/>
        </w:rPr>
        <w:annotationRef/>
      </w:r>
      <w:r>
        <w:t>The Pb-210 method measured the average flux over 100-200 years. Traps measured flux over weeks. TOU measured OC flux over hours.</w:t>
      </w:r>
    </w:p>
    <w:p w14:paraId="67004DAE" w14:textId="77777777" w:rsidR="00500706" w:rsidRDefault="00500706" w:rsidP="00500706">
      <w:pPr>
        <w:pStyle w:val="ad"/>
        <w:ind w:right="240" w:firstLine="480"/>
      </w:pPr>
      <w:r>
        <w:t>The disparity between different methods has been attributed to the Sadler effect.</w:t>
      </w:r>
    </w:p>
  </w:comment>
  <w:comment w:id="332" w:author="Yushih Lin" w:date="2022-07-29T10:59:00Z" w:initials="YL">
    <w:p w14:paraId="580E850D" w14:textId="34F580B4" w:rsidR="00500706" w:rsidRDefault="00500706" w:rsidP="00500706">
      <w:pPr>
        <w:pStyle w:val="ad"/>
        <w:ind w:right="240" w:firstLine="360"/>
      </w:pPr>
      <w:r>
        <w:rPr>
          <w:rStyle w:val="ac"/>
        </w:rPr>
        <w:annotationRef/>
      </w:r>
      <w:r>
        <w:t>"...it would be higher in low disturbance conditions." What is the basis for this?</w:t>
      </w:r>
    </w:p>
  </w:comment>
  <w:comment w:id="335" w:author="Yushih Lin" w:date="2022-07-29T11:05:00Z" w:initials="YL">
    <w:p w14:paraId="775456CB" w14:textId="77777777" w:rsidR="00500706" w:rsidRDefault="00500706">
      <w:pPr>
        <w:pStyle w:val="ad"/>
        <w:ind w:right="240" w:firstLine="360"/>
      </w:pPr>
      <w:r>
        <w:rPr>
          <w:rStyle w:val="ac"/>
        </w:rPr>
        <w:annotationRef/>
      </w:r>
      <w:r>
        <w:t>The text seems contradictory to earlier arguments. On one hand, OC flux (Pb-210-based estimates) is insufficient to sustain the system. On the other hand, the OC turnover time is decades to a century.</w:t>
      </w:r>
    </w:p>
    <w:p w14:paraId="79929950" w14:textId="77777777" w:rsidR="00500706" w:rsidRDefault="00500706">
      <w:pPr>
        <w:pStyle w:val="ad"/>
        <w:ind w:right="240" w:firstLine="480"/>
      </w:pPr>
    </w:p>
    <w:p w14:paraId="2C5C8365" w14:textId="77777777" w:rsidR="00500706" w:rsidRDefault="00500706" w:rsidP="00500706">
      <w:pPr>
        <w:pStyle w:val="ad"/>
        <w:ind w:right="240" w:firstLine="480"/>
      </w:pPr>
      <w:r>
        <w:t>How the sediment OC stock is calculated (integration depth) will strongly affect the turnover time.</w:t>
      </w:r>
    </w:p>
  </w:comment>
  <w:comment w:id="342" w:author="Yushih Lin" w:date="2022-07-29T13:54:00Z" w:initials="YL">
    <w:p w14:paraId="061C6B65" w14:textId="7BB46FE2" w:rsidR="00500706" w:rsidRDefault="00500706" w:rsidP="00500706">
      <w:pPr>
        <w:pStyle w:val="ad"/>
        <w:ind w:right="240" w:firstLine="360"/>
      </w:pPr>
      <w:r>
        <w:rPr>
          <w:rStyle w:val="ac"/>
        </w:rPr>
        <w:annotationRef/>
      </w:r>
      <w:r>
        <w:t>Unclear. Why?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15A95" w15:done="0"/>
  <w15:commentEx w15:paraId="31F1D3DF" w15:done="0"/>
  <w15:commentEx w15:paraId="6E8BF842" w15:done="0"/>
  <w15:commentEx w15:paraId="70F73A59" w15:done="0"/>
  <w15:commentEx w15:paraId="366909BA" w15:done="0"/>
  <w15:commentEx w15:paraId="2EFF92CF" w15:done="0"/>
  <w15:commentEx w15:paraId="76472E77" w15:done="0"/>
  <w15:commentEx w15:paraId="70250E79" w15:done="0"/>
  <w15:commentEx w15:paraId="7BF290B5" w15:done="0"/>
  <w15:commentEx w15:paraId="63907C96" w15:done="0"/>
  <w15:commentEx w15:paraId="099FDF2C" w15:paraIdParent="63907C96" w15:done="0"/>
  <w15:commentEx w15:paraId="66017AD2" w15:done="0"/>
  <w15:commentEx w15:paraId="158A5115" w15:done="0"/>
  <w15:commentEx w15:paraId="527BCC67" w15:done="0"/>
  <w15:commentEx w15:paraId="6BD7CFE4" w15:done="0"/>
  <w15:commentEx w15:paraId="67851F93" w15:done="0"/>
  <w15:commentEx w15:paraId="17EF3247" w15:done="0"/>
  <w15:commentEx w15:paraId="1B30D6EF" w15:done="0"/>
  <w15:commentEx w15:paraId="3801DDD3" w15:done="0"/>
  <w15:commentEx w15:paraId="102AFB5A" w15:done="0"/>
  <w15:commentEx w15:paraId="35603AA8" w15:done="0"/>
  <w15:commentEx w15:paraId="763D2F10" w15:done="0"/>
  <w15:commentEx w15:paraId="2B0BCBE6" w15:done="0"/>
  <w15:commentEx w15:paraId="24F17B28" w15:done="0"/>
  <w15:commentEx w15:paraId="1B7439DF" w15:done="0"/>
  <w15:commentEx w15:paraId="5C05644C" w15:done="0"/>
  <w15:commentEx w15:paraId="78E353F0" w15:done="0"/>
  <w15:commentEx w15:paraId="11BA8393" w15:done="0"/>
  <w15:commentEx w15:paraId="301616EB" w15:done="0"/>
  <w15:commentEx w15:paraId="544C84FE" w15:done="0"/>
  <w15:commentEx w15:paraId="4F745C3F" w15:done="0"/>
  <w15:commentEx w15:paraId="7F5083B2" w15:done="0"/>
  <w15:commentEx w15:paraId="5B573462" w15:done="0"/>
  <w15:commentEx w15:paraId="1B974CE6" w15:done="0"/>
  <w15:commentEx w15:paraId="07FCD686" w15:done="0"/>
  <w15:commentEx w15:paraId="59C8C905" w15:done="0"/>
  <w15:commentEx w15:paraId="7A7A0689" w15:done="0"/>
  <w15:commentEx w15:paraId="7FFD0819" w15:done="0"/>
  <w15:commentEx w15:paraId="289BB67B" w15:done="0"/>
  <w15:commentEx w15:paraId="6B270A19" w15:done="0"/>
  <w15:commentEx w15:paraId="0EE14F4C" w15:done="0"/>
  <w15:commentEx w15:paraId="6CAD8769" w15:done="0"/>
  <w15:commentEx w15:paraId="19635A2D" w15:done="0"/>
  <w15:commentEx w15:paraId="5C7AB4A8" w15:done="0"/>
  <w15:commentEx w15:paraId="453CAAD4" w15:done="0"/>
  <w15:commentEx w15:paraId="67D0C3A3" w15:done="0"/>
  <w15:commentEx w15:paraId="2123B2E2" w15:done="0"/>
  <w15:commentEx w15:paraId="704F8155" w15:done="0"/>
  <w15:commentEx w15:paraId="1FCA13D3" w15:done="0"/>
  <w15:commentEx w15:paraId="698CBD0D" w15:done="0"/>
  <w15:commentEx w15:paraId="67004DAE" w15:done="0"/>
  <w15:commentEx w15:paraId="580E850D" w15:done="0"/>
  <w15:commentEx w15:paraId="2C5C8365" w15:done="0"/>
  <w15:commentEx w15:paraId="061C6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C1F98" w16cex:dateUtc="2022-07-27T12:33:00Z"/>
  <w16cex:commentExtensible w16cex:durableId="268C205B" w16cex:dateUtc="2022-07-27T12:36:00Z"/>
  <w16cex:commentExtensible w16cex:durableId="268C25B1" w16cex:dateUtc="2022-07-27T12:59:00Z"/>
  <w16cex:commentExtensible w16cex:durableId="268C3137" w16cex:dateUtc="2022-07-27T13:48:00Z"/>
  <w16cex:commentExtensible w16cex:durableId="268C2C7E" w16cex:dateUtc="2022-07-27T13:28:00Z"/>
  <w16cex:commentExtensible w16cex:durableId="268C2CEA" w16cex:dateUtc="2022-07-27T13:30:00Z"/>
  <w16cex:commentExtensible w16cex:durableId="268C2CFC" w16cex:dateUtc="2022-07-27T13:30:00Z"/>
  <w16cex:commentExtensible w16cex:durableId="268C2DE2" w16cex:dateUtc="2022-07-27T13:34:00Z"/>
  <w16cex:commentExtensible w16cex:durableId="268CBC49" w16cex:dateUtc="2022-07-27T23:42:00Z"/>
  <w16cex:commentExtensible w16cex:durableId="268C2F84" w16cex:dateUtc="2022-07-27T13:41:00Z"/>
  <w16cex:commentExtensible w16cex:durableId="268C356A" w16cex:dateUtc="2022-07-27T14:06:00Z"/>
  <w16cex:commentExtensible w16cex:durableId="268C359B" w16cex:dateUtc="2022-07-27T14:07:00Z"/>
  <w16cex:commentExtensible w16cex:durableId="268C35C6" w16cex:dateUtc="2022-07-27T14:08:00Z"/>
  <w16cex:commentExtensible w16cex:durableId="268CC066" w16cex:dateUtc="2022-07-27T23:59:00Z"/>
  <w16cex:commentExtensible w16cex:durableId="268C37BF" w16cex:dateUtc="2022-07-27T14:16:00Z"/>
  <w16cex:commentExtensible w16cex:durableId="268C37EC" w16cex:dateUtc="2022-07-27T14:17:00Z"/>
  <w16cex:commentExtensible w16cex:durableId="268CBCD4" w16cex:dateUtc="2022-07-27T23:44:00Z"/>
  <w16cex:commentExtensible w16cex:durableId="268CC096" w16cex:dateUtc="2022-07-28T00:00:00Z"/>
  <w16cex:commentExtensible w16cex:durableId="268CFC52" w16cex:dateUtc="2022-07-28T04:15:00Z"/>
  <w16cex:commentExtensible w16cex:durableId="268CFC8A" w16cex:dateUtc="2022-07-28T04:16:00Z"/>
  <w16cex:commentExtensible w16cex:durableId="268D29A9" w16cex:dateUtc="2022-07-28T07:28:00Z"/>
  <w16cex:commentExtensible w16cex:durableId="268E13C5" w16cex:dateUtc="2022-07-29T00:07:00Z"/>
  <w16cex:commentExtensible w16cex:durableId="268D6F62" w16cex:dateUtc="2022-07-28T12:26:00Z"/>
  <w16cex:commentExtensible w16cex:durableId="268D75E8" w16cex:dateUtc="2022-07-28T12:54:00Z"/>
  <w16cex:commentExtensible w16cex:durableId="268D7204" w16cex:dateUtc="2022-07-28T12:37:00Z"/>
  <w16cex:commentExtensible w16cex:durableId="268D724B" w16cex:dateUtc="2022-07-28T12:38:00Z"/>
  <w16cex:commentExtensible w16cex:durableId="268D72FF" w16cex:dateUtc="2022-07-28T12:41:00Z"/>
  <w16cex:commentExtensible w16cex:durableId="268D7465" w16cex:dateUtc="2022-07-28T12:47:00Z"/>
  <w16cex:commentExtensible w16cex:durableId="268D74BB" w16cex:dateUtc="2022-07-28T12:48:00Z"/>
  <w16cex:commentExtensible w16cex:durableId="268D7624" w16cex:dateUtc="2022-07-28T12:55:00Z"/>
  <w16cex:commentExtensible w16cex:durableId="268D87A5" w16cex:dateUtc="2022-07-28T14:09:00Z"/>
  <w16cex:commentExtensible w16cex:durableId="268E0F63" w16cex:dateUtc="2022-07-28T23:48:00Z"/>
  <w16cex:commentExtensible w16cex:durableId="268E0F9C" w16cex:dateUtc="2022-07-28T23:49:00Z"/>
  <w16cex:commentExtensible w16cex:durableId="268E1023" w16cex:dateUtc="2022-07-28T23:52:00Z"/>
  <w16cex:commentExtensible w16cex:durableId="268E12CD" w16cex:dateUtc="2022-07-29T00:03:00Z"/>
  <w16cex:commentExtensible w16cex:durableId="268E12F4" w16cex:dateUtc="2022-07-29T00:04:00Z"/>
  <w16cex:commentExtensible w16cex:durableId="268E14DC" w16cex:dateUtc="2022-07-29T00:12:00Z"/>
  <w16cex:commentExtensible w16cex:durableId="268E15EC" w16cex:dateUtc="2022-07-29T00:16:00Z"/>
  <w16cex:commentExtensible w16cex:durableId="268E15B8" w16cex:dateUtc="2022-07-29T00:15:00Z"/>
  <w16cex:commentExtensible w16cex:durableId="268E179E" w16cex:dateUtc="2022-07-29T00:23:00Z"/>
  <w16cex:commentExtensible w16cex:durableId="268E17FF" w16cex:dateUtc="2022-07-29T00:25:00Z"/>
  <w16cex:commentExtensible w16cex:durableId="268E1EA2" w16cex:dateUtc="2022-07-29T00:53:00Z"/>
  <w16cex:commentExtensible w16cex:durableId="268E2181" w16cex:dateUtc="2022-07-29T01:06:00Z"/>
  <w16cex:commentExtensible w16cex:durableId="268E25A8" w16cex:dateUtc="2022-07-29T01:23:00Z"/>
  <w16cex:commentExtensible w16cex:durableId="268E3026" w16cex:dateUtc="2022-07-29T02:08:00Z"/>
  <w16cex:commentExtensible w16cex:durableId="268E270D" w16cex:dateUtc="2022-07-29T01:29:00Z"/>
  <w16cex:commentExtensible w16cex:durableId="268E2764" w16cex:dateUtc="2022-07-29T01:31:00Z"/>
  <w16cex:commentExtensible w16cex:durableId="268E3836" w16cex:dateUtc="2022-07-29T02:43:00Z"/>
  <w16cex:commentExtensible w16cex:durableId="268E3376" w16cex:dateUtc="2022-07-29T02:22:00Z"/>
  <w16cex:commentExtensible w16cex:durableId="268E37F1" w16cex:dateUtc="2022-07-29T02:41:00Z"/>
  <w16cex:commentExtensible w16cex:durableId="268E3C14" w16cex:dateUtc="2022-07-29T02:59:00Z"/>
  <w16cex:commentExtensible w16cex:durableId="268E3D6E" w16cex:dateUtc="2022-07-29T03:05:00Z"/>
  <w16cex:commentExtensible w16cex:durableId="268E6519" w16cex:dateUtc="2022-07-29T0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115A95" w16cid:durableId="268C1F98"/>
  <w16cid:commentId w16cid:paraId="31F1D3DF" w16cid:durableId="268C205B"/>
  <w16cid:commentId w16cid:paraId="6E8BF842" w16cid:durableId="268C25B1"/>
  <w16cid:commentId w16cid:paraId="70F73A59" w16cid:durableId="268C3137"/>
  <w16cid:commentId w16cid:paraId="366909BA" w16cid:durableId="268C2C7E"/>
  <w16cid:commentId w16cid:paraId="2EFF92CF" w16cid:durableId="268C2CEA"/>
  <w16cid:commentId w16cid:paraId="76472E77" w16cid:durableId="268C2CFC"/>
  <w16cid:commentId w16cid:paraId="70250E79" w16cid:durableId="268C2DE2"/>
  <w16cid:commentId w16cid:paraId="7BF290B5" w16cid:durableId="268CBC49"/>
  <w16cid:commentId w16cid:paraId="63907C96" w16cid:durableId="268C2F84"/>
  <w16cid:commentId w16cid:paraId="66017AD2" w16cid:durableId="268C356A"/>
  <w16cid:commentId w16cid:paraId="158A5115" w16cid:durableId="268C359B"/>
  <w16cid:commentId w16cid:paraId="527BCC67" w16cid:durableId="268C35C6"/>
  <w16cid:commentId w16cid:paraId="6BD7CFE4" w16cid:durableId="268CC066"/>
  <w16cid:commentId w16cid:paraId="67851F93" w16cid:durableId="268C37BF"/>
  <w16cid:commentId w16cid:paraId="17EF3247" w16cid:durableId="268C37EC"/>
  <w16cid:commentId w16cid:paraId="1B30D6EF" w16cid:durableId="268CBCD4"/>
  <w16cid:commentId w16cid:paraId="3801DDD3" w16cid:durableId="268CC096"/>
  <w16cid:commentId w16cid:paraId="102AFB5A" w16cid:durableId="268CFC52"/>
  <w16cid:commentId w16cid:paraId="35603AA8" w16cid:durableId="268CFC8A"/>
  <w16cid:commentId w16cid:paraId="763D2F10" w16cid:durableId="268D29A9"/>
  <w16cid:commentId w16cid:paraId="2B0BCBE6" w16cid:durableId="268E13C5"/>
  <w16cid:commentId w16cid:paraId="24F17B28" w16cid:durableId="268D6F62"/>
  <w16cid:commentId w16cid:paraId="1B7439DF" w16cid:durableId="268D75E8"/>
  <w16cid:commentId w16cid:paraId="5C05644C" w16cid:durableId="268D7204"/>
  <w16cid:commentId w16cid:paraId="78E353F0" w16cid:durableId="268D724B"/>
  <w16cid:commentId w16cid:paraId="11BA8393" w16cid:durableId="268D72FF"/>
  <w16cid:commentId w16cid:paraId="301616EB" w16cid:durableId="268D7465"/>
  <w16cid:commentId w16cid:paraId="544C84FE" w16cid:durableId="268D74BB"/>
  <w16cid:commentId w16cid:paraId="4F745C3F" w16cid:durableId="268D7624"/>
  <w16cid:commentId w16cid:paraId="7F5083B2" w16cid:durableId="268D87A5"/>
  <w16cid:commentId w16cid:paraId="5B573462" w16cid:durableId="268E0F63"/>
  <w16cid:commentId w16cid:paraId="1B974CE6" w16cid:durableId="268E0F9C"/>
  <w16cid:commentId w16cid:paraId="07FCD686" w16cid:durableId="268E1023"/>
  <w16cid:commentId w16cid:paraId="59C8C905" w16cid:durableId="268E12CD"/>
  <w16cid:commentId w16cid:paraId="7A7A0689" w16cid:durableId="268E12F4"/>
  <w16cid:commentId w16cid:paraId="7FFD0819" w16cid:durableId="268E14DC"/>
  <w16cid:commentId w16cid:paraId="289BB67B" w16cid:durableId="268E15EC"/>
  <w16cid:commentId w16cid:paraId="6B270A19" w16cid:durableId="268E15B8"/>
  <w16cid:commentId w16cid:paraId="0EE14F4C" w16cid:durableId="268E179E"/>
  <w16cid:commentId w16cid:paraId="6CAD8769" w16cid:durableId="268E17FF"/>
  <w16cid:commentId w16cid:paraId="19635A2D" w16cid:durableId="268E1EA2"/>
  <w16cid:commentId w16cid:paraId="5C7AB4A8" w16cid:durableId="268E2181"/>
  <w16cid:commentId w16cid:paraId="453CAAD4" w16cid:durableId="268E25A8"/>
  <w16cid:commentId w16cid:paraId="67D0C3A3" w16cid:durableId="268E3026"/>
  <w16cid:commentId w16cid:paraId="2123B2E2" w16cid:durableId="268E270D"/>
  <w16cid:commentId w16cid:paraId="704F8155" w16cid:durableId="268E2764"/>
  <w16cid:commentId w16cid:paraId="1FCA13D3" w16cid:durableId="268E3836"/>
  <w16cid:commentId w16cid:paraId="698CBD0D" w16cid:durableId="268E3376"/>
  <w16cid:commentId w16cid:paraId="67004DAE" w16cid:durableId="268E37F1"/>
  <w16cid:commentId w16cid:paraId="580E850D" w16cid:durableId="268E3C14"/>
  <w16cid:commentId w16cid:paraId="2C5C8365" w16cid:durableId="268E3D6E"/>
  <w16cid:commentId w16cid:paraId="061C6B65" w16cid:durableId="268E651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D5460" w14:textId="77777777" w:rsidR="007D7663" w:rsidRDefault="007D7663">
      <w:pPr>
        <w:spacing w:line="240" w:lineRule="auto"/>
        <w:ind w:firstLine="480"/>
      </w:pPr>
      <w:r>
        <w:separator/>
      </w:r>
    </w:p>
  </w:endnote>
  <w:endnote w:type="continuationSeparator" w:id="0">
    <w:p w14:paraId="16000EB5" w14:textId="77777777" w:rsidR="007D7663" w:rsidRDefault="007D76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500706" w:rsidRDefault="00500706">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500706" w:rsidRPr="00696D80" w:rsidRDefault="00500706"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500706" w:rsidRDefault="00500706">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632847"/>
      <w:docPartObj>
        <w:docPartGallery w:val="Page Numbers (Bottom of Page)"/>
        <w:docPartUnique/>
      </w:docPartObj>
    </w:sdtPr>
    <w:sdtContent>
      <w:p w14:paraId="7ACCC79A" w14:textId="18FEDBB1" w:rsidR="00500706" w:rsidRDefault="00500706">
        <w:pPr>
          <w:pStyle w:val="a7"/>
          <w:ind w:right="240" w:firstLine="400"/>
          <w:jc w:val="center"/>
        </w:pPr>
        <w:r>
          <w:fldChar w:fldCharType="begin"/>
        </w:r>
        <w:r>
          <w:instrText>PAGE   \* MERGEFORMAT</w:instrText>
        </w:r>
        <w:r>
          <w:fldChar w:fldCharType="separate"/>
        </w:r>
        <w:r w:rsidR="00B52806" w:rsidRPr="00B52806">
          <w:rPr>
            <w:noProof/>
            <w:lang w:val="zh-TW"/>
          </w:rPr>
          <w:t>xv</w:t>
        </w:r>
        <w:r>
          <w:fldChar w:fldCharType="end"/>
        </w:r>
      </w:p>
    </w:sdtContent>
  </w:sdt>
  <w:p w14:paraId="1D124DFE" w14:textId="77777777" w:rsidR="00500706" w:rsidRPr="00696D80" w:rsidRDefault="00500706"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044847"/>
      <w:docPartObj>
        <w:docPartGallery w:val="Page Numbers (Bottom of Page)"/>
        <w:docPartUnique/>
      </w:docPartObj>
    </w:sdtPr>
    <w:sdtContent>
      <w:p w14:paraId="283510FF" w14:textId="26481ACA" w:rsidR="00500706" w:rsidRDefault="00500706">
        <w:pPr>
          <w:pStyle w:val="a7"/>
          <w:ind w:right="240" w:firstLine="400"/>
          <w:jc w:val="center"/>
        </w:pPr>
        <w:r>
          <w:fldChar w:fldCharType="begin"/>
        </w:r>
        <w:r>
          <w:instrText>PAGE   \* MERGEFORMAT</w:instrText>
        </w:r>
        <w:r>
          <w:fldChar w:fldCharType="separate"/>
        </w:r>
        <w:r w:rsidR="00B52806" w:rsidRPr="00B52806">
          <w:rPr>
            <w:noProof/>
            <w:lang w:val="zh-TW"/>
          </w:rPr>
          <w:t>33</w:t>
        </w:r>
        <w:r>
          <w:fldChar w:fldCharType="end"/>
        </w:r>
      </w:p>
    </w:sdtContent>
  </w:sdt>
  <w:p w14:paraId="16D9CE7F" w14:textId="77777777" w:rsidR="00500706" w:rsidRPr="00696D80" w:rsidRDefault="00500706"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9B1A8" w14:textId="77777777" w:rsidR="007D7663" w:rsidRDefault="007D7663">
      <w:pPr>
        <w:spacing w:line="240" w:lineRule="auto"/>
        <w:ind w:firstLine="480"/>
      </w:pPr>
      <w:r>
        <w:separator/>
      </w:r>
    </w:p>
  </w:footnote>
  <w:footnote w:type="continuationSeparator" w:id="0">
    <w:p w14:paraId="3D4036F8" w14:textId="77777777" w:rsidR="007D7663" w:rsidRDefault="007D766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500706" w:rsidRDefault="00500706">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500706" w:rsidRDefault="00500706">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500706" w:rsidRDefault="00500706">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shih Lin">
    <w15:presenceInfo w15:providerId="Windows Live" w15:userId="f0abf0fa00e879b0"/>
  </w15:person>
  <w15:person w15:author="user">
    <w15:presenceInfo w15:providerId="Windows Live" w15:userId="262e5967de3e7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8E9"/>
    <w:rsid w:val="00000806"/>
    <w:rsid w:val="00005A17"/>
    <w:rsid w:val="00011783"/>
    <w:rsid w:val="00015254"/>
    <w:rsid w:val="00035C6A"/>
    <w:rsid w:val="00044891"/>
    <w:rsid w:val="00055000"/>
    <w:rsid w:val="000627E1"/>
    <w:rsid w:val="000721D7"/>
    <w:rsid w:val="000A1F47"/>
    <w:rsid w:val="000B3AA2"/>
    <w:rsid w:val="000B3BA2"/>
    <w:rsid w:val="000B54E0"/>
    <w:rsid w:val="000B5E12"/>
    <w:rsid w:val="000F0C38"/>
    <w:rsid w:val="0010030F"/>
    <w:rsid w:val="00103F3C"/>
    <w:rsid w:val="00111FC2"/>
    <w:rsid w:val="00123B12"/>
    <w:rsid w:val="00126042"/>
    <w:rsid w:val="00144BB2"/>
    <w:rsid w:val="001578CE"/>
    <w:rsid w:val="0017490C"/>
    <w:rsid w:val="00184F7E"/>
    <w:rsid w:val="001A179E"/>
    <w:rsid w:val="001D5157"/>
    <w:rsid w:val="001D7FC7"/>
    <w:rsid w:val="001F0A48"/>
    <w:rsid w:val="001F1E3C"/>
    <w:rsid w:val="001F4206"/>
    <w:rsid w:val="002047AB"/>
    <w:rsid w:val="00211FCB"/>
    <w:rsid w:val="00212530"/>
    <w:rsid w:val="00214288"/>
    <w:rsid w:val="00215CBF"/>
    <w:rsid w:val="00232261"/>
    <w:rsid w:val="00247A98"/>
    <w:rsid w:val="00252C17"/>
    <w:rsid w:val="00253264"/>
    <w:rsid w:val="00257272"/>
    <w:rsid w:val="002742AB"/>
    <w:rsid w:val="00282B1F"/>
    <w:rsid w:val="002D2E79"/>
    <w:rsid w:val="002E1F7C"/>
    <w:rsid w:val="002E5EF8"/>
    <w:rsid w:val="002F0B30"/>
    <w:rsid w:val="002F5269"/>
    <w:rsid w:val="00310A66"/>
    <w:rsid w:val="00312913"/>
    <w:rsid w:val="00314F64"/>
    <w:rsid w:val="00316629"/>
    <w:rsid w:val="003168E9"/>
    <w:rsid w:val="00333017"/>
    <w:rsid w:val="00336B81"/>
    <w:rsid w:val="0035278F"/>
    <w:rsid w:val="00355A2E"/>
    <w:rsid w:val="00394D7D"/>
    <w:rsid w:val="00396C84"/>
    <w:rsid w:val="003A1653"/>
    <w:rsid w:val="003A4BEB"/>
    <w:rsid w:val="003B2780"/>
    <w:rsid w:val="003B6687"/>
    <w:rsid w:val="003C046F"/>
    <w:rsid w:val="003C6931"/>
    <w:rsid w:val="003E61E9"/>
    <w:rsid w:val="003E62A4"/>
    <w:rsid w:val="003E7280"/>
    <w:rsid w:val="003F69D3"/>
    <w:rsid w:val="00401D51"/>
    <w:rsid w:val="00405957"/>
    <w:rsid w:val="00432EB9"/>
    <w:rsid w:val="00442029"/>
    <w:rsid w:val="00444500"/>
    <w:rsid w:val="00451673"/>
    <w:rsid w:val="00465710"/>
    <w:rsid w:val="00470A08"/>
    <w:rsid w:val="00481F88"/>
    <w:rsid w:val="004923EE"/>
    <w:rsid w:val="004936D4"/>
    <w:rsid w:val="00493A80"/>
    <w:rsid w:val="004965B0"/>
    <w:rsid w:val="00496E4B"/>
    <w:rsid w:val="004A5480"/>
    <w:rsid w:val="004B5F27"/>
    <w:rsid w:val="004C0C20"/>
    <w:rsid w:val="004C4D58"/>
    <w:rsid w:val="004E1852"/>
    <w:rsid w:val="004F735A"/>
    <w:rsid w:val="00500473"/>
    <w:rsid w:val="00500706"/>
    <w:rsid w:val="00511AFB"/>
    <w:rsid w:val="00516E11"/>
    <w:rsid w:val="00524E54"/>
    <w:rsid w:val="00546DDF"/>
    <w:rsid w:val="005525AF"/>
    <w:rsid w:val="00554519"/>
    <w:rsid w:val="00557553"/>
    <w:rsid w:val="005931F4"/>
    <w:rsid w:val="005940AE"/>
    <w:rsid w:val="00596950"/>
    <w:rsid w:val="005A6D1D"/>
    <w:rsid w:val="005A7072"/>
    <w:rsid w:val="005B1B68"/>
    <w:rsid w:val="005B1E17"/>
    <w:rsid w:val="005B38DF"/>
    <w:rsid w:val="005C18F5"/>
    <w:rsid w:val="005C5827"/>
    <w:rsid w:val="005E16FB"/>
    <w:rsid w:val="005E6A92"/>
    <w:rsid w:val="005F237C"/>
    <w:rsid w:val="005F6792"/>
    <w:rsid w:val="00612756"/>
    <w:rsid w:val="0061636E"/>
    <w:rsid w:val="006273D9"/>
    <w:rsid w:val="00627460"/>
    <w:rsid w:val="00634664"/>
    <w:rsid w:val="006427AC"/>
    <w:rsid w:val="00644A67"/>
    <w:rsid w:val="00651F54"/>
    <w:rsid w:val="00652598"/>
    <w:rsid w:val="0065448D"/>
    <w:rsid w:val="006759CC"/>
    <w:rsid w:val="0067761F"/>
    <w:rsid w:val="006864F9"/>
    <w:rsid w:val="00696D80"/>
    <w:rsid w:val="006A51FF"/>
    <w:rsid w:val="006D2448"/>
    <w:rsid w:val="006D5553"/>
    <w:rsid w:val="006E5CEA"/>
    <w:rsid w:val="00711725"/>
    <w:rsid w:val="00712F7B"/>
    <w:rsid w:val="00715261"/>
    <w:rsid w:val="007153BC"/>
    <w:rsid w:val="007216D3"/>
    <w:rsid w:val="00742E35"/>
    <w:rsid w:val="007506C2"/>
    <w:rsid w:val="00751AF3"/>
    <w:rsid w:val="00762773"/>
    <w:rsid w:val="007715C3"/>
    <w:rsid w:val="0077186B"/>
    <w:rsid w:val="00780F5A"/>
    <w:rsid w:val="00784645"/>
    <w:rsid w:val="007906AC"/>
    <w:rsid w:val="007A1106"/>
    <w:rsid w:val="007A5058"/>
    <w:rsid w:val="007B7A69"/>
    <w:rsid w:val="007D0466"/>
    <w:rsid w:val="007D57BA"/>
    <w:rsid w:val="007D7663"/>
    <w:rsid w:val="007E1B68"/>
    <w:rsid w:val="007E7A93"/>
    <w:rsid w:val="00822CE3"/>
    <w:rsid w:val="008257AC"/>
    <w:rsid w:val="0082583B"/>
    <w:rsid w:val="00864E3C"/>
    <w:rsid w:val="008760A8"/>
    <w:rsid w:val="00885FA4"/>
    <w:rsid w:val="00891B73"/>
    <w:rsid w:val="00896B2C"/>
    <w:rsid w:val="008A35E4"/>
    <w:rsid w:val="008A6045"/>
    <w:rsid w:val="008B68A0"/>
    <w:rsid w:val="008B6A0A"/>
    <w:rsid w:val="008B7658"/>
    <w:rsid w:val="008C10C0"/>
    <w:rsid w:val="008E0721"/>
    <w:rsid w:val="008F20EC"/>
    <w:rsid w:val="00900DB5"/>
    <w:rsid w:val="00913764"/>
    <w:rsid w:val="009375CF"/>
    <w:rsid w:val="009425AD"/>
    <w:rsid w:val="00945023"/>
    <w:rsid w:val="009662DC"/>
    <w:rsid w:val="00977342"/>
    <w:rsid w:val="0098162F"/>
    <w:rsid w:val="00983E81"/>
    <w:rsid w:val="00985E26"/>
    <w:rsid w:val="0099200B"/>
    <w:rsid w:val="009A5BA4"/>
    <w:rsid w:val="009B6792"/>
    <w:rsid w:val="009D6A18"/>
    <w:rsid w:val="009D7832"/>
    <w:rsid w:val="009E43A9"/>
    <w:rsid w:val="009E4ADD"/>
    <w:rsid w:val="009F262C"/>
    <w:rsid w:val="009F649C"/>
    <w:rsid w:val="00A11B72"/>
    <w:rsid w:val="00A1623D"/>
    <w:rsid w:val="00A26D5D"/>
    <w:rsid w:val="00A365AD"/>
    <w:rsid w:val="00A365D8"/>
    <w:rsid w:val="00A402C6"/>
    <w:rsid w:val="00A4163C"/>
    <w:rsid w:val="00A43C19"/>
    <w:rsid w:val="00A6286B"/>
    <w:rsid w:val="00A63437"/>
    <w:rsid w:val="00A652B9"/>
    <w:rsid w:val="00A675BB"/>
    <w:rsid w:val="00A805FD"/>
    <w:rsid w:val="00A90D97"/>
    <w:rsid w:val="00A93CBA"/>
    <w:rsid w:val="00A948D8"/>
    <w:rsid w:val="00A965A5"/>
    <w:rsid w:val="00AB2172"/>
    <w:rsid w:val="00B17AA4"/>
    <w:rsid w:val="00B412C6"/>
    <w:rsid w:val="00B41724"/>
    <w:rsid w:val="00B52806"/>
    <w:rsid w:val="00B66373"/>
    <w:rsid w:val="00B849F9"/>
    <w:rsid w:val="00BC4E45"/>
    <w:rsid w:val="00BC5E65"/>
    <w:rsid w:val="00BF3995"/>
    <w:rsid w:val="00C0196F"/>
    <w:rsid w:val="00C10B13"/>
    <w:rsid w:val="00C272F8"/>
    <w:rsid w:val="00C31E23"/>
    <w:rsid w:val="00C338D0"/>
    <w:rsid w:val="00C422E2"/>
    <w:rsid w:val="00C43367"/>
    <w:rsid w:val="00C84AD1"/>
    <w:rsid w:val="00C976EF"/>
    <w:rsid w:val="00CA1FBA"/>
    <w:rsid w:val="00CC2A3C"/>
    <w:rsid w:val="00CF1F6A"/>
    <w:rsid w:val="00CF6893"/>
    <w:rsid w:val="00D00EDF"/>
    <w:rsid w:val="00D16DBB"/>
    <w:rsid w:val="00D32FC3"/>
    <w:rsid w:val="00D54FB3"/>
    <w:rsid w:val="00D60254"/>
    <w:rsid w:val="00D951A4"/>
    <w:rsid w:val="00DA09B6"/>
    <w:rsid w:val="00DB2C1B"/>
    <w:rsid w:val="00DC5759"/>
    <w:rsid w:val="00DC68BE"/>
    <w:rsid w:val="00DE0141"/>
    <w:rsid w:val="00DE071F"/>
    <w:rsid w:val="00DE1D53"/>
    <w:rsid w:val="00DF6A94"/>
    <w:rsid w:val="00E05B86"/>
    <w:rsid w:val="00E06B4A"/>
    <w:rsid w:val="00E110CB"/>
    <w:rsid w:val="00E15F3A"/>
    <w:rsid w:val="00E1688D"/>
    <w:rsid w:val="00E31BC0"/>
    <w:rsid w:val="00E46D85"/>
    <w:rsid w:val="00E62EB7"/>
    <w:rsid w:val="00E70B20"/>
    <w:rsid w:val="00E7220E"/>
    <w:rsid w:val="00E7592E"/>
    <w:rsid w:val="00E76960"/>
    <w:rsid w:val="00E824E4"/>
    <w:rsid w:val="00E83B28"/>
    <w:rsid w:val="00E8402A"/>
    <w:rsid w:val="00E93A5D"/>
    <w:rsid w:val="00E96E84"/>
    <w:rsid w:val="00EA7597"/>
    <w:rsid w:val="00EB1964"/>
    <w:rsid w:val="00EB3ADC"/>
    <w:rsid w:val="00EB3B57"/>
    <w:rsid w:val="00EC105F"/>
    <w:rsid w:val="00EC1197"/>
    <w:rsid w:val="00EC40AF"/>
    <w:rsid w:val="00ED5A8B"/>
    <w:rsid w:val="00EF418D"/>
    <w:rsid w:val="00F11582"/>
    <w:rsid w:val="00F17EF5"/>
    <w:rsid w:val="00F17FBA"/>
    <w:rsid w:val="00F301AD"/>
    <w:rsid w:val="00F301E0"/>
    <w:rsid w:val="00F304E1"/>
    <w:rsid w:val="00F34874"/>
    <w:rsid w:val="00F5113F"/>
    <w:rsid w:val="00F65176"/>
    <w:rsid w:val="00F701FB"/>
    <w:rsid w:val="00F70650"/>
    <w:rsid w:val="00F711C7"/>
    <w:rsid w:val="00F77469"/>
    <w:rsid w:val="00F870D6"/>
    <w:rsid w:val="00FA608F"/>
    <w:rsid w:val="00FC3581"/>
    <w:rsid w:val="00FE5B65"/>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D8E116E8-F530-4038-A0CA-BAA98E0BA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unhideWhenUsed/>
    <w:rsid w:val="003168E9"/>
    <w:pPr>
      <w:ind w:leftChars="100" w:left="240" w:rightChars="100" w:right="100"/>
    </w:pPr>
  </w:style>
  <w:style w:type="character" w:customStyle="1" w:styleId="ae">
    <w:name w:val="註解文字 字元"/>
    <w:basedOn w:val="a0"/>
    <w:link w:val="ad"/>
    <w:uiPriority w:val="99"/>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 w:type="paragraph" w:styleId="afa">
    <w:name w:val="Revision"/>
    <w:hidden/>
    <w:uiPriority w:val="99"/>
    <w:semiHidden/>
    <w:rsid w:val="007715C3"/>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1511409463">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8/08/relationships/commentsExtensible" Target="commentsExtensi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2CA6-6B1D-48F4-A54B-A195090E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126</Pages>
  <Words>22669</Words>
  <Characters>129217</Characters>
  <Application>Microsoft Office Word</Application>
  <DocSecurity>0</DocSecurity>
  <Lines>1076</Lines>
  <Paragraphs>303</Paragraphs>
  <ScaleCrop>false</ScaleCrop>
  <Company/>
  <LinksUpToDate>false</LinksUpToDate>
  <CharactersWithSpaces>151583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140</cp:revision>
  <cp:lastPrinted>2022-07-19T18:02:00Z</cp:lastPrinted>
  <dcterms:created xsi:type="dcterms:W3CDTF">2022-07-19T03:13:00Z</dcterms:created>
  <dcterms:modified xsi:type="dcterms:W3CDTF">2022-08-02T04:14:00Z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