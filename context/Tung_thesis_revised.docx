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051F2" w14:textId="77777777" w:rsidR="00612756" w:rsidRPr="00612756"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sz w:val="36"/>
          <w:szCs w:val="36"/>
        </w:rPr>
        <w:t>國立臺灣大學理</w:t>
      </w:r>
      <w:r w:rsidRPr="00612756">
        <w:rPr>
          <w:rFonts w:eastAsia="標楷體" w:hint="eastAsia"/>
          <w:color w:val="000000"/>
          <w:sz w:val="36"/>
          <w:szCs w:val="36"/>
        </w:rPr>
        <w:t>學院海洋研究所</w:t>
      </w:r>
    </w:p>
    <w:p w14:paraId="4FA46CEE" w14:textId="77777777"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r w:rsidRPr="00612756">
        <w:rPr>
          <w:rFonts w:eastAsia="標楷體" w:hint="eastAsia"/>
          <w:color w:val="000000"/>
          <w:sz w:val="36"/>
          <w:szCs w:val="36"/>
        </w:rPr>
        <w:t>碩士論文</w:t>
      </w:r>
    </w:p>
    <w:p w14:paraId="71F3D341"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color w:val="000000"/>
          <w:sz w:val="28"/>
          <w:szCs w:val="28"/>
        </w:rPr>
        <w:t>Graduate Institute of Oceanography</w:t>
      </w:r>
    </w:p>
    <w:p w14:paraId="31FC5AED" w14:textId="77777777" w:rsidR="00612756" w:rsidRDefault="00612756" w:rsidP="00A948D8">
      <w:pPr>
        <w:widowControl/>
        <w:autoSpaceDE w:val="0"/>
        <w:autoSpaceDN w:val="0"/>
        <w:spacing w:line="360" w:lineRule="auto"/>
        <w:ind w:firstLine="560"/>
        <w:jc w:val="center"/>
        <w:textAlignment w:val="bottom"/>
        <w:rPr>
          <w:rFonts w:eastAsia="標楷體"/>
          <w:sz w:val="20"/>
        </w:rPr>
      </w:pPr>
      <w:r w:rsidRPr="00612756">
        <w:rPr>
          <w:rFonts w:eastAsia="標楷體"/>
          <w:sz w:val="28"/>
          <w:szCs w:val="28"/>
        </w:rPr>
        <w:t>College of Science</w:t>
      </w:r>
    </w:p>
    <w:p w14:paraId="393908BF" w14:textId="77777777" w:rsidR="00612756"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sidRPr="005971C0">
        <w:rPr>
          <w:rFonts w:ascii="Times New Roman" w:eastAsia="細明體" w:hAnsi="Times New Roman" w:cs="Times New Roman"/>
          <w:color w:val="000000"/>
          <w:sz w:val="32"/>
          <w:szCs w:val="32"/>
        </w:rPr>
        <w:t>National Taiwan University</w:t>
      </w:r>
    </w:p>
    <w:p w14:paraId="1E0E8ACF" w14:textId="37B7FDB4" w:rsidR="00612756" w:rsidRPr="00A948D8" w:rsidRDefault="00612756" w:rsidP="00A948D8">
      <w:pPr>
        <w:pStyle w:val="Web"/>
        <w:spacing w:before="0" w:beforeAutospacing="0" w:after="0" w:afterAutospacing="0" w:line="360" w:lineRule="auto"/>
        <w:ind w:firstLine="640"/>
        <w:jc w:val="center"/>
        <w:rPr>
          <w:rFonts w:ascii="Times New Roman" w:eastAsia="細明體" w:hAnsi="Times New Roman" w:cs="Times New Roman"/>
          <w:color w:val="000000"/>
          <w:sz w:val="32"/>
          <w:szCs w:val="32"/>
        </w:rPr>
      </w:pPr>
      <w:r>
        <w:rPr>
          <w:rFonts w:ascii="Times New Roman" w:eastAsia="細明體" w:hAnsi="Times New Roman" w:cs="Times New Roman" w:hint="eastAsia"/>
          <w:color w:val="000000"/>
          <w:sz w:val="32"/>
          <w:szCs w:val="32"/>
        </w:rPr>
        <w:t>M</w:t>
      </w:r>
      <w:r>
        <w:rPr>
          <w:rFonts w:ascii="Times New Roman" w:eastAsia="細明體" w:hAnsi="Times New Roman" w:cs="Times New Roman"/>
          <w:color w:val="000000"/>
          <w:sz w:val="32"/>
          <w:szCs w:val="32"/>
        </w:rPr>
        <w:t xml:space="preserve">aster </w:t>
      </w:r>
      <w:r>
        <w:rPr>
          <w:rFonts w:ascii="Times New Roman" w:eastAsia="細明體" w:hAnsi="Times New Roman" w:cs="Times New Roman" w:hint="eastAsia"/>
          <w:color w:val="000000"/>
          <w:sz w:val="32"/>
          <w:szCs w:val="32"/>
        </w:rPr>
        <w:t>T</w:t>
      </w:r>
      <w:r>
        <w:rPr>
          <w:rFonts w:ascii="Times New Roman" w:eastAsia="細明體" w:hAnsi="Times New Roman" w:cs="Times New Roman"/>
          <w:color w:val="000000"/>
          <w:sz w:val="32"/>
          <w:szCs w:val="32"/>
        </w:rPr>
        <w:t>hesi</w:t>
      </w:r>
      <w:r>
        <w:rPr>
          <w:rFonts w:ascii="Times New Roman" w:eastAsia="細明體" w:hAnsi="Times New Roman" w:cs="Times New Roman" w:hint="eastAsia"/>
          <w:color w:val="000000"/>
          <w:sz w:val="32"/>
          <w:szCs w:val="32"/>
        </w:rPr>
        <w:t>s</w:t>
      </w:r>
    </w:p>
    <w:p w14:paraId="2EEFF7D3" w14:textId="77777777" w:rsidR="00612756" w:rsidRDefault="00612756" w:rsidP="00A948D8">
      <w:pPr>
        <w:widowControl/>
        <w:autoSpaceDE w:val="0"/>
        <w:autoSpaceDN w:val="0"/>
        <w:spacing w:line="360" w:lineRule="auto"/>
        <w:ind w:firstLine="720"/>
        <w:jc w:val="center"/>
        <w:textAlignment w:val="bottom"/>
        <w:rPr>
          <w:rFonts w:eastAsia="標楷體"/>
          <w:sz w:val="36"/>
          <w:szCs w:val="36"/>
        </w:rPr>
      </w:pPr>
    </w:p>
    <w:p w14:paraId="47031E36" w14:textId="07355648" w:rsidR="00612756" w:rsidRPr="00AE41A2" w:rsidRDefault="00A948D8" w:rsidP="00A948D8">
      <w:pPr>
        <w:widowControl/>
        <w:autoSpaceDE w:val="0"/>
        <w:autoSpaceDN w:val="0"/>
        <w:spacing w:line="360" w:lineRule="auto"/>
        <w:ind w:firstLine="720"/>
        <w:jc w:val="center"/>
        <w:textAlignment w:val="bottom"/>
        <w:rPr>
          <w:rFonts w:eastAsia="標楷體"/>
          <w:color w:val="000000"/>
          <w:sz w:val="36"/>
          <w:szCs w:val="36"/>
        </w:rPr>
      </w:pPr>
      <w:r w:rsidRPr="00A948D8">
        <w:rPr>
          <w:rFonts w:eastAsia="標楷體" w:hint="eastAsia"/>
          <w:color w:val="000000"/>
          <w:sz w:val="36"/>
          <w:szCs w:val="36"/>
        </w:rPr>
        <w:t>高屏峽谷之底棲生物食物網中的碳循環</w:t>
      </w:r>
    </w:p>
    <w:p w14:paraId="5DAADF2C" w14:textId="30C7972D" w:rsidR="00612756" w:rsidRPr="00AE41A2" w:rsidRDefault="00A948D8" w:rsidP="00A948D8">
      <w:pPr>
        <w:widowControl/>
        <w:autoSpaceDE w:val="0"/>
        <w:autoSpaceDN w:val="0"/>
        <w:spacing w:line="360" w:lineRule="auto"/>
        <w:ind w:firstLine="720"/>
        <w:jc w:val="center"/>
        <w:textAlignment w:val="bottom"/>
        <w:rPr>
          <w:rFonts w:eastAsia="標楷體"/>
          <w:color w:val="000000"/>
        </w:rPr>
      </w:pPr>
      <w:r w:rsidRPr="00A948D8">
        <w:rPr>
          <w:rFonts w:eastAsia="標楷體"/>
          <w:color w:val="000000"/>
          <w:sz w:val="36"/>
          <w:szCs w:val="36"/>
        </w:rPr>
        <w:t>Carbon Cycling in Benthic Food Web of the Gaoping Submarine Canyon</w:t>
      </w:r>
    </w:p>
    <w:p w14:paraId="07FA1DC6" w14:textId="200AA503" w:rsidR="00612756" w:rsidRPr="00AE41A2" w:rsidRDefault="00612756" w:rsidP="00A948D8">
      <w:pPr>
        <w:widowControl/>
        <w:autoSpaceDE w:val="0"/>
        <w:autoSpaceDN w:val="0"/>
        <w:spacing w:line="360" w:lineRule="auto"/>
        <w:ind w:firstLine="720"/>
        <w:jc w:val="center"/>
        <w:textAlignment w:val="bottom"/>
        <w:rPr>
          <w:rFonts w:eastAsia="標楷體"/>
          <w:color w:val="000000"/>
          <w:sz w:val="36"/>
          <w:szCs w:val="36"/>
        </w:rPr>
      </w:pPr>
    </w:p>
    <w:p w14:paraId="2154EF3A" w14:textId="77777777" w:rsidR="00524E54" w:rsidRDefault="00612756" w:rsidP="00A948D8">
      <w:pPr>
        <w:widowControl/>
        <w:autoSpaceDE w:val="0"/>
        <w:autoSpaceDN w:val="0"/>
        <w:spacing w:line="360" w:lineRule="auto"/>
        <w:ind w:firstLineChars="100" w:firstLine="360"/>
        <w:jc w:val="center"/>
        <w:textAlignment w:val="bottom"/>
        <w:rPr>
          <w:rFonts w:eastAsia="標楷體"/>
          <w:color w:val="000000"/>
        </w:rPr>
      </w:pPr>
      <w:r>
        <w:rPr>
          <w:rFonts w:eastAsia="標楷體" w:hint="eastAsia"/>
          <w:color w:val="000000"/>
          <w:sz w:val="36"/>
          <w:szCs w:val="36"/>
        </w:rPr>
        <w:t>董珏辰</w:t>
      </w:r>
    </w:p>
    <w:p w14:paraId="2EAD45EC" w14:textId="288CBE8E" w:rsidR="00612756" w:rsidRDefault="00612756" w:rsidP="00A948D8">
      <w:pPr>
        <w:widowControl/>
        <w:autoSpaceDE w:val="0"/>
        <w:autoSpaceDN w:val="0"/>
        <w:spacing w:line="360" w:lineRule="auto"/>
        <w:ind w:firstLineChars="100" w:firstLine="360"/>
        <w:jc w:val="center"/>
        <w:textAlignment w:val="bottom"/>
        <w:rPr>
          <w:rFonts w:eastAsia="標楷體"/>
          <w:color w:val="000000"/>
          <w:sz w:val="36"/>
          <w:szCs w:val="36"/>
        </w:rPr>
      </w:pPr>
      <w:r w:rsidRPr="00612756">
        <w:rPr>
          <w:rFonts w:eastAsia="標楷體"/>
          <w:color w:val="000000"/>
          <w:sz w:val="36"/>
          <w:szCs w:val="36"/>
        </w:rPr>
        <w:t>Chueh-Chen Tung</w:t>
      </w:r>
    </w:p>
    <w:p w14:paraId="6C0E182E" w14:textId="1D2D84E2" w:rsidR="00A948D8" w:rsidRPr="00A948D8" w:rsidRDefault="00A948D8" w:rsidP="00696D80">
      <w:pPr>
        <w:widowControl/>
        <w:autoSpaceDE w:val="0"/>
        <w:autoSpaceDN w:val="0"/>
        <w:spacing w:line="360" w:lineRule="auto"/>
        <w:ind w:firstLineChars="0" w:firstLine="0"/>
        <w:textAlignment w:val="bottom"/>
        <w:rPr>
          <w:rFonts w:eastAsia="標楷體"/>
          <w:color w:val="000000"/>
        </w:rPr>
      </w:pPr>
    </w:p>
    <w:p w14:paraId="48604833" w14:textId="29C25283" w:rsidR="00524E54" w:rsidRDefault="00612756" w:rsidP="00A948D8">
      <w:pPr>
        <w:widowControl/>
        <w:autoSpaceDE w:val="0"/>
        <w:autoSpaceDN w:val="0"/>
        <w:spacing w:line="360" w:lineRule="auto"/>
        <w:ind w:leftChars="101" w:left="782" w:hangingChars="150" w:hanging="540"/>
        <w:jc w:val="center"/>
        <w:textAlignment w:val="bottom"/>
        <w:rPr>
          <w:rFonts w:eastAsia="標楷體"/>
          <w:color w:val="000000"/>
          <w:spacing w:val="-20"/>
          <w:sz w:val="20"/>
        </w:rPr>
      </w:pPr>
      <w:r w:rsidRPr="00AE41A2">
        <w:rPr>
          <w:rFonts w:eastAsia="標楷體" w:hint="eastAsia"/>
          <w:color w:val="000000"/>
          <w:sz w:val="36"/>
          <w:szCs w:val="36"/>
        </w:rPr>
        <w:t>指導教授﹕</w:t>
      </w:r>
      <w:r w:rsidR="00524E54">
        <w:rPr>
          <w:rFonts w:eastAsia="標楷體" w:hint="eastAsia"/>
          <w:color w:val="000000"/>
          <w:sz w:val="36"/>
          <w:szCs w:val="36"/>
        </w:rPr>
        <w:t>魏志潾</w:t>
      </w:r>
      <w:r w:rsidR="00524E54">
        <w:rPr>
          <w:rFonts w:eastAsia="標楷體" w:hint="eastAsia"/>
          <w:color w:val="000000"/>
          <w:sz w:val="36"/>
          <w:szCs w:val="36"/>
        </w:rPr>
        <w:t xml:space="preserve"> </w:t>
      </w:r>
      <w:r w:rsidR="00524E54">
        <w:rPr>
          <w:rFonts w:eastAsia="標楷體" w:hint="eastAsia"/>
          <w:color w:val="000000"/>
          <w:sz w:val="36"/>
          <w:szCs w:val="36"/>
        </w:rPr>
        <w:t>博士</w:t>
      </w:r>
    </w:p>
    <w:p w14:paraId="30BEA1B9" w14:textId="77777777" w:rsidR="00612756" w:rsidRPr="00524E54" w:rsidRDefault="00524E54" w:rsidP="00A948D8">
      <w:pPr>
        <w:widowControl/>
        <w:autoSpaceDE w:val="0"/>
        <w:autoSpaceDN w:val="0"/>
        <w:spacing w:line="360" w:lineRule="auto"/>
        <w:ind w:leftChars="101" w:left="782" w:hangingChars="150" w:hanging="540"/>
        <w:jc w:val="center"/>
        <w:textAlignment w:val="bottom"/>
        <w:rPr>
          <w:rFonts w:asciiTheme="minorHAnsi" w:eastAsia="標楷體" w:hAnsiTheme="minorHAnsi" w:cstheme="minorBidi"/>
          <w:color w:val="000000"/>
          <w:spacing w:val="-20"/>
          <w:sz w:val="20"/>
          <w:szCs w:val="22"/>
        </w:rPr>
      </w:pPr>
      <w:r w:rsidRPr="00524E54">
        <w:rPr>
          <w:rFonts w:eastAsia="標楷體"/>
          <w:color w:val="000000"/>
          <w:sz w:val="36"/>
          <w:szCs w:val="36"/>
        </w:rPr>
        <w:t>Advisor: Chih-Lin Wei, Ph.D.</w:t>
      </w:r>
    </w:p>
    <w:p w14:paraId="76DE7EDD" w14:textId="433F42CC" w:rsidR="00524E54" w:rsidRDefault="00612756" w:rsidP="00A948D8">
      <w:pPr>
        <w:widowControl/>
        <w:autoSpaceDE w:val="0"/>
        <w:autoSpaceDN w:val="0"/>
        <w:spacing w:line="360" w:lineRule="auto"/>
        <w:ind w:firstLine="720"/>
        <w:jc w:val="center"/>
        <w:textAlignment w:val="bottom"/>
        <w:rPr>
          <w:rFonts w:eastAsia="標楷體"/>
          <w:sz w:val="36"/>
          <w:szCs w:val="36"/>
        </w:rPr>
      </w:pPr>
      <w:r>
        <w:rPr>
          <w:rFonts w:eastAsia="標楷體" w:hint="eastAsia"/>
          <w:sz w:val="36"/>
          <w:szCs w:val="36"/>
        </w:rPr>
        <w:t>中華民國</w:t>
      </w:r>
      <w:r>
        <w:rPr>
          <w:rFonts w:eastAsia="標楷體" w:hint="eastAsia"/>
          <w:sz w:val="36"/>
          <w:szCs w:val="36"/>
        </w:rPr>
        <w:t xml:space="preserve"> </w:t>
      </w:r>
      <w:r w:rsidR="00524E54" w:rsidRPr="00524E54">
        <w:rPr>
          <w:rFonts w:eastAsia="標楷體"/>
          <w:sz w:val="36"/>
          <w:szCs w:val="36"/>
        </w:rPr>
        <w:t>111</w:t>
      </w:r>
      <w:r w:rsidRPr="00524E54">
        <w:rPr>
          <w:rFonts w:eastAsia="標楷體"/>
          <w:sz w:val="36"/>
          <w:szCs w:val="36"/>
        </w:rPr>
        <w:t xml:space="preserve"> </w:t>
      </w:r>
      <w:r w:rsidRPr="00524E54">
        <w:rPr>
          <w:rFonts w:eastAsia="標楷體"/>
          <w:sz w:val="36"/>
          <w:szCs w:val="36"/>
        </w:rPr>
        <w:t>年</w:t>
      </w:r>
      <w:r w:rsidRPr="00524E54">
        <w:rPr>
          <w:rFonts w:eastAsia="標楷體"/>
          <w:sz w:val="36"/>
          <w:szCs w:val="36"/>
        </w:rPr>
        <w:t xml:space="preserve"> </w:t>
      </w:r>
      <w:r w:rsidR="00524E54" w:rsidRPr="00524E54">
        <w:rPr>
          <w:rFonts w:eastAsia="標楷體"/>
          <w:sz w:val="36"/>
          <w:szCs w:val="36"/>
        </w:rPr>
        <w:t>7</w:t>
      </w:r>
      <w:r>
        <w:rPr>
          <w:rFonts w:eastAsia="標楷體" w:hint="eastAsia"/>
          <w:sz w:val="36"/>
          <w:szCs w:val="36"/>
        </w:rPr>
        <w:t xml:space="preserve"> </w:t>
      </w:r>
      <w:r>
        <w:rPr>
          <w:rFonts w:eastAsia="標楷體" w:hint="eastAsia"/>
          <w:sz w:val="36"/>
          <w:szCs w:val="36"/>
        </w:rPr>
        <w:t>月</w:t>
      </w:r>
    </w:p>
    <w:p w14:paraId="5F6F55C2" w14:textId="77777777" w:rsidR="001F0A48" w:rsidRDefault="00524E54" w:rsidP="00A948D8">
      <w:pPr>
        <w:widowControl/>
        <w:autoSpaceDE w:val="0"/>
        <w:autoSpaceDN w:val="0"/>
        <w:spacing w:line="360" w:lineRule="auto"/>
        <w:ind w:firstLine="720"/>
        <w:jc w:val="center"/>
        <w:textAlignment w:val="bottom"/>
        <w:rPr>
          <w:rFonts w:eastAsia="標楷體"/>
          <w:sz w:val="36"/>
          <w:szCs w:val="36"/>
        </w:rPr>
        <w:sectPr w:rsidR="001F0A48" w:rsidSect="00696D80">
          <w:headerReference w:type="even" r:id="rId8"/>
          <w:headerReference w:type="default" r:id="rId9"/>
          <w:footerReference w:type="even" r:id="rId10"/>
          <w:footerReference w:type="default" r:id="rId11"/>
          <w:headerReference w:type="first" r:id="rId12"/>
          <w:footerReference w:type="first" r:id="rId13"/>
          <w:pgSz w:w="11906" w:h="16838"/>
          <w:pgMar w:top="2268" w:right="1797" w:bottom="1701" w:left="1797" w:header="851" w:footer="992" w:gutter="0"/>
          <w:pgNumType w:fmt="lowerRoman" w:start="1"/>
          <w:cols w:space="425"/>
          <w:docGrid w:type="lines" w:linePitch="360"/>
        </w:sectPr>
      </w:pPr>
      <w:r w:rsidRPr="00524E54">
        <w:rPr>
          <w:rFonts w:eastAsia="標楷體"/>
          <w:sz w:val="36"/>
          <w:szCs w:val="36"/>
        </w:rPr>
        <w:t>July, 2022</w:t>
      </w:r>
    </w:p>
    <w:p w14:paraId="34F5F571" w14:textId="77777777" w:rsidR="0097165A" w:rsidRPr="0097165A" w:rsidRDefault="0017490C" w:rsidP="00EC1197">
      <w:pPr>
        <w:pStyle w:val="14"/>
        <w:rPr>
          <w:ins w:id="0" w:author="user" w:date="2022-08-21T10:54:00Z"/>
          <w:rFonts w:eastAsia="標楷體"/>
          <w:color w:val="FFFFFF" w:themeColor="background1"/>
          <w:sz w:val="16"/>
          <w:rPrChange w:id="1" w:author="user" w:date="2022-08-21T10:56:00Z">
            <w:rPr>
              <w:ins w:id="2" w:author="user" w:date="2022-08-21T10:54:00Z"/>
              <w:rFonts w:eastAsia="標楷體"/>
            </w:rPr>
          </w:rPrChange>
        </w:rPr>
      </w:pPr>
      <w:bookmarkStart w:id="3" w:name="_Toc111656007"/>
      <w:r w:rsidRPr="0097165A">
        <w:rPr>
          <w:rFonts w:eastAsia="標楷體" w:hint="eastAsia"/>
          <w:color w:val="FFFFFF" w:themeColor="background1"/>
          <w:sz w:val="16"/>
          <w:rPrChange w:id="4" w:author="user" w:date="2022-08-21T10:56:00Z">
            <w:rPr>
              <w:rFonts w:eastAsia="標楷體" w:hint="eastAsia"/>
            </w:rPr>
          </w:rPrChange>
        </w:rPr>
        <w:lastRenderedPageBreak/>
        <w:t>論文口試委員審定書</w:t>
      </w:r>
      <w:bookmarkEnd w:id="3"/>
    </w:p>
    <w:p w14:paraId="5C204D26" w14:textId="54E408F9" w:rsidR="0017490C" w:rsidRPr="001F0A48" w:rsidRDefault="0097165A">
      <w:pPr>
        <w:pStyle w:val="14"/>
        <w:rPr>
          <w:rFonts w:eastAsia="標楷體"/>
        </w:rPr>
      </w:pPr>
      <w:ins w:id="5" w:author="user" w:date="2022-08-21T10:54:00Z">
        <w:r>
          <w:rPr>
            <w:rFonts w:eastAsia="標楷體"/>
            <w:noProof/>
          </w:rPr>
          <w:lastRenderedPageBreak/>
          <w:drawing>
            <wp:inline distT="0" distB="0" distL="0" distR="0" wp14:anchorId="4B391345" wp14:editId="5D3E3947">
              <wp:extent cx="5734050" cy="8110876"/>
              <wp:effectExtent l="0" t="0" r="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22082011424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4050" cy="8110876"/>
                      </a:xfrm>
                      <a:prstGeom prst="rect">
                        <a:avLst/>
                      </a:prstGeom>
                    </pic:spPr>
                  </pic:pic>
                </a:graphicData>
              </a:graphic>
            </wp:inline>
          </w:drawing>
        </w:r>
      </w:ins>
      <w:r w:rsidR="0017490C" w:rsidRPr="001F0A48">
        <w:rPr>
          <w:rFonts w:eastAsia="標楷體"/>
        </w:rPr>
        <w:br w:type="page"/>
      </w:r>
    </w:p>
    <w:p w14:paraId="1CD705AA" w14:textId="07517C75" w:rsidR="003B2780" w:rsidRPr="001F0A48" w:rsidRDefault="003B2780" w:rsidP="00EC1197">
      <w:pPr>
        <w:pStyle w:val="14"/>
        <w:rPr>
          <w:rFonts w:eastAsia="標楷體"/>
        </w:rPr>
      </w:pPr>
      <w:bookmarkStart w:id="6" w:name="_Toc111656008"/>
      <w:r w:rsidRPr="001F0A48">
        <w:rPr>
          <w:rFonts w:eastAsia="標楷體"/>
        </w:rPr>
        <w:lastRenderedPageBreak/>
        <w:t>Acknowledgement</w:t>
      </w:r>
      <w:bookmarkEnd w:id="6"/>
    </w:p>
    <w:p w14:paraId="777BCD1E" w14:textId="719D8ADD" w:rsidR="003B2780" w:rsidRPr="0061636E" w:rsidRDefault="001F0A48" w:rsidP="00554519">
      <w:pPr>
        <w:ind w:firstLine="480"/>
        <w:rPr>
          <w:rFonts w:eastAsia="標楷體"/>
        </w:rPr>
      </w:pPr>
      <w:r>
        <w:rPr>
          <w:rFonts w:eastAsia="標楷體" w:hint="eastAsia"/>
        </w:rPr>
        <w:t xml:space="preserve">    </w:t>
      </w:r>
      <w:r w:rsidR="003B2780" w:rsidRPr="0061636E">
        <w:rPr>
          <w:rFonts w:eastAsia="標楷體"/>
        </w:rPr>
        <w:t>First and foremost, I would like to express my sincere gratitude to my advisor Prof. Wei for the support of my study, for his patience and motivation. His guidance helped me in all the time of research and writing of this thesis. I could not have imagined having a better advisor and mentor for my master’s study.</w:t>
      </w:r>
      <w:ins w:id="7" w:author="user" w:date="2022-08-16T13:46:00Z">
        <w:r w:rsidR="00051C4D">
          <w:rPr>
            <w:rFonts w:eastAsia="標楷體" w:hint="eastAsia"/>
          </w:rPr>
          <w:t xml:space="preserve"> </w:t>
        </w:r>
      </w:ins>
      <w:ins w:id="8" w:author="user" w:date="2022-08-16T13:48:00Z">
        <w:r w:rsidR="00051C4D" w:rsidRPr="00051C4D">
          <w:rPr>
            <w:rFonts w:eastAsia="標楷體"/>
          </w:rPr>
          <w:t>Thanks should also go to</w:t>
        </w:r>
        <w:r w:rsidR="00051C4D">
          <w:rPr>
            <w:rFonts w:eastAsia="標楷體"/>
          </w:rPr>
          <w:t xml:space="preserve"> </w:t>
        </w:r>
      </w:ins>
      <w:ins w:id="9" w:author="user" w:date="2022-08-16T13:49:00Z">
        <w:r w:rsidR="00051C4D" w:rsidRPr="00051C4D">
          <w:rPr>
            <w:rFonts w:eastAsia="標楷體"/>
          </w:rPr>
          <w:t>my committee</w:t>
        </w:r>
        <w:r w:rsidR="00051C4D">
          <w:rPr>
            <w:rFonts w:eastAsia="標楷體"/>
          </w:rPr>
          <w:t>, Dr. Yu-</w:t>
        </w:r>
      </w:ins>
      <w:ins w:id="10" w:author="user" w:date="2022-08-16T13:51:00Z">
        <w:r w:rsidR="00051C4D">
          <w:rPr>
            <w:rFonts w:eastAsia="標楷體"/>
          </w:rPr>
          <w:t>s</w:t>
        </w:r>
      </w:ins>
      <w:ins w:id="11" w:author="user" w:date="2022-08-16T13:49:00Z">
        <w:r w:rsidR="00051C4D">
          <w:rPr>
            <w:rFonts w:eastAsia="標楷體"/>
          </w:rPr>
          <w:t>hih Lin and Dr. Chih-</w:t>
        </w:r>
      </w:ins>
      <w:ins w:id="12" w:author="user" w:date="2022-08-16T13:51:00Z">
        <w:r w:rsidR="00051C4D">
          <w:rPr>
            <w:rFonts w:eastAsia="標楷體"/>
          </w:rPr>
          <w:t>h</w:t>
        </w:r>
      </w:ins>
      <w:ins w:id="13" w:author="user" w:date="2022-08-16T13:49:00Z">
        <w:r w:rsidR="00051C4D">
          <w:rPr>
            <w:rFonts w:eastAsia="標楷體"/>
          </w:rPr>
          <w:t xml:space="preserve">ao Hsieh, </w:t>
        </w:r>
      </w:ins>
      <w:ins w:id="14" w:author="user" w:date="2022-08-16T13:48:00Z">
        <w:r w:rsidR="00051C4D" w:rsidRPr="00051C4D">
          <w:rPr>
            <w:rFonts w:eastAsia="標楷體"/>
          </w:rPr>
          <w:t xml:space="preserve">for </w:t>
        </w:r>
        <w:r w:rsidR="00051C4D">
          <w:rPr>
            <w:rFonts w:eastAsia="標楷體" w:hint="eastAsia"/>
          </w:rPr>
          <w:t>t</w:t>
        </w:r>
        <w:r w:rsidR="00051C4D" w:rsidRPr="00051C4D">
          <w:rPr>
            <w:rFonts w:eastAsia="標楷體"/>
          </w:rPr>
          <w:t>he</w:t>
        </w:r>
        <w:r w:rsidR="00051C4D">
          <w:rPr>
            <w:rFonts w:eastAsia="標楷體"/>
          </w:rPr>
          <w:t>i</w:t>
        </w:r>
        <w:r w:rsidR="00051C4D" w:rsidRPr="00051C4D">
          <w:rPr>
            <w:rFonts w:eastAsia="標楷體"/>
          </w:rPr>
          <w:t>r invaluable patience and feedback.</w:t>
        </w:r>
      </w:ins>
    </w:p>
    <w:p w14:paraId="2B169AD3" w14:textId="77777777" w:rsidR="00887935" w:rsidRDefault="001F0A48" w:rsidP="00C07A68">
      <w:pPr>
        <w:ind w:firstLine="480"/>
        <w:rPr>
          <w:ins w:id="15" w:author="user" w:date="2022-08-19T19:11:00Z"/>
          <w:rFonts w:eastAsia="標楷體"/>
        </w:rPr>
      </w:pPr>
      <w:del w:id="16" w:author="user" w:date="2022-08-18T22:03:00Z">
        <w:r w:rsidDel="00C07A68">
          <w:rPr>
            <w:rFonts w:eastAsia="標楷體" w:hint="eastAsia"/>
          </w:rPr>
          <w:delText xml:space="preserve">    </w:delText>
        </w:r>
      </w:del>
      <w:del w:id="17" w:author="user" w:date="2022-08-16T13:51:00Z">
        <w:r w:rsidR="00432EB9" w:rsidRPr="0061636E" w:rsidDel="00051C4D">
          <w:rPr>
            <w:rFonts w:eastAsia="標楷體" w:hint="eastAsia"/>
          </w:rPr>
          <w:delText>Besides my advisor</w:delText>
        </w:r>
      </w:del>
      <w:ins w:id="18" w:author="user" w:date="2022-08-16T13:51:00Z">
        <w:r w:rsidR="00051C4D">
          <w:rPr>
            <w:rFonts w:eastAsia="標楷體" w:hint="eastAsia"/>
          </w:rPr>
          <w:t>Ad</w:t>
        </w:r>
        <w:r w:rsidR="00051C4D">
          <w:rPr>
            <w:rFonts w:eastAsia="標楷體"/>
          </w:rPr>
          <w:t>ditionally</w:t>
        </w:r>
      </w:ins>
      <w:r w:rsidR="00432EB9" w:rsidRPr="0061636E">
        <w:rPr>
          <w:rFonts w:eastAsia="標楷體"/>
        </w:rPr>
        <w:t>, I would like to thank my labmates in 412: Dr. Jian-Xiang Liao, Yen-Ting Chen, Jing Tang</w:t>
      </w:r>
      <w:ins w:id="19" w:author="Chih-Lin Wei" w:date="2022-07-27T14:26:00Z">
        <w:r w:rsidR="005D4D2A">
          <w:rPr>
            <w:rFonts w:eastAsia="標楷體" w:hint="eastAsia"/>
          </w:rPr>
          <w:t>,</w:t>
        </w:r>
      </w:ins>
      <w:r w:rsidR="00432EB9" w:rsidRPr="0061636E">
        <w:rPr>
          <w:rFonts w:eastAsia="標楷體"/>
        </w:rPr>
        <w:t xml:space="preserve"> and Hsin Chen, for the stimulating discussions and </w:t>
      </w:r>
      <w:del w:id="20" w:author="Chih-Lin Wei" w:date="2022-07-27T14:26:00Z">
        <w:r w:rsidR="00432EB9" w:rsidRPr="0061636E" w:rsidDel="005D4D2A">
          <w:rPr>
            <w:rFonts w:eastAsia="標楷體"/>
          </w:rPr>
          <w:delText xml:space="preserve">for </w:delText>
        </w:r>
      </w:del>
      <w:r w:rsidR="00432EB9" w:rsidRPr="0061636E">
        <w:rPr>
          <w:rFonts w:eastAsia="標楷體"/>
        </w:rPr>
        <w:t>all the fun during the cruises on NOR1.</w:t>
      </w:r>
      <w:ins w:id="21" w:author="user" w:date="2022-08-18T18:44:00Z">
        <w:r w:rsidR="00F73276">
          <w:rPr>
            <w:rFonts w:eastAsia="標楷體" w:hint="eastAsia"/>
          </w:rPr>
          <w:t xml:space="preserve"> </w:t>
        </w:r>
      </w:ins>
    </w:p>
    <w:p w14:paraId="0ABA463F" w14:textId="535699E9" w:rsidR="001A179E" w:rsidRPr="0061636E" w:rsidRDefault="00C4401A" w:rsidP="00C07A68">
      <w:pPr>
        <w:ind w:firstLine="480"/>
        <w:rPr>
          <w:rFonts w:eastAsia="標楷體"/>
        </w:rPr>
      </w:pPr>
      <w:ins w:id="22" w:author="user" w:date="2022-08-18T18:56:00Z">
        <w:r>
          <w:rPr>
            <w:rFonts w:eastAsia="標楷體"/>
          </w:rPr>
          <w:t xml:space="preserve">All the samples and data were collected </w:t>
        </w:r>
      </w:ins>
      <w:ins w:id="23" w:author="user" w:date="2022-08-18T18:57:00Z">
        <w:r>
          <w:rPr>
            <w:rFonts w:eastAsia="標楷體"/>
          </w:rPr>
          <w:t xml:space="preserve">by labmates. </w:t>
        </w:r>
      </w:ins>
      <w:ins w:id="24" w:author="user" w:date="2022-08-18T19:03:00Z">
        <w:r>
          <w:rPr>
            <w:rFonts w:eastAsia="標楷體"/>
          </w:rPr>
          <w:t xml:space="preserve">Detritus </w:t>
        </w:r>
      </w:ins>
      <w:ins w:id="25" w:author="user" w:date="2022-08-18T18:58:00Z">
        <w:r>
          <w:rPr>
            <w:rFonts w:eastAsia="標楷體"/>
          </w:rPr>
          <w:t>TOC</w:t>
        </w:r>
      </w:ins>
      <w:ins w:id="26" w:author="user" w:date="2022-08-18T19:03:00Z">
        <w:r>
          <w:rPr>
            <w:rFonts w:eastAsia="標楷體"/>
          </w:rPr>
          <w:t xml:space="preserve"> </w:t>
        </w:r>
      </w:ins>
      <w:ins w:id="27" w:author="user" w:date="2022-08-18T19:04:00Z">
        <w:r>
          <w:rPr>
            <w:rFonts w:eastAsia="標楷體"/>
          </w:rPr>
          <w:t>experiments</w:t>
        </w:r>
      </w:ins>
      <w:ins w:id="28" w:author="user" w:date="2022-08-18T18:58:00Z">
        <w:r>
          <w:rPr>
            <w:rFonts w:eastAsia="標楷體"/>
          </w:rPr>
          <w:t xml:space="preserve"> were </w:t>
        </w:r>
      </w:ins>
      <w:ins w:id="29" w:author="user" w:date="2022-08-18T19:04:00Z">
        <w:r>
          <w:rPr>
            <w:rFonts w:eastAsia="標楷體"/>
          </w:rPr>
          <w:t>conducted</w:t>
        </w:r>
      </w:ins>
      <w:ins w:id="30" w:author="user" w:date="2022-08-18T18:58:00Z">
        <w:r>
          <w:rPr>
            <w:rFonts w:eastAsia="標楷體"/>
          </w:rPr>
          <w:t xml:space="preserve"> by Dr.</w:t>
        </w:r>
        <w:r w:rsidRPr="00C4401A">
          <w:rPr>
            <w:rFonts w:eastAsia="標楷體"/>
          </w:rPr>
          <w:t xml:space="preserve"> </w:t>
        </w:r>
        <w:r>
          <w:rPr>
            <w:rFonts w:eastAsia="標楷體"/>
          </w:rPr>
          <w:t>Yu-shih Lin and</w:t>
        </w:r>
      </w:ins>
      <w:ins w:id="31" w:author="user" w:date="2022-08-18T19:02:00Z">
        <w:r w:rsidRPr="00C4401A">
          <w:rPr>
            <w:rFonts w:eastAsia="標楷體"/>
          </w:rPr>
          <w:t xml:space="preserve"> Guan-Ming Chen</w:t>
        </w:r>
        <w:r>
          <w:rPr>
            <w:rFonts w:eastAsia="標楷體"/>
          </w:rPr>
          <w:t>;</w:t>
        </w:r>
      </w:ins>
      <w:ins w:id="32" w:author="user" w:date="2022-08-18T18:58:00Z">
        <w:r>
          <w:rPr>
            <w:rFonts w:eastAsia="標楷體"/>
          </w:rPr>
          <w:t xml:space="preserve"> </w:t>
        </w:r>
      </w:ins>
      <w:ins w:id="33" w:author="user" w:date="2022-08-19T19:11:00Z">
        <w:r w:rsidR="00887935">
          <w:rPr>
            <w:rFonts w:eastAsia="標楷體"/>
          </w:rPr>
          <w:t xml:space="preserve">the </w:t>
        </w:r>
      </w:ins>
      <w:ins w:id="34" w:author="user" w:date="2022-08-18T18:57:00Z">
        <w:r>
          <w:rPr>
            <w:rFonts w:eastAsia="標楷體"/>
          </w:rPr>
          <w:t>bacteri</w:t>
        </w:r>
      </w:ins>
      <w:ins w:id="35" w:author="user" w:date="2022-08-18T18:59:00Z">
        <w:r>
          <w:rPr>
            <w:rFonts w:eastAsia="標楷體"/>
          </w:rPr>
          <w:t>a samples</w:t>
        </w:r>
      </w:ins>
      <w:ins w:id="36" w:author="user" w:date="2022-08-18T18:57:00Z">
        <w:r>
          <w:rPr>
            <w:rFonts w:eastAsia="標楷體"/>
          </w:rPr>
          <w:t xml:space="preserve"> were analyzed by </w:t>
        </w:r>
      </w:ins>
      <w:ins w:id="37" w:author="user" w:date="2022-08-18T18:58:00Z">
        <w:r>
          <w:rPr>
            <w:rFonts w:eastAsia="標楷體"/>
          </w:rPr>
          <w:t>Dr. Jian-Xiang Liao.</w:t>
        </w:r>
      </w:ins>
      <w:ins w:id="38" w:author="user" w:date="2022-08-18T19:02:00Z">
        <w:r>
          <w:rPr>
            <w:rFonts w:eastAsia="標楷體"/>
          </w:rPr>
          <w:t xml:space="preserve"> The meiofauna samples were</w:t>
        </w:r>
      </w:ins>
      <w:ins w:id="39" w:author="user" w:date="2022-08-18T19:04:00Z">
        <w:r>
          <w:rPr>
            <w:rFonts w:eastAsia="標楷體"/>
          </w:rPr>
          <w:t xml:space="preserve"> analyzed by</w:t>
        </w:r>
        <w:r w:rsidRPr="00C4401A">
          <w:rPr>
            <w:rFonts w:eastAsia="標楷體"/>
          </w:rPr>
          <w:t xml:space="preserve"> </w:t>
        </w:r>
        <w:r>
          <w:rPr>
            <w:rFonts w:eastAsia="標楷體"/>
          </w:rPr>
          <w:t>Dr. Jian-Xiang Liao</w:t>
        </w:r>
      </w:ins>
      <w:ins w:id="40" w:author="user" w:date="2022-08-19T19:11:00Z">
        <w:r w:rsidR="00887935">
          <w:rPr>
            <w:rFonts w:eastAsia="標楷體"/>
          </w:rPr>
          <w:t>,</w:t>
        </w:r>
      </w:ins>
      <w:ins w:id="41" w:author="user" w:date="2022-08-18T19:04:00Z">
        <w:r>
          <w:rPr>
            <w:rFonts w:eastAsia="標楷體"/>
          </w:rPr>
          <w:t xml:space="preserve"> </w:t>
        </w:r>
      </w:ins>
      <w:ins w:id="42" w:author="user" w:date="2022-08-18T19:05:00Z">
        <w:r w:rsidRPr="00C4401A">
          <w:rPr>
            <w:rFonts w:eastAsia="標楷體"/>
          </w:rPr>
          <w:t>Guan-Ming Chen</w:t>
        </w:r>
      </w:ins>
      <w:ins w:id="43" w:author="user" w:date="2022-08-19T19:11:00Z">
        <w:r w:rsidR="00887935">
          <w:rPr>
            <w:rFonts w:eastAsia="標楷體"/>
          </w:rPr>
          <w:t>,</w:t>
        </w:r>
      </w:ins>
      <w:ins w:id="44" w:author="user" w:date="2022-08-18T19:05:00Z">
        <w:r>
          <w:rPr>
            <w:rFonts w:eastAsia="標楷體"/>
          </w:rPr>
          <w:t xml:space="preserve"> </w:t>
        </w:r>
      </w:ins>
      <w:ins w:id="45" w:author="user" w:date="2022-08-18T19:04:00Z">
        <w:r>
          <w:rPr>
            <w:rFonts w:eastAsia="標楷體"/>
          </w:rPr>
          <w:t xml:space="preserve">and </w:t>
        </w:r>
        <w:r w:rsidRPr="0061636E">
          <w:rPr>
            <w:rFonts w:eastAsia="標楷體"/>
          </w:rPr>
          <w:t>Jing Tang</w:t>
        </w:r>
        <w:r>
          <w:rPr>
            <w:rFonts w:eastAsia="標楷體"/>
          </w:rPr>
          <w:t>.</w:t>
        </w:r>
      </w:ins>
      <w:ins w:id="46" w:author="user" w:date="2022-08-18T19:05:00Z">
        <w:r>
          <w:rPr>
            <w:rFonts w:eastAsia="標楷體"/>
          </w:rPr>
          <w:t xml:space="preserve"> </w:t>
        </w:r>
      </w:ins>
      <w:ins w:id="47" w:author="user" w:date="2022-08-18T19:06:00Z">
        <w:r w:rsidR="00A7605B">
          <w:rPr>
            <w:rFonts w:eastAsia="標楷體"/>
          </w:rPr>
          <w:t>In addition</w:t>
        </w:r>
      </w:ins>
      <w:ins w:id="48" w:author="user" w:date="2022-08-18T19:05:00Z">
        <w:r>
          <w:rPr>
            <w:rFonts w:eastAsia="標楷體"/>
          </w:rPr>
          <w:t>,</w:t>
        </w:r>
      </w:ins>
      <w:ins w:id="49" w:author="user" w:date="2022-08-18T18:58:00Z">
        <w:r>
          <w:rPr>
            <w:rFonts w:eastAsia="標楷體"/>
          </w:rPr>
          <w:t xml:space="preserve"> </w:t>
        </w:r>
      </w:ins>
      <w:ins w:id="50" w:author="user" w:date="2022-08-18T19:00:00Z">
        <w:r w:rsidRPr="00C4401A">
          <w:rPr>
            <w:rFonts w:eastAsia="標楷體"/>
          </w:rPr>
          <w:t>Yen-Li Liu</w:t>
        </w:r>
      </w:ins>
      <w:ins w:id="51" w:author="user" w:date="2022-08-18T19:01:00Z">
        <w:r>
          <w:rPr>
            <w:rFonts w:eastAsia="標楷體"/>
          </w:rPr>
          <w:t xml:space="preserve">, </w:t>
        </w:r>
        <w:r w:rsidRPr="00C4401A">
          <w:rPr>
            <w:rFonts w:eastAsia="標楷體"/>
          </w:rPr>
          <w:t>Guan-Ming Chen</w:t>
        </w:r>
        <w:r>
          <w:rPr>
            <w:rFonts w:eastAsia="標楷體"/>
          </w:rPr>
          <w:t>,</w:t>
        </w:r>
        <w:r w:rsidRPr="0061636E">
          <w:rPr>
            <w:rFonts w:eastAsia="標楷體"/>
          </w:rPr>
          <w:t xml:space="preserve"> </w:t>
        </w:r>
      </w:ins>
      <w:ins w:id="52" w:author="user" w:date="2022-08-18T18:59:00Z">
        <w:r w:rsidRPr="0061636E">
          <w:rPr>
            <w:rFonts w:eastAsia="標楷體"/>
          </w:rPr>
          <w:t xml:space="preserve">Yen-Ting Chen, </w:t>
        </w:r>
      </w:ins>
      <w:ins w:id="53" w:author="user" w:date="2022-08-18T19:01:00Z">
        <w:r>
          <w:rPr>
            <w:rFonts w:eastAsia="標楷體"/>
          </w:rPr>
          <w:t xml:space="preserve">and </w:t>
        </w:r>
      </w:ins>
      <w:ins w:id="54" w:author="user" w:date="2022-08-18T18:59:00Z">
        <w:r w:rsidRPr="0061636E">
          <w:rPr>
            <w:rFonts w:eastAsia="標楷體"/>
          </w:rPr>
          <w:t>Jing Tang</w:t>
        </w:r>
      </w:ins>
      <w:ins w:id="55" w:author="user" w:date="2022-08-18T19:03:00Z">
        <w:r>
          <w:rPr>
            <w:rFonts w:eastAsia="標楷體"/>
          </w:rPr>
          <w:t xml:space="preserve"> contributed to the</w:t>
        </w:r>
      </w:ins>
      <w:ins w:id="56" w:author="user" w:date="2022-08-18T19:06:00Z">
        <w:r>
          <w:rPr>
            <w:rFonts w:eastAsia="標楷體"/>
          </w:rPr>
          <w:t xml:space="preserve"> data of</w:t>
        </w:r>
      </w:ins>
      <w:ins w:id="57" w:author="user" w:date="2022-08-18T19:01:00Z">
        <w:r>
          <w:rPr>
            <w:rFonts w:eastAsia="標楷體"/>
          </w:rPr>
          <w:t xml:space="preserve"> macrofauna.</w:t>
        </w:r>
      </w:ins>
      <w:del w:id="58" w:author="user" w:date="2022-08-18T19:05:00Z">
        <w:r w:rsidR="00432EB9" w:rsidRPr="0061636E" w:rsidDel="00C4401A">
          <w:rPr>
            <w:rFonts w:eastAsia="標楷體"/>
          </w:rPr>
          <w:delText xml:space="preserve"> </w:delText>
        </w:r>
      </w:del>
    </w:p>
    <w:p w14:paraId="3596EFE2" w14:textId="04E32235" w:rsidR="00985E26" w:rsidRDefault="001F0A48" w:rsidP="00554519">
      <w:pPr>
        <w:ind w:firstLine="480"/>
        <w:rPr>
          <w:rFonts w:eastAsia="標楷體"/>
        </w:rPr>
      </w:pPr>
      <w:r>
        <w:rPr>
          <w:rFonts w:eastAsia="標楷體" w:hint="eastAsia"/>
        </w:rPr>
        <w:t xml:space="preserve">    </w:t>
      </w:r>
      <w:r w:rsidR="001A179E" w:rsidRPr="0061636E">
        <w:rPr>
          <w:rFonts w:eastAsia="標楷體"/>
        </w:rPr>
        <w:t>Last but not</w:t>
      </w:r>
      <w:del w:id="59" w:author="Chih-Lin Wei" w:date="2022-07-27T14:26:00Z">
        <w:r w:rsidR="001A179E" w:rsidRPr="0061636E" w:rsidDel="005D4D2A">
          <w:rPr>
            <w:rFonts w:eastAsia="標楷體"/>
          </w:rPr>
          <w:delText xml:space="preserve"> the</w:delText>
        </w:r>
      </w:del>
      <w:r w:rsidR="001A179E" w:rsidRPr="0061636E">
        <w:rPr>
          <w:rFonts w:eastAsia="標楷體"/>
        </w:rPr>
        <w:t xml:space="preserve"> least, I would like to thank my family and friends for supporting me spiritually throughout my life.</w:t>
      </w:r>
      <w:r w:rsidR="00432EB9">
        <w:rPr>
          <w:rFonts w:eastAsia="標楷體"/>
        </w:rPr>
        <w:t xml:space="preserve"> </w:t>
      </w:r>
      <w:r w:rsidR="00985E26">
        <w:rPr>
          <w:rFonts w:eastAsia="標楷體"/>
        </w:rPr>
        <w:br w:type="page"/>
      </w:r>
    </w:p>
    <w:p w14:paraId="4C46914D" w14:textId="157DDD29" w:rsidR="00985E26" w:rsidRPr="001F0A48" w:rsidRDefault="00985E26" w:rsidP="00EC1197">
      <w:pPr>
        <w:pStyle w:val="14"/>
        <w:rPr>
          <w:rFonts w:eastAsia="標楷體"/>
        </w:rPr>
      </w:pPr>
      <w:bookmarkStart w:id="60" w:name="_Toc111656009"/>
      <w:r w:rsidRPr="001F0A48">
        <w:rPr>
          <w:rFonts w:eastAsia="標楷體" w:hint="eastAsia"/>
        </w:rPr>
        <w:lastRenderedPageBreak/>
        <w:t>摘要</w:t>
      </w:r>
      <w:bookmarkEnd w:id="60"/>
    </w:p>
    <w:p w14:paraId="4F9AD21C" w14:textId="754771CC" w:rsidR="003B6687" w:rsidRDefault="00652598" w:rsidP="005D4D2A">
      <w:pPr>
        <w:widowControl/>
        <w:ind w:firstLine="480"/>
        <w:rPr>
          <w:rFonts w:eastAsia="標楷體"/>
        </w:rPr>
      </w:pPr>
      <w:r w:rsidRPr="00652598">
        <w:rPr>
          <w:rFonts w:eastAsia="標楷體" w:hint="eastAsia"/>
        </w:rPr>
        <w:t>台灣西南海域的高</w:t>
      </w:r>
      <w:r>
        <w:rPr>
          <w:rFonts w:eastAsia="標楷體" w:hint="eastAsia"/>
        </w:rPr>
        <w:t>屏</w:t>
      </w:r>
      <w:r w:rsidRPr="00652598">
        <w:rPr>
          <w:rFonts w:eastAsia="標楷體" w:hint="eastAsia"/>
        </w:rPr>
        <w:t>海底峽谷</w:t>
      </w:r>
      <w:r w:rsidR="004923EE">
        <w:rPr>
          <w:rFonts w:eastAsia="標楷體" w:hint="eastAsia"/>
        </w:rPr>
        <w:t>的地質和生物群落結構已</w:t>
      </w:r>
      <w:r w:rsidR="00A365AD">
        <w:rPr>
          <w:rFonts w:eastAsia="標楷體" w:hint="eastAsia"/>
        </w:rPr>
        <w:t>被廣泛研究，</w:t>
      </w:r>
      <w:r w:rsidR="004923EE">
        <w:rPr>
          <w:rFonts w:eastAsia="標楷體" w:hint="eastAsia"/>
        </w:rPr>
        <w:t>然而</w:t>
      </w:r>
      <w:ins w:id="61" w:author="Chih-Lin Wei" w:date="2022-07-27T14:38:00Z">
        <w:r w:rsidR="005D4D2A">
          <w:rPr>
            <w:rFonts w:eastAsia="標楷體" w:hint="eastAsia"/>
          </w:rPr>
          <w:t>我們對</w:t>
        </w:r>
      </w:ins>
      <w:r w:rsidRPr="00652598">
        <w:rPr>
          <w:rFonts w:eastAsia="標楷體" w:hint="eastAsia"/>
        </w:rPr>
        <w:t>沉積物</w:t>
      </w:r>
      <w:r w:rsidR="00A365AD">
        <w:rPr>
          <w:rFonts w:eastAsia="標楷體" w:hint="eastAsia"/>
        </w:rPr>
        <w:t>—</w:t>
      </w:r>
      <w:r w:rsidR="004923EE">
        <w:rPr>
          <w:rFonts w:eastAsia="標楷體" w:hint="eastAsia"/>
        </w:rPr>
        <w:t>海</w:t>
      </w:r>
      <w:r w:rsidR="00A365AD">
        <w:rPr>
          <w:rFonts w:eastAsia="標楷體" w:hint="eastAsia"/>
        </w:rPr>
        <w:t>水界面的碳循環和</w:t>
      </w:r>
      <w:r w:rsidR="00214288">
        <w:rPr>
          <w:rFonts w:eastAsia="標楷體" w:hint="eastAsia"/>
        </w:rPr>
        <w:t>棲地</w:t>
      </w:r>
      <w:r w:rsidR="00A365AD">
        <w:rPr>
          <w:rFonts w:eastAsia="標楷體" w:hint="eastAsia"/>
        </w:rPr>
        <w:t>對</w:t>
      </w:r>
      <w:ins w:id="62" w:author="Chih-Lin Wei" w:date="2022-07-27T14:38:00Z">
        <w:r w:rsidR="005D4D2A">
          <w:rPr>
            <w:rFonts w:eastAsia="標楷體" w:hint="eastAsia"/>
          </w:rPr>
          <w:t>底棲</w:t>
        </w:r>
      </w:ins>
      <w:r w:rsidR="00A365AD">
        <w:rPr>
          <w:rFonts w:eastAsia="標楷體" w:hint="eastAsia"/>
        </w:rPr>
        <w:t>生態系統功能的影響仍不清楚。本研究</w:t>
      </w:r>
      <w:r w:rsidR="004923EE">
        <w:rPr>
          <w:rFonts w:eastAsia="標楷體" w:hint="eastAsia"/>
        </w:rPr>
        <w:t>透過量化</w:t>
      </w:r>
      <w:r w:rsidR="00A365AD" w:rsidRPr="00652598">
        <w:rPr>
          <w:rFonts w:eastAsia="標楷體" w:hint="eastAsia"/>
        </w:rPr>
        <w:t>底棲食物網的碳循環</w:t>
      </w:r>
      <w:r w:rsidR="00A365AD">
        <w:rPr>
          <w:rFonts w:eastAsia="標楷體" w:hint="eastAsia"/>
        </w:rPr>
        <w:t>以了解與山溪型河川對接的海底峽谷生態系統。</w:t>
      </w:r>
      <w:del w:id="63" w:author="Chih-Lin Wei" w:date="2022-07-27T14:40:00Z">
        <w:r w:rsidRPr="00652598" w:rsidDel="005D4D2A">
          <w:rPr>
            <w:rFonts w:eastAsia="標楷體" w:hint="eastAsia"/>
          </w:rPr>
          <w:delText>首先，</w:delText>
        </w:r>
      </w:del>
      <w:r w:rsidR="006D2448">
        <w:rPr>
          <w:rFonts w:eastAsia="標楷體" w:hint="eastAsia"/>
        </w:rPr>
        <w:t>本研究</w:t>
      </w:r>
      <w:del w:id="64" w:author="Chih-Lin Wei" w:date="2022-07-27T14:39:00Z">
        <w:r w:rsidR="00405957" w:rsidDel="005D4D2A">
          <w:rPr>
            <w:rFonts w:eastAsia="標楷體" w:hint="eastAsia"/>
          </w:rPr>
          <w:delText>包含了</w:delText>
        </w:r>
      </w:del>
      <w:ins w:id="65" w:author="Chih-Lin Wei" w:date="2022-07-27T14:41:00Z">
        <w:r w:rsidR="005D4D2A">
          <w:rPr>
            <w:rFonts w:eastAsia="標楷體" w:hint="eastAsia"/>
          </w:rPr>
          <w:t>使用</w:t>
        </w:r>
      </w:ins>
      <w:r w:rsidR="006D2448">
        <w:rPr>
          <w:rFonts w:eastAsia="標楷體"/>
        </w:rPr>
        <w:t>2014</w:t>
      </w:r>
      <w:r w:rsidR="006D2448" w:rsidRPr="00652598">
        <w:rPr>
          <w:rFonts w:eastAsia="標楷體" w:hint="eastAsia"/>
        </w:rPr>
        <w:t>年至</w:t>
      </w:r>
      <w:r w:rsidR="006D2448">
        <w:rPr>
          <w:rFonts w:eastAsia="標楷體"/>
        </w:rPr>
        <w:t>2020</w:t>
      </w:r>
      <w:r w:rsidR="006D2448" w:rsidRPr="00652598">
        <w:rPr>
          <w:rFonts w:eastAsia="標楷體" w:hint="eastAsia"/>
        </w:rPr>
        <w:t>年</w:t>
      </w:r>
      <w:ins w:id="66" w:author="Chih-Lin Wei" w:date="2022-07-27T14:39:00Z">
        <w:r w:rsidR="005D4D2A">
          <w:rPr>
            <w:rFonts w:eastAsia="標楷體" w:hint="eastAsia"/>
          </w:rPr>
          <w:t>共</w:t>
        </w:r>
      </w:ins>
      <w:r w:rsidR="006D2448">
        <w:rPr>
          <w:rFonts w:eastAsia="標楷體" w:hint="eastAsia"/>
        </w:rPr>
        <w:t>1</w:t>
      </w:r>
      <w:r w:rsidR="006D2448">
        <w:rPr>
          <w:rFonts w:eastAsia="標楷體"/>
        </w:rPr>
        <w:t>2</w:t>
      </w:r>
      <w:r w:rsidR="006D2448">
        <w:rPr>
          <w:rFonts w:eastAsia="標楷體" w:hint="eastAsia"/>
        </w:rPr>
        <w:t>個航次</w:t>
      </w:r>
      <w:del w:id="67" w:author="Chih-Lin Wei" w:date="2022-07-27T14:43:00Z">
        <w:r w:rsidR="006D2448" w:rsidDel="005D4D2A">
          <w:rPr>
            <w:rFonts w:eastAsia="標楷體" w:hint="eastAsia"/>
          </w:rPr>
          <w:delText>所採集到</w:delText>
        </w:r>
      </w:del>
      <w:ins w:id="68" w:author="Chih-Lin Wei" w:date="2022-07-27T14:43:00Z">
        <w:r w:rsidR="005D4D2A">
          <w:rPr>
            <w:rFonts w:eastAsia="標楷體" w:hint="eastAsia"/>
          </w:rPr>
          <w:t>的</w:t>
        </w:r>
      </w:ins>
      <w:ins w:id="69" w:author="Chih-Lin Wei" w:date="2022-07-27T14:39:00Z">
        <w:r w:rsidR="005D4D2A">
          <w:rPr>
            <w:rFonts w:eastAsia="標楷體" w:hint="eastAsia"/>
          </w:rPr>
          <w:t>沉積物</w:t>
        </w:r>
      </w:ins>
      <w:r w:rsidR="00405957">
        <w:rPr>
          <w:rFonts w:eastAsia="標楷體" w:hint="eastAsia"/>
        </w:rPr>
        <w:t>樣本</w:t>
      </w:r>
      <w:ins w:id="70" w:author="Chih-Lin Wei" w:date="2022-07-27T14:43:00Z">
        <w:r w:rsidR="005D4D2A">
          <w:rPr>
            <w:rFonts w:eastAsia="標楷體" w:hint="eastAsia"/>
          </w:rPr>
          <w:t>來</w:t>
        </w:r>
      </w:ins>
      <w:del w:id="71" w:author="Chih-Lin Wei" w:date="2022-07-27T14:43:00Z">
        <w:r w:rsidR="00405957" w:rsidDel="005D4D2A">
          <w:rPr>
            <w:rFonts w:eastAsia="標楷體" w:hint="eastAsia"/>
          </w:rPr>
          <w:delText>，</w:delText>
        </w:r>
        <w:r w:rsidR="00214288" w:rsidDel="005D4D2A">
          <w:rPr>
            <w:rFonts w:eastAsia="標楷體" w:hint="eastAsia"/>
          </w:rPr>
          <w:delText>我</w:delText>
        </w:r>
      </w:del>
      <w:r w:rsidR="00405957">
        <w:rPr>
          <w:rFonts w:eastAsia="標楷體" w:hint="eastAsia"/>
        </w:rPr>
        <w:t>估算</w:t>
      </w:r>
      <w:del w:id="72" w:author="Chih-Lin Wei" w:date="2022-07-27T14:48:00Z">
        <w:r w:rsidR="00214288" w:rsidDel="005D4D2A">
          <w:rPr>
            <w:rFonts w:eastAsia="標楷體" w:hint="eastAsia"/>
          </w:rPr>
          <w:delText>了</w:delText>
        </w:r>
      </w:del>
      <w:ins w:id="73" w:author="Chih-Lin Wei" w:date="2022-07-27T14:43:00Z">
        <w:r w:rsidR="005D4D2A">
          <w:rPr>
            <w:rFonts w:eastAsia="標楷體" w:hint="eastAsia"/>
          </w:rPr>
          <w:t>高屏</w:t>
        </w:r>
      </w:ins>
      <w:r w:rsidR="006D2448">
        <w:rPr>
          <w:rFonts w:eastAsia="標楷體" w:hint="eastAsia"/>
        </w:rPr>
        <w:t>峽谷頭</w:t>
      </w:r>
      <w:r w:rsidRPr="00652598">
        <w:rPr>
          <w:rFonts w:eastAsia="標楷體" w:hint="eastAsia"/>
        </w:rPr>
        <w:t>（簡稱</w:t>
      </w:r>
      <w:r w:rsidRPr="00652598">
        <w:rPr>
          <w:rFonts w:eastAsia="標楷體"/>
        </w:rPr>
        <w:t>GC1</w:t>
      </w:r>
      <w:r w:rsidRPr="00652598">
        <w:rPr>
          <w:rFonts w:eastAsia="標楷體" w:hint="eastAsia"/>
        </w:rPr>
        <w:t>）和相鄰斜坡（簡稱</w:t>
      </w:r>
      <w:r w:rsidRPr="00652598">
        <w:rPr>
          <w:rFonts w:eastAsia="標楷體"/>
        </w:rPr>
        <w:t>GS1</w:t>
      </w:r>
      <w:r w:rsidRPr="00652598">
        <w:rPr>
          <w:rFonts w:eastAsia="標楷體" w:hint="eastAsia"/>
        </w:rPr>
        <w:t>）中的生物和非生物</w:t>
      </w:r>
      <w:r w:rsidR="006D2448">
        <w:rPr>
          <w:rFonts w:eastAsia="標楷體" w:hint="eastAsia"/>
        </w:rPr>
        <w:t>的</w:t>
      </w:r>
      <w:r w:rsidRPr="00652598">
        <w:rPr>
          <w:rFonts w:eastAsia="標楷體" w:hint="eastAsia"/>
        </w:rPr>
        <w:t>碳</w:t>
      </w:r>
      <w:r w:rsidR="006D2448">
        <w:rPr>
          <w:rFonts w:eastAsia="標楷體" w:hint="eastAsia"/>
        </w:rPr>
        <w:t>存量，並檢驗其中</w:t>
      </w:r>
      <w:r w:rsidRPr="00652598">
        <w:rPr>
          <w:rFonts w:eastAsia="標楷體" w:hint="eastAsia"/>
        </w:rPr>
        <w:t>是否存在季節性差異。</w:t>
      </w:r>
      <w:r w:rsidR="006D2448">
        <w:rPr>
          <w:rFonts w:eastAsia="標楷體" w:hint="eastAsia"/>
        </w:rPr>
        <w:t>接著</w:t>
      </w:r>
      <w:r w:rsidR="00405957">
        <w:rPr>
          <w:rFonts w:eastAsia="標楷體" w:hint="eastAsia"/>
        </w:rPr>
        <w:t>我</w:t>
      </w:r>
      <w:r w:rsidR="006D2448">
        <w:rPr>
          <w:rFonts w:eastAsia="標楷體" w:hint="eastAsia"/>
        </w:rPr>
        <w:t>結合</w:t>
      </w:r>
      <w:r w:rsidR="00405957">
        <w:rPr>
          <w:rFonts w:eastAsia="標楷體" w:hint="eastAsia"/>
        </w:rPr>
        <w:t>了生地化數據</w:t>
      </w:r>
      <w:r w:rsidRPr="00652598">
        <w:rPr>
          <w:rFonts w:eastAsia="標楷體" w:hint="eastAsia"/>
        </w:rPr>
        <w:t>構建了</w:t>
      </w:r>
      <w:r w:rsidR="008257AC">
        <w:rPr>
          <w:rFonts w:eastAsia="標楷體" w:hint="eastAsia"/>
        </w:rPr>
        <w:t>線性逆推模型（</w:t>
      </w:r>
      <w:r w:rsidRPr="00652598">
        <w:rPr>
          <w:rFonts w:eastAsia="標楷體"/>
        </w:rPr>
        <w:t>L</w:t>
      </w:r>
      <w:r w:rsidR="00496E4B">
        <w:rPr>
          <w:rFonts w:eastAsia="標楷體" w:hint="eastAsia"/>
        </w:rPr>
        <w:t>i</w:t>
      </w:r>
      <w:r w:rsidR="00496E4B">
        <w:rPr>
          <w:rFonts w:eastAsia="標楷體"/>
        </w:rPr>
        <w:t xml:space="preserve">near </w:t>
      </w:r>
      <w:r w:rsidRPr="00652598">
        <w:rPr>
          <w:rFonts w:eastAsia="標楷體"/>
        </w:rPr>
        <w:t>I</w:t>
      </w:r>
      <w:r w:rsidR="00496E4B">
        <w:rPr>
          <w:rFonts w:eastAsia="標楷體"/>
        </w:rPr>
        <w:t xml:space="preserve">nverse </w:t>
      </w:r>
      <w:r w:rsidRPr="00652598">
        <w:rPr>
          <w:rFonts w:eastAsia="標楷體"/>
        </w:rPr>
        <w:t>M</w:t>
      </w:r>
      <w:r w:rsidR="00496E4B">
        <w:rPr>
          <w:rFonts w:eastAsia="標楷體"/>
        </w:rPr>
        <w:t>odel; LIM</w:t>
      </w:r>
      <w:r w:rsidR="008257AC">
        <w:rPr>
          <w:rFonts w:eastAsia="標楷體" w:hint="eastAsia"/>
        </w:rPr>
        <w:t>）來比較兩地</w:t>
      </w:r>
      <w:r w:rsidRPr="00652598">
        <w:rPr>
          <w:rFonts w:eastAsia="標楷體" w:hint="eastAsia"/>
        </w:rPr>
        <w:t>食物網中的碳流</w:t>
      </w:r>
      <w:r w:rsidR="008257AC">
        <w:rPr>
          <w:rFonts w:eastAsia="標楷體" w:hint="eastAsia"/>
        </w:rPr>
        <w:t>量</w:t>
      </w:r>
      <w:r w:rsidRPr="00652598">
        <w:rPr>
          <w:rFonts w:eastAsia="標楷體" w:hint="eastAsia"/>
        </w:rPr>
        <w:t>。最後，我</w:t>
      </w:r>
      <w:del w:id="74" w:author="Chih-Lin Wei" w:date="2022-07-27T14:44:00Z">
        <w:r w:rsidR="00F5113F" w:rsidDel="005D4D2A">
          <w:rPr>
            <w:rFonts w:eastAsia="標楷體" w:hint="eastAsia"/>
          </w:rPr>
          <w:delText>計算了</w:delText>
        </w:r>
      </w:del>
      <w:ins w:id="75" w:author="Chih-Lin Wei" w:date="2022-07-27T14:45:00Z">
        <w:r w:rsidR="005D4D2A">
          <w:rPr>
            <w:rFonts w:eastAsia="標楷體" w:hint="eastAsia"/>
          </w:rPr>
          <w:t>使用</w:t>
        </w:r>
      </w:ins>
      <w:r w:rsidR="00F5113F">
        <w:rPr>
          <w:rFonts w:eastAsia="標楷體" w:hint="eastAsia"/>
        </w:rPr>
        <w:t>網路</w:t>
      </w:r>
      <w:r w:rsidRPr="00652598">
        <w:rPr>
          <w:rFonts w:eastAsia="標楷體" w:hint="eastAsia"/>
        </w:rPr>
        <w:t>指數</w:t>
      </w:r>
      <w:r w:rsidR="00F5113F">
        <w:rPr>
          <w:rFonts w:eastAsia="標楷體" w:hint="eastAsia"/>
        </w:rPr>
        <w:t>檢驗</w:t>
      </w:r>
      <w:r w:rsidR="00214288">
        <w:rPr>
          <w:rFonts w:eastAsia="標楷體" w:hint="eastAsia"/>
        </w:rPr>
        <w:t>兩棲地</w:t>
      </w:r>
      <w:r w:rsidRPr="00652598">
        <w:rPr>
          <w:rFonts w:eastAsia="標楷體" w:hint="eastAsia"/>
        </w:rPr>
        <w:t>食物網的生態系統功能。</w:t>
      </w:r>
    </w:p>
    <w:p w14:paraId="1AF404F7" w14:textId="0147726C" w:rsidR="00652598" w:rsidRPr="00652598" w:rsidRDefault="003B6687" w:rsidP="00EB3B57">
      <w:pPr>
        <w:widowControl/>
        <w:ind w:firstLine="480"/>
        <w:rPr>
          <w:rFonts w:eastAsia="標楷體"/>
        </w:rPr>
      </w:pPr>
      <w:r>
        <w:rPr>
          <w:rFonts w:eastAsia="標楷體" w:hint="eastAsia"/>
        </w:rPr>
        <w:t>結果顯示生物</w:t>
      </w:r>
      <w:r w:rsidR="000721D7">
        <w:rPr>
          <w:rFonts w:eastAsia="標楷體" w:hint="eastAsia"/>
        </w:rPr>
        <w:t>以及沉積物的碳存量</w:t>
      </w:r>
      <w:r>
        <w:rPr>
          <w:rFonts w:eastAsia="標楷體" w:hint="eastAsia"/>
        </w:rPr>
        <w:t>並無</w:t>
      </w:r>
      <w:r w:rsidR="00652598" w:rsidRPr="00652598">
        <w:rPr>
          <w:rFonts w:eastAsia="標楷體" w:hint="eastAsia"/>
        </w:rPr>
        <w:t>顯</w:t>
      </w:r>
      <w:r w:rsidR="003C6931">
        <w:rPr>
          <w:rFonts w:eastAsia="標楷體" w:hint="eastAsia"/>
        </w:rPr>
        <w:t>著</w:t>
      </w:r>
      <w:r>
        <w:rPr>
          <w:rFonts w:eastAsia="標楷體" w:hint="eastAsia"/>
        </w:rPr>
        <w:t>季節</w:t>
      </w:r>
      <w:r w:rsidR="009D7832">
        <w:rPr>
          <w:rFonts w:eastAsia="標楷體" w:hint="eastAsia"/>
        </w:rPr>
        <w:t>差異，然而</w:t>
      </w:r>
      <w:ins w:id="76" w:author="Chih-Lin Wei" w:date="2022-07-27T14:50:00Z">
        <w:r w:rsidR="005D4D2A">
          <w:rPr>
            <w:rFonts w:eastAsia="標楷體" w:hint="eastAsia"/>
          </w:rPr>
          <w:t>不同棲地</w:t>
        </w:r>
      </w:ins>
      <w:del w:id="77" w:author="Chih-Lin Wei" w:date="2022-07-27T14:52:00Z">
        <w:r w:rsidDel="005D4D2A">
          <w:rPr>
            <w:rFonts w:eastAsia="標楷體" w:hint="eastAsia"/>
          </w:rPr>
          <w:delText>G</w:delText>
        </w:r>
        <w:r w:rsidDel="005D4D2A">
          <w:rPr>
            <w:rFonts w:eastAsia="標楷體"/>
          </w:rPr>
          <w:delText>C1</w:delText>
        </w:r>
        <w:r w:rsidDel="005D4D2A">
          <w:rPr>
            <w:rFonts w:eastAsia="標楷體" w:hint="eastAsia"/>
          </w:rPr>
          <w:delText>和</w:delText>
        </w:r>
        <w:r w:rsidDel="005D4D2A">
          <w:rPr>
            <w:rFonts w:eastAsia="標楷體" w:hint="eastAsia"/>
          </w:rPr>
          <w:delText>G</w:delText>
        </w:r>
        <w:r w:rsidDel="005D4D2A">
          <w:rPr>
            <w:rFonts w:eastAsia="標楷體"/>
          </w:rPr>
          <w:delText>S1</w:delText>
        </w:r>
      </w:del>
      <w:r>
        <w:rPr>
          <w:rFonts w:eastAsia="標楷體" w:hint="eastAsia"/>
        </w:rPr>
        <w:t>之間生物</w:t>
      </w:r>
      <w:r w:rsidR="000721D7">
        <w:rPr>
          <w:rFonts w:eastAsia="標楷體" w:hint="eastAsia"/>
        </w:rPr>
        <w:t>以及沉積物的碳存量</w:t>
      </w:r>
      <w:ins w:id="78" w:author="Chih-Lin Wei" w:date="2022-07-27T14:50:00Z">
        <w:r w:rsidR="005D4D2A">
          <w:rPr>
            <w:rFonts w:eastAsia="標楷體" w:hint="eastAsia"/>
          </w:rPr>
          <w:t>則</w:t>
        </w:r>
      </w:ins>
      <w:r w:rsidR="003C6931">
        <w:rPr>
          <w:rFonts w:eastAsia="標楷體" w:hint="eastAsia"/>
        </w:rPr>
        <w:t>有顯著差異</w:t>
      </w:r>
      <w:r>
        <w:rPr>
          <w:rFonts w:eastAsia="標楷體" w:hint="eastAsia"/>
        </w:rPr>
        <w:t>。除了</w:t>
      </w:r>
      <w:r w:rsidR="000721D7">
        <w:rPr>
          <w:rFonts w:eastAsia="標楷體" w:hint="eastAsia"/>
        </w:rPr>
        <w:t>細菌的碳存量在</w:t>
      </w:r>
      <w:ins w:id="79" w:author="Chih-Lin Wei" w:date="2022-07-27T14:52:00Z">
        <w:r w:rsidR="005D4D2A">
          <w:rPr>
            <w:rFonts w:eastAsia="標楷體" w:hint="eastAsia"/>
          </w:rPr>
          <w:t>峽谷頭</w:t>
        </w:r>
      </w:ins>
      <w:del w:id="80" w:author="Chih-Lin Wei" w:date="2022-07-27T14:53:00Z">
        <w:r w:rsidR="000721D7" w:rsidDel="005D4D2A">
          <w:rPr>
            <w:rFonts w:eastAsia="標楷體" w:hint="eastAsia"/>
          </w:rPr>
          <w:delText>GC1</w:delText>
        </w:r>
      </w:del>
      <w:r>
        <w:rPr>
          <w:rFonts w:eastAsia="標楷體" w:hint="eastAsia"/>
        </w:rPr>
        <w:t>較高之</w:t>
      </w:r>
      <w:r w:rsidR="000721D7">
        <w:rPr>
          <w:rFonts w:eastAsia="標楷體" w:hint="eastAsia"/>
        </w:rPr>
        <w:t>外，</w:t>
      </w:r>
      <w:ins w:id="81" w:author="Chih-Lin Wei" w:date="2022-07-27T14:53:00Z">
        <w:r w:rsidR="005D4D2A" w:rsidRPr="00652598">
          <w:rPr>
            <w:rFonts w:eastAsia="標楷體" w:hint="eastAsia"/>
          </w:rPr>
          <w:t>相鄰</w:t>
        </w:r>
      </w:ins>
      <w:ins w:id="82" w:author="Chih-Lin Wei" w:date="2022-07-27T14:52:00Z">
        <w:r w:rsidR="005D4D2A">
          <w:rPr>
            <w:rFonts w:eastAsia="標楷體" w:hint="eastAsia"/>
          </w:rPr>
          <w:t>斜坡</w:t>
        </w:r>
      </w:ins>
      <w:del w:id="83" w:author="Chih-Lin Wei" w:date="2022-07-27T14:53:00Z">
        <w:r w:rsidR="000721D7" w:rsidDel="005D4D2A">
          <w:rPr>
            <w:rFonts w:eastAsia="標楷體"/>
          </w:rPr>
          <w:delText>GS1</w:delText>
        </w:r>
      </w:del>
      <w:ins w:id="84" w:author="Chih-Lin Wei" w:date="2022-07-27T14:52:00Z">
        <w:r w:rsidR="005D4D2A">
          <w:rPr>
            <w:rFonts w:eastAsia="標楷體" w:hint="eastAsia"/>
          </w:rPr>
          <w:t>的</w:t>
        </w:r>
      </w:ins>
      <w:r w:rsidR="000721D7">
        <w:rPr>
          <w:rFonts w:eastAsia="標楷體" w:hint="eastAsia"/>
        </w:rPr>
        <w:t>生物</w:t>
      </w:r>
      <w:r>
        <w:rPr>
          <w:rFonts w:eastAsia="標楷體" w:hint="eastAsia"/>
        </w:rPr>
        <w:t>以及沉積物</w:t>
      </w:r>
      <w:r w:rsidRPr="00652598">
        <w:rPr>
          <w:rFonts w:eastAsia="標楷體" w:hint="eastAsia"/>
        </w:rPr>
        <w:t>的</w:t>
      </w:r>
      <w:r w:rsidR="000721D7">
        <w:rPr>
          <w:rFonts w:eastAsia="標楷體" w:hint="eastAsia"/>
        </w:rPr>
        <w:t>碳存</w:t>
      </w:r>
      <w:r w:rsidR="00652598" w:rsidRPr="00652598">
        <w:rPr>
          <w:rFonts w:eastAsia="標楷體" w:hint="eastAsia"/>
        </w:rPr>
        <w:t>量</w:t>
      </w:r>
      <w:r w:rsidR="000721D7">
        <w:rPr>
          <w:rFonts w:eastAsia="標楷體" w:hint="eastAsia"/>
        </w:rPr>
        <w:t>都顯</w:t>
      </w:r>
      <w:r w:rsidR="00652598" w:rsidRPr="00652598">
        <w:rPr>
          <w:rFonts w:eastAsia="標楷體" w:hint="eastAsia"/>
        </w:rPr>
        <w:t>著</w:t>
      </w:r>
      <w:r w:rsidR="000721D7">
        <w:rPr>
          <w:rFonts w:eastAsia="標楷體" w:hint="eastAsia"/>
        </w:rPr>
        <w:t>高於</w:t>
      </w:r>
      <w:ins w:id="85" w:author="Chih-Lin Wei" w:date="2022-07-27T14:52:00Z">
        <w:r w:rsidR="005D4D2A">
          <w:rPr>
            <w:rFonts w:eastAsia="標楷體" w:hint="eastAsia"/>
          </w:rPr>
          <w:t>峽谷頭</w:t>
        </w:r>
      </w:ins>
      <w:del w:id="86" w:author="Chih-Lin Wei" w:date="2022-07-27T14:53:00Z">
        <w:r w:rsidR="000721D7" w:rsidDel="005D4D2A">
          <w:rPr>
            <w:rFonts w:eastAsia="標楷體" w:hint="eastAsia"/>
          </w:rPr>
          <w:delText>GC1</w:delText>
        </w:r>
      </w:del>
      <w:r w:rsidR="000721D7">
        <w:rPr>
          <w:rFonts w:eastAsia="標楷體" w:hint="eastAsia"/>
        </w:rPr>
        <w:t>。</w:t>
      </w:r>
      <w:r>
        <w:rPr>
          <w:rFonts w:eastAsia="標楷體" w:hint="eastAsia"/>
        </w:rPr>
        <w:t>峽谷中相對</w:t>
      </w:r>
      <w:r w:rsidR="000721D7">
        <w:rPr>
          <w:rFonts w:eastAsia="標楷體" w:hint="eastAsia"/>
        </w:rPr>
        <w:t>低的生物多樣性和生物碳存</w:t>
      </w:r>
      <w:r w:rsidR="00652598" w:rsidRPr="00652598">
        <w:rPr>
          <w:rFonts w:eastAsia="標楷體" w:hint="eastAsia"/>
        </w:rPr>
        <w:t>量</w:t>
      </w:r>
      <w:r w:rsidR="000721D7">
        <w:rPr>
          <w:rFonts w:eastAsia="標楷體" w:hint="eastAsia"/>
        </w:rPr>
        <w:t>顯示峽谷頭</w:t>
      </w:r>
      <w:r w:rsidRPr="00652598">
        <w:rPr>
          <w:rFonts w:eastAsia="標楷體" w:hint="eastAsia"/>
        </w:rPr>
        <w:t>生態系</w:t>
      </w:r>
      <w:r w:rsidR="000721D7">
        <w:rPr>
          <w:rFonts w:eastAsia="標楷體" w:hint="eastAsia"/>
        </w:rPr>
        <w:t>受到</w:t>
      </w:r>
      <w:r>
        <w:rPr>
          <w:rFonts w:eastAsia="標楷體" w:hint="eastAsia"/>
        </w:rPr>
        <w:t>劇烈</w:t>
      </w:r>
      <w:r w:rsidR="00652598" w:rsidRPr="00652598">
        <w:rPr>
          <w:rFonts w:eastAsia="標楷體" w:hint="eastAsia"/>
        </w:rPr>
        <w:t>物理擾動</w:t>
      </w:r>
      <w:r w:rsidR="005C18F5">
        <w:rPr>
          <w:rFonts w:eastAsia="標楷體" w:hint="eastAsia"/>
        </w:rPr>
        <w:t>。</w:t>
      </w:r>
      <w:ins w:id="87" w:author="Chih-Lin Wei" w:date="2022-07-27T14:53:00Z">
        <w:r w:rsidR="005D4D2A">
          <w:rPr>
            <w:rFonts w:eastAsia="標楷體" w:hint="eastAsia"/>
          </w:rPr>
          <w:t>峽谷</w:t>
        </w:r>
      </w:ins>
      <w:del w:id="88" w:author="Chih-Lin Wei" w:date="2022-07-27T14:53:00Z">
        <w:r w:rsidR="005C18F5" w:rsidDel="005D4D2A">
          <w:rPr>
            <w:rFonts w:eastAsia="標楷體" w:hint="eastAsia"/>
          </w:rPr>
          <w:delText>GC1</w:delText>
        </w:r>
      </w:del>
      <w:r w:rsidR="00401D51">
        <w:rPr>
          <w:rFonts w:eastAsia="標楷體" w:hint="eastAsia"/>
        </w:rPr>
        <w:t>的</w:t>
      </w:r>
      <w:r w:rsidR="005C18F5">
        <w:rPr>
          <w:rFonts w:eastAsia="標楷體" w:hint="eastAsia"/>
        </w:rPr>
        <w:t>大型（</w:t>
      </w:r>
      <w:r w:rsidR="005C18F5">
        <w:rPr>
          <w:rFonts w:eastAsia="標楷體"/>
        </w:rPr>
        <w:t>Macrofauna</w:t>
      </w:r>
      <w:r w:rsidR="005C18F5">
        <w:rPr>
          <w:rFonts w:eastAsia="標楷體" w:hint="eastAsia"/>
        </w:rPr>
        <w:t>）與</w:t>
      </w:r>
      <w:del w:id="89" w:author="user" w:date="2022-08-16T15:28:00Z">
        <w:r w:rsidR="005C18F5">
          <w:rPr>
            <w:rFonts w:eastAsia="標楷體" w:hint="eastAsia"/>
          </w:rPr>
          <w:delText>小型</w:delText>
        </w:r>
      </w:del>
      <w:del w:id="90" w:author="Chih-Lin Wei" w:date="2022-07-27T14:51:00Z">
        <w:r w:rsidR="005C18F5" w:rsidDel="005D4D2A">
          <w:rPr>
            <w:rFonts w:eastAsia="標楷體" w:hint="eastAsia"/>
          </w:rPr>
          <w:delText>小</w:delText>
        </w:r>
      </w:del>
      <w:ins w:id="91" w:author="Chih-Lin Wei" w:date="2022-07-27T14:51:00Z">
        <w:r w:rsidR="005D4D2A">
          <w:rPr>
            <w:rFonts w:eastAsia="標楷體" w:hint="eastAsia"/>
          </w:rPr>
          <w:t>中</w:t>
        </w:r>
      </w:ins>
      <w:ins w:id="92" w:author="user" w:date="2022-08-16T15:28:00Z">
        <w:r w:rsidR="005C18F5">
          <w:rPr>
            <w:rFonts w:eastAsia="標楷體" w:hint="eastAsia"/>
          </w:rPr>
          <w:t>型</w:t>
        </w:r>
      </w:ins>
      <w:r w:rsidR="00A90D97">
        <w:rPr>
          <w:rFonts w:eastAsia="標楷體" w:hint="eastAsia"/>
        </w:rPr>
        <w:t>（</w:t>
      </w:r>
      <w:r w:rsidR="005C18F5">
        <w:rPr>
          <w:rFonts w:eastAsia="標楷體"/>
        </w:rPr>
        <w:t>Meiofauna</w:t>
      </w:r>
      <w:r w:rsidR="00A90D97">
        <w:rPr>
          <w:rFonts w:eastAsia="標楷體" w:hint="eastAsia"/>
        </w:rPr>
        <w:t>）</w:t>
      </w:r>
      <w:r w:rsidR="005C18F5">
        <w:rPr>
          <w:rFonts w:eastAsia="標楷體" w:hint="eastAsia"/>
        </w:rPr>
        <w:t>底棲無脊椎生物的</w:t>
      </w:r>
      <w:r w:rsidR="009B6792">
        <w:rPr>
          <w:rFonts w:eastAsia="標楷體" w:hint="eastAsia"/>
        </w:rPr>
        <w:t>碳存量</w:t>
      </w:r>
      <w:r w:rsidR="005C18F5">
        <w:rPr>
          <w:rFonts w:eastAsia="標楷體" w:hint="eastAsia"/>
        </w:rPr>
        <w:t>遠低於</w:t>
      </w:r>
      <w:ins w:id="93" w:author="Chih-Lin Wei" w:date="2022-07-27T14:54:00Z">
        <w:r w:rsidR="005D4D2A">
          <w:rPr>
            <w:rFonts w:eastAsia="標楷體" w:hint="eastAsia"/>
          </w:rPr>
          <w:t>斜坡</w:t>
        </w:r>
      </w:ins>
      <w:del w:id="94" w:author="Chih-Lin Wei" w:date="2022-07-27T14:54:00Z">
        <w:r w:rsidR="005C18F5" w:rsidDel="005D4D2A">
          <w:rPr>
            <w:rFonts w:eastAsia="標楷體" w:hint="eastAsia"/>
          </w:rPr>
          <w:delText>GS1</w:delText>
        </w:r>
      </w:del>
      <w:r w:rsidR="005C18F5">
        <w:rPr>
          <w:rFonts w:eastAsia="標楷體" w:hint="eastAsia"/>
        </w:rPr>
        <w:t>，然而</w:t>
      </w:r>
      <w:r w:rsidR="000721D7">
        <w:rPr>
          <w:rFonts w:eastAsia="標楷體" w:hint="eastAsia"/>
        </w:rPr>
        <w:t>沉積物群落耗氧</w:t>
      </w:r>
      <w:r w:rsidR="009B6792">
        <w:rPr>
          <w:rFonts w:eastAsia="標楷體" w:hint="eastAsia"/>
        </w:rPr>
        <w:t>量</w:t>
      </w:r>
      <w:r w:rsidR="005C18F5">
        <w:rPr>
          <w:rFonts w:eastAsia="標楷體" w:hint="eastAsia"/>
        </w:rPr>
        <w:t>在兩棲地</w:t>
      </w:r>
      <w:r w:rsidR="009B6792">
        <w:rPr>
          <w:rFonts w:eastAsia="標楷體" w:hint="eastAsia"/>
        </w:rPr>
        <w:t>之間</w:t>
      </w:r>
      <w:r w:rsidR="004965B0">
        <w:rPr>
          <w:rFonts w:eastAsia="標楷體" w:hint="eastAsia"/>
        </w:rPr>
        <w:t>並</w:t>
      </w:r>
      <w:r w:rsidR="009B6792">
        <w:rPr>
          <w:rFonts w:eastAsia="標楷體" w:hint="eastAsia"/>
        </w:rPr>
        <w:t>沒有顯著差異，顯示了峽谷頭</w:t>
      </w:r>
      <w:r w:rsidR="00652598" w:rsidRPr="00652598">
        <w:rPr>
          <w:rFonts w:eastAsia="標楷體" w:hint="eastAsia"/>
        </w:rPr>
        <w:t>中細菌</w:t>
      </w:r>
      <w:r w:rsidR="005C18F5">
        <w:rPr>
          <w:rFonts w:eastAsia="標楷體" w:hint="eastAsia"/>
        </w:rPr>
        <w:t>貢獻了絕大部分的耗氧量</w:t>
      </w:r>
      <w:r w:rsidR="009B6792">
        <w:rPr>
          <w:rFonts w:eastAsia="標楷體" w:hint="eastAsia"/>
        </w:rPr>
        <w:t>。</w:t>
      </w:r>
      <w:r w:rsidR="00652598" w:rsidRPr="00652598">
        <w:rPr>
          <w:rFonts w:eastAsia="標楷體" w:hint="eastAsia"/>
        </w:rPr>
        <w:t>相比之下，相鄰斜坡上</w:t>
      </w:r>
      <w:r w:rsidR="009B6792">
        <w:rPr>
          <w:rFonts w:eastAsia="標楷體" w:hint="eastAsia"/>
        </w:rPr>
        <w:t>生物</w:t>
      </w:r>
      <w:r w:rsidR="00652598" w:rsidRPr="00652598">
        <w:rPr>
          <w:rFonts w:eastAsia="標楷體" w:hint="eastAsia"/>
        </w:rPr>
        <w:t>對</w:t>
      </w:r>
      <w:r w:rsidR="00A90D97">
        <w:rPr>
          <w:rFonts w:eastAsia="標楷體" w:hint="eastAsia"/>
        </w:rPr>
        <w:t>於</w:t>
      </w:r>
      <w:r w:rsidR="00652598" w:rsidRPr="00652598">
        <w:rPr>
          <w:rFonts w:eastAsia="標楷體" w:hint="eastAsia"/>
        </w:rPr>
        <w:t>碳</w:t>
      </w:r>
      <w:r w:rsidR="005C18F5">
        <w:rPr>
          <w:rFonts w:eastAsia="標楷體" w:hint="eastAsia"/>
        </w:rPr>
        <w:t>循環</w:t>
      </w:r>
      <w:r w:rsidR="00A90D97">
        <w:rPr>
          <w:rFonts w:eastAsia="標楷體" w:hint="eastAsia"/>
        </w:rPr>
        <w:t>的貢獻較高，為</w:t>
      </w:r>
      <w:r w:rsidR="00652598" w:rsidRPr="00652598">
        <w:rPr>
          <w:rFonts w:eastAsia="標楷體" w:hint="eastAsia"/>
        </w:rPr>
        <w:t>相對成熟的生態系統。</w:t>
      </w:r>
      <w:r w:rsidR="00652598" w:rsidRPr="00652598">
        <w:rPr>
          <w:rFonts w:eastAsia="標楷體"/>
        </w:rPr>
        <w:t>LIM</w:t>
      </w:r>
      <w:r w:rsidR="00652598" w:rsidRPr="00652598">
        <w:rPr>
          <w:rFonts w:eastAsia="標楷體" w:hint="eastAsia"/>
        </w:rPr>
        <w:t>結果</w:t>
      </w:r>
      <w:r w:rsidR="005C18F5">
        <w:rPr>
          <w:rFonts w:eastAsia="標楷體" w:hint="eastAsia"/>
        </w:rPr>
        <w:t>顯示兩棲地</w:t>
      </w:r>
      <w:r w:rsidR="00CF1F6A">
        <w:rPr>
          <w:rFonts w:eastAsia="標楷體" w:hint="eastAsia"/>
        </w:rPr>
        <w:t>之間的碳流量大小和分佈有巨</w:t>
      </w:r>
      <w:r w:rsidR="009375CF">
        <w:rPr>
          <w:rFonts w:eastAsia="標楷體" w:hint="eastAsia"/>
        </w:rPr>
        <w:t>大差異</w:t>
      </w:r>
      <w:r w:rsidR="00401D51">
        <w:rPr>
          <w:rFonts w:eastAsia="標楷體" w:hint="eastAsia"/>
        </w:rPr>
        <w:t>。</w:t>
      </w:r>
      <w:ins w:id="95" w:author="Chih-Lin Wei" w:date="2022-07-27T14:54:00Z">
        <w:r w:rsidR="005D4D2A">
          <w:rPr>
            <w:rFonts w:eastAsia="標楷體" w:hint="eastAsia"/>
          </w:rPr>
          <w:t>峽谷頭</w:t>
        </w:r>
      </w:ins>
      <w:del w:id="96" w:author="Chih-Lin Wei" w:date="2022-07-27T14:54:00Z">
        <w:r w:rsidR="00015254" w:rsidRPr="00652598" w:rsidDel="005D4D2A">
          <w:rPr>
            <w:rFonts w:eastAsia="標楷體"/>
          </w:rPr>
          <w:delText>GC1</w:delText>
        </w:r>
      </w:del>
      <w:r w:rsidR="00015254" w:rsidRPr="00652598">
        <w:rPr>
          <w:rFonts w:eastAsia="標楷體" w:hint="eastAsia"/>
        </w:rPr>
        <w:t>和</w:t>
      </w:r>
      <w:ins w:id="97" w:author="Chih-Lin Wei" w:date="2022-07-27T14:54:00Z">
        <w:r w:rsidR="005D4D2A" w:rsidRPr="00652598">
          <w:rPr>
            <w:rFonts w:eastAsia="標楷體" w:hint="eastAsia"/>
          </w:rPr>
          <w:t>相鄰斜坡</w:t>
        </w:r>
      </w:ins>
      <w:del w:id="98" w:author="Chih-Lin Wei" w:date="2022-07-27T14:54:00Z">
        <w:r w:rsidR="00015254" w:rsidRPr="00652598" w:rsidDel="005D4D2A">
          <w:rPr>
            <w:rFonts w:eastAsia="標楷體"/>
          </w:rPr>
          <w:delText>GS1</w:delText>
        </w:r>
      </w:del>
      <w:r w:rsidR="00015254">
        <w:rPr>
          <w:rFonts w:eastAsia="標楷體" w:hint="eastAsia"/>
        </w:rPr>
        <w:t>分別</w:t>
      </w:r>
      <w:r w:rsidR="00652598" w:rsidRPr="00652598">
        <w:rPr>
          <w:rFonts w:eastAsia="標楷體" w:hint="eastAsia"/>
        </w:rPr>
        <w:t>需要</w:t>
      </w:r>
      <w:r w:rsidR="00652598" w:rsidRPr="00652598">
        <w:rPr>
          <w:rFonts w:eastAsia="標楷體"/>
        </w:rPr>
        <w:t>131.08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和</w:t>
      </w:r>
      <w:r w:rsidR="00652598" w:rsidRPr="00652598">
        <w:rPr>
          <w:rFonts w:eastAsia="標楷體"/>
        </w:rPr>
        <w:t xml:space="preserve"> 78.95 mg C/ m</w:t>
      </w:r>
      <w:r w:rsidR="00652598" w:rsidRPr="00015254">
        <w:rPr>
          <w:rFonts w:eastAsia="標楷體"/>
          <w:vertAlign w:val="superscript"/>
        </w:rPr>
        <w:t>2</w:t>
      </w:r>
      <w:r w:rsidR="00652598" w:rsidRPr="00652598">
        <w:rPr>
          <w:rFonts w:eastAsia="標楷體"/>
        </w:rPr>
        <w:t xml:space="preserve">/ d </w:t>
      </w:r>
      <w:r w:rsidR="00652598" w:rsidRPr="00652598">
        <w:rPr>
          <w:rFonts w:eastAsia="標楷體" w:hint="eastAsia"/>
        </w:rPr>
        <w:t>的</w:t>
      </w:r>
      <w:r w:rsidR="00015254">
        <w:rPr>
          <w:rFonts w:eastAsia="標楷體" w:hint="eastAsia"/>
        </w:rPr>
        <w:t>有機碳</w:t>
      </w:r>
      <w:r w:rsidR="00652598" w:rsidRPr="00652598">
        <w:rPr>
          <w:rFonts w:eastAsia="標楷體" w:hint="eastAsia"/>
        </w:rPr>
        <w:t>通量來</w:t>
      </w:r>
      <w:r w:rsidR="00652598" w:rsidRPr="00652598">
        <w:rPr>
          <w:rFonts w:eastAsia="標楷體" w:hint="eastAsia"/>
        </w:rPr>
        <w:lastRenderedPageBreak/>
        <w:t>支持</w:t>
      </w:r>
      <w:r w:rsidR="00401D51">
        <w:rPr>
          <w:rFonts w:eastAsia="標楷體" w:hint="eastAsia"/>
        </w:rPr>
        <w:t>其</w:t>
      </w:r>
      <w:r w:rsidR="00652598" w:rsidRPr="00652598">
        <w:rPr>
          <w:rFonts w:eastAsia="標楷體" w:hint="eastAsia"/>
        </w:rPr>
        <w:t>生物系統。</w:t>
      </w:r>
      <w:r w:rsidR="00212530">
        <w:rPr>
          <w:rFonts w:eastAsia="標楷體" w:hint="eastAsia"/>
        </w:rPr>
        <w:t>峽谷頭</w:t>
      </w:r>
      <w:r w:rsidR="00652598" w:rsidRPr="00652598">
        <w:rPr>
          <w:rFonts w:eastAsia="標楷體" w:hint="eastAsia"/>
        </w:rPr>
        <w:t>較高的碳埋藏率</w:t>
      </w:r>
      <w:r w:rsidR="00212530">
        <w:rPr>
          <w:rFonts w:eastAsia="標楷體" w:hint="eastAsia"/>
        </w:rPr>
        <w:t>顯示高屏峽谷</w:t>
      </w:r>
      <w:r w:rsidR="00652598" w:rsidRPr="00652598">
        <w:rPr>
          <w:rFonts w:eastAsia="標楷體" w:hint="eastAsia"/>
        </w:rPr>
        <w:t>不僅將沉積物輸送到南海深處，</w:t>
      </w:r>
      <w:r w:rsidR="00644A67">
        <w:rPr>
          <w:rFonts w:eastAsia="標楷體" w:hint="eastAsia"/>
        </w:rPr>
        <w:t>也</w:t>
      </w:r>
      <w:r w:rsidR="00644A67" w:rsidRPr="00652598">
        <w:rPr>
          <w:rFonts w:eastAsia="標楷體" w:hint="eastAsia"/>
        </w:rPr>
        <w:t>在碳封存中</w:t>
      </w:r>
      <w:r w:rsidR="00644A67">
        <w:rPr>
          <w:rFonts w:eastAsia="標楷體" w:hint="eastAsia"/>
        </w:rPr>
        <w:t>扮演重要角色</w:t>
      </w:r>
      <w:r w:rsidR="00715261">
        <w:rPr>
          <w:rFonts w:eastAsia="標楷體" w:hint="eastAsia"/>
        </w:rPr>
        <w:t>。</w:t>
      </w:r>
      <w:r w:rsidR="00EB3B57">
        <w:rPr>
          <w:rFonts w:eastAsia="標楷體" w:hint="eastAsia"/>
        </w:rPr>
        <w:t>網絡指數</w:t>
      </w:r>
      <w:r w:rsidR="007906AC">
        <w:rPr>
          <w:rFonts w:eastAsia="標楷體" w:hint="eastAsia"/>
        </w:rPr>
        <w:t>分析顯示</w:t>
      </w:r>
      <w:r w:rsidR="00652598" w:rsidRPr="00652598">
        <w:rPr>
          <w:rFonts w:eastAsia="標楷體" w:hint="eastAsia"/>
        </w:rPr>
        <w:t>，</w:t>
      </w:r>
      <w:ins w:id="99" w:author="Chih-Lin Wei" w:date="2022-07-27T14:55:00Z">
        <w:r w:rsidR="005D4D2A">
          <w:rPr>
            <w:rFonts w:eastAsia="標楷體" w:hint="eastAsia"/>
          </w:rPr>
          <w:t>峽谷頭</w:t>
        </w:r>
      </w:ins>
      <w:del w:id="100" w:author="Chih-Lin Wei" w:date="2022-07-27T14:55:00Z">
        <w:r w:rsidR="007906AC" w:rsidDel="005D4D2A">
          <w:rPr>
            <w:rFonts w:eastAsia="標楷體"/>
          </w:rPr>
          <w:delText>GC1</w:delText>
        </w:r>
      </w:del>
      <w:r w:rsidR="007906AC">
        <w:rPr>
          <w:rFonts w:eastAsia="標楷體" w:hint="eastAsia"/>
        </w:rPr>
        <w:t>的</w:t>
      </w:r>
      <w:r w:rsidR="00652598" w:rsidRPr="00652598">
        <w:rPr>
          <w:rFonts w:eastAsia="標楷體" w:hint="eastAsia"/>
        </w:rPr>
        <w:t>總系統</w:t>
      </w:r>
      <w:r w:rsidR="007906AC">
        <w:rPr>
          <w:rFonts w:eastAsia="標楷體" w:hint="eastAsia"/>
        </w:rPr>
        <w:t>通</w:t>
      </w:r>
      <w:r w:rsidR="00652598" w:rsidRPr="00652598">
        <w:rPr>
          <w:rFonts w:eastAsia="標楷體" w:hint="eastAsia"/>
        </w:rPr>
        <w:t>量</w:t>
      </w:r>
      <w:r w:rsidR="00EB3B57">
        <w:rPr>
          <w:rFonts w:eastAsia="標楷體" w:hint="eastAsia"/>
        </w:rPr>
        <w:t>（</w:t>
      </w:r>
      <w:r w:rsidR="00EB3B57">
        <w:rPr>
          <w:rFonts w:eastAsia="標楷體" w:hint="eastAsia"/>
        </w:rPr>
        <w:t>T</w:t>
      </w:r>
      <w:r w:rsidR="00EB3B57">
        <w:rPr>
          <w:rFonts w:eastAsia="標楷體"/>
        </w:rPr>
        <w:t xml:space="preserve">otal system throughput ; </w:t>
      </w:r>
      <m:oMath>
        <m:r>
          <w:rPr>
            <w:rFonts w:ascii="Cambria Math" w:eastAsia="標楷體" w:hAnsi="Cambria Math"/>
          </w:rPr>
          <m:t>T..</m:t>
        </m:r>
      </m:oMath>
      <w:r w:rsidR="00EB3B57">
        <w:rPr>
          <w:rFonts w:eastAsia="標楷體" w:hint="eastAsia"/>
        </w:rPr>
        <w:t>）</w:t>
      </w:r>
      <w:r w:rsidR="00652598" w:rsidRPr="00652598">
        <w:rPr>
          <w:rFonts w:eastAsia="標楷體" w:hint="eastAsia"/>
        </w:rPr>
        <w:t>和總系統</w:t>
      </w:r>
      <w:r w:rsidR="007906AC">
        <w:rPr>
          <w:rFonts w:eastAsia="標楷體" w:hint="eastAsia"/>
        </w:rPr>
        <w:t>穿</w:t>
      </w:r>
      <w:r w:rsidR="00652598" w:rsidRPr="00652598">
        <w:rPr>
          <w:rFonts w:eastAsia="標楷體" w:hint="eastAsia"/>
        </w:rPr>
        <w:t>流量</w:t>
      </w:r>
      <w:r w:rsidR="00EB3B57">
        <w:rPr>
          <w:rFonts w:eastAsia="標楷體" w:hint="eastAsia"/>
        </w:rPr>
        <w:t>（</w:t>
      </w:r>
      <w:r w:rsidR="00EB3B57">
        <w:rPr>
          <w:rFonts w:eastAsia="標楷體" w:hint="eastAsia"/>
        </w:rPr>
        <w:t>T</w:t>
      </w:r>
      <w:r w:rsidR="00EB3B57">
        <w:rPr>
          <w:rFonts w:eastAsia="標楷體"/>
        </w:rPr>
        <w:t>otal system through flow</w:t>
      </w:r>
      <w:r w:rsidR="00EB3B57">
        <w:rPr>
          <w:rFonts w:eastAsia="標楷體" w:hint="eastAsia"/>
        </w:rPr>
        <w:t xml:space="preserve"> </w:t>
      </w:r>
      <w:r w:rsidR="00EB3B57">
        <w:rPr>
          <w:rFonts w:eastAsia="標楷體"/>
        </w:rPr>
        <w:t xml:space="preserve">; </w:t>
      </w:r>
      <m:oMath>
        <m:r>
          <w:rPr>
            <w:rFonts w:ascii="Cambria Math" w:eastAsia="標楷體" w:hAnsi="Cambria Math"/>
          </w:rPr>
          <m:t>TST</m:t>
        </m:r>
      </m:oMath>
      <w:r w:rsidR="00EB3B57">
        <w:rPr>
          <w:rFonts w:eastAsia="標楷體" w:hint="eastAsia"/>
        </w:rPr>
        <w:t>）</w:t>
      </w:r>
      <w:r w:rsidR="00652598" w:rsidRPr="00652598">
        <w:rPr>
          <w:rFonts w:eastAsia="標楷體" w:hint="eastAsia"/>
        </w:rPr>
        <w:t>相當高，</w:t>
      </w:r>
      <w:ins w:id="101" w:author="Chih-Lin Wei" w:date="2022-07-27T14:55:00Z">
        <w:r w:rsidR="005D4D2A">
          <w:rPr>
            <w:rFonts w:eastAsia="標楷體" w:hint="eastAsia"/>
          </w:rPr>
          <w:t>代表</w:t>
        </w:r>
      </w:ins>
      <w:del w:id="102" w:author="Chih-Lin Wei" w:date="2022-07-27T14:55:00Z">
        <w:r w:rsidR="00652598" w:rsidRPr="00652598" w:rsidDel="005D4D2A">
          <w:rPr>
            <w:rFonts w:eastAsia="標楷體" w:hint="eastAsia"/>
          </w:rPr>
          <w:delText>表明</w:delText>
        </w:r>
        <w:r w:rsidR="00652598" w:rsidRPr="00652598" w:rsidDel="005D4D2A">
          <w:rPr>
            <w:rFonts w:eastAsia="標楷體"/>
          </w:rPr>
          <w:delText>GC1</w:delText>
        </w:r>
        <w:r w:rsidR="00652598" w:rsidRPr="00652598" w:rsidDel="005D4D2A">
          <w:rPr>
            <w:rFonts w:eastAsia="標楷體" w:hint="eastAsia"/>
          </w:rPr>
          <w:delText>中</w:delText>
        </w:r>
      </w:del>
      <w:r w:rsidR="00652598" w:rsidRPr="00652598">
        <w:rPr>
          <w:rFonts w:eastAsia="標楷體" w:hint="eastAsia"/>
        </w:rPr>
        <w:t>流經</w:t>
      </w:r>
      <w:ins w:id="103" w:author="Chih-Lin Wei" w:date="2022-07-27T14:55:00Z">
        <w:r w:rsidR="005D4D2A">
          <w:rPr>
            <w:rFonts w:eastAsia="標楷體" w:hint="eastAsia"/>
          </w:rPr>
          <w:t>峽谷</w:t>
        </w:r>
      </w:ins>
      <w:r w:rsidR="00652598" w:rsidRPr="00652598">
        <w:rPr>
          <w:rFonts w:eastAsia="標楷體" w:hint="eastAsia"/>
        </w:rPr>
        <w:t>系統的</w:t>
      </w:r>
      <w:r w:rsidR="007906AC">
        <w:rPr>
          <w:rFonts w:eastAsia="標楷體" w:hint="eastAsia"/>
        </w:rPr>
        <w:t>碳流量</w:t>
      </w:r>
      <w:r w:rsidR="00652598" w:rsidRPr="00652598">
        <w:rPr>
          <w:rFonts w:eastAsia="標楷體" w:hint="eastAsia"/>
        </w:rPr>
        <w:t>較大。</w:t>
      </w:r>
      <w:r w:rsidR="007906AC">
        <w:rPr>
          <w:rFonts w:eastAsia="標楷體" w:hint="eastAsia"/>
        </w:rPr>
        <w:t>而</w:t>
      </w:r>
      <w:ins w:id="104" w:author="Chih-Lin Wei" w:date="2022-07-27T14:56:00Z">
        <w:r w:rsidR="005D4D2A">
          <w:rPr>
            <w:rFonts w:eastAsia="標楷體" w:hint="eastAsia"/>
          </w:rPr>
          <w:t>峽谷</w:t>
        </w:r>
      </w:ins>
      <w:del w:id="105" w:author="Chih-Lin Wei" w:date="2022-07-27T14:56:00Z">
        <w:r w:rsidR="007906AC" w:rsidDel="005D4D2A">
          <w:rPr>
            <w:rFonts w:eastAsia="標楷體" w:hint="eastAsia"/>
          </w:rPr>
          <w:delText>GC1</w:delText>
        </w:r>
      </w:del>
      <w:r w:rsidR="007906AC">
        <w:rPr>
          <w:rFonts w:eastAsia="標楷體" w:hint="eastAsia"/>
        </w:rPr>
        <w:t>的芬恩循環指數</w:t>
      </w:r>
      <w:r w:rsidR="00EB3B57">
        <w:rPr>
          <w:rFonts w:eastAsia="標楷體" w:hint="eastAsia"/>
        </w:rPr>
        <w:t>（</w:t>
      </w:r>
      <w:r w:rsidR="00EB3B57" w:rsidRPr="00E05B86">
        <w:rPr>
          <w:rFonts w:eastAsia="標楷體"/>
        </w:rPr>
        <w:t>Finn Cycling Ind</w:t>
      </w:r>
      <w:r w:rsidR="00EB3B57">
        <w:rPr>
          <w:rFonts w:eastAsia="標楷體"/>
        </w:rPr>
        <w:t xml:space="preserve">ex; </w:t>
      </w:r>
      <m:oMath>
        <m:r>
          <w:rPr>
            <w:rFonts w:ascii="Cambria Math" w:eastAsia="標楷體" w:hAnsi="Cambria Math"/>
          </w:rPr>
          <m:t>FCI</m:t>
        </m:r>
      </m:oMath>
      <w:r w:rsidR="00EB3B57">
        <w:rPr>
          <w:rFonts w:eastAsia="標楷體" w:hint="eastAsia"/>
        </w:rPr>
        <w:t>）</w:t>
      </w:r>
      <w:r w:rsidR="007906AC">
        <w:rPr>
          <w:rFonts w:eastAsia="標楷體" w:hint="eastAsia"/>
        </w:rPr>
        <w:t>邊緣</w:t>
      </w:r>
      <w:r w:rsidR="00652598" w:rsidRPr="00652598">
        <w:rPr>
          <w:rFonts w:eastAsia="標楷體" w:hint="eastAsia"/>
        </w:rPr>
        <w:t>顯著低</w:t>
      </w:r>
      <w:r w:rsidR="007906AC">
        <w:rPr>
          <w:rFonts w:eastAsia="標楷體" w:hint="eastAsia"/>
        </w:rPr>
        <w:t>於</w:t>
      </w:r>
      <w:ins w:id="106" w:author="Chih-Lin Wei" w:date="2022-07-27T14:56:00Z">
        <w:r w:rsidR="005D4D2A" w:rsidRPr="00652598">
          <w:rPr>
            <w:rFonts w:eastAsia="標楷體" w:hint="eastAsia"/>
          </w:rPr>
          <w:t>相鄰斜坡</w:t>
        </w:r>
      </w:ins>
      <w:del w:id="107" w:author="Chih-Lin Wei" w:date="2022-07-27T14:56:00Z">
        <w:r w:rsidR="007906AC" w:rsidDel="005D4D2A">
          <w:rPr>
            <w:rFonts w:eastAsia="標楷體" w:hint="eastAsia"/>
          </w:rPr>
          <w:delText>GS1</w:delText>
        </w:r>
      </w:del>
      <w:r w:rsidR="007906AC">
        <w:rPr>
          <w:rFonts w:eastAsia="標楷體" w:hint="eastAsia"/>
        </w:rPr>
        <w:t>，意味著高比例的</w:t>
      </w:r>
      <w:r w:rsidR="00652598" w:rsidRPr="00652598">
        <w:rPr>
          <w:rFonts w:eastAsia="標楷體" w:hint="eastAsia"/>
        </w:rPr>
        <w:t>碳</w:t>
      </w:r>
      <w:r w:rsidR="007906AC">
        <w:rPr>
          <w:rFonts w:eastAsia="標楷體" w:hint="eastAsia"/>
        </w:rPr>
        <w:t>未被利用而直接</w:t>
      </w:r>
      <w:r w:rsidR="00652598" w:rsidRPr="00652598">
        <w:rPr>
          <w:rFonts w:eastAsia="標楷體" w:hint="eastAsia"/>
        </w:rPr>
        <w:t>被</w:t>
      </w:r>
      <w:r w:rsidR="00A90D97">
        <w:rPr>
          <w:rFonts w:eastAsia="標楷體" w:hint="eastAsia"/>
        </w:rPr>
        <w:t>埋藏</w:t>
      </w:r>
      <w:r w:rsidR="007906AC">
        <w:rPr>
          <w:rFonts w:eastAsia="標楷體" w:hint="eastAsia"/>
        </w:rPr>
        <w:t>，因此在</w:t>
      </w:r>
      <w:r w:rsidR="00652598" w:rsidRPr="00652598">
        <w:rPr>
          <w:rFonts w:eastAsia="標楷體" w:hint="eastAsia"/>
        </w:rPr>
        <w:t>系統中的分佈效率低下。</w:t>
      </w:r>
    </w:p>
    <w:p w14:paraId="4C8426EC" w14:textId="31F7FC19" w:rsidR="006427AC" w:rsidRDefault="004F735A" w:rsidP="004F735A">
      <w:pPr>
        <w:widowControl/>
        <w:ind w:firstLine="480"/>
        <w:rPr>
          <w:rFonts w:eastAsia="標楷體"/>
        </w:rPr>
      </w:pPr>
      <w:r>
        <w:rPr>
          <w:rFonts w:eastAsia="標楷體" w:hint="eastAsia"/>
        </w:rPr>
        <w:t>本研究</w:t>
      </w:r>
      <w:r w:rsidR="007906AC">
        <w:rPr>
          <w:rFonts w:eastAsia="標楷體" w:hint="eastAsia"/>
        </w:rPr>
        <w:t>是第一個量化</w:t>
      </w:r>
      <w:r w:rsidR="003C6931">
        <w:rPr>
          <w:rFonts w:eastAsia="標楷體" w:hint="eastAsia"/>
        </w:rPr>
        <w:t>高屏峽谷區域及相鄰斜坡上的</w:t>
      </w:r>
      <w:r>
        <w:rPr>
          <w:rFonts w:eastAsia="標楷體" w:hint="eastAsia"/>
        </w:rPr>
        <w:t>底棲</w:t>
      </w:r>
      <w:r w:rsidR="00652598" w:rsidRPr="00652598">
        <w:rPr>
          <w:rFonts w:eastAsia="標楷體" w:hint="eastAsia"/>
        </w:rPr>
        <w:t>食物網</w:t>
      </w:r>
      <w:r w:rsidR="003C6931">
        <w:rPr>
          <w:rFonts w:eastAsia="標楷體" w:hint="eastAsia"/>
        </w:rPr>
        <w:t>碳流量</w:t>
      </w:r>
      <w:r w:rsidR="007906AC">
        <w:rPr>
          <w:rFonts w:eastAsia="標楷體" w:hint="eastAsia"/>
        </w:rPr>
        <w:t>的研究</w:t>
      </w:r>
      <w:r w:rsidR="00652598" w:rsidRPr="00652598">
        <w:rPr>
          <w:rFonts w:eastAsia="標楷體" w:hint="eastAsia"/>
        </w:rPr>
        <w:t>。</w:t>
      </w:r>
      <w:r w:rsidR="000B3AA2">
        <w:rPr>
          <w:rFonts w:eastAsia="標楷體" w:hint="eastAsia"/>
        </w:rPr>
        <w:t>透過</w:t>
      </w:r>
      <w:r w:rsidR="000B3AA2">
        <w:rPr>
          <w:rFonts w:eastAsia="標楷體" w:hint="eastAsia"/>
        </w:rPr>
        <w:t>LIM</w:t>
      </w:r>
      <w:r w:rsidR="000B3AA2">
        <w:rPr>
          <w:rFonts w:eastAsia="標楷體" w:hint="eastAsia"/>
        </w:rPr>
        <w:t>與網路指數分析</w:t>
      </w:r>
      <w:r w:rsidR="002E5EF8">
        <w:rPr>
          <w:rFonts w:eastAsia="標楷體" w:hint="eastAsia"/>
        </w:rPr>
        <w:t>，我們</w:t>
      </w:r>
      <w:r w:rsidR="000B3AA2">
        <w:rPr>
          <w:rFonts w:eastAsia="標楷體" w:hint="eastAsia"/>
        </w:rPr>
        <w:t>更</w:t>
      </w:r>
      <w:r w:rsidR="002E5EF8">
        <w:rPr>
          <w:rFonts w:eastAsia="標楷體" w:hint="eastAsia"/>
        </w:rPr>
        <w:t>理解</w:t>
      </w:r>
      <w:r w:rsidR="00652598" w:rsidRPr="00652598">
        <w:rPr>
          <w:rFonts w:eastAsia="標楷體" w:hint="eastAsia"/>
        </w:rPr>
        <w:t>海底峽谷</w:t>
      </w:r>
      <w:ins w:id="108" w:author="Chih-Lin Wei" w:date="2022-07-27T14:56:00Z">
        <w:r w:rsidR="005D4D2A">
          <w:rPr>
            <w:rFonts w:eastAsia="標楷體" w:hint="eastAsia"/>
          </w:rPr>
          <w:t>的</w:t>
        </w:r>
      </w:ins>
      <w:r w:rsidR="00652598" w:rsidRPr="00652598">
        <w:rPr>
          <w:rFonts w:eastAsia="標楷體" w:hint="eastAsia"/>
        </w:rPr>
        <w:t>生態系統</w:t>
      </w:r>
      <w:r w:rsidR="002E5EF8">
        <w:rPr>
          <w:rFonts w:eastAsia="標楷體" w:hint="eastAsia"/>
        </w:rPr>
        <w:t>的</w:t>
      </w:r>
      <w:r w:rsidR="00652598" w:rsidRPr="00652598">
        <w:rPr>
          <w:rFonts w:eastAsia="標楷體" w:hint="eastAsia"/>
        </w:rPr>
        <w:t>功能</w:t>
      </w:r>
      <w:r w:rsidR="003C046F">
        <w:rPr>
          <w:rFonts w:eastAsia="標楷體" w:hint="eastAsia"/>
        </w:rPr>
        <w:t>。未來</w:t>
      </w:r>
      <w:r w:rsidR="003E61E9">
        <w:rPr>
          <w:rFonts w:eastAsia="標楷體" w:hint="eastAsia"/>
        </w:rPr>
        <w:t>山溪型河川</w:t>
      </w:r>
      <w:r w:rsidR="003C046F">
        <w:rPr>
          <w:rFonts w:eastAsia="標楷體" w:hint="eastAsia"/>
        </w:rPr>
        <w:t>的洪水強度可能受</w:t>
      </w:r>
      <w:r w:rsidR="00282B1F">
        <w:rPr>
          <w:rFonts w:eastAsia="標楷體" w:hint="eastAsia"/>
        </w:rPr>
        <w:t>氣候變遷的影響</w:t>
      </w:r>
      <w:r w:rsidR="003C046F">
        <w:rPr>
          <w:rFonts w:eastAsia="標楷體" w:hint="eastAsia"/>
        </w:rPr>
        <w:t>而增加</w:t>
      </w:r>
      <w:r w:rsidR="00282B1F">
        <w:rPr>
          <w:rFonts w:eastAsia="標楷體" w:hint="eastAsia"/>
        </w:rPr>
        <w:t>，</w:t>
      </w:r>
      <w:r w:rsidR="003C046F">
        <w:rPr>
          <w:rFonts w:eastAsia="標楷體" w:hint="eastAsia"/>
        </w:rPr>
        <w:t>並</w:t>
      </w:r>
      <w:r w:rsidR="000B3AA2">
        <w:rPr>
          <w:rFonts w:eastAsia="標楷體" w:hint="eastAsia"/>
        </w:rPr>
        <w:t>且</w:t>
      </w:r>
      <w:r w:rsidR="003C046F">
        <w:rPr>
          <w:rFonts w:eastAsia="標楷體" w:hint="eastAsia"/>
        </w:rPr>
        <w:t>更頻繁地引發</w:t>
      </w:r>
      <w:r w:rsidR="00282B1F">
        <w:rPr>
          <w:rFonts w:eastAsia="標楷體" w:hint="eastAsia"/>
        </w:rPr>
        <w:t>海底峽谷中的地質災害</w:t>
      </w:r>
      <w:r w:rsidR="00652598" w:rsidRPr="00652598">
        <w:rPr>
          <w:rFonts w:eastAsia="標楷體" w:hint="eastAsia"/>
        </w:rPr>
        <w:t>。</w:t>
      </w:r>
      <w:r w:rsidR="003C046F">
        <w:rPr>
          <w:rFonts w:eastAsia="標楷體" w:hint="eastAsia"/>
        </w:rPr>
        <w:t>因此</w:t>
      </w:r>
      <w:r w:rsidR="00652598" w:rsidRPr="00652598">
        <w:rPr>
          <w:rFonts w:eastAsia="標楷體" w:hint="eastAsia"/>
        </w:rPr>
        <w:t>研究海洋</w:t>
      </w:r>
      <w:r w:rsidR="003C046F">
        <w:rPr>
          <w:rFonts w:eastAsia="標楷體" w:hint="eastAsia"/>
        </w:rPr>
        <w:t>環境</w:t>
      </w:r>
      <w:r w:rsidR="00652598" w:rsidRPr="00652598">
        <w:rPr>
          <w:rFonts w:eastAsia="標楷體" w:hint="eastAsia"/>
        </w:rPr>
        <w:t>中的物質和能量轉移將有助於我們了解</w:t>
      </w:r>
      <w:r w:rsidR="003C046F">
        <w:rPr>
          <w:rFonts w:eastAsia="標楷體" w:hint="eastAsia"/>
        </w:rPr>
        <w:t>底棲</w:t>
      </w:r>
      <w:r w:rsidR="00652598" w:rsidRPr="00652598">
        <w:rPr>
          <w:rFonts w:eastAsia="標楷體" w:hint="eastAsia"/>
        </w:rPr>
        <w:t>生態系統</w:t>
      </w:r>
      <w:r w:rsidR="003C046F">
        <w:rPr>
          <w:rFonts w:eastAsia="標楷體" w:hint="eastAsia"/>
        </w:rPr>
        <w:t>以及其</w:t>
      </w:r>
      <w:r w:rsidR="00652598" w:rsidRPr="00652598">
        <w:rPr>
          <w:rFonts w:eastAsia="標楷體" w:hint="eastAsia"/>
        </w:rPr>
        <w:t>儲存碳的能力。</w:t>
      </w:r>
      <w:r w:rsidR="003C046F">
        <w:rPr>
          <w:rFonts w:eastAsia="標楷體" w:hint="eastAsia"/>
        </w:rPr>
        <w:t>透過</w:t>
      </w:r>
      <w:r w:rsidR="00652598" w:rsidRPr="00652598">
        <w:rPr>
          <w:rFonts w:eastAsia="標楷體" w:hint="eastAsia"/>
        </w:rPr>
        <w:t>了解</w:t>
      </w:r>
      <w:r w:rsidR="00496E4B">
        <w:rPr>
          <w:rFonts w:eastAsia="標楷體" w:hint="eastAsia"/>
        </w:rPr>
        <w:t>高屏峽谷的</w:t>
      </w:r>
      <w:r w:rsidR="003C046F">
        <w:rPr>
          <w:rFonts w:eastAsia="標楷體" w:hint="eastAsia"/>
        </w:rPr>
        <w:t>碳循環，我們或許能夠預測氣候變遷</w:t>
      </w:r>
      <w:r w:rsidR="00652598" w:rsidRPr="00652598">
        <w:rPr>
          <w:rFonts w:eastAsia="標楷體" w:hint="eastAsia"/>
        </w:rPr>
        <w:t>或人類</w:t>
      </w:r>
      <w:r w:rsidR="003C046F">
        <w:rPr>
          <w:rFonts w:eastAsia="標楷體" w:hint="eastAsia"/>
        </w:rPr>
        <w:t>活動</w:t>
      </w:r>
      <w:r w:rsidR="00652598" w:rsidRPr="00652598">
        <w:rPr>
          <w:rFonts w:eastAsia="標楷體" w:hint="eastAsia"/>
        </w:rPr>
        <w:t>對深海生態系統的影響。</w:t>
      </w:r>
    </w:p>
    <w:p w14:paraId="2C04431C" w14:textId="340076AC" w:rsidR="006427AC" w:rsidRPr="00126042" w:rsidRDefault="006427AC" w:rsidP="006427AC">
      <w:pPr>
        <w:ind w:firstLineChars="0" w:firstLine="0"/>
        <w:rPr>
          <w:rFonts w:eastAsia="標楷體"/>
        </w:rPr>
      </w:pPr>
      <w:r>
        <w:rPr>
          <w:rFonts w:eastAsia="標楷體" w:hint="eastAsia"/>
        </w:rPr>
        <w:t>關鍵字：高屏峽谷，食物網，線性逆推模型，碳流量，網路指數，深海生態系</w:t>
      </w:r>
    </w:p>
    <w:p w14:paraId="3CAD730E" w14:textId="5923C688" w:rsidR="00985E26" w:rsidRDefault="00985E26" w:rsidP="004F735A">
      <w:pPr>
        <w:widowControl/>
        <w:ind w:firstLine="480"/>
        <w:rPr>
          <w:rFonts w:eastAsia="標楷體"/>
        </w:rPr>
      </w:pPr>
      <w:r>
        <w:rPr>
          <w:rFonts w:eastAsia="標楷體"/>
        </w:rPr>
        <w:br w:type="page"/>
      </w:r>
    </w:p>
    <w:p w14:paraId="691D09C4" w14:textId="5BCFA260" w:rsidR="0017490C" w:rsidRPr="001F0A48" w:rsidRDefault="001F0A48" w:rsidP="00EC1197">
      <w:pPr>
        <w:pStyle w:val="14"/>
        <w:rPr>
          <w:rFonts w:eastAsia="標楷體"/>
        </w:rPr>
      </w:pPr>
      <w:bookmarkStart w:id="109" w:name="_Toc111656010"/>
      <w:r w:rsidRPr="001F0A48">
        <w:rPr>
          <w:rFonts w:eastAsia="標楷體"/>
        </w:rPr>
        <w:lastRenderedPageBreak/>
        <w:t>Abstract</w:t>
      </w:r>
      <w:bookmarkEnd w:id="109"/>
    </w:p>
    <w:p w14:paraId="04226444" w14:textId="0C366E9F" w:rsidR="00E05B86" w:rsidRPr="00E05B86" w:rsidRDefault="00E05B86" w:rsidP="00E05B86">
      <w:pPr>
        <w:ind w:firstLine="480"/>
        <w:rPr>
          <w:rFonts w:eastAsia="標楷體"/>
        </w:rPr>
      </w:pPr>
      <w:r w:rsidRPr="00E05B86">
        <w:rPr>
          <w:rFonts w:eastAsia="標楷體"/>
        </w:rPr>
        <w:t xml:space="preserve">The Gaoping Submarine Canyon (GPSC) off Southwest Taiwan </w:t>
      </w:r>
      <w:del w:id="110" w:author="Chih-Lin Wei" w:date="2022-07-27T15:20:00Z">
        <w:r w:rsidRPr="00E05B86" w:rsidDel="00F81022">
          <w:rPr>
            <w:rFonts w:eastAsia="標楷體"/>
          </w:rPr>
          <w:delText xml:space="preserve">had </w:delText>
        </w:r>
      </w:del>
      <w:ins w:id="111" w:author="Chih-Lin Wei" w:date="2022-07-27T15:20:00Z">
        <w:r w:rsidR="00F81022" w:rsidRPr="00E05B86">
          <w:rPr>
            <w:rFonts w:eastAsia="標楷體"/>
          </w:rPr>
          <w:t>ha</w:t>
        </w:r>
        <w:r w:rsidR="00F81022">
          <w:rPr>
            <w:rFonts w:eastAsia="標楷體"/>
          </w:rPr>
          <w:t>s</w:t>
        </w:r>
        <w:r w:rsidR="00F81022" w:rsidRPr="00E05B86">
          <w:rPr>
            <w:rFonts w:eastAsia="標楷體"/>
          </w:rPr>
          <w:t xml:space="preserve"> </w:t>
        </w:r>
      </w:ins>
      <w:r w:rsidRPr="00E05B86">
        <w:rPr>
          <w:rFonts w:eastAsia="標楷體"/>
        </w:rPr>
        <w:t xml:space="preserve">been extensively studied for its geology and biological community structure. However, the carbon cycle across the sediment-water interface and </w:t>
      </w:r>
      <w:ins w:id="112" w:author="Chih-Lin Wei" w:date="2022-07-28T22:29:00Z">
        <w:r w:rsidR="001F7E65">
          <w:rPr>
            <w:rFonts w:eastAsia="標楷體"/>
          </w:rPr>
          <w:t xml:space="preserve">the </w:t>
        </w:r>
      </w:ins>
      <w:r w:rsidRPr="00E05B86">
        <w:rPr>
          <w:rFonts w:eastAsia="標楷體" w:hint="eastAsia"/>
        </w:rPr>
        <w:t>environmental</w:t>
      </w:r>
      <w:r w:rsidRPr="00E05B86">
        <w:rPr>
          <w:rFonts w:eastAsia="標楷體"/>
        </w:rPr>
        <w:t xml:space="preserve"> </w:t>
      </w:r>
      <w:ins w:id="113" w:author="Chih-Lin Wei" w:date="2022-07-28T17:09:00Z">
        <w:r w:rsidR="00922D77">
          <w:rPr>
            <w:rFonts w:eastAsia="標楷體"/>
          </w:rPr>
          <w:t>control</w:t>
        </w:r>
      </w:ins>
      <w:del w:id="114" w:author="Chih-Lin Wei" w:date="2022-07-28T17:09:00Z">
        <w:r w:rsidRPr="00E05B86" w:rsidDel="00922D77">
          <w:rPr>
            <w:rFonts w:eastAsia="標楷體"/>
          </w:rPr>
          <w:delText>effect</w:delText>
        </w:r>
      </w:del>
      <w:r w:rsidRPr="00E05B86">
        <w:rPr>
          <w:rFonts w:eastAsia="標楷體"/>
        </w:rPr>
        <w:t xml:space="preserve"> on </w:t>
      </w:r>
      <w:ins w:id="115" w:author="Chih-Lin Wei" w:date="2022-07-27T15:21:00Z">
        <w:r w:rsidR="00F81022">
          <w:rPr>
            <w:rFonts w:eastAsia="標楷體"/>
          </w:rPr>
          <w:t xml:space="preserve">benthic </w:t>
        </w:r>
      </w:ins>
      <w:r w:rsidRPr="00E05B86">
        <w:rPr>
          <w:rFonts w:eastAsia="標楷體"/>
        </w:rPr>
        <w:t xml:space="preserve">ecosystem functioning remained unclear. This study attempts to contribute knowledge gap in benthic foodweb by quantifying the carbon cycling in this </w:t>
      </w:r>
      <w:ins w:id="116" w:author="Chih-Lin Wei" w:date="2022-07-28T22:29:00Z">
        <w:r w:rsidR="001F7E65">
          <w:rPr>
            <w:rFonts w:eastAsia="標楷體"/>
          </w:rPr>
          <w:t>small mountain river (</w:t>
        </w:r>
      </w:ins>
      <w:r w:rsidRPr="00E05B86">
        <w:rPr>
          <w:rFonts w:eastAsia="標楷體"/>
        </w:rPr>
        <w:t>SMR</w:t>
      </w:r>
      <w:del w:id="117" w:author="user" w:date="2022-08-16T15:28:00Z">
        <w:r w:rsidRPr="00E05B86">
          <w:rPr>
            <w:rFonts w:eastAsia="標楷體"/>
          </w:rPr>
          <w:delText>-</w:delText>
        </w:r>
      </w:del>
      <w:ins w:id="118" w:author="Chih-Lin Wei" w:date="2022-07-28T22:29:00Z">
        <w:r w:rsidR="001F7E65">
          <w:rPr>
            <w:rFonts w:eastAsia="標楷體"/>
          </w:rPr>
          <w:t>)</w:t>
        </w:r>
      </w:ins>
      <w:ins w:id="119" w:author="user" w:date="2022-08-16T15:28:00Z">
        <w:r w:rsidRPr="00E05B86">
          <w:rPr>
            <w:rFonts w:eastAsia="標楷體"/>
          </w:rPr>
          <w:t>-</w:t>
        </w:r>
      </w:ins>
      <w:r w:rsidRPr="00E05B86">
        <w:rPr>
          <w:rFonts w:eastAsia="標楷體"/>
        </w:rPr>
        <w:t>fed submarine canyon ecosystem.</w:t>
      </w:r>
    </w:p>
    <w:p w14:paraId="366D36FB" w14:textId="72861237" w:rsidR="00E05B86" w:rsidRPr="00E05B86" w:rsidRDefault="00E05B86" w:rsidP="00E05B86">
      <w:pPr>
        <w:ind w:firstLine="480"/>
        <w:rPr>
          <w:rFonts w:eastAsia="標楷體"/>
        </w:rPr>
      </w:pPr>
      <w:r w:rsidRPr="00E05B86">
        <w:rPr>
          <w:rFonts w:eastAsia="標楷體"/>
        </w:rPr>
        <w:t>First, biotic and abiotic carbon stocks in the upper GPSC (</w:t>
      </w:r>
      <w:del w:id="120" w:author="Chih-Lin Wei" w:date="2022-07-29T23:03:00Z">
        <w:r w:rsidRPr="00E05B86" w:rsidDel="004271A0">
          <w:rPr>
            <w:rFonts w:eastAsia="標楷體"/>
          </w:rPr>
          <w:delText xml:space="preserve">abbreviated as GC1) and adjacent slope (abbreviated as </w:delText>
        </w:r>
      </w:del>
      <w:ins w:id="121" w:author="Chih-Lin Wei" w:date="2022-07-29T23:03:00Z">
        <w:r w:rsidR="004271A0">
          <w:rPr>
            <w:rFonts w:eastAsia="標楷體"/>
          </w:rPr>
          <w:t>GC1) and adjacent slope (</w:t>
        </w:r>
      </w:ins>
      <w:r w:rsidRPr="00E05B86">
        <w:rPr>
          <w:rFonts w:eastAsia="標楷體"/>
        </w:rPr>
        <w:t xml:space="preserve">GS1) were estimated and examined </w:t>
      </w:r>
      <w:ins w:id="122" w:author="Chih-Lin Wei" w:date="2022-07-28T17:10:00Z">
        <w:r w:rsidR="00922D77">
          <w:rPr>
            <w:rFonts w:eastAsia="標楷體"/>
          </w:rPr>
          <w:t>for</w:t>
        </w:r>
      </w:ins>
      <w:ins w:id="123" w:author="Chih-Lin Wei" w:date="2022-07-29T23:03:00Z">
        <w:r w:rsidR="004271A0">
          <w:rPr>
            <w:rFonts w:eastAsia="標楷體"/>
          </w:rPr>
          <w:t xml:space="preserve"> </w:t>
        </w:r>
      </w:ins>
      <w:del w:id="124" w:author="Chih-Lin Wei" w:date="2022-07-28T17:10:00Z">
        <w:r w:rsidRPr="00E05B86" w:rsidDel="00922D77">
          <w:rPr>
            <w:rFonts w:eastAsia="標楷體"/>
          </w:rPr>
          <w:delText xml:space="preserve">whether </w:delText>
        </w:r>
      </w:del>
      <w:r w:rsidRPr="00E05B86">
        <w:rPr>
          <w:rFonts w:eastAsia="標楷體"/>
        </w:rPr>
        <w:t>the seasonal difference</w:t>
      </w:r>
      <w:del w:id="125" w:author="Chih-Lin Wei" w:date="2022-07-28T17:10:00Z">
        <w:r w:rsidRPr="00E05B86" w:rsidDel="00922D77">
          <w:rPr>
            <w:rFonts w:eastAsia="標楷體"/>
          </w:rPr>
          <w:delText xml:space="preserve"> existed in these stock estimates</w:delText>
        </w:r>
      </w:del>
      <w:r w:rsidRPr="00E05B86">
        <w:rPr>
          <w:rFonts w:eastAsia="標楷體"/>
        </w:rPr>
        <w:t xml:space="preserve">. Then, I combined biological and geochemical data </w:t>
      </w:r>
      <w:del w:id="126" w:author="Chih-Lin Wei" w:date="2022-07-29T23:26:00Z">
        <w:r w:rsidRPr="00E05B86" w:rsidDel="004271A0">
          <w:rPr>
            <w:rFonts w:eastAsia="標楷體"/>
          </w:rPr>
          <w:delText xml:space="preserve">collected </w:delText>
        </w:r>
      </w:del>
      <w:del w:id="127" w:author="Chih-Lin Wei" w:date="2022-07-28T22:31:00Z">
        <w:r w:rsidRPr="00E05B86" w:rsidDel="001F7E65">
          <w:rPr>
            <w:rFonts w:eastAsia="標楷體"/>
          </w:rPr>
          <w:delText xml:space="preserve">at GC1 and GS1 </w:delText>
        </w:r>
      </w:del>
      <w:r w:rsidRPr="00E05B86">
        <w:rPr>
          <w:rFonts w:eastAsia="標楷體"/>
        </w:rPr>
        <w:t>from 2014 to 2020</w:t>
      </w:r>
      <w:del w:id="128" w:author="Chih-Lin Wei" w:date="2022-07-28T17:14:00Z">
        <w:r w:rsidRPr="00E05B86" w:rsidDel="00922D77">
          <w:rPr>
            <w:rFonts w:eastAsia="標楷體"/>
          </w:rPr>
          <w:delText xml:space="preserve"> along</w:delText>
        </w:r>
      </w:del>
      <w:r w:rsidRPr="00E05B86">
        <w:rPr>
          <w:rFonts w:eastAsia="標楷體"/>
        </w:rPr>
        <w:t xml:space="preserve"> with literature data to </w:t>
      </w:r>
      <w:del w:id="129" w:author="Chih-Lin Wei" w:date="2022-07-29T23:18:00Z">
        <w:r w:rsidRPr="00E05B86" w:rsidDel="004271A0">
          <w:rPr>
            <w:rFonts w:eastAsia="標楷體"/>
          </w:rPr>
          <w:delText xml:space="preserve">compare the carbon fluxes between the two sites. Thirdly, I </w:delText>
        </w:r>
      </w:del>
      <w:r w:rsidRPr="00E05B86">
        <w:rPr>
          <w:rFonts w:eastAsia="標楷體"/>
        </w:rPr>
        <w:t>construct</w:t>
      </w:r>
      <w:del w:id="130" w:author="Chih-Lin Wei" w:date="2022-07-29T23:18:00Z">
        <w:r w:rsidRPr="00E05B86" w:rsidDel="004271A0">
          <w:rPr>
            <w:rFonts w:eastAsia="標楷體"/>
          </w:rPr>
          <w:delText>ed</w:delText>
        </w:r>
      </w:del>
      <w:r w:rsidRPr="00E05B86">
        <w:rPr>
          <w:rFonts w:eastAsia="標楷體"/>
        </w:rPr>
        <w:t xml:space="preserve"> </w:t>
      </w:r>
      <w:r w:rsidR="00451673">
        <w:rPr>
          <w:rFonts w:eastAsia="標楷體"/>
        </w:rPr>
        <w:t>linear inverse models (</w:t>
      </w:r>
      <w:r w:rsidRPr="00E05B86">
        <w:rPr>
          <w:rFonts w:eastAsia="標楷體"/>
        </w:rPr>
        <w:t>LIM</w:t>
      </w:r>
      <w:r w:rsidR="00451673">
        <w:rPr>
          <w:rFonts w:eastAsia="標楷體"/>
        </w:rPr>
        <w:t>)</w:t>
      </w:r>
      <w:del w:id="131" w:author="Chih-Lin Wei" w:date="2022-07-29T23:05:00Z">
        <w:r w:rsidRPr="00E05B86" w:rsidDel="004271A0">
          <w:rPr>
            <w:rFonts w:eastAsia="標楷體"/>
          </w:rPr>
          <w:delText xml:space="preserve"> </w:delText>
        </w:r>
      </w:del>
      <w:del w:id="132" w:author="user" w:date="2022-08-16T15:28:00Z">
        <w:r w:rsidRPr="00E05B86">
          <w:rPr>
            <w:rFonts w:eastAsia="標楷體"/>
          </w:rPr>
          <w:delText xml:space="preserve">to compare </w:delText>
        </w:r>
      </w:del>
      <w:ins w:id="133" w:author="Chih-Lin Wei" w:date="2022-07-27T16:49:00Z">
        <w:r w:rsidR="004A320D">
          <w:rPr>
            <w:rFonts w:eastAsia="標楷體"/>
          </w:rPr>
          <w:t xml:space="preserve"> </w:t>
        </w:r>
      </w:ins>
      <w:del w:id="134" w:author="Chih-Lin Wei" w:date="2022-07-29T23:19:00Z">
        <w:r w:rsidRPr="00E05B86" w:rsidDel="004271A0">
          <w:rPr>
            <w:rFonts w:eastAsia="標楷體" w:hint="eastAsia"/>
          </w:rPr>
          <w:delText>to</w:delText>
        </w:r>
      </w:del>
      <w:ins w:id="135" w:author="Chih-Lin Wei" w:date="2022-07-29T23:19:00Z">
        <w:r w:rsidR="004271A0">
          <w:rPr>
            <w:rFonts w:eastAsia="標楷體" w:hint="eastAsia"/>
          </w:rPr>
          <w:t>a</w:t>
        </w:r>
        <w:r w:rsidR="004271A0">
          <w:rPr>
            <w:rFonts w:eastAsia="標楷體"/>
          </w:rPr>
          <w:t>nd</w:t>
        </w:r>
      </w:ins>
      <w:ins w:id="136" w:author="user" w:date="2022-08-16T15:28:00Z">
        <w:r w:rsidRPr="00E05B86">
          <w:rPr>
            <w:rFonts w:eastAsia="標楷體"/>
          </w:rPr>
          <w:t xml:space="preserve"> compare</w:t>
        </w:r>
      </w:ins>
      <w:ins w:id="137" w:author="Chih-Lin Wei" w:date="2022-07-29T23:25:00Z">
        <w:r w:rsidR="004271A0">
          <w:rPr>
            <w:rFonts w:eastAsia="標楷體"/>
          </w:rPr>
          <w:t>d</w:t>
        </w:r>
      </w:ins>
      <w:ins w:id="138" w:author="user" w:date="2022-08-16T15:28:00Z">
        <w:r w:rsidRPr="00E05B86">
          <w:rPr>
            <w:rFonts w:eastAsia="標楷體"/>
          </w:rPr>
          <w:t xml:space="preserve"> </w:t>
        </w:r>
      </w:ins>
      <w:ins w:id="139" w:author="Chih-Lin Wei" w:date="2022-07-29T23:19:00Z">
        <w:r w:rsidR="004271A0">
          <w:rPr>
            <w:rFonts w:eastAsia="標楷體"/>
          </w:rPr>
          <w:t xml:space="preserve">the </w:t>
        </w:r>
      </w:ins>
      <w:r w:rsidRPr="00E05B86">
        <w:rPr>
          <w:rFonts w:eastAsia="標楷體"/>
        </w:rPr>
        <w:t>carbon</w:t>
      </w:r>
      <w:del w:id="140" w:author="Chih-Lin Wei" w:date="2022-07-29T23:19:00Z">
        <w:r w:rsidRPr="00E05B86" w:rsidDel="004271A0">
          <w:rPr>
            <w:rFonts w:eastAsia="標楷體"/>
          </w:rPr>
          <w:delText xml:space="preserve"> flows in simplified</w:delText>
        </w:r>
      </w:del>
      <w:r w:rsidRPr="00E05B86">
        <w:rPr>
          <w:rFonts w:eastAsia="標楷體"/>
        </w:rPr>
        <w:t xml:space="preserve"> food webs</w:t>
      </w:r>
      <w:ins w:id="141" w:author="Chih-Lin Wei" w:date="2022-07-29T23:19:00Z">
        <w:r w:rsidR="004271A0">
          <w:rPr>
            <w:rFonts w:eastAsia="標楷體"/>
          </w:rPr>
          <w:t xml:space="preserve"> between </w:t>
        </w:r>
      </w:ins>
      <w:ins w:id="142" w:author="Chih-Lin Wei" w:date="2022-07-29T23:26:00Z">
        <w:r w:rsidR="004271A0">
          <w:rPr>
            <w:rFonts w:eastAsia="標楷體"/>
          </w:rPr>
          <w:t>GC1 and GS1</w:t>
        </w:r>
      </w:ins>
      <w:r w:rsidRPr="00E05B86">
        <w:rPr>
          <w:rFonts w:eastAsia="標楷體"/>
        </w:rPr>
        <w:t xml:space="preserve">. Finally, I used selected network indices to examine the ecosystem function and </w:t>
      </w:r>
      <w:ins w:id="143" w:author="Chih-Lin Wei" w:date="2022-07-28T22:32:00Z">
        <w:del w:id="144" w:author="user" w:date="2022-08-20T16:58:00Z">
          <w:r w:rsidR="001F7E65" w:rsidDel="001A1AB5">
            <w:rPr>
              <w:rFonts w:eastAsia="標楷體"/>
            </w:rPr>
            <w:delText>foodweb</w:delText>
          </w:r>
        </w:del>
      </w:ins>
      <w:ins w:id="145" w:author="user" w:date="2022-08-20T16:58:00Z">
        <w:r w:rsidR="001A1AB5">
          <w:rPr>
            <w:rFonts w:eastAsia="標楷體"/>
          </w:rPr>
          <w:t>food web</w:t>
        </w:r>
      </w:ins>
      <w:ins w:id="146" w:author="Chih-Lin Wei" w:date="2022-07-28T22:32:00Z">
        <w:r w:rsidR="001F7E65">
          <w:rPr>
            <w:rFonts w:eastAsia="標楷體"/>
          </w:rPr>
          <w:t xml:space="preserve"> </w:t>
        </w:r>
      </w:ins>
      <w:r w:rsidRPr="00E05B86">
        <w:rPr>
          <w:rFonts w:eastAsia="標楷體"/>
        </w:rPr>
        <w:t xml:space="preserve">characteristics </w:t>
      </w:r>
      <w:commentRangeStart w:id="147"/>
      <w:del w:id="148" w:author="Chih-Lin Wei" w:date="2022-07-29T23:28:00Z">
        <w:r w:rsidRPr="00E05B86" w:rsidDel="004271A0">
          <w:rPr>
            <w:rFonts w:eastAsia="標楷體" w:hint="eastAsia"/>
          </w:rPr>
          <w:delText xml:space="preserve">of </w:delText>
        </w:r>
      </w:del>
      <w:del w:id="149" w:author="Chih-Lin Wei" w:date="2022-07-30T19:02:00Z">
        <w:r w:rsidR="00324B23" w:rsidRPr="00E05B86" w:rsidDel="00324B23">
          <w:rPr>
            <w:rFonts w:eastAsia="標楷體" w:hint="eastAsia"/>
          </w:rPr>
          <w:delText>the GPSC and GS</w:delText>
        </w:r>
      </w:del>
      <w:ins w:id="150" w:author="Chih-Lin Wei" w:date="2022-07-30T19:02:00Z">
        <w:r w:rsidR="00324B23">
          <w:rPr>
            <w:rFonts w:eastAsia="標楷體" w:hint="eastAsia"/>
          </w:rPr>
          <w:t>b</w:t>
        </w:r>
        <w:r w:rsidR="00324B23">
          <w:rPr>
            <w:rFonts w:eastAsia="標楷體"/>
          </w:rPr>
          <w:t>etween the canyon and slope habitat</w:t>
        </w:r>
      </w:ins>
      <w:commentRangeEnd w:id="147"/>
      <w:ins w:id="151" w:author="Chih-Lin Wei" w:date="2022-07-30T19:03:00Z">
        <w:r w:rsidR="00324B23">
          <w:rPr>
            <w:rStyle w:val="ac"/>
          </w:rPr>
          <w:commentReference w:id="147"/>
        </w:r>
        <w:r w:rsidR="00324B23">
          <w:rPr>
            <w:rFonts w:eastAsia="標楷體"/>
          </w:rPr>
          <w:t>s</w:t>
        </w:r>
      </w:ins>
      <w:del w:id="152" w:author="Chih-Lin Wei" w:date="2022-07-29T23:28:00Z">
        <w:r w:rsidRPr="00E05B86" w:rsidDel="004271A0">
          <w:rPr>
            <w:rFonts w:eastAsia="標楷體"/>
          </w:rPr>
          <w:delText xml:space="preserve"> foodwebs</w:delText>
        </w:r>
      </w:del>
      <w:r w:rsidRPr="00E05B86">
        <w:rPr>
          <w:rFonts w:eastAsia="標楷體"/>
        </w:rPr>
        <w:t xml:space="preserve">. </w:t>
      </w:r>
    </w:p>
    <w:p w14:paraId="16E31074" w14:textId="040A388E" w:rsidR="00E05B86" w:rsidRPr="00E05B86" w:rsidRDefault="00E05B86" w:rsidP="00E05B86">
      <w:pPr>
        <w:ind w:firstLine="480"/>
        <w:rPr>
          <w:rFonts w:eastAsia="標楷體"/>
        </w:rPr>
      </w:pPr>
      <w:del w:id="153" w:author="user" w:date="2022-08-16T15:28:00Z">
        <w:r w:rsidRPr="00E05B86">
          <w:rPr>
            <w:rFonts w:eastAsia="標楷體"/>
          </w:rPr>
          <w:delText>There</w:delText>
        </w:r>
      </w:del>
      <w:ins w:id="154" w:author="user" w:date="2022-08-16T15:28:00Z">
        <w:r w:rsidRPr="00E05B86">
          <w:rPr>
            <w:rFonts w:eastAsia="標楷體"/>
          </w:rPr>
          <w:t>The</w:t>
        </w:r>
      </w:ins>
      <w:ins w:id="155" w:author="Chih-Lin Wei" w:date="2022-07-28T17:16:00Z">
        <w:r w:rsidR="00922D77">
          <w:rPr>
            <w:rFonts w:eastAsia="標楷體"/>
          </w:rPr>
          <w:t xml:space="preserve"> analyses did not find</w:t>
        </w:r>
      </w:ins>
      <w:del w:id="156" w:author="Chih-Lin Wei" w:date="2022-07-28T17:16:00Z">
        <w:r w:rsidRPr="00E05B86" w:rsidDel="00922D77">
          <w:rPr>
            <w:rFonts w:eastAsia="標楷體"/>
          </w:rPr>
          <w:delText>re were no significant</w:delText>
        </w:r>
      </w:del>
      <w:r w:rsidRPr="00E05B86">
        <w:rPr>
          <w:rFonts w:eastAsia="標楷體"/>
        </w:rPr>
        <w:t xml:space="preserve"> seasonal differences </w:t>
      </w:r>
      <w:del w:id="157" w:author="Chih-Lin Wei" w:date="2022-07-28T23:25:00Z">
        <w:r w:rsidRPr="00E05B86" w:rsidDel="00E840CA">
          <w:rPr>
            <w:rFonts w:eastAsia="標楷體"/>
          </w:rPr>
          <w:delText>for all the</w:delText>
        </w:r>
      </w:del>
      <w:ins w:id="158" w:author="Chih-Lin Wei" w:date="2022-07-28T23:25:00Z">
        <w:r w:rsidR="00E840CA">
          <w:rPr>
            <w:rFonts w:eastAsia="標楷體"/>
          </w:rPr>
          <w:t>in</w:t>
        </w:r>
      </w:ins>
      <w:r w:rsidRPr="00E05B86">
        <w:rPr>
          <w:rFonts w:eastAsia="標楷體"/>
        </w:rPr>
        <w:t xml:space="preserve"> organic carbon </w:t>
      </w:r>
      <w:del w:id="159" w:author="Chih-Lin Wei" w:date="2022-07-28T23:25:00Z">
        <w:r w:rsidRPr="00E05B86" w:rsidDel="00E840CA">
          <w:rPr>
            <w:rFonts w:eastAsia="標楷體"/>
          </w:rPr>
          <w:delText>components</w:delText>
        </w:r>
      </w:del>
      <w:commentRangeStart w:id="160"/>
      <w:ins w:id="161" w:author="Chih-Lin Wei" w:date="2022-07-28T23:26:00Z">
        <w:r w:rsidR="00E840CA">
          <w:rPr>
            <w:rFonts w:eastAsia="標楷體"/>
          </w:rPr>
          <w:t>stocks</w:t>
        </w:r>
        <w:commentRangeEnd w:id="160"/>
        <w:r w:rsidR="00E840CA">
          <w:rPr>
            <w:rStyle w:val="ac"/>
          </w:rPr>
          <w:commentReference w:id="160"/>
        </w:r>
      </w:ins>
      <w:r w:rsidRPr="00E05B86">
        <w:rPr>
          <w:rFonts w:eastAsia="標楷體"/>
        </w:rPr>
        <w:t xml:space="preserve">. However, </w:t>
      </w:r>
      <w:ins w:id="162" w:author="Chih-Lin Wei" w:date="2022-07-29T23:32:00Z">
        <w:r w:rsidR="004271A0">
          <w:rPr>
            <w:rFonts w:eastAsia="標楷體"/>
          </w:rPr>
          <w:t xml:space="preserve">except for the bacteria stocks, </w:t>
        </w:r>
      </w:ins>
      <w:del w:id="163" w:author="Chih-Lin Wei" w:date="2022-07-28T23:30:00Z">
        <w:r w:rsidRPr="00E05B86" w:rsidDel="00E840CA">
          <w:rPr>
            <w:rFonts w:eastAsia="標楷體"/>
          </w:rPr>
          <w:delText>the standing stocks of each compartment</w:delText>
        </w:r>
      </w:del>
      <w:del w:id="164" w:author="Chih-Lin Wei" w:date="2022-07-28T17:12:00Z">
        <w:r w:rsidRPr="00E05B86" w:rsidDel="00922D77">
          <w:rPr>
            <w:rFonts w:eastAsia="標楷體"/>
          </w:rPr>
          <w:delText xml:space="preserve"> in the two habitats</w:delText>
        </w:r>
      </w:del>
      <w:del w:id="165" w:author="Chih-Lin Wei" w:date="2022-07-28T23:30:00Z">
        <w:r w:rsidRPr="00E05B86" w:rsidDel="00E840CA">
          <w:rPr>
            <w:rFonts w:eastAsia="標楷體"/>
          </w:rPr>
          <w:delText xml:space="preserve"> were significantly different. A</w:delText>
        </w:r>
      </w:del>
      <w:del w:id="166" w:author="Chih-Lin Wei" w:date="2022-07-29T23:29:00Z">
        <w:r w:rsidRPr="00E05B86" w:rsidDel="004271A0">
          <w:rPr>
            <w:rFonts w:eastAsia="標楷體"/>
          </w:rPr>
          <w:delText xml:space="preserve">ll </w:delText>
        </w:r>
      </w:del>
      <w:r w:rsidRPr="00E05B86">
        <w:rPr>
          <w:rFonts w:eastAsia="標楷體"/>
        </w:rPr>
        <w:t>the biotic and abiotic carbon stocks</w:t>
      </w:r>
      <w:ins w:id="167" w:author="Chih-Lin Wei" w:date="2022-07-29T23:30:00Z">
        <w:r w:rsidR="004271A0">
          <w:rPr>
            <w:rFonts w:eastAsia="標楷體"/>
          </w:rPr>
          <w:t xml:space="preserve"> in the GS1</w:t>
        </w:r>
      </w:ins>
      <w:ins w:id="168" w:author="user" w:date="2022-08-16T15:28:00Z">
        <w:r w:rsidRPr="00E05B86">
          <w:rPr>
            <w:rFonts w:eastAsia="標楷體"/>
          </w:rPr>
          <w:t xml:space="preserve"> </w:t>
        </w:r>
      </w:ins>
      <w:r w:rsidRPr="00E05B86">
        <w:rPr>
          <w:rFonts w:eastAsia="標楷體"/>
        </w:rPr>
        <w:t xml:space="preserve">were significantly higher </w:t>
      </w:r>
      <w:del w:id="169" w:author="Chih-Lin Wei" w:date="2022-07-29T23:30:00Z">
        <w:r w:rsidRPr="00E05B86" w:rsidDel="004271A0">
          <w:rPr>
            <w:rFonts w:eastAsia="標楷體"/>
          </w:rPr>
          <w:delText>in GS1</w:delText>
        </w:r>
      </w:del>
      <w:ins w:id="170" w:author="Chih-Lin Wei" w:date="2022-07-29T23:30:00Z">
        <w:r w:rsidR="004271A0">
          <w:rPr>
            <w:rFonts w:eastAsia="標楷體"/>
          </w:rPr>
          <w:t xml:space="preserve">than </w:t>
        </w:r>
      </w:ins>
      <w:ins w:id="171" w:author="Chih-Lin Wei" w:date="2022-07-29T23:31:00Z">
        <w:r w:rsidR="004271A0">
          <w:rPr>
            <w:rFonts w:eastAsia="標楷體"/>
          </w:rPr>
          <w:t xml:space="preserve">in </w:t>
        </w:r>
      </w:ins>
      <w:ins w:id="172" w:author="Chih-Lin Wei" w:date="2022-07-29T23:30:00Z">
        <w:r w:rsidR="004271A0">
          <w:rPr>
            <w:rFonts w:eastAsia="標楷體"/>
          </w:rPr>
          <w:t>GC1</w:t>
        </w:r>
      </w:ins>
      <w:ins w:id="173" w:author="Chih-Lin Wei" w:date="2022-07-29T23:32:00Z">
        <w:r w:rsidR="004271A0">
          <w:rPr>
            <w:rFonts w:eastAsia="標楷體"/>
          </w:rPr>
          <w:t>.</w:t>
        </w:r>
      </w:ins>
      <w:del w:id="174" w:author="Chih-Lin Wei" w:date="2022-07-29T23:33:00Z">
        <w:r w:rsidRPr="00E05B86" w:rsidDel="004271A0">
          <w:rPr>
            <w:rFonts w:eastAsia="標楷體"/>
          </w:rPr>
          <w:delText xml:space="preserve"> except for the bacteria stock, which was higher in GC1.</w:delText>
        </w:r>
      </w:del>
      <w:r w:rsidRPr="00E05B86">
        <w:rPr>
          <w:rFonts w:eastAsia="標楷體"/>
        </w:rPr>
        <w:t xml:space="preserve"> The relatively lower biodiversity and faunal carbon stocks in the canyon show that </w:t>
      </w:r>
      <w:ins w:id="175" w:author="Chih-Lin Wei" w:date="2022-07-28T23:31:00Z">
        <w:r w:rsidR="00E840CA">
          <w:rPr>
            <w:rFonts w:eastAsia="標楷體"/>
          </w:rPr>
          <w:t xml:space="preserve">the </w:t>
        </w:r>
      </w:ins>
      <w:r w:rsidRPr="00E05B86">
        <w:rPr>
          <w:rFonts w:eastAsia="標楷體"/>
        </w:rPr>
        <w:t xml:space="preserve">GC1 </w:t>
      </w:r>
      <w:ins w:id="176" w:author="Chih-Lin Wei" w:date="2022-07-28T17:17:00Z">
        <w:r w:rsidR="00922D77">
          <w:rPr>
            <w:rFonts w:eastAsia="標楷體"/>
          </w:rPr>
          <w:t>was</w:t>
        </w:r>
      </w:ins>
      <w:del w:id="177" w:author="Chih-Lin Wei" w:date="2022-07-28T17:17:00Z">
        <w:r w:rsidRPr="00E05B86" w:rsidDel="00922D77">
          <w:rPr>
            <w:rFonts w:eastAsia="標楷體"/>
          </w:rPr>
          <w:delText>is</w:delText>
        </w:r>
      </w:del>
      <w:r w:rsidRPr="00E05B86">
        <w:rPr>
          <w:rFonts w:eastAsia="標楷體"/>
        </w:rPr>
        <w:t xml:space="preserve"> a fragile ecosystem under severe physical perturbation. </w:t>
      </w:r>
      <w:ins w:id="178" w:author="Chih-Lin Wei" w:date="2022-07-28T23:34:00Z">
        <w:r w:rsidR="00E840CA">
          <w:rPr>
            <w:rFonts w:eastAsia="標楷體"/>
          </w:rPr>
          <w:t>Nevertheless</w:t>
        </w:r>
      </w:ins>
      <w:ins w:id="179" w:author="Chih-Lin Wei" w:date="2022-07-28T17:18:00Z">
        <w:r w:rsidR="00B60CDA">
          <w:rPr>
            <w:rFonts w:eastAsia="標楷體"/>
          </w:rPr>
          <w:t>, the s</w:t>
        </w:r>
      </w:ins>
      <w:ins w:id="180" w:author="Chih-Lin Wei" w:date="2022-07-27T16:54:00Z">
        <w:r w:rsidR="004A320D">
          <w:rPr>
            <w:rFonts w:eastAsia="標楷體" w:hint="eastAsia"/>
          </w:rPr>
          <w:t>e</w:t>
        </w:r>
        <w:r w:rsidR="004A320D">
          <w:rPr>
            <w:rFonts w:eastAsia="標楷體"/>
          </w:rPr>
          <w:t xml:space="preserve">diment </w:t>
        </w:r>
      </w:ins>
      <w:ins w:id="181" w:author="Chih-Lin Wei" w:date="2022-07-28T17:18:00Z">
        <w:r w:rsidR="00922D77">
          <w:rPr>
            <w:rFonts w:eastAsia="標楷體"/>
          </w:rPr>
          <w:t>c</w:t>
        </w:r>
      </w:ins>
      <w:ins w:id="182" w:author="Chih-Lin Wei" w:date="2022-07-27T16:54:00Z">
        <w:r w:rsidR="004A320D">
          <w:rPr>
            <w:rFonts w:eastAsia="標楷體"/>
          </w:rPr>
          <w:t xml:space="preserve">ommunity </w:t>
        </w:r>
      </w:ins>
      <w:ins w:id="183" w:author="Chih-Lin Wei" w:date="2022-07-28T17:18:00Z">
        <w:r w:rsidR="00922D77">
          <w:rPr>
            <w:rFonts w:eastAsia="標楷體"/>
          </w:rPr>
          <w:t>o</w:t>
        </w:r>
      </w:ins>
      <w:ins w:id="184" w:author="Chih-Lin Wei" w:date="2022-07-27T16:54:00Z">
        <w:r w:rsidR="004A320D">
          <w:rPr>
            <w:rFonts w:eastAsia="標楷體"/>
          </w:rPr>
          <w:t xml:space="preserve">xygen </w:t>
        </w:r>
      </w:ins>
      <w:ins w:id="185" w:author="Chih-Lin Wei" w:date="2022-07-28T17:18:00Z">
        <w:r w:rsidR="00922D77">
          <w:rPr>
            <w:rFonts w:eastAsia="標楷體"/>
          </w:rPr>
          <w:t>c</w:t>
        </w:r>
      </w:ins>
      <w:ins w:id="186" w:author="Chih-Lin Wei" w:date="2022-07-27T16:54:00Z">
        <w:r w:rsidR="004A320D">
          <w:rPr>
            <w:rFonts w:eastAsia="標楷體"/>
          </w:rPr>
          <w:t>onsumption (</w:t>
        </w:r>
      </w:ins>
      <w:r w:rsidRPr="00E05B86">
        <w:rPr>
          <w:rFonts w:eastAsia="標楷體"/>
        </w:rPr>
        <w:t>SCOC</w:t>
      </w:r>
      <w:ins w:id="187" w:author="Chih-Lin Wei" w:date="2022-07-27T16:54:00Z">
        <w:r w:rsidR="004A320D">
          <w:rPr>
            <w:rFonts w:eastAsia="標楷體"/>
          </w:rPr>
          <w:t>)</w:t>
        </w:r>
      </w:ins>
      <w:r w:rsidRPr="00E05B86">
        <w:rPr>
          <w:rFonts w:eastAsia="標楷體"/>
        </w:rPr>
        <w:t xml:space="preserve"> rates </w:t>
      </w:r>
      <w:del w:id="188" w:author="Chih-Lin Wei" w:date="2022-07-27T16:55:00Z">
        <w:r w:rsidRPr="00E05B86" w:rsidDel="004A320D">
          <w:rPr>
            <w:rFonts w:eastAsia="標楷體"/>
          </w:rPr>
          <w:lastRenderedPageBreak/>
          <w:delText>showed no significant</w:delText>
        </w:r>
      </w:del>
      <w:del w:id="189" w:author="Chih-Lin Wei" w:date="2022-07-29T23:34:00Z">
        <w:r w:rsidRPr="00E05B86" w:rsidDel="004271A0">
          <w:rPr>
            <w:rFonts w:eastAsia="標楷體"/>
          </w:rPr>
          <w:delText xml:space="preserve"> </w:delText>
        </w:r>
      </w:del>
      <w:del w:id="190" w:author="user" w:date="2022-08-16T15:28:00Z">
        <w:r w:rsidRPr="00E05B86">
          <w:rPr>
            <w:rFonts w:eastAsia="標楷體"/>
          </w:rPr>
          <w:delText>difference</w:delText>
        </w:r>
      </w:del>
      <w:ins w:id="191" w:author="user" w:date="2022-08-16T15:28:00Z">
        <w:r w:rsidRPr="00E05B86">
          <w:rPr>
            <w:rFonts w:eastAsia="標楷體"/>
          </w:rPr>
          <w:t>differ</w:t>
        </w:r>
      </w:ins>
      <w:ins w:id="192" w:author="Chih-Lin Wei" w:date="2022-07-29T23:34:00Z">
        <w:r w:rsidR="004271A0">
          <w:rPr>
            <w:rFonts w:eastAsia="標楷體"/>
          </w:rPr>
          <w:t>ed</w:t>
        </w:r>
      </w:ins>
      <w:del w:id="193" w:author="Chih-Lin Wei" w:date="2022-07-29T23:34:00Z">
        <w:r w:rsidRPr="00E05B86" w:rsidDel="004271A0">
          <w:rPr>
            <w:rFonts w:eastAsia="標楷體"/>
          </w:rPr>
          <w:delText>en</w:delText>
        </w:r>
      </w:del>
      <w:del w:id="194" w:author="Chih-Lin Wei" w:date="2022-07-27T16:55:00Z">
        <w:r w:rsidRPr="00E05B86" w:rsidDel="004A320D">
          <w:rPr>
            <w:rFonts w:eastAsia="標楷體"/>
          </w:rPr>
          <w:delText>ce</w:delText>
        </w:r>
      </w:del>
      <w:r w:rsidRPr="00E05B86">
        <w:rPr>
          <w:rFonts w:eastAsia="標楷體"/>
        </w:rPr>
        <w:t xml:space="preserve"> between </w:t>
      </w:r>
      <w:ins w:id="195" w:author="Chih-Lin Wei" w:date="2022-07-28T17:20:00Z">
        <w:r w:rsidR="00B60CDA">
          <w:rPr>
            <w:rFonts w:eastAsia="標楷體"/>
          </w:rPr>
          <w:t>habitats</w:t>
        </w:r>
      </w:ins>
      <w:del w:id="196" w:author="Chih-Lin Wei" w:date="2022-07-28T17:20:00Z">
        <w:r w:rsidRPr="00E05B86" w:rsidDel="00B60CDA">
          <w:rPr>
            <w:rFonts w:eastAsia="標楷體"/>
          </w:rPr>
          <w:delText>GC1 and GS1</w:delText>
        </w:r>
      </w:del>
      <w:r w:rsidRPr="00E05B86">
        <w:rPr>
          <w:rFonts w:eastAsia="標楷體"/>
        </w:rPr>
        <w:t xml:space="preserve">, indicating the relatively </w:t>
      </w:r>
      <w:del w:id="197" w:author="user" w:date="2022-08-16T15:28:00Z">
        <w:r w:rsidRPr="00E05B86">
          <w:rPr>
            <w:rFonts w:eastAsia="標楷體"/>
          </w:rPr>
          <w:delText xml:space="preserve">high </w:delText>
        </w:r>
      </w:del>
      <w:ins w:id="198" w:author="user" w:date="2022-08-16T15:28:00Z">
        <w:r w:rsidRPr="00E05B86">
          <w:rPr>
            <w:rFonts w:eastAsia="標楷體"/>
          </w:rPr>
          <w:t>high</w:t>
        </w:r>
      </w:ins>
      <w:ins w:id="199" w:author="Chih-Lin Wei" w:date="2022-07-29T23:34:00Z">
        <w:r w:rsidR="004271A0">
          <w:rPr>
            <w:rFonts w:eastAsia="標楷體"/>
          </w:rPr>
          <w:t>er</w:t>
        </w:r>
      </w:ins>
      <w:ins w:id="200" w:author="user" w:date="2022-08-16T15:28:00Z">
        <w:r w:rsidRPr="00E05B86">
          <w:rPr>
            <w:rFonts w:eastAsia="標楷體"/>
          </w:rPr>
          <w:t xml:space="preserve"> </w:t>
        </w:r>
      </w:ins>
      <w:ins w:id="201" w:author="Chih-Lin Wei" w:date="2022-07-28T17:21:00Z">
        <w:r w:rsidR="00B60CDA">
          <w:rPr>
            <w:rFonts w:eastAsia="標楷體"/>
          </w:rPr>
          <w:t>microbial carbon</w:t>
        </w:r>
      </w:ins>
      <w:del w:id="202" w:author="Chih-Lin Wei" w:date="2022-07-28T17:21:00Z">
        <w:r w:rsidRPr="00E05B86" w:rsidDel="00B60CDA">
          <w:rPr>
            <w:rFonts w:eastAsia="標楷體"/>
          </w:rPr>
          <w:delText>oxygen</w:delText>
        </w:r>
      </w:del>
      <w:r w:rsidRPr="00E05B86">
        <w:rPr>
          <w:rFonts w:eastAsia="標楷體"/>
        </w:rPr>
        <w:t xml:space="preserve"> remineralization</w:t>
      </w:r>
      <w:del w:id="203" w:author="Chih-Lin Wei" w:date="2022-07-28T17:21:00Z">
        <w:r w:rsidRPr="00E05B86" w:rsidDel="00B60CDA">
          <w:rPr>
            <w:rFonts w:eastAsia="標楷體"/>
          </w:rPr>
          <w:delText xml:space="preserve"> by the bacteria</w:delText>
        </w:r>
      </w:del>
      <w:r w:rsidRPr="00E05B86">
        <w:rPr>
          <w:rFonts w:eastAsia="標楷體"/>
        </w:rPr>
        <w:t xml:space="preserve"> in </w:t>
      </w:r>
      <w:ins w:id="204" w:author="Chih-Lin Wei" w:date="2022-07-28T23:35:00Z">
        <w:r w:rsidR="00E840CA">
          <w:rPr>
            <w:rFonts w:eastAsia="標楷體"/>
          </w:rPr>
          <w:t xml:space="preserve">the </w:t>
        </w:r>
      </w:ins>
      <w:r w:rsidRPr="00E05B86">
        <w:rPr>
          <w:rFonts w:eastAsia="標楷體"/>
        </w:rPr>
        <w:t>GC1</w:t>
      </w:r>
      <w:ins w:id="205" w:author="Chih-Lin Wei" w:date="2022-07-28T23:35:00Z">
        <w:r w:rsidR="00E840CA">
          <w:rPr>
            <w:rFonts w:eastAsia="標楷體"/>
          </w:rPr>
          <w:t xml:space="preserve"> than </w:t>
        </w:r>
      </w:ins>
      <w:ins w:id="206" w:author="Chih-Lin Wei" w:date="2022-07-29T23:34:00Z">
        <w:r w:rsidR="004271A0">
          <w:rPr>
            <w:rFonts w:eastAsia="標楷體"/>
          </w:rPr>
          <w:t xml:space="preserve">in </w:t>
        </w:r>
      </w:ins>
      <w:ins w:id="207" w:author="Chih-Lin Wei" w:date="2022-07-28T23:35:00Z">
        <w:r w:rsidR="00E840CA">
          <w:rPr>
            <w:rFonts w:eastAsia="標楷體"/>
          </w:rPr>
          <w:t>GS1</w:t>
        </w:r>
      </w:ins>
      <w:r w:rsidR="005C18F5">
        <w:rPr>
          <w:rFonts w:eastAsia="標楷體"/>
        </w:rPr>
        <w:t>.</w:t>
      </w:r>
      <w:r w:rsidRPr="00E05B86">
        <w:rPr>
          <w:rFonts w:eastAsia="標楷體"/>
        </w:rPr>
        <w:t xml:space="preserve"> By contrast, the higher </w:t>
      </w:r>
      <w:ins w:id="208" w:author="Chih-Lin Wei" w:date="2022-07-28T17:21:00Z">
        <w:r w:rsidR="00B60CDA">
          <w:rPr>
            <w:rFonts w:eastAsia="標楷體"/>
          </w:rPr>
          <w:t xml:space="preserve">fauna </w:t>
        </w:r>
      </w:ins>
      <w:r w:rsidRPr="00E05B86">
        <w:rPr>
          <w:rFonts w:eastAsia="標楷體"/>
        </w:rPr>
        <w:t>contribution</w:t>
      </w:r>
      <w:del w:id="209" w:author="Chih-Lin Wei" w:date="2022-07-28T17:22:00Z">
        <w:r w:rsidRPr="00E05B86" w:rsidDel="00B60CDA">
          <w:rPr>
            <w:rFonts w:eastAsia="標楷體"/>
          </w:rPr>
          <w:delText xml:space="preserve"> of fauna</w:delText>
        </w:r>
      </w:del>
      <w:r w:rsidRPr="00E05B86">
        <w:rPr>
          <w:rFonts w:eastAsia="標楷體"/>
        </w:rPr>
        <w:t xml:space="preserve"> </w:t>
      </w:r>
      <w:del w:id="210" w:author="Chih-Lin Wei" w:date="2022-07-29T23:35:00Z">
        <w:r w:rsidRPr="00E05B86" w:rsidDel="004271A0">
          <w:rPr>
            <w:rFonts w:eastAsia="標楷體"/>
          </w:rPr>
          <w:delText xml:space="preserve">in </w:delText>
        </w:r>
      </w:del>
      <w:ins w:id="211" w:author="Chih-Lin Wei" w:date="2022-07-29T23:35:00Z">
        <w:r w:rsidR="004271A0">
          <w:rPr>
            <w:rFonts w:eastAsia="標楷體"/>
          </w:rPr>
          <w:t>to</w:t>
        </w:r>
        <w:r w:rsidR="004271A0" w:rsidRPr="00E05B86">
          <w:rPr>
            <w:rFonts w:eastAsia="標楷體"/>
          </w:rPr>
          <w:t xml:space="preserve"> </w:t>
        </w:r>
      </w:ins>
      <w:r w:rsidRPr="00E05B86">
        <w:rPr>
          <w:rFonts w:eastAsia="標楷體"/>
        </w:rPr>
        <w:t xml:space="preserve">carbon processing </w:t>
      </w:r>
      <w:ins w:id="212" w:author="Chih-Lin Wei" w:date="2022-07-29T23:36:00Z">
        <w:r w:rsidR="004271A0">
          <w:rPr>
            <w:rFonts w:eastAsia="標楷體"/>
          </w:rPr>
          <w:t xml:space="preserve">in </w:t>
        </w:r>
      </w:ins>
      <w:ins w:id="213" w:author="Chih-Lin Wei" w:date="2022-07-29T23:37:00Z">
        <w:r w:rsidR="004271A0">
          <w:rPr>
            <w:rFonts w:eastAsia="標楷體"/>
          </w:rPr>
          <w:t>the GS1 suggest</w:t>
        </w:r>
      </w:ins>
      <w:ins w:id="214" w:author="Chih-Lin Wei" w:date="2022-07-29T23:38:00Z">
        <w:r w:rsidR="004271A0">
          <w:rPr>
            <w:rFonts w:eastAsia="標楷體"/>
          </w:rPr>
          <w:t>s</w:t>
        </w:r>
      </w:ins>
      <w:ins w:id="215" w:author="Chih-Lin Wei" w:date="2022-07-29T23:37:00Z">
        <w:r w:rsidR="004271A0">
          <w:rPr>
            <w:rFonts w:eastAsia="標楷體"/>
          </w:rPr>
          <w:t xml:space="preserve"> </w:t>
        </w:r>
      </w:ins>
      <w:ins w:id="216" w:author="Chih-Lin Wei" w:date="2022-07-29T23:38:00Z">
        <w:r w:rsidR="004271A0">
          <w:rPr>
            <w:rFonts w:eastAsia="標楷體"/>
          </w:rPr>
          <w:t xml:space="preserve">that </w:t>
        </w:r>
      </w:ins>
      <w:ins w:id="217" w:author="Chih-Lin Wei" w:date="2022-07-29T23:37:00Z">
        <w:r w:rsidR="004271A0">
          <w:rPr>
            <w:rFonts w:eastAsia="標楷體"/>
          </w:rPr>
          <w:t xml:space="preserve">the slope may be </w:t>
        </w:r>
      </w:ins>
      <w:del w:id="218" w:author="Chih-Lin Wei" w:date="2022-07-29T23:36:00Z">
        <w:r w:rsidRPr="00E05B86" w:rsidDel="004271A0">
          <w:rPr>
            <w:rFonts w:eastAsia="標楷體"/>
          </w:rPr>
          <w:delText xml:space="preserve">on the adjacent slope presents </w:delText>
        </w:r>
      </w:del>
      <w:r w:rsidRPr="00E05B86">
        <w:rPr>
          <w:rFonts w:eastAsia="標楷體"/>
        </w:rPr>
        <w:t xml:space="preserve">a relatively </w:t>
      </w:r>
      <w:ins w:id="219" w:author="Chih-Lin Wei" w:date="2022-07-29T23:37:00Z">
        <w:r w:rsidR="004271A0">
          <w:rPr>
            <w:rFonts w:eastAsia="標楷體"/>
          </w:rPr>
          <w:t xml:space="preserve">more </w:t>
        </w:r>
      </w:ins>
      <w:r w:rsidRPr="00E05B86">
        <w:rPr>
          <w:rFonts w:eastAsia="標楷體"/>
        </w:rPr>
        <w:t>mature ecosystem</w:t>
      </w:r>
      <w:del w:id="220" w:author="user" w:date="2022-08-16T15:28:00Z">
        <w:r w:rsidRPr="00E05B86">
          <w:rPr>
            <w:rFonts w:eastAsia="標楷體"/>
          </w:rPr>
          <w:delText>.</w:delText>
        </w:r>
      </w:del>
      <w:ins w:id="221" w:author="Chih-Lin Wei" w:date="2022-07-29T23:37:00Z">
        <w:r w:rsidR="004271A0">
          <w:rPr>
            <w:rFonts w:eastAsia="標楷體"/>
          </w:rPr>
          <w:t xml:space="preserve"> </w:t>
        </w:r>
      </w:ins>
      <w:ins w:id="222" w:author="Chih-Lin Wei" w:date="2022-07-29T23:38:00Z">
        <w:r w:rsidR="004271A0">
          <w:rPr>
            <w:rFonts w:eastAsia="標楷體"/>
          </w:rPr>
          <w:t xml:space="preserve">than </w:t>
        </w:r>
      </w:ins>
      <w:ins w:id="223" w:author="Chih-Lin Wei" w:date="2022-07-29T23:37:00Z">
        <w:r w:rsidR="004271A0">
          <w:rPr>
            <w:rFonts w:eastAsia="標楷體"/>
          </w:rPr>
          <w:t>the canyon</w:t>
        </w:r>
      </w:ins>
      <w:ins w:id="224" w:author="user" w:date="2022-08-16T15:28:00Z">
        <w:r w:rsidRPr="00E05B86">
          <w:rPr>
            <w:rFonts w:eastAsia="標楷體"/>
          </w:rPr>
          <w:t xml:space="preserve">. </w:t>
        </w:r>
      </w:ins>
      <w:ins w:id="225" w:author="Chih-Lin Wei" w:date="2022-07-28T23:44:00Z">
        <w:r w:rsidR="0095121C">
          <w:rPr>
            <w:rFonts w:eastAsia="標楷體"/>
          </w:rPr>
          <w:t xml:space="preserve">The </w:t>
        </w:r>
      </w:ins>
      <w:r w:rsidRPr="00E05B86">
        <w:rPr>
          <w:rFonts w:eastAsia="標楷體"/>
        </w:rPr>
        <w:t>LIM</w:t>
      </w:r>
      <w:ins w:id="226" w:author="user" w:date="2022-08-16T15:28:00Z">
        <w:r w:rsidRPr="00E05B86">
          <w:rPr>
            <w:rFonts w:eastAsia="標楷體"/>
          </w:rPr>
          <w:t xml:space="preserve"> </w:t>
        </w:r>
      </w:ins>
      <w:ins w:id="227" w:author="Chih-Lin Wei" w:date="2022-07-28T23:45:00Z">
        <w:del w:id="228" w:author="user" w:date="2022-08-20T16:58:00Z">
          <w:r w:rsidR="0095121C" w:rsidDel="001A1AB5">
            <w:rPr>
              <w:rFonts w:eastAsia="標楷體"/>
            </w:rPr>
            <w:delText>foodweb</w:delText>
          </w:r>
        </w:del>
      </w:ins>
      <w:ins w:id="229" w:author="user" w:date="2022-08-20T16:58:00Z">
        <w:r w:rsidR="001A1AB5">
          <w:rPr>
            <w:rFonts w:eastAsia="標楷體"/>
          </w:rPr>
          <w:t>food web</w:t>
        </w:r>
      </w:ins>
      <w:ins w:id="230" w:author="Chih-Lin Wei" w:date="2022-07-28T23:45:00Z">
        <w:r w:rsidR="0095121C">
          <w:rPr>
            <w:rFonts w:eastAsia="標楷體"/>
          </w:rPr>
          <w:t xml:space="preserve"> </w:t>
        </w:r>
      </w:ins>
      <w:r w:rsidRPr="00E05B86">
        <w:rPr>
          <w:rFonts w:eastAsia="標楷體"/>
        </w:rPr>
        <w:t xml:space="preserve">results showed that the magnitude and distribution of the carbon </w:t>
      </w:r>
      <w:del w:id="231" w:author="user" w:date="2022-08-16T15:28:00Z">
        <w:r w:rsidRPr="00E05B86">
          <w:rPr>
            <w:rFonts w:eastAsia="標楷體"/>
          </w:rPr>
          <w:delText>flow</w:delText>
        </w:r>
      </w:del>
      <w:ins w:id="232" w:author="user" w:date="2022-08-16T15:28:00Z">
        <w:r w:rsidRPr="00E05B86">
          <w:rPr>
            <w:rFonts w:eastAsia="標楷體"/>
          </w:rPr>
          <w:t>flow</w:t>
        </w:r>
      </w:ins>
      <w:ins w:id="233" w:author="Chih-Lin Wei" w:date="2022-07-27T17:02:00Z">
        <w:r w:rsidR="004A320D">
          <w:rPr>
            <w:rFonts w:eastAsia="標楷體"/>
          </w:rPr>
          <w:t>s differed</w:t>
        </w:r>
      </w:ins>
      <w:r w:rsidRPr="00E05B86">
        <w:rPr>
          <w:rFonts w:eastAsia="標楷體"/>
        </w:rPr>
        <w:t xml:space="preserve"> between GC1 and GS1</w:t>
      </w:r>
      <w:ins w:id="234" w:author="Chih-Lin Wei" w:date="2022-07-28T23:38:00Z">
        <w:r w:rsidR="0095121C">
          <w:rPr>
            <w:rFonts w:eastAsia="標楷體"/>
          </w:rPr>
          <w:t>.</w:t>
        </w:r>
      </w:ins>
      <w:ins w:id="235" w:author="Chih-Lin Wei" w:date="2022-07-29T23:38:00Z">
        <w:r w:rsidR="004271A0">
          <w:rPr>
            <w:rFonts w:eastAsia="標楷體"/>
          </w:rPr>
          <w:t xml:space="preserve"> </w:t>
        </w:r>
      </w:ins>
      <w:del w:id="236" w:author="Chih-Lin Wei" w:date="2022-07-27T17:02:00Z">
        <w:r w:rsidRPr="00E05B86" w:rsidDel="004A320D">
          <w:rPr>
            <w:rFonts w:eastAsia="標楷體"/>
          </w:rPr>
          <w:delText xml:space="preserve"> </w:delText>
        </w:r>
      </w:del>
      <w:del w:id="237" w:author="Chih-Lin Wei" w:date="2022-07-27T17:01:00Z">
        <w:r w:rsidRPr="00E05B86" w:rsidDel="004A320D">
          <w:rPr>
            <w:rFonts w:eastAsia="標楷體"/>
          </w:rPr>
          <w:delText xml:space="preserve">were extremely </w:delText>
        </w:r>
      </w:del>
      <w:del w:id="238" w:author="Chih-Lin Wei" w:date="2022-07-27T17:02:00Z">
        <w:r w:rsidRPr="00E05B86" w:rsidDel="004A320D">
          <w:rPr>
            <w:rFonts w:eastAsia="標楷體"/>
          </w:rPr>
          <w:delText>differe</w:delText>
        </w:r>
      </w:del>
      <w:del w:id="239" w:author="Chih-Lin Wei" w:date="2022-07-27T17:01:00Z">
        <w:r w:rsidRPr="00E05B86" w:rsidDel="004A320D">
          <w:rPr>
            <w:rFonts w:eastAsia="標楷體"/>
          </w:rPr>
          <w:delText>nt, i</w:delText>
        </w:r>
      </w:del>
      <w:del w:id="240" w:author="Chih-Lin Wei" w:date="2022-07-28T23:38:00Z">
        <w:r w:rsidRPr="00E05B86" w:rsidDel="0095121C">
          <w:rPr>
            <w:rFonts w:eastAsia="標楷體"/>
          </w:rPr>
          <w:delText>n add</w:delText>
        </w:r>
      </w:del>
      <w:del w:id="241" w:author="Chih-Lin Wei" w:date="2022-07-28T23:37:00Z">
        <w:r w:rsidRPr="00E05B86" w:rsidDel="0095121C">
          <w:rPr>
            <w:rFonts w:eastAsia="標楷體"/>
          </w:rPr>
          <w:delText xml:space="preserve">ition, </w:delText>
        </w:r>
      </w:del>
      <w:del w:id="242" w:author="user" w:date="2022-08-16T15:28:00Z">
        <w:r w:rsidRPr="00E05B86">
          <w:rPr>
            <w:rFonts w:eastAsia="標楷體"/>
          </w:rPr>
          <w:delText>the</w:delText>
        </w:r>
      </w:del>
      <w:del w:id="243" w:author="Chih-Lin Wei" w:date="2022-07-28T23:37:00Z">
        <w:r w:rsidRPr="00E05B86" w:rsidDel="0095121C">
          <w:rPr>
            <w:rFonts w:eastAsia="標楷體"/>
          </w:rPr>
          <w:delText>t</w:delText>
        </w:r>
      </w:del>
      <w:ins w:id="244" w:author="Chih-Lin Wei" w:date="2022-07-28T23:38:00Z">
        <w:r w:rsidR="0095121C">
          <w:rPr>
            <w:rFonts w:eastAsia="標楷體"/>
          </w:rPr>
          <w:t>T</w:t>
        </w:r>
      </w:ins>
      <w:ins w:id="245" w:author="user" w:date="2022-08-16T15:28:00Z">
        <w:r w:rsidRPr="00E05B86">
          <w:rPr>
            <w:rFonts w:eastAsia="標楷體"/>
          </w:rPr>
          <w:t xml:space="preserve">he </w:t>
        </w:r>
      </w:ins>
      <w:ins w:id="246" w:author="Chih-Lin Wei" w:date="2022-07-27T17:02:00Z">
        <w:r w:rsidR="004A320D">
          <w:rPr>
            <w:rFonts w:eastAsia="標楷體"/>
          </w:rPr>
          <w:t>GC1 require</w:t>
        </w:r>
      </w:ins>
      <w:ins w:id="247" w:author="Chih-Lin Wei" w:date="2022-07-28T23:38:00Z">
        <w:r w:rsidR="0095121C">
          <w:rPr>
            <w:rFonts w:eastAsia="標楷體"/>
          </w:rPr>
          <w:t>d</w:t>
        </w:r>
      </w:ins>
      <w:ins w:id="248" w:author="Chih-Lin Wei" w:date="2022-07-27T17:02:00Z">
        <w:r w:rsidR="004A320D">
          <w:rPr>
            <w:rFonts w:eastAsia="標楷體"/>
          </w:rPr>
          <w:t xml:space="preserve"> </w:t>
        </w:r>
      </w:ins>
      <w:del w:id="249" w:author="Chih-Lin Wei" w:date="2022-07-27T17:02:00Z">
        <w:r w:rsidRPr="00E05B86" w:rsidDel="004A320D">
          <w:rPr>
            <w:rFonts w:eastAsia="標楷體"/>
          </w:rPr>
          <w:delText xml:space="preserve">quantity of </w:delText>
        </w:r>
      </w:del>
      <w:r w:rsidRPr="00E05B86">
        <w:rPr>
          <w:rFonts w:eastAsia="標楷體"/>
        </w:rPr>
        <w:t>131.08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d</w:t>
      </w:r>
      <w:ins w:id="250" w:author="Chih-Lin Wei" w:date="2022-07-29T23:38:00Z">
        <w:r w:rsidR="004271A0">
          <w:rPr>
            <w:rFonts w:eastAsia="標楷體"/>
          </w:rPr>
          <w:t>,</w:t>
        </w:r>
      </w:ins>
      <w:r w:rsidRPr="00E05B86">
        <w:rPr>
          <w:rFonts w:eastAsia="標楷體"/>
        </w:rPr>
        <w:t xml:space="preserve"> and</w:t>
      </w:r>
      <w:ins w:id="251" w:author="user" w:date="2022-08-16T15:28:00Z">
        <w:r w:rsidRPr="00E05B86">
          <w:rPr>
            <w:rFonts w:eastAsia="標楷體"/>
          </w:rPr>
          <w:t xml:space="preserve"> </w:t>
        </w:r>
      </w:ins>
      <w:ins w:id="252" w:author="Chih-Lin Wei" w:date="2022-07-28T23:38:00Z">
        <w:r w:rsidR="0095121C">
          <w:rPr>
            <w:rFonts w:eastAsia="標楷體"/>
          </w:rPr>
          <w:t xml:space="preserve">GS1 </w:t>
        </w:r>
      </w:ins>
      <w:ins w:id="253" w:author="Chih-Lin Wei" w:date="2022-07-29T23:38:00Z">
        <w:r w:rsidR="004271A0">
          <w:rPr>
            <w:rFonts w:eastAsia="標楷體"/>
          </w:rPr>
          <w:t>need</w:t>
        </w:r>
      </w:ins>
      <w:ins w:id="254" w:author="Chih-Lin Wei" w:date="2022-07-28T23:38:00Z">
        <w:r w:rsidR="0095121C">
          <w:rPr>
            <w:rFonts w:eastAsia="標楷體"/>
          </w:rPr>
          <w:t xml:space="preserve">ed </w:t>
        </w:r>
      </w:ins>
      <w:r w:rsidRPr="00E05B86">
        <w:rPr>
          <w:rFonts w:eastAsia="標楷體"/>
        </w:rPr>
        <w:t>78.95 mg C/</w:t>
      </w:r>
      <w:r>
        <w:rPr>
          <w:rFonts w:eastAsia="標楷體"/>
        </w:rPr>
        <w:t xml:space="preserve"> </w:t>
      </w:r>
      <w:r w:rsidRPr="00E05B86">
        <w:rPr>
          <w:rFonts w:eastAsia="標楷體"/>
        </w:rPr>
        <w:t>m</w:t>
      </w:r>
      <w:r w:rsidRPr="00E05B86">
        <w:rPr>
          <w:rFonts w:eastAsia="標楷體"/>
          <w:vertAlign w:val="superscript"/>
        </w:rPr>
        <w:t>2</w:t>
      </w:r>
      <w:r w:rsidRPr="00E05B86">
        <w:rPr>
          <w:rFonts w:eastAsia="標楷體"/>
        </w:rPr>
        <w:t>/</w:t>
      </w:r>
      <w:r>
        <w:rPr>
          <w:rFonts w:eastAsia="標楷體"/>
        </w:rPr>
        <w:t xml:space="preserve"> </w:t>
      </w:r>
      <w:r w:rsidRPr="00E05B86">
        <w:rPr>
          <w:rFonts w:eastAsia="標楷體"/>
        </w:rPr>
        <w:t xml:space="preserve">d of </w:t>
      </w:r>
      <w:r w:rsidR="00451673">
        <w:rPr>
          <w:rFonts w:eastAsia="標楷體"/>
        </w:rPr>
        <w:t>total organic carbon (</w:t>
      </w:r>
      <w:r w:rsidRPr="00E05B86">
        <w:rPr>
          <w:rFonts w:eastAsia="標楷體"/>
        </w:rPr>
        <w:t>TOC</w:t>
      </w:r>
      <w:r w:rsidR="00451673">
        <w:rPr>
          <w:rFonts w:eastAsia="標楷體"/>
        </w:rPr>
        <w:t>)</w:t>
      </w:r>
      <w:r w:rsidRPr="00E05B86">
        <w:rPr>
          <w:rFonts w:eastAsia="標楷體"/>
        </w:rPr>
        <w:t xml:space="preserve"> flux </w:t>
      </w:r>
      <w:del w:id="255" w:author="Chih-Lin Wei" w:date="2022-07-27T17:03:00Z">
        <w:r w:rsidRPr="00E05B86" w:rsidDel="004A320D">
          <w:rPr>
            <w:rFonts w:eastAsia="標楷體"/>
          </w:rPr>
          <w:delText>would be needed</w:delText>
        </w:r>
      </w:del>
      <w:del w:id="256" w:author="Chih-Lin Wei" w:date="2022-07-28T23:39:00Z">
        <w:r w:rsidRPr="00E05B86" w:rsidDel="0095121C">
          <w:rPr>
            <w:rFonts w:eastAsia="標楷體"/>
          </w:rPr>
          <w:delText xml:space="preserve"> </w:delText>
        </w:r>
      </w:del>
      <w:r w:rsidRPr="00E05B86">
        <w:rPr>
          <w:rFonts w:eastAsia="標楷體"/>
        </w:rPr>
        <w:t xml:space="preserve">to support the biological </w:t>
      </w:r>
      <w:del w:id="257" w:author="user" w:date="2022-08-16T15:28:00Z">
        <w:r w:rsidRPr="00E05B86">
          <w:rPr>
            <w:rFonts w:eastAsia="標楷體"/>
          </w:rPr>
          <w:delText>system</w:delText>
        </w:r>
      </w:del>
      <w:ins w:id="258" w:author="user" w:date="2022-08-16T15:28:00Z">
        <w:r w:rsidRPr="00E05B86">
          <w:rPr>
            <w:rFonts w:eastAsia="標楷體"/>
          </w:rPr>
          <w:t>system</w:t>
        </w:r>
      </w:ins>
      <w:ins w:id="259" w:author="Chih-Lin Wei" w:date="2022-07-30T19:05:00Z">
        <w:r w:rsidR="00324B23">
          <w:rPr>
            <w:rFonts w:eastAsia="標楷體"/>
          </w:rPr>
          <w:t>s</w:t>
        </w:r>
      </w:ins>
      <w:del w:id="260" w:author="Chih-Lin Wei" w:date="2022-07-27T17:03:00Z">
        <w:r w:rsidRPr="00E05B86" w:rsidDel="004A320D">
          <w:rPr>
            <w:rFonts w:eastAsia="標楷體"/>
          </w:rPr>
          <w:delText xml:space="preserve"> in GC1 and GS1</w:delText>
        </w:r>
      </w:del>
      <w:del w:id="261" w:author="Chih-Lin Wei" w:date="2022-07-28T23:39:00Z">
        <w:r w:rsidRPr="00E05B86" w:rsidDel="0095121C">
          <w:rPr>
            <w:rFonts w:eastAsia="標楷體"/>
          </w:rPr>
          <w:delText>, respectively</w:delText>
        </w:r>
      </w:del>
      <w:r w:rsidRPr="00E05B86">
        <w:rPr>
          <w:rFonts w:eastAsia="標楷體"/>
        </w:rPr>
        <w:t xml:space="preserve">. The higher carbon burial rate in GC1 indicates that the GPSC not only transports sediment to the deep South China Sea but </w:t>
      </w:r>
      <w:del w:id="262" w:author="Chih-Lin Wei" w:date="2022-07-28T23:39:00Z">
        <w:r w:rsidRPr="00E05B86" w:rsidDel="0095121C">
          <w:rPr>
            <w:rFonts w:eastAsia="標楷體"/>
          </w:rPr>
          <w:delText>functions as a crucial role in</w:delText>
        </w:r>
      </w:del>
      <w:ins w:id="263" w:author="Chih-Lin Wei" w:date="2022-07-28T23:39:00Z">
        <w:r w:rsidR="0095121C">
          <w:rPr>
            <w:rFonts w:eastAsia="標楷體"/>
          </w:rPr>
          <w:t xml:space="preserve">contributes </w:t>
        </w:r>
      </w:ins>
      <w:ins w:id="264" w:author="Chih-Lin Wei" w:date="2022-07-28T23:40:00Z">
        <w:r w:rsidR="0095121C">
          <w:rPr>
            <w:rFonts w:eastAsia="標楷體"/>
          </w:rPr>
          <w:t xml:space="preserve">considerably </w:t>
        </w:r>
      </w:ins>
      <w:ins w:id="265" w:author="Chih-Lin Wei" w:date="2022-07-28T23:39:00Z">
        <w:r w:rsidR="0095121C">
          <w:rPr>
            <w:rFonts w:eastAsia="標楷體"/>
          </w:rPr>
          <w:t>to</w:t>
        </w:r>
      </w:ins>
      <w:r w:rsidRPr="00E05B86">
        <w:rPr>
          <w:rFonts w:eastAsia="標楷體"/>
        </w:rPr>
        <w:t xml:space="preserve"> carbon sequestration</w:t>
      </w:r>
      <w:r w:rsidR="00451673">
        <w:rPr>
          <w:rFonts w:eastAsia="標楷體" w:hint="eastAsia"/>
        </w:rPr>
        <w:t>.</w:t>
      </w:r>
      <w:r w:rsidRPr="00E05B86">
        <w:rPr>
          <w:rFonts w:eastAsia="標楷體"/>
        </w:rPr>
        <w:t xml:space="preserve"> Moreover, two network indices, </w:t>
      </w:r>
      <w:ins w:id="266" w:author="Chih-Lin Wei" w:date="2022-07-29T23:39:00Z">
        <w:r w:rsidR="004271A0">
          <w:rPr>
            <w:rFonts w:eastAsia="標楷體"/>
          </w:rPr>
          <w:t xml:space="preserve">the </w:t>
        </w:r>
      </w:ins>
      <w:r w:rsidRPr="00E05B86">
        <w:rPr>
          <w:rFonts w:eastAsia="標楷體"/>
        </w:rPr>
        <w:t>total system throughput (</w:t>
      </w:r>
      <m:oMath>
        <m:r>
          <w:rPr>
            <w:rFonts w:ascii="Cambria Math" w:eastAsia="標楷體" w:hAnsi="Cambria Math"/>
          </w:rPr>
          <m:t>T..</m:t>
        </m:r>
      </m:oMath>
      <w:r w:rsidRPr="00E05B86">
        <w:rPr>
          <w:rFonts w:eastAsia="標楷體"/>
        </w:rPr>
        <w:t>) and total system through flow (</w:t>
      </w:r>
      <m:oMath>
        <m:r>
          <w:rPr>
            <w:rFonts w:ascii="Cambria Math" w:eastAsia="標楷體" w:hAnsi="Cambria Math"/>
          </w:rPr>
          <m:t>TST</m:t>
        </m:r>
      </m:oMath>
      <w:r w:rsidRPr="00E05B86">
        <w:rPr>
          <w:rFonts w:eastAsia="標楷體"/>
        </w:rPr>
        <w:t xml:space="preserve">), were </w:t>
      </w:r>
      <w:del w:id="267" w:author="Chih-Lin Wei" w:date="2022-07-29T23:39:00Z">
        <w:r w:rsidRPr="00E05B86" w:rsidDel="004271A0">
          <w:rPr>
            <w:rFonts w:eastAsia="標楷體"/>
          </w:rPr>
          <w:delText xml:space="preserve">considerably </w:delText>
        </w:r>
      </w:del>
      <w:ins w:id="268" w:author="Chih-Lin Wei" w:date="2022-07-29T23:39:00Z">
        <w:r w:rsidR="004271A0">
          <w:rPr>
            <w:rFonts w:eastAsia="標楷體"/>
          </w:rPr>
          <w:t>marked</w:t>
        </w:r>
        <w:r w:rsidR="004271A0" w:rsidRPr="00E05B86">
          <w:rPr>
            <w:rFonts w:eastAsia="標楷體"/>
          </w:rPr>
          <w:t xml:space="preserve">ly </w:t>
        </w:r>
      </w:ins>
      <w:r w:rsidRPr="00E05B86">
        <w:rPr>
          <w:rFonts w:eastAsia="標楷體"/>
        </w:rPr>
        <w:t xml:space="preserve">higher in GC1, indicating </w:t>
      </w:r>
      <w:del w:id="269" w:author="Chih-Lin Wei" w:date="2022-07-27T17:04:00Z">
        <w:r w:rsidRPr="00E05B86" w:rsidDel="004A320D">
          <w:rPr>
            <w:rFonts w:eastAsia="標楷體"/>
          </w:rPr>
          <w:delText>a larger value of</w:delText>
        </w:r>
      </w:del>
      <w:ins w:id="270" w:author="Chih-Lin Wei" w:date="2022-07-27T17:04:00Z">
        <w:r w:rsidR="004A320D">
          <w:rPr>
            <w:rFonts w:eastAsia="標楷體"/>
          </w:rPr>
          <w:t>greater</w:t>
        </w:r>
      </w:ins>
      <w:r w:rsidRPr="00E05B86">
        <w:rPr>
          <w:rFonts w:eastAsia="標楷體"/>
        </w:rPr>
        <w:t xml:space="preserve"> energy flowing through the system</w:t>
      </w:r>
      <w:del w:id="271" w:author="Chih-Lin Wei" w:date="2022-07-30T19:05:00Z">
        <w:r w:rsidRPr="00E05B86" w:rsidDel="00324B23">
          <w:rPr>
            <w:rFonts w:eastAsia="標楷體"/>
          </w:rPr>
          <w:delText xml:space="preserve"> in GC1</w:delText>
        </w:r>
      </w:del>
      <w:r w:rsidRPr="00E05B86">
        <w:rPr>
          <w:rFonts w:eastAsia="標楷體"/>
        </w:rPr>
        <w:t xml:space="preserve">. The </w:t>
      </w:r>
      <w:del w:id="272" w:author="Chih-Lin Wei" w:date="2022-07-27T17:04:00Z">
        <w:r w:rsidRPr="00E05B86" w:rsidDel="004A320D">
          <w:rPr>
            <w:rFonts w:eastAsia="標楷體"/>
          </w:rPr>
          <w:delText xml:space="preserve">marginally significantly lower </w:delText>
        </w:r>
      </w:del>
      <w:r w:rsidRPr="00E05B86">
        <w:rPr>
          <w:rFonts w:eastAsia="標楷體"/>
        </w:rPr>
        <w:t>Finn Cycling Index (</w:t>
      </w:r>
      <m:oMath>
        <m:r>
          <w:rPr>
            <w:rFonts w:ascii="Cambria Math" w:eastAsia="標楷體" w:hAnsi="Cambria Math"/>
          </w:rPr>
          <m:t>FCI</m:t>
        </m:r>
      </m:oMath>
      <w:r w:rsidRPr="00E05B86">
        <w:rPr>
          <w:rFonts w:eastAsia="標楷體"/>
        </w:rPr>
        <w:t xml:space="preserve">) </w:t>
      </w:r>
      <w:del w:id="273" w:author="user" w:date="2022-08-16T15:28:00Z">
        <w:r w:rsidRPr="00E05B86">
          <w:rPr>
            <w:rFonts w:eastAsia="標楷體"/>
          </w:rPr>
          <w:delText>in</w:delText>
        </w:r>
      </w:del>
      <w:ins w:id="274" w:author="Chih-Lin Wei" w:date="2022-07-28T23:41:00Z">
        <w:r w:rsidR="0095121C">
          <w:rPr>
            <w:rFonts w:eastAsia="標楷體"/>
          </w:rPr>
          <w:t>was</w:t>
        </w:r>
      </w:ins>
      <w:ins w:id="275" w:author="Chih-Lin Wei" w:date="2022-07-27T17:05:00Z">
        <w:r w:rsidR="004A320D">
          <w:rPr>
            <w:rFonts w:eastAsia="標楷體"/>
          </w:rPr>
          <w:t xml:space="preserve"> marginally lower </w:t>
        </w:r>
      </w:ins>
      <w:ins w:id="276" w:author="user" w:date="2022-08-16T15:28:00Z">
        <w:r w:rsidRPr="00E05B86">
          <w:rPr>
            <w:rFonts w:eastAsia="標楷體"/>
          </w:rPr>
          <w:t xml:space="preserve">in </w:t>
        </w:r>
      </w:ins>
      <w:ins w:id="277" w:author="Chih-Lin Wei" w:date="2022-07-27T17:09:00Z">
        <w:r w:rsidR="004A320D">
          <w:rPr>
            <w:rFonts w:eastAsia="標楷體"/>
          </w:rPr>
          <w:t xml:space="preserve">the </w:t>
        </w:r>
      </w:ins>
      <w:r w:rsidRPr="00E05B86">
        <w:rPr>
          <w:rFonts w:eastAsia="標楷體"/>
        </w:rPr>
        <w:t>canyon</w:t>
      </w:r>
      <w:del w:id="278" w:author="Chih-Lin Wei" w:date="2022-07-29T23:39:00Z">
        <w:r w:rsidRPr="00E05B86" w:rsidDel="004271A0">
          <w:rPr>
            <w:rFonts w:eastAsia="標楷體"/>
          </w:rPr>
          <w:delText xml:space="preserve"> head</w:delText>
        </w:r>
      </w:del>
      <w:del w:id="279" w:author="user" w:date="2022-08-16T15:28:00Z">
        <w:r w:rsidRPr="00E05B86">
          <w:rPr>
            <w:rFonts w:eastAsia="標楷體"/>
          </w:rPr>
          <w:delText xml:space="preserve"> revealed</w:delText>
        </w:r>
      </w:del>
      <w:ins w:id="280" w:author="Chih-Lin Wei" w:date="2022-07-27T17:09:00Z">
        <w:r w:rsidR="004A320D">
          <w:rPr>
            <w:rFonts w:eastAsia="標楷體"/>
          </w:rPr>
          <w:t>,</w:t>
        </w:r>
      </w:ins>
      <w:ins w:id="281" w:author="user" w:date="2022-08-16T15:28:00Z">
        <w:r w:rsidRPr="00E05B86">
          <w:rPr>
            <w:rFonts w:eastAsia="標楷體"/>
          </w:rPr>
          <w:t xml:space="preserve"> reveal</w:t>
        </w:r>
      </w:ins>
      <w:ins w:id="282" w:author="Chih-Lin Wei" w:date="2022-07-27T17:09:00Z">
        <w:r w:rsidR="004A320D">
          <w:rPr>
            <w:rFonts w:eastAsia="標楷體"/>
          </w:rPr>
          <w:t>ing</w:t>
        </w:r>
      </w:ins>
      <w:del w:id="283" w:author="Chih-Lin Wei" w:date="2022-07-27T17:09:00Z">
        <w:r w:rsidRPr="00E05B86" w:rsidDel="004A320D">
          <w:rPr>
            <w:rFonts w:eastAsia="標楷體"/>
          </w:rPr>
          <w:delText>ed</w:delText>
        </w:r>
      </w:del>
      <w:r w:rsidRPr="00E05B86">
        <w:rPr>
          <w:rFonts w:eastAsia="標楷體"/>
        </w:rPr>
        <w:t xml:space="preserve"> that a large</w:t>
      </w:r>
      <w:del w:id="284" w:author="Chih-Lin Wei" w:date="2022-07-27T17:10:00Z">
        <w:r w:rsidRPr="00E05B86" w:rsidDel="004A320D">
          <w:rPr>
            <w:rFonts w:eastAsia="標楷體"/>
          </w:rPr>
          <w:delText>r</w:delText>
        </w:r>
      </w:del>
      <w:r w:rsidRPr="00E05B86">
        <w:rPr>
          <w:rFonts w:eastAsia="標楷體"/>
        </w:rPr>
        <w:t xml:space="preserve"> fraction of carbon is buried, and the </w:t>
      </w:r>
      <w:del w:id="285" w:author="user" w:date="2022-08-16T15:28:00Z">
        <w:r w:rsidRPr="00E05B86">
          <w:rPr>
            <w:rFonts w:eastAsia="標楷體"/>
          </w:rPr>
          <w:delText>remains</w:delText>
        </w:r>
      </w:del>
      <w:ins w:id="286" w:author="user" w:date="2022-08-16T15:28:00Z">
        <w:r w:rsidRPr="00E05B86">
          <w:rPr>
            <w:rFonts w:eastAsia="標楷體"/>
          </w:rPr>
          <w:t>remain</w:t>
        </w:r>
      </w:ins>
      <w:ins w:id="287" w:author="Chih-Lin Wei" w:date="2022-07-27T17:10:00Z">
        <w:r w:rsidR="004A320D">
          <w:rPr>
            <w:rFonts w:eastAsia="標楷體"/>
          </w:rPr>
          <w:t>ing carbon</w:t>
        </w:r>
      </w:ins>
      <w:del w:id="288" w:author="Chih-Lin Wei" w:date="2022-07-27T17:10:00Z">
        <w:r w:rsidRPr="00E05B86" w:rsidDel="004A320D">
          <w:rPr>
            <w:rFonts w:eastAsia="標楷體"/>
          </w:rPr>
          <w:delText>s</w:delText>
        </w:r>
      </w:del>
      <w:r w:rsidRPr="00E05B86">
        <w:rPr>
          <w:rFonts w:eastAsia="標楷體"/>
        </w:rPr>
        <w:t xml:space="preserve"> were distributed inefficiently in the system. </w:t>
      </w:r>
    </w:p>
    <w:p w14:paraId="02B33D76" w14:textId="1DF4ADE1" w:rsidR="00126042" w:rsidRPr="00126042" w:rsidRDefault="00E05B86" w:rsidP="00E05B86">
      <w:pPr>
        <w:ind w:firstLine="480"/>
      </w:pPr>
      <w:r w:rsidRPr="00E05B86">
        <w:rPr>
          <w:rFonts w:eastAsia="標楷體"/>
        </w:rPr>
        <w:t xml:space="preserve">This </w:t>
      </w:r>
      <w:ins w:id="289" w:author="Chih-Lin Wei" w:date="2022-07-29T23:41:00Z">
        <w:r w:rsidR="004271A0">
          <w:rPr>
            <w:rFonts w:eastAsia="標楷體"/>
          </w:rPr>
          <w:t>study presents</w:t>
        </w:r>
      </w:ins>
      <w:del w:id="290" w:author="Chih-Lin Wei" w:date="2022-07-29T23:41:00Z">
        <w:r w:rsidRPr="00E05B86" w:rsidDel="004271A0">
          <w:rPr>
            <w:rFonts w:eastAsia="標楷體"/>
          </w:rPr>
          <w:delText>is</w:delText>
        </w:r>
      </w:del>
      <w:r w:rsidRPr="00E05B86">
        <w:rPr>
          <w:rFonts w:eastAsia="標楷體"/>
        </w:rPr>
        <w:t xml:space="preserve"> the first food web model</w:t>
      </w:r>
      <w:del w:id="291" w:author="Chih-Lin Wei" w:date="2022-07-29T23:41:00Z">
        <w:r w:rsidRPr="00E05B86" w:rsidDel="004271A0">
          <w:rPr>
            <w:rFonts w:eastAsia="標楷體"/>
          </w:rPr>
          <w:delText xml:space="preserve"> study</w:delText>
        </w:r>
      </w:del>
      <w:r w:rsidRPr="00E05B86">
        <w:rPr>
          <w:rFonts w:eastAsia="標楷體"/>
        </w:rPr>
        <w:t xml:space="preserve"> to </w:t>
      </w:r>
      <w:ins w:id="292" w:author="Chih-Lin Wei" w:date="2022-07-29T23:42:00Z">
        <w:r w:rsidR="004271A0">
          <w:rPr>
            <w:rFonts w:eastAsia="標楷體"/>
          </w:rPr>
          <w:t>examin</w:t>
        </w:r>
      </w:ins>
      <w:ins w:id="293" w:author="Chih-Lin Wei" w:date="2022-07-30T19:06:00Z">
        <w:r w:rsidR="00324B23">
          <w:rPr>
            <w:rFonts w:eastAsia="標楷體"/>
          </w:rPr>
          <w:t>e</w:t>
        </w:r>
      </w:ins>
      <w:del w:id="294" w:author="Chih-Lin Wei" w:date="2022-07-29T23:42:00Z">
        <w:r w:rsidRPr="00E05B86" w:rsidDel="004271A0">
          <w:rPr>
            <w:rFonts w:eastAsia="標楷體"/>
          </w:rPr>
          <w:delText>understand</w:delText>
        </w:r>
      </w:del>
      <w:r w:rsidRPr="00E05B86">
        <w:rPr>
          <w:rFonts w:eastAsia="標楷體"/>
        </w:rPr>
        <w:t xml:space="preserve"> carbon cycling in the GPSC and on the adjacent slope. Moreover, it is the first study that applied </w:t>
      </w:r>
      <w:del w:id="295" w:author="user" w:date="2022-08-16T15:28:00Z">
        <w:r w:rsidRPr="00E05B86">
          <w:rPr>
            <w:rFonts w:eastAsia="標楷體"/>
          </w:rPr>
          <w:delText>he</w:delText>
        </w:r>
      </w:del>
      <w:ins w:id="296" w:author="Chih-Lin Wei" w:date="2022-07-27T17:11:00Z">
        <w:r w:rsidR="004A320D">
          <w:rPr>
            <w:rFonts w:eastAsia="標楷體"/>
          </w:rPr>
          <w:t>t</w:t>
        </w:r>
      </w:ins>
      <w:ins w:id="297" w:author="user" w:date="2022-08-16T15:28:00Z">
        <w:r w:rsidRPr="00E05B86">
          <w:rPr>
            <w:rFonts w:eastAsia="標楷體"/>
          </w:rPr>
          <w:t>he</w:t>
        </w:r>
      </w:ins>
      <w:r w:rsidRPr="00E05B86">
        <w:rPr>
          <w:rFonts w:eastAsia="標楷體"/>
        </w:rPr>
        <w:t xml:space="preserve"> LIM technique in Taiwan. The LIM model results provided a rare opportunity to study how the canyon affects food web structure compared to the slope habitat. Moreover, </w:t>
      </w:r>
      <w:del w:id="298" w:author="user" w:date="2022-08-16T15:28:00Z">
        <w:r w:rsidRPr="00E05B86">
          <w:rPr>
            <w:rFonts w:eastAsia="標楷體"/>
          </w:rPr>
          <w:delText>this</w:delText>
        </w:r>
      </w:del>
      <w:ins w:id="299" w:author="user" w:date="2022-08-16T15:28:00Z">
        <w:r w:rsidRPr="00E05B86">
          <w:rPr>
            <w:rFonts w:eastAsia="標楷體"/>
          </w:rPr>
          <w:t>th</w:t>
        </w:r>
      </w:ins>
      <w:ins w:id="300" w:author="Chih-Lin Wei" w:date="2022-07-27T17:12:00Z">
        <w:r w:rsidR="004A320D">
          <w:rPr>
            <w:rFonts w:eastAsia="標楷體"/>
          </w:rPr>
          <w:t>e LIM model</w:t>
        </w:r>
      </w:ins>
      <w:del w:id="301" w:author="Chih-Lin Wei" w:date="2022-07-27T17:12:00Z">
        <w:r w:rsidRPr="00E05B86" w:rsidDel="004A320D">
          <w:rPr>
            <w:rFonts w:eastAsia="標楷體"/>
          </w:rPr>
          <w:delText>is</w:delText>
        </w:r>
      </w:del>
      <w:r w:rsidRPr="00E05B86">
        <w:rPr>
          <w:rFonts w:eastAsia="標楷體"/>
        </w:rPr>
        <w:t xml:space="preserve"> offered an insight into the ecosystem functioning of the submarine canyon from </w:t>
      </w:r>
      <w:r w:rsidRPr="00E05B86">
        <w:rPr>
          <w:rFonts w:eastAsia="標楷體"/>
        </w:rPr>
        <w:lastRenderedPageBreak/>
        <w:t xml:space="preserve">the aspect of energy flows and food web characteristics such as total system throughput, energy recycling, and food web maturity. Due to the ongoing climate change, the geohazards in the submarine canyons might </w:t>
      </w:r>
      <w:del w:id="302" w:author="user" w:date="2022-08-16T15:28:00Z">
        <w:r w:rsidRPr="00E05B86">
          <w:rPr>
            <w:rFonts w:eastAsia="標楷體"/>
          </w:rPr>
          <w:delText>be</w:delText>
        </w:r>
      </w:del>
      <w:ins w:id="303" w:author="user" w:date="2022-08-16T15:28:00Z">
        <w:r w:rsidRPr="00E05B86">
          <w:rPr>
            <w:rFonts w:eastAsia="標楷體"/>
          </w:rPr>
          <w:t>be</w:t>
        </w:r>
      </w:ins>
      <w:ins w:id="304" w:author="Chih-Lin Wei" w:date="2022-07-27T17:13:00Z">
        <w:r w:rsidR="004A320D">
          <w:rPr>
            <w:rFonts w:eastAsia="標楷體"/>
          </w:rPr>
          <w:t>come</w:t>
        </w:r>
      </w:ins>
      <w:r w:rsidRPr="00E05B86">
        <w:rPr>
          <w:rFonts w:eastAsia="標楷體"/>
        </w:rPr>
        <w:t xml:space="preserve"> more frequent</w:t>
      </w:r>
      <w:del w:id="305" w:author="Chih-Lin Wei" w:date="2022-07-27T17:13:00Z">
        <w:r w:rsidRPr="00E05B86" w:rsidDel="004A320D">
          <w:rPr>
            <w:rFonts w:eastAsia="標楷體"/>
          </w:rPr>
          <w:delText>ly triggered</w:delText>
        </w:r>
      </w:del>
      <w:r w:rsidRPr="00E05B86">
        <w:rPr>
          <w:rFonts w:eastAsia="標楷體"/>
        </w:rPr>
        <w:t xml:space="preserve"> owing to new weather systems with a higher intensity of flooding in SMRs. Studying matter and energy transfer in the </w:t>
      </w:r>
      <w:del w:id="306" w:author="Chih-Lin Wei" w:date="2022-07-27T17:14:00Z">
        <w:r w:rsidRPr="00E05B86" w:rsidDel="004A320D">
          <w:rPr>
            <w:rFonts w:eastAsia="標楷體"/>
          </w:rPr>
          <w:delText xml:space="preserve">ocean </w:delText>
        </w:r>
      </w:del>
      <w:ins w:id="307" w:author="Chih-Lin Wei" w:date="2022-07-27T17:14:00Z">
        <w:r w:rsidR="004A320D">
          <w:rPr>
            <w:rFonts w:eastAsia="標楷體"/>
          </w:rPr>
          <w:t>submarine canyon</w:t>
        </w:r>
        <w:r w:rsidR="004A320D" w:rsidRPr="00E05B86">
          <w:rPr>
            <w:rFonts w:eastAsia="標楷體"/>
          </w:rPr>
          <w:t xml:space="preserve"> </w:t>
        </w:r>
      </w:ins>
      <w:r w:rsidRPr="00E05B86">
        <w:rPr>
          <w:rFonts w:eastAsia="標楷體"/>
        </w:rPr>
        <w:t xml:space="preserve">will help us </w:t>
      </w:r>
      <w:r w:rsidR="00451673" w:rsidRPr="00E05B86">
        <w:rPr>
          <w:rFonts w:eastAsia="標楷體"/>
        </w:rPr>
        <w:t>determine</w:t>
      </w:r>
      <w:r w:rsidR="00451673">
        <w:rPr>
          <w:rFonts w:eastAsia="標楷體"/>
        </w:rPr>
        <w:t xml:space="preserve"> the capacity of</w:t>
      </w:r>
      <w:r w:rsidRPr="00E05B86">
        <w:rPr>
          <w:rFonts w:eastAsia="標楷體"/>
        </w:rPr>
        <w:t xml:space="preserve"> deep ecosystems to capture and store carbon. By better understanding carbon cycling in </w:t>
      </w:r>
      <w:del w:id="308" w:author="Chih-Lin Wei" w:date="2022-07-27T17:14:00Z">
        <w:r w:rsidRPr="00E05B86" w:rsidDel="004A320D">
          <w:rPr>
            <w:rFonts w:eastAsia="標楷體"/>
          </w:rPr>
          <w:delText xml:space="preserve">submarine canyons like </w:delText>
        </w:r>
      </w:del>
      <w:r w:rsidRPr="00E05B86">
        <w:rPr>
          <w:rFonts w:eastAsia="標楷體"/>
        </w:rPr>
        <w:t>GPSC, we may be able to predict the impact of climate change or human influence on deep-sea ecosystems.</w:t>
      </w:r>
    </w:p>
    <w:p w14:paraId="1B703E02" w14:textId="75AA3146" w:rsidR="007153BC" w:rsidRPr="00126042" w:rsidRDefault="00451673" w:rsidP="00451673">
      <w:pPr>
        <w:ind w:firstLineChars="0" w:firstLine="0"/>
        <w:rPr>
          <w:rFonts w:eastAsia="標楷體"/>
        </w:rPr>
      </w:pPr>
      <w:r>
        <w:rPr>
          <w:rFonts w:eastAsia="標楷體"/>
        </w:rPr>
        <w:t xml:space="preserve">Keyword: </w:t>
      </w:r>
      <w:r w:rsidRPr="00E05B86">
        <w:rPr>
          <w:rFonts w:eastAsia="標楷體"/>
        </w:rPr>
        <w:t>Gaoping Submarine Canyon</w:t>
      </w:r>
      <w:r>
        <w:rPr>
          <w:rFonts w:eastAsia="標楷體"/>
        </w:rPr>
        <w:t>,</w:t>
      </w:r>
      <w:r w:rsidRPr="00451673">
        <w:rPr>
          <w:rFonts w:eastAsia="標楷體"/>
        </w:rPr>
        <w:t xml:space="preserve"> </w:t>
      </w:r>
      <w:r>
        <w:rPr>
          <w:rFonts w:eastAsia="標楷體"/>
        </w:rPr>
        <w:t>F</w:t>
      </w:r>
      <w:r w:rsidRPr="00E05B86">
        <w:rPr>
          <w:rFonts w:eastAsia="標楷體"/>
        </w:rPr>
        <w:t>ood web</w:t>
      </w:r>
      <w:r>
        <w:rPr>
          <w:rFonts w:eastAsia="標楷體"/>
        </w:rPr>
        <w:t xml:space="preserve">, </w:t>
      </w:r>
      <w:r>
        <w:rPr>
          <w:rFonts w:eastAsia="標楷體" w:hint="eastAsia"/>
        </w:rPr>
        <w:t>L</w:t>
      </w:r>
      <w:r>
        <w:rPr>
          <w:rFonts w:eastAsia="標楷體"/>
        </w:rPr>
        <w:t>inear inverse model</w:t>
      </w:r>
      <w:r>
        <w:rPr>
          <w:rFonts w:eastAsia="標楷體" w:hint="eastAsia"/>
        </w:rPr>
        <w:t>,</w:t>
      </w:r>
      <w:r w:rsidRPr="00451673">
        <w:rPr>
          <w:rFonts w:eastAsia="標楷體"/>
        </w:rPr>
        <w:t xml:space="preserve"> </w:t>
      </w:r>
      <w:r>
        <w:rPr>
          <w:rFonts w:eastAsia="標楷體"/>
        </w:rPr>
        <w:t>C</w:t>
      </w:r>
      <w:r w:rsidRPr="00E05B86">
        <w:rPr>
          <w:rFonts w:eastAsia="標楷體"/>
        </w:rPr>
        <w:t>arbon flows</w:t>
      </w:r>
      <w:r>
        <w:rPr>
          <w:rFonts w:eastAsia="標楷體"/>
        </w:rPr>
        <w:t>,</w:t>
      </w:r>
      <w:r w:rsidRPr="00451673">
        <w:rPr>
          <w:rFonts w:eastAsia="標楷體"/>
        </w:rPr>
        <w:t xml:space="preserve"> </w:t>
      </w:r>
      <w:r>
        <w:rPr>
          <w:rFonts w:eastAsia="標楷體"/>
        </w:rPr>
        <w:t>N</w:t>
      </w:r>
      <w:r w:rsidRPr="00E05B86">
        <w:rPr>
          <w:rFonts w:eastAsia="標楷體"/>
        </w:rPr>
        <w:t>etwork indices</w:t>
      </w:r>
      <w:r w:rsidR="006427AC">
        <w:rPr>
          <w:rFonts w:eastAsia="標楷體"/>
        </w:rPr>
        <w:t>,</w:t>
      </w:r>
      <w:r w:rsidR="006427AC" w:rsidRPr="006427AC">
        <w:rPr>
          <w:rFonts w:eastAsia="標楷體"/>
        </w:rPr>
        <w:t xml:space="preserve"> </w:t>
      </w:r>
      <w:r w:rsidR="006427AC">
        <w:rPr>
          <w:rFonts w:eastAsia="標楷體"/>
        </w:rPr>
        <w:t>D</w:t>
      </w:r>
      <w:r w:rsidR="006427AC" w:rsidRPr="00E05B86">
        <w:rPr>
          <w:rFonts w:eastAsia="標楷體"/>
        </w:rPr>
        <w:t>eep-sea ecosystems</w:t>
      </w:r>
    </w:p>
    <w:p w14:paraId="71D27E09" w14:textId="04390B39" w:rsidR="0017490C" w:rsidRDefault="0017490C">
      <w:pPr>
        <w:widowControl/>
        <w:ind w:firstLine="480"/>
        <w:rPr>
          <w:rFonts w:eastAsia="標楷體"/>
        </w:rPr>
      </w:pPr>
      <w:r>
        <w:rPr>
          <w:rFonts w:eastAsia="標楷體"/>
        </w:rPr>
        <w:br w:type="page"/>
      </w:r>
    </w:p>
    <w:p w14:paraId="5D5F72C0" w14:textId="7F57F099" w:rsidR="00696D80" w:rsidRPr="001F0A48" w:rsidRDefault="0017490C" w:rsidP="00696D80">
      <w:pPr>
        <w:pStyle w:val="14"/>
        <w:rPr>
          <w:rFonts w:eastAsia="標楷體"/>
        </w:rPr>
      </w:pPr>
      <w:bookmarkStart w:id="309" w:name="_Toc111656011"/>
      <w:r w:rsidRPr="001F0A48">
        <w:rPr>
          <w:rFonts w:eastAsia="標楷體"/>
        </w:rPr>
        <w:lastRenderedPageBreak/>
        <w:t>Content</w:t>
      </w:r>
      <w:bookmarkEnd w:id="309"/>
    </w:p>
    <w:p w14:paraId="6F2FD8BE" w14:textId="37BBDC7A" w:rsidR="00F50424" w:rsidRDefault="00696D80">
      <w:pPr>
        <w:pStyle w:val="17"/>
        <w:tabs>
          <w:tab w:val="right" w:leader="dot" w:pos="8494"/>
        </w:tabs>
        <w:rPr>
          <w:ins w:id="310" w:author="user" w:date="2022-08-17T19:13:00Z"/>
          <w:rFonts w:asciiTheme="minorHAnsi" w:eastAsiaTheme="minorEastAsia" w:hAnsiTheme="minorHAnsi" w:cstheme="minorBidi"/>
          <w:noProof/>
          <w:szCs w:val="22"/>
        </w:rPr>
      </w:pPr>
      <w:r>
        <w:fldChar w:fldCharType="begin"/>
      </w:r>
      <w:r>
        <w:instrText xml:space="preserve"> TOC \h \z \t "1,1,1.1,2,1.1.1,3" </w:instrText>
      </w:r>
      <w:r>
        <w:fldChar w:fldCharType="separate"/>
      </w:r>
      <w:ins w:id="311" w:author="user" w:date="2022-08-17T19:13:00Z">
        <w:r w:rsidR="00F50424" w:rsidRPr="00720493">
          <w:rPr>
            <w:rStyle w:val="af8"/>
            <w:noProof/>
          </w:rPr>
          <w:fldChar w:fldCharType="begin"/>
        </w:r>
        <w:r w:rsidR="00F50424" w:rsidRPr="00720493">
          <w:rPr>
            <w:rStyle w:val="af8"/>
            <w:noProof/>
          </w:rPr>
          <w:instrText xml:space="preserve"> </w:instrText>
        </w:r>
        <w:r w:rsidR="00F50424">
          <w:rPr>
            <w:noProof/>
          </w:rPr>
          <w:instrText>HYPERLINK \l "_Toc111656007"</w:instrText>
        </w:r>
        <w:r w:rsidR="00F50424" w:rsidRPr="00720493">
          <w:rPr>
            <w:rStyle w:val="af8"/>
            <w:noProof/>
          </w:rPr>
          <w:instrText xml:space="preserve"> </w:instrText>
        </w:r>
        <w:r w:rsidR="00F50424" w:rsidRPr="00720493">
          <w:rPr>
            <w:rStyle w:val="af8"/>
            <w:noProof/>
          </w:rPr>
          <w:fldChar w:fldCharType="separate"/>
        </w:r>
        <w:r w:rsidR="00F50424" w:rsidRPr="00720493">
          <w:rPr>
            <w:rStyle w:val="af8"/>
            <w:rFonts w:hint="eastAsia"/>
            <w:noProof/>
          </w:rPr>
          <w:t>論文口試委員審定書</w:t>
        </w:r>
        <w:r w:rsidR="00F50424">
          <w:rPr>
            <w:noProof/>
            <w:webHidden/>
          </w:rPr>
          <w:tab/>
        </w:r>
        <w:r w:rsidR="00F50424">
          <w:rPr>
            <w:noProof/>
            <w:webHidden/>
          </w:rPr>
          <w:fldChar w:fldCharType="begin"/>
        </w:r>
        <w:r w:rsidR="00F50424">
          <w:rPr>
            <w:noProof/>
            <w:webHidden/>
          </w:rPr>
          <w:instrText xml:space="preserve"> PAGEREF _Toc111656007 \h </w:instrText>
        </w:r>
      </w:ins>
      <w:r w:rsidR="00F50424">
        <w:rPr>
          <w:noProof/>
          <w:webHidden/>
        </w:rPr>
      </w:r>
      <w:r w:rsidR="00F50424">
        <w:rPr>
          <w:noProof/>
          <w:webHidden/>
        </w:rPr>
        <w:fldChar w:fldCharType="separate"/>
      </w:r>
      <w:ins w:id="312" w:author="user" w:date="2022-08-17T19:13:00Z">
        <w:r w:rsidR="00F50424">
          <w:rPr>
            <w:noProof/>
            <w:webHidden/>
          </w:rPr>
          <w:t>i</w:t>
        </w:r>
        <w:r w:rsidR="00F50424">
          <w:rPr>
            <w:noProof/>
            <w:webHidden/>
          </w:rPr>
          <w:fldChar w:fldCharType="end"/>
        </w:r>
        <w:r w:rsidR="00F50424" w:rsidRPr="00720493">
          <w:rPr>
            <w:rStyle w:val="af8"/>
            <w:noProof/>
          </w:rPr>
          <w:fldChar w:fldCharType="end"/>
        </w:r>
      </w:ins>
    </w:p>
    <w:p w14:paraId="199AD32F" w14:textId="1D2ACF56" w:rsidR="00F50424" w:rsidRDefault="00F50424">
      <w:pPr>
        <w:pStyle w:val="17"/>
        <w:tabs>
          <w:tab w:val="right" w:leader="dot" w:pos="8494"/>
        </w:tabs>
        <w:rPr>
          <w:ins w:id="313" w:author="user" w:date="2022-08-17T19:13:00Z"/>
          <w:rFonts w:asciiTheme="minorHAnsi" w:eastAsiaTheme="minorEastAsia" w:hAnsiTheme="minorHAnsi" w:cstheme="minorBidi"/>
          <w:noProof/>
          <w:szCs w:val="22"/>
        </w:rPr>
      </w:pPr>
      <w:ins w:id="314" w:author="user" w:date="2022-08-17T19:13:00Z">
        <w:r w:rsidRPr="00720493">
          <w:rPr>
            <w:rStyle w:val="af8"/>
            <w:noProof/>
          </w:rPr>
          <w:fldChar w:fldCharType="begin"/>
        </w:r>
        <w:r w:rsidRPr="00720493">
          <w:rPr>
            <w:rStyle w:val="af8"/>
            <w:noProof/>
          </w:rPr>
          <w:instrText xml:space="preserve"> </w:instrText>
        </w:r>
        <w:r>
          <w:rPr>
            <w:noProof/>
          </w:rPr>
          <w:instrText>HYPERLINK \l "_Toc111656008"</w:instrText>
        </w:r>
        <w:r w:rsidRPr="00720493">
          <w:rPr>
            <w:rStyle w:val="af8"/>
            <w:noProof/>
          </w:rPr>
          <w:instrText xml:space="preserve"> </w:instrText>
        </w:r>
        <w:r w:rsidRPr="00720493">
          <w:rPr>
            <w:rStyle w:val="af8"/>
            <w:noProof/>
          </w:rPr>
          <w:fldChar w:fldCharType="separate"/>
        </w:r>
        <w:r w:rsidRPr="00720493">
          <w:rPr>
            <w:rStyle w:val="af8"/>
            <w:noProof/>
          </w:rPr>
          <w:t>Acknowledgement</w:t>
        </w:r>
        <w:r>
          <w:rPr>
            <w:noProof/>
            <w:webHidden/>
          </w:rPr>
          <w:tab/>
        </w:r>
        <w:r>
          <w:rPr>
            <w:noProof/>
            <w:webHidden/>
          </w:rPr>
          <w:fldChar w:fldCharType="begin"/>
        </w:r>
        <w:r>
          <w:rPr>
            <w:noProof/>
            <w:webHidden/>
          </w:rPr>
          <w:instrText xml:space="preserve"> PAGEREF _Toc111656008 \h </w:instrText>
        </w:r>
      </w:ins>
      <w:r>
        <w:rPr>
          <w:noProof/>
          <w:webHidden/>
        </w:rPr>
      </w:r>
      <w:r>
        <w:rPr>
          <w:noProof/>
          <w:webHidden/>
        </w:rPr>
        <w:fldChar w:fldCharType="separate"/>
      </w:r>
      <w:ins w:id="315" w:author="user" w:date="2022-08-17T19:13:00Z">
        <w:r>
          <w:rPr>
            <w:noProof/>
            <w:webHidden/>
          </w:rPr>
          <w:t>ii</w:t>
        </w:r>
        <w:r>
          <w:rPr>
            <w:noProof/>
            <w:webHidden/>
          </w:rPr>
          <w:fldChar w:fldCharType="end"/>
        </w:r>
        <w:r w:rsidRPr="00720493">
          <w:rPr>
            <w:rStyle w:val="af8"/>
            <w:noProof/>
          </w:rPr>
          <w:fldChar w:fldCharType="end"/>
        </w:r>
      </w:ins>
    </w:p>
    <w:p w14:paraId="63A463C0" w14:textId="2822DD4A" w:rsidR="00F50424" w:rsidRDefault="00F50424">
      <w:pPr>
        <w:pStyle w:val="17"/>
        <w:tabs>
          <w:tab w:val="right" w:leader="dot" w:pos="8494"/>
        </w:tabs>
        <w:rPr>
          <w:ins w:id="316" w:author="user" w:date="2022-08-17T19:13:00Z"/>
          <w:rFonts w:asciiTheme="minorHAnsi" w:eastAsiaTheme="minorEastAsia" w:hAnsiTheme="minorHAnsi" w:cstheme="minorBidi"/>
          <w:noProof/>
          <w:szCs w:val="22"/>
        </w:rPr>
      </w:pPr>
      <w:ins w:id="317" w:author="user" w:date="2022-08-17T19:13:00Z">
        <w:r w:rsidRPr="00720493">
          <w:rPr>
            <w:rStyle w:val="af8"/>
            <w:noProof/>
          </w:rPr>
          <w:fldChar w:fldCharType="begin"/>
        </w:r>
        <w:r w:rsidRPr="00720493">
          <w:rPr>
            <w:rStyle w:val="af8"/>
            <w:noProof/>
          </w:rPr>
          <w:instrText xml:space="preserve"> </w:instrText>
        </w:r>
        <w:r>
          <w:rPr>
            <w:noProof/>
          </w:rPr>
          <w:instrText>HYPERLINK \l "_Toc111656009"</w:instrText>
        </w:r>
        <w:r w:rsidRPr="00720493">
          <w:rPr>
            <w:rStyle w:val="af8"/>
            <w:noProof/>
          </w:rPr>
          <w:instrText xml:space="preserve"> </w:instrText>
        </w:r>
        <w:r w:rsidRPr="00720493">
          <w:rPr>
            <w:rStyle w:val="af8"/>
            <w:noProof/>
          </w:rPr>
          <w:fldChar w:fldCharType="separate"/>
        </w:r>
        <w:r w:rsidRPr="00720493">
          <w:rPr>
            <w:rStyle w:val="af8"/>
            <w:rFonts w:hint="eastAsia"/>
            <w:noProof/>
          </w:rPr>
          <w:t>摘要</w:t>
        </w:r>
        <w:r>
          <w:rPr>
            <w:noProof/>
            <w:webHidden/>
          </w:rPr>
          <w:tab/>
        </w:r>
        <w:r>
          <w:rPr>
            <w:noProof/>
            <w:webHidden/>
          </w:rPr>
          <w:fldChar w:fldCharType="begin"/>
        </w:r>
        <w:r>
          <w:rPr>
            <w:noProof/>
            <w:webHidden/>
          </w:rPr>
          <w:instrText xml:space="preserve"> PAGEREF _Toc111656009 \h </w:instrText>
        </w:r>
      </w:ins>
      <w:r>
        <w:rPr>
          <w:noProof/>
          <w:webHidden/>
        </w:rPr>
      </w:r>
      <w:r>
        <w:rPr>
          <w:noProof/>
          <w:webHidden/>
        </w:rPr>
        <w:fldChar w:fldCharType="separate"/>
      </w:r>
      <w:ins w:id="318" w:author="user" w:date="2022-08-17T19:13:00Z">
        <w:r>
          <w:rPr>
            <w:noProof/>
            <w:webHidden/>
          </w:rPr>
          <w:t>iii</w:t>
        </w:r>
        <w:r>
          <w:rPr>
            <w:noProof/>
            <w:webHidden/>
          </w:rPr>
          <w:fldChar w:fldCharType="end"/>
        </w:r>
        <w:r w:rsidRPr="00720493">
          <w:rPr>
            <w:rStyle w:val="af8"/>
            <w:noProof/>
          </w:rPr>
          <w:fldChar w:fldCharType="end"/>
        </w:r>
      </w:ins>
    </w:p>
    <w:p w14:paraId="3493A700" w14:textId="3BE9DFFF" w:rsidR="00F50424" w:rsidRDefault="00F50424">
      <w:pPr>
        <w:pStyle w:val="17"/>
        <w:tabs>
          <w:tab w:val="right" w:leader="dot" w:pos="8494"/>
        </w:tabs>
        <w:rPr>
          <w:ins w:id="319" w:author="user" w:date="2022-08-17T19:13:00Z"/>
          <w:rFonts w:asciiTheme="minorHAnsi" w:eastAsiaTheme="minorEastAsia" w:hAnsiTheme="minorHAnsi" w:cstheme="minorBidi"/>
          <w:noProof/>
          <w:szCs w:val="22"/>
        </w:rPr>
      </w:pPr>
      <w:ins w:id="320" w:author="user" w:date="2022-08-17T19:13:00Z">
        <w:r w:rsidRPr="00720493">
          <w:rPr>
            <w:rStyle w:val="af8"/>
            <w:noProof/>
          </w:rPr>
          <w:fldChar w:fldCharType="begin"/>
        </w:r>
        <w:r w:rsidRPr="00720493">
          <w:rPr>
            <w:rStyle w:val="af8"/>
            <w:noProof/>
          </w:rPr>
          <w:instrText xml:space="preserve"> </w:instrText>
        </w:r>
        <w:r>
          <w:rPr>
            <w:noProof/>
          </w:rPr>
          <w:instrText>HYPERLINK \l "_Toc111656010"</w:instrText>
        </w:r>
        <w:r w:rsidRPr="00720493">
          <w:rPr>
            <w:rStyle w:val="af8"/>
            <w:noProof/>
          </w:rPr>
          <w:instrText xml:space="preserve"> </w:instrText>
        </w:r>
        <w:r w:rsidRPr="00720493">
          <w:rPr>
            <w:rStyle w:val="af8"/>
            <w:noProof/>
          </w:rPr>
          <w:fldChar w:fldCharType="separate"/>
        </w:r>
        <w:r w:rsidRPr="00720493">
          <w:rPr>
            <w:rStyle w:val="af8"/>
            <w:noProof/>
          </w:rPr>
          <w:t>Abstract</w:t>
        </w:r>
        <w:r>
          <w:rPr>
            <w:noProof/>
            <w:webHidden/>
          </w:rPr>
          <w:tab/>
        </w:r>
        <w:r>
          <w:rPr>
            <w:noProof/>
            <w:webHidden/>
          </w:rPr>
          <w:fldChar w:fldCharType="begin"/>
        </w:r>
        <w:r>
          <w:rPr>
            <w:noProof/>
            <w:webHidden/>
          </w:rPr>
          <w:instrText xml:space="preserve"> PAGEREF _Toc111656010 \h </w:instrText>
        </w:r>
      </w:ins>
      <w:r>
        <w:rPr>
          <w:noProof/>
          <w:webHidden/>
        </w:rPr>
      </w:r>
      <w:r>
        <w:rPr>
          <w:noProof/>
          <w:webHidden/>
        </w:rPr>
        <w:fldChar w:fldCharType="separate"/>
      </w:r>
      <w:ins w:id="321" w:author="user" w:date="2022-08-17T19:13:00Z">
        <w:r>
          <w:rPr>
            <w:noProof/>
            <w:webHidden/>
          </w:rPr>
          <w:t>v</w:t>
        </w:r>
        <w:r>
          <w:rPr>
            <w:noProof/>
            <w:webHidden/>
          </w:rPr>
          <w:fldChar w:fldCharType="end"/>
        </w:r>
        <w:r w:rsidRPr="00720493">
          <w:rPr>
            <w:rStyle w:val="af8"/>
            <w:noProof/>
          </w:rPr>
          <w:fldChar w:fldCharType="end"/>
        </w:r>
      </w:ins>
    </w:p>
    <w:p w14:paraId="1F7A7435" w14:textId="0A8FF153" w:rsidR="00F50424" w:rsidRDefault="00F50424">
      <w:pPr>
        <w:pStyle w:val="17"/>
        <w:tabs>
          <w:tab w:val="right" w:leader="dot" w:pos="8494"/>
        </w:tabs>
        <w:rPr>
          <w:ins w:id="322" w:author="user" w:date="2022-08-17T19:13:00Z"/>
          <w:rFonts w:asciiTheme="minorHAnsi" w:eastAsiaTheme="minorEastAsia" w:hAnsiTheme="minorHAnsi" w:cstheme="minorBidi"/>
          <w:noProof/>
          <w:szCs w:val="22"/>
        </w:rPr>
      </w:pPr>
      <w:ins w:id="323" w:author="user" w:date="2022-08-17T19:13:00Z">
        <w:r w:rsidRPr="00720493">
          <w:rPr>
            <w:rStyle w:val="af8"/>
            <w:noProof/>
          </w:rPr>
          <w:fldChar w:fldCharType="begin"/>
        </w:r>
        <w:r w:rsidRPr="00720493">
          <w:rPr>
            <w:rStyle w:val="af8"/>
            <w:noProof/>
          </w:rPr>
          <w:instrText xml:space="preserve"> </w:instrText>
        </w:r>
        <w:r>
          <w:rPr>
            <w:noProof/>
          </w:rPr>
          <w:instrText>HYPERLINK \l "_Toc111656011"</w:instrText>
        </w:r>
        <w:r w:rsidRPr="00720493">
          <w:rPr>
            <w:rStyle w:val="af8"/>
            <w:noProof/>
          </w:rPr>
          <w:instrText xml:space="preserve"> </w:instrText>
        </w:r>
        <w:r w:rsidRPr="00720493">
          <w:rPr>
            <w:rStyle w:val="af8"/>
            <w:noProof/>
          </w:rPr>
          <w:fldChar w:fldCharType="separate"/>
        </w:r>
        <w:r w:rsidRPr="00720493">
          <w:rPr>
            <w:rStyle w:val="af8"/>
            <w:noProof/>
          </w:rPr>
          <w:t>Content</w:t>
        </w:r>
        <w:r>
          <w:rPr>
            <w:noProof/>
            <w:webHidden/>
          </w:rPr>
          <w:tab/>
        </w:r>
        <w:r>
          <w:rPr>
            <w:noProof/>
            <w:webHidden/>
          </w:rPr>
          <w:fldChar w:fldCharType="begin"/>
        </w:r>
        <w:r>
          <w:rPr>
            <w:noProof/>
            <w:webHidden/>
          </w:rPr>
          <w:instrText xml:space="preserve"> PAGEREF _Toc111656011 \h </w:instrText>
        </w:r>
      </w:ins>
      <w:r>
        <w:rPr>
          <w:noProof/>
          <w:webHidden/>
        </w:rPr>
      </w:r>
      <w:r>
        <w:rPr>
          <w:noProof/>
          <w:webHidden/>
        </w:rPr>
        <w:fldChar w:fldCharType="separate"/>
      </w:r>
      <w:ins w:id="324" w:author="user" w:date="2022-08-17T19:13:00Z">
        <w:r>
          <w:rPr>
            <w:noProof/>
            <w:webHidden/>
          </w:rPr>
          <w:t>viii</w:t>
        </w:r>
        <w:r>
          <w:rPr>
            <w:noProof/>
            <w:webHidden/>
          </w:rPr>
          <w:fldChar w:fldCharType="end"/>
        </w:r>
        <w:r w:rsidRPr="00720493">
          <w:rPr>
            <w:rStyle w:val="af8"/>
            <w:noProof/>
          </w:rPr>
          <w:fldChar w:fldCharType="end"/>
        </w:r>
      </w:ins>
    </w:p>
    <w:p w14:paraId="37C8DA7D" w14:textId="1D3F4490" w:rsidR="00F50424" w:rsidRDefault="00F50424">
      <w:pPr>
        <w:pStyle w:val="17"/>
        <w:tabs>
          <w:tab w:val="right" w:leader="dot" w:pos="8494"/>
        </w:tabs>
        <w:rPr>
          <w:ins w:id="325" w:author="user" w:date="2022-08-17T19:13:00Z"/>
          <w:rFonts w:asciiTheme="minorHAnsi" w:eastAsiaTheme="minorEastAsia" w:hAnsiTheme="minorHAnsi" w:cstheme="minorBidi"/>
          <w:noProof/>
          <w:szCs w:val="22"/>
        </w:rPr>
      </w:pPr>
      <w:ins w:id="326" w:author="user" w:date="2022-08-17T19:13:00Z">
        <w:r w:rsidRPr="00720493">
          <w:rPr>
            <w:rStyle w:val="af8"/>
            <w:noProof/>
          </w:rPr>
          <w:fldChar w:fldCharType="begin"/>
        </w:r>
        <w:r w:rsidRPr="00720493">
          <w:rPr>
            <w:rStyle w:val="af8"/>
            <w:noProof/>
          </w:rPr>
          <w:instrText xml:space="preserve"> </w:instrText>
        </w:r>
        <w:r>
          <w:rPr>
            <w:noProof/>
          </w:rPr>
          <w:instrText>HYPERLINK \l "_Toc111656012"</w:instrText>
        </w:r>
        <w:r w:rsidRPr="00720493">
          <w:rPr>
            <w:rStyle w:val="af8"/>
            <w:noProof/>
          </w:rPr>
          <w:instrText xml:space="preserve"> </w:instrText>
        </w:r>
        <w:r w:rsidRPr="00720493">
          <w:rPr>
            <w:rStyle w:val="af8"/>
            <w:noProof/>
          </w:rPr>
          <w:fldChar w:fldCharType="separate"/>
        </w:r>
        <w:r w:rsidRPr="00720493">
          <w:rPr>
            <w:rStyle w:val="af8"/>
            <w:noProof/>
          </w:rPr>
          <w:t>List of figures</w:t>
        </w:r>
        <w:r>
          <w:rPr>
            <w:noProof/>
            <w:webHidden/>
          </w:rPr>
          <w:tab/>
        </w:r>
        <w:r>
          <w:rPr>
            <w:noProof/>
            <w:webHidden/>
          </w:rPr>
          <w:fldChar w:fldCharType="begin"/>
        </w:r>
        <w:r>
          <w:rPr>
            <w:noProof/>
            <w:webHidden/>
          </w:rPr>
          <w:instrText xml:space="preserve"> PAGEREF _Toc111656012 \h </w:instrText>
        </w:r>
      </w:ins>
      <w:r>
        <w:rPr>
          <w:noProof/>
          <w:webHidden/>
        </w:rPr>
      </w:r>
      <w:r>
        <w:rPr>
          <w:noProof/>
          <w:webHidden/>
        </w:rPr>
        <w:fldChar w:fldCharType="separate"/>
      </w:r>
      <w:ins w:id="327" w:author="user" w:date="2022-08-17T19:13:00Z">
        <w:r>
          <w:rPr>
            <w:noProof/>
            <w:webHidden/>
          </w:rPr>
          <w:t>xiv</w:t>
        </w:r>
        <w:r>
          <w:rPr>
            <w:noProof/>
            <w:webHidden/>
          </w:rPr>
          <w:fldChar w:fldCharType="end"/>
        </w:r>
        <w:r w:rsidRPr="00720493">
          <w:rPr>
            <w:rStyle w:val="af8"/>
            <w:noProof/>
          </w:rPr>
          <w:fldChar w:fldCharType="end"/>
        </w:r>
      </w:ins>
    </w:p>
    <w:p w14:paraId="2F72C0F5" w14:textId="3FDAE85C" w:rsidR="00F50424" w:rsidRDefault="00F50424">
      <w:pPr>
        <w:pStyle w:val="17"/>
        <w:tabs>
          <w:tab w:val="left" w:pos="400"/>
          <w:tab w:val="right" w:leader="dot" w:pos="8494"/>
        </w:tabs>
        <w:rPr>
          <w:ins w:id="328" w:author="user" w:date="2022-08-17T19:13:00Z"/>
          <w:rFonts w:asciiTheme="minorHAnsi" w:eastAsiaTheme="minorEastAsia" w:hAnsiTheme="minorHAnsi" w:cstheme="minorBidi"/>
          <w:noProof/>
          <w:szCs w:val="22"/>
        </w:rPr>
      </w:pPr>
      <w:ins w:id="329" w:author="user" w:date="2022-08-17T19:13:00Z">
        <w:r w:rsidRPr="00720493">
          <w:rPr>
            <w:rStyle w:val="af8"/>
            <w:noProof/>
          </w:rPr>
          <w:fldChar w:fldCharType="begin"/>
        </w:r>
        <w:r w:rsidRPr="00720493">
          <w:rPr>
            <w:rStyle w:val="af8"/>
            <w:noProof/>
          </w:rPr>
          <w:instrText xml:space="preserve"> </w:instrText>
        </w:r>
        <w:r>
          <w:rPr>
            <w:noProof/>
          </w:rPr>
          <w:instrText>HYPERLINK \l "_Toc111656013"</w:instrText>
        </w:r>
        <w:r w:rsidRPr="00720493">
          <w:rPr>
            <w:rStyle w:val="af8"/>
            <w:noProof/>
          </w:rPr>
          <w:instrText xml:space="preserve"> </w:instrText>
        </w:r>
        <w:r w:rsidRPr="00720493">
          <w:rPr>
            <w:rStyle w:val="af8"/>
            <w:noProof/>
          </w:rPr>
          <w:fldChar w:fldCharType="separate"/>
        </w:r>
        <w:r w:rsidRPr="00720493">
          <w:rPr>
            <w:rStyle w:val="af8"/>
            <w:noProof/>
          </w:rPr>
          <w:t>1</w:t>
        </w:r>
        <w:r>
          <w:rPr>
            <w:rFonts w:asciiTheme="minorHAnsi" w:eastAsiaTheme="minorEastAsia" w:hAnsiTheme="minorHAnsi" w:cstheme="minorBidi"/>
            <w:noProof/>
            <w:szCs w:val="22"/>
          </w:rPr>
          <w:tab/>
        </w:r>
        <w:r w:rsidRPr="00720493">
          <w:rPr>
            <w:rStyle w:val="af8"/>
            <w:noProof/>
          </w:rPr>
          <w:t>Introduction</w:t>
        </w:r>
        <w:r>
          <w:rPr>
            <w:noProof/>
            <w:webHidden/>
          </w:rPr>
          <w:tab/>
        </w:r>
        <w:r>
          <w:rPr>
            <w:noProof/>
            <w:webHidden/>
          </w:rPr>
          <w:fldChar w:fldCharType="begin"/>
        </w:r>
        <w:r>
          <w:rPr>
            <w:noProof/>
            <w:webHidden/>
          </w:rPr>
          <w:instrText xml:space="preserve"> PAGEREF _Toc111656013 \h </w:instrText>
        </w:r>
      </w:ins>
      <w:r>
        <w:rPr>
          <w:noProof/>
          <w:webHidden/>
        </w:rPr>
      </w:r>
      <w:r>
        <w:rPr>
          <w:noProof/>
          <w:webHidden/>
        </w:rPr>
        <w:fldChar w:fldCharType="separate"/>
      </w:r>
      <w:ins w:id="330" w:author="user" w:date="2022-08-17T19:13:00Z">
        <w:r>
          <w:rPr>
            <w:noProof/>
            <w:webHidden/>
          </w:rPr>
          <w:t>1</w:t>
        </w:r>
        <w:r>
          <w:rPr>
            <w:noProof/>
            <w:webHidden/>
          </w:rPr>
          <w:fldChar w:fldCharType="end"/>
        </w:r>
        <w:r w:rsidRPr="00720493">
          <w:rPr>
            <w:rStyle w:val="af8"/>
            <w:noProof/>
          </w:rPr>
          <w:fldChar w:fldCharType="end"/>
        </w:r>
      </w:ins>
    </w:p>
    <w:p w14:paraId="60613EC9" w14:textId="2A1278E2" w:rsidR="00F50424" w:rsidRDefault="00F50424">
      <w:pPr>
        <w:pStyle w:val="21"/>
        <w:tabs>
          <w:tab w:val="left" w:pos="1200"/>
          <w:tab w:val="right" w:leader="dot" w:pos="8494"/>
        </w:tabs>
        <w:ind w:left="480"/>
        <w:rPr>
          <w:ins w:id="331" w:author="user" w:date="2022-08-17T19:13:00Z"/>
          <w:rFonts w:asciiTheme="minorHAnsi" w:eastAsiaTheme="minorEastAsia" w:hAnsiTheme="minorHAnsi" w:cstheme="minorBidi"/>
          <w:noProof/>
          <w:szCs w:val="22"/>
        </w:rPr>
      </w:pPr>
      <w:ins w:id="332" w:author="user" w:date="2022-08-17T19:13:00Z">
        <w:r w:rsidRPr="00720493">
          <w:rPr>
            <w:rStyle w:val="af8"/>
            <w:noProof/>
          </w:rPr>
          <w:fldChar w:fldCharType="begin"/>
        </w:r>
        <w:r w:rsidRPr="00720493">
          <w:rPr>
            <w:rStyle w:val="af8"/>
            <w:noProof/>
          </w:rPr>
          <w:instrText xml:space="preserve"> </w:instrText>
        </w:r>
        <w:r>
          <w:rPr>
            <w:noProof/>
          </w:rPr>
          <w:instrText>HYPERLINK \l "_Toc111656014"</w:instrText>
        </w:r>
        <w:r w:rsidRPr="00720493">
          <w:rPr>
            <w:rStyle w:val="af8"/>
            <w:noProof/>
          </w:rPr>
          <w:instrText xml:space="preserve"> </w:instrText>
        </w:r>
        <w:r w:rsidRPr="00720493">
          <w:rPr>
            <w:rStyle w:val="af8"/>
            <w:noProof/>
          </w:rPr>
          <w:fldChar w:fldCharType="separate"/>
        </w:r>
        <w:r w:rsidRPr="00720493">
          <w:rPr>
            <w:rStyle w:val="af8"/>
            <w:noProof/>
          </w:rPr>
          <w:t>1.1</w:t>
        </w:r>
        <w:r>
          <w:rPr>
            <w:rFonts w:asciiTheme="minorHAnsi" w:eastAsiaTheme="minorEastAsia" w:hAnsiTheme="minorHAnsi" w:cstheme="minorBidi"/>
            <w:noProof/>
            <w:szCs w:val="22"/>
          </w:rPr>
          <w:tab/>
        </w:r>
        <w:r w:rsidRPr="00720493">
          <w:rPr>
            <w:rStyle w:val="af8"/>
            <w:noProof/>
          </w:rPr>
          <w:t>Submarine canyon</w:t>
        </w:r>
        <w:r>
          <w:rPr>
            <w:noProof/>
            <w:webHidden/>
          </w:rPr>
          <w:tab/>
        </w:r>
        <w:r>
          <w:rPr>
            <w:noProof/>
            <w:webHidden/>
          </w:rPr>
          <w:fldChar w:fldCharType="begin"/>
        </w:r>
        <w:r>
          <w:rPr>
            <w:noProof/>
            <w:webHidden/>
          </w:rPr>
          <w:instrText xml:space="preserve"> PAGEREF _Toc111656014 \h </w:instrText>
        </w:r>
      </w:ins>
      <w:r>
        <w:rPr>
          <w:noProof/>
          <w:webHidden/>
        </w:rPr>
      </w:r>
      <w:r>
        <w:rPr>
          <w:noProof/>
          <w:webHidden/>
        </w:rPr>
        <w:fldChar w:fldCharType="separate"/>
      </w:r>
      <w:ins w:id="333" w:author="user" w:date="2022-08-17T19:13:00Z">
        <w:r>
          <w:rPr>
            <w:noProof/>
            <w:webHidden/>
          </w:rPr>
          <w:t>1</w:t>
        </w:r>
        <w:r>
          <w:rPr>
            <w:noProof/>
            <w:webHidden/>
          </w:rPr>
          <w:fldChar w:fldCharType="end"/>
        </w:r>
        <w:r w:rsidRPr="00720493">
          <w:rPr>
            <w:rStyle w:val="af8"/>
            <w:noProof/>
          </w:rPr>
          <w:fldChar w:fldCharType="end"/>
        </w:r>
      </w:ins>
    </w:p>
    <w:p w14:paraId="0DB27F50" w14:textId="0598061B" w:rsidR="00F50424" w:rsidRDefault="00F50424">
      <w:pPr>
        <w:pStyle w:val="21"/>
        <w:tabs>
          <w:tab w:val="left" w:pos="1200"/>
          <w:tab w:val="right" w:leader="dot" w:pos="8494"/>
        </w:tabs>
        <w:ind w:left="480"/>
        <w:rPr>
          <w:ins w:id="334" w:author="user" w:date="2022-08-17T19:13:00Z"/>
          <w:rFonts w:asciiTheme="minorHAnsi" w:eastAsiaTheme="minorEastAsia" w:hAnsiTheme="minorHAnsi" w:cstheme="minorBidi"/>
          <w:noProof/>
          <w:szCs w:val="22"/>
        </w:rPr>
      </w:pPr>
      <w:ins w:id="335" w:author="user" w:date="2022-08-17T19:13:00Z">
        <w:r w:rsidRPr="00720493">
          <w:rPr>
            <w:rStyle w:val="af8"/>
            <w:noProof/>
          </w:rPr>
          <w:fldChar w:fldCharType="begin"/>
        </w:r>
        <w:r w:rsidRPr="00720493">
          <w:rPr>
            <w:rStyle w:val="af8"/>
            <w:noProof/>
          </w:rPr>
          <w:instrText xml:space="preserve"> </w:instrText>
        </w:r>
        <w:r>
          <w:rPr>
            <w:noProof/>
          </w:rPr>
          <w:instrText>HYPERLINK \l "_Toc111656015"</w:instrText>
        </w:r>
        <w:r w:rsidRPr="00720493">
          <w:rPr>
            <w:rStyle w:val="af8"/>
            <w:noProof/>
          </w:rPr>
          <w:instrText xml:space="preserve"> </w:instrText>
        </w:r>
        <w:r w:rsidRPr="00720493">
          <w:rPr>
            <w:rStyle w:val="af8"/>
            <w:noProof/>
          </w:rPr>
          <w:fldChar w:fldCharType="separate"/>
        </w:r>
        <w:r w:rsidRPr="00720493">
          <w:rPr>
            <w:rStyle w:val="af8"/>
            <w:noProof/>
          </w:rPr>
          <w:t>1.2</w:t>
        </w:r>
        <w:r>
          <w:rPr>
            <w:rFonts w:asciiTheme="minorHAnsi" w:eastAsiaTheme="minorEastAsia" w:hAnsiTheme="minorHAnsi" w:cstheme="minorBidi"/>
            <w:noProof/>
            <w:szCs w:val="22"/>
          </w:rPr>
          <w:tab/>
        </w:r>
        <w:r w:rsidRPr="00720493">
          <w:rPr>
            <w:rStyle w:val="af8"/>
            <w:noProof/>
          </w:rPr>
          <w:t>Compare GPSC with GS in terms of physical conditions and community structure</w:t>
        </w:r>
        <w:r>
          <w:rPr>
            <w:noProof/>
            <w:webHidden/>
          </w:rPr>
          <w:tab/>
        </w:r>
        <w:r>
          <w:rPr>
            <w:noProof/>
            <w:webHidden/>
          </w:rPr>
          <w:fldChar w:fldCharType="begin"/>
        </w:r>
        <w:r>
          <w:rPr>
            <w:noProof/>
            <w:webHidden/>
          </w:rPr>
          <w:instrText xml:space="preserve"> PAGEREF _Toc111656015 \h </w:instrText>
        </w:r>
      </w:ins>
      <w:r>
        <w:rPr>
          <w:noProof/>
          <w:webHidden/>
        </w:rPr>
      </w:r>
      <w:r>
        <w:rPr>
          <w:noProof/>
          <w:webHidden/>
        </w:rPr>
        <w:fldChar w:fldCharType="separate"/>
      </w:r>
      <w:ins w:id="336" w:author="user" w:date="2022-08-17T19:13:00Z">
        <w:r>
          <w:rPr>
            <w:noProof/>
            <w:webHidden/>
          </w:rPr>
          <w:t>5</w:t>
        </w:r>
        <w:r>
          <w:rPr>
            <w:noProof/>
            <w:webHidden/>
          </w:rPr>
          <w:fldChar w:fldCharType="end"/>
        </w:r>
        <w:r w:rsidRPr="00720493">
          <w:rPr>
            <w:rStyle w:val="af8"/>
            <w:noProof/>
          </w:rPr>
          <w:fldChar w:fldCharType="end"/>
        </w:r>
      </w:ins>
    </w:p>
    <w:p w14:paraId="13CACED2" w14:textId="0B634924" w:rsidR="00F50424" w:rsidRDefault="00F50424">
      <w:pPr>
        <w:pStyle w:val="21"/>
        <w:tabs>
          <w:tab w:val="left" w:pos="1200"/>
          <w:tab w:val="right" w:leader="dot" w:pos="8494"/>
        </w:tabs>
        <w:ind w:left="480"/>
        <w:rPr>
          <w:ins w:id="337" w:author="user" w:date="2022-08-17T19:13:00Z"/>
          <w:rFonts w:asciiTheme="minorHAnsi" w:eastAsiaTheme="minorEastAsia" w:hAnsiTheme="minorHAnsi" w:cstheme="minorBidi"/>
          <w:noProof/>
          <w:szCs w:val="22"/>
        </w:rPr>
      </w:pPr>
      <w:ins w:id="338" w:author="user" w:date="2022-08-17T19:13:00Z">
        <w:r w:rsidRPr="00720493">
          <w:rPr>
            <w:rStyle w:val="af8"/>
            <w:noProof/>
          </w:rPr>
          <w:fldChar w:fldCharType="begin"/>
        </w:r>
        <w:r w:rsidRPr="00720493">
          <w:rPr>
            <w:rStyle w:val="af8"/>
            <w:noProof/>
          </w:rPr>
          <w:instrText xml:space="preserve"> </w:instrText>
        </w:r>
        <w:r>
          <w:rPr>
            <w:noProof/>
          </w:rPr>
          <w:instrText>HYPERLINK \l "_Toc111656016"</w:instrText>
        </w:r>
        <w:r w:rsidRPr="00720493">
          <w:rPr>
            <w:rStyle w:val="af8"/>
            <w:noProof/>
          </w:rPr>
          <w:instrText xml:space="preserve"> </w:instrText>
        </w:r>
        <w:r w:rsidRPr="00720493">
          <w:rPr>
            <w:rStyle w:val="af8"/>
            <w:noProof/>
          </w:rPr>
          <w:fldChar w:fldCharType="separate"/>
        </w:r>
        <w:r w:rsidRPr="00720493">
          <w:rPr>
            <w:rStyle w:val="af8"/>
            <w:noProof/>
          </w:rPr>
          <w:t>1.3</w:t>
        </w:r>
        <w:r>
          <w:rPr>
            <w:rFonts w:asciiTheme="minorHAnsi" w:eastAsiaTheme="minorEastAsia" w:hAnsiTheme="minorHAnsi" w:cstheme="minorBidi"/>
            <w:noProof/>
            <w:szCs w:val="22"/>
          </w:rPr>
          <w:tab/>
        </w:r>
        <w:r w:rsidRPr="00720493">
          <w:rPr>
            <w:rStyle w:val="af8"/>
            <w:noProof/>
          </w:rPr>
          <w:t>Carbon flows and food webs in the deep-sea environment</w:t>
        </w:r>
        <w:r>
          <w:rPr>
            <w:noProof/>
            <w:webHidden/>
          </w:rPr>
          <w:tab/>
        </w:r>
        <w:r>
          <w:rPr>
            <w:noProof/>
            <w:webHidden/>
          </w:rPr>
          <w:fldChar w:fldCharType="begin"/>
        </w:r>
        <w:r>
          <w:rPr>
            <w:noProof/>
            <w:webHidden/>
          </w:rPr>
          <w:instrText xml:space="preserve"> PAGEREF _Toc111656016 \h </w:instrText>
        </w:r>
      </w:ins>
      <w:r>
        <w:rPr>
          <w:noProof/>
          <w:webHidden/>
        </w:rPr>
      </w:r>
      <w:r>
        <w:rPr>
          <w:noProof/>
          <w:webHidden/>
        </w:rPr>
        <w:fldChar w:fldCharType="separate"/>
      </w:r>
      <w:ins w:id="339" w:author="user" w:date="2022-08-17T19:13:00Z">
        <w:r>
          <w:rPr>
            <w:noProof/>
            <w:webHidden/>
          </w:rPr>
          <w:t>9</w:t>
        </w:r>
        <w:r>
          <w:rPr>
            <w:noProof/>
            <w:webHidden/>
          </w:rPr>
          <w:fldChar w:fldCharType="end"/>
        </w:r>
        <w:r w:rsidRPr="00720493">
          <w:rPr>
            <w:rStyle w:val="af8"/>
            <w:noProof/>
          </w:rPr>
          <w:fldChar w:fldCharType="end"/>
        </w:r>
      </w:ins>
    </w:p>
    <w:p w14:paraId="666D0EF3" w14:textId="5FD194AF" w:rsidR="00F50424" w:rsidRDefault="00F50424">
      <w:pPr>
        <w:pStyle w:val="21"/>
        <w:tabs>
          <w:tab w:val="left" w:pos="1200"/>
          <w:tab w:val="right" w:leader="dot" w:pos="8494"/>
        </w:tabs>
        <w:ind w:left="480"/>
        <w:rPr>
          <w:ins w:id="340" w:author="user" w:date="2022-08-17T19:13:00Z"/>
          <w:rFonts w:asciiTheme="minorHAnsi" w:eastAsiaTheme="minorEastAsia" w:hAnsiTheme="minorHAnsi" w:cstheme="minorBidi"/>
          <w:noProof/>
          <w:szCs w:val="22"/>
        </w:rPr>
      </w:pPr>
      <w:ins w:id="341" w:author="user" w:date="2022-08-17T19:13:00Z">
        <w:r w:rsidRPr="00720493">
          <w:rPr>
            <w:rStyle w:val="af8"/>
            <w:noProof/>
          </w:rPr>
          <w:fldChar w:fldCharType="begin"/>
        </w:r>
        <w:r w:rsidRPr="00720493">
          <w:rPr>
            <w:rStyle w:val="af8"/>
            <w:noProof/>
          </w:rPr>
          <w:instrText xml:space="preserve"> </w:instrText>
        </w:r>
        <w:r>
          <w:rPr>
            <w:noProof/>
          </w:rPr>
          <w:instrText>HYPERLINK \l "_Toc111656017"</w:instrText>
        </w:r>
        <w:r w:rsidRPr="00720493">
          <w:rPr>
            <w:rStyle w:val="af8"/>
            <w:noProof/>
          </w:rPr>
          <w:instrText xml:space="preserve"> </w:instrText>
        </w:r>
        <w:r w:rsidRPr="00720493">
          <w:rPr>
            <w:rStyle w:val="af8"/>
            <w:noProof/>
          </w:rPr>
          <w:fldChar w:fldCharType="separate"/>
        </w:r>
        <w:r w:rsidRPr="00720493">
          <w:rPr>
            <w:rStyle w:val="af8"/>
            <w:noProof/>
          </w:rPr>
          <w:t>1.4</w:t>
        </w:r>
        <w:r>
          <w:rPr>
            <w:rFonts w:asciiTheme="minorHAnsi" w:eastAsiaTheme="minorEastAsia" w:hAnsiTheme="minorHAnsi" w:cstheme="minorBidi"/>
            <w:noProof/>
            <w:szCs w:val="22"/>
          </w:rPr>
          <w:tab/>
        </w:r>
        <w:r w:rsidRPr="00720493">
          <w:rPr>
            <w:rStyle w:val="af8"/>
            <w:noProof/>
          </w:rPr>
          <w:t>Related foodweb studies in submarine canyons</w:t>
        </w:r>
        <w:r>
          <w:rPr>
            <w:noProof/>
            <w:webHidden/>
          </w:rPr>
          <w:tab/>
        </w:r>
        <w:r>
          <w:rPr>
            <w:noProof/>
            <w:webHidden/>
          </w:rPr>
          <w:fldChar w:fldCharType="begin"/>
        </w:r>
        <w:r>
          <w:rPr>
            <w:noProof/>
            <w:webHidden/>
          </w:rPr>
          <w:instrText xml:space="preserve"> PAGEREF _Toc111656017 \h </w:instrText>
        </w:r>
      </w:ins>
      <w:r>
        <w:rPr>
          <w:noProof/>
          <w:webHidden/>
        </w:rPr>
      </w:r>
      <w:r>
        <w:rPr>
          <w:noProof/>
          <w:webHidden/>
        </w:rPr>
        <w:fldChar w:fldCharType="separate"/>
      </w:r>
      <w:ins w:id="342" w:author="user" w:date="2022-08-17T19:13:00Z">
        <w:r>
          <w:rPr>
            <w:noProof/>
            <w:webHidden/>
          </w:rPr>
          <w:t>13</w:t>
        </w:r>
        <w:r>
          <w:rPr>
            <w:noProof/>
            <w:webHidden/>
          </w:rPr>
          <w:fldChar w:fldCharType="end"/>
        </w:r>
        <w:r w:rsidRPr="00720493">
          <w:rPr>
            <w:rStyle w:val="af8"/>
            <w:noProof/>
          </w:rPr>
          <w:fldChar w:fldCharType="end"/>
        </w:r>
      </w:ins>
    </w:p>
    <w:p w14:paraId="00E3771E" w14:textId="6FC9CB7D" w:rsidR="00F50424" w:rsidRDefault="00F50424">
      <w:pPr>
        <w:pStyle w:val="21"/>
        <w:tabs>
          <w:tab w:val="left" w:pos="1200"/>
          <w:tab w:val="right" w:leader="dot" w:pos="8494"/>
        </w:tabs>
        <w:ind w:left="480"/>
        <w:rPr>
          <w:ins w:id="343" w:author="user" w:date="2022-08-17T19:13:00Z"/>
          <w:rFonts w:asciiTheme="minorHAnsi" w:eastAsiaTheme="minorEastAsia" w:hAnsiTheme="minorHAnsi" w:cstheme="minorBidi"/>
          <w:noProof/>
          <w:szCs w:val="22"/>
        </w:rPr>
      </w:pPr>
      <w:ins w:id="344" w:author="user" w:date="2022-08-17T19:13:00Z">
        <w:r w:rsidRPr="00720493">
          <w:rPr>
            <w:rStyle w:val="af8"/>
            <w:noProof/>
          </w:rPr>
          <w:fldChar w:fldCharType="begin"/>
        </w:r>
        <w:r w:rsidRPr="00720493">
          <w:rPr>
            <w:rStyle w:val="af8"/>
            <w:noProof/>
          </w:rPr>
          <w:instrText xml:space="preserve"> </w:instrText>
        </w:r>
        <w:r>
          <w:rPr>
            <w:noProof/>
          </w:rPr>
          <w:instrText>HYPERLINK \l "_Toc111656018"</w:instrText>
        </w:r>
        <w:r w:rsidRPr="00720493">
          <w:rPr>
            <w:rStyle w:val="af8"/>
            <w:noProof/>
          </w:rPr>
          <w:instrText xml:space="preserve"> </w:instrText>
        </w:r>
        <w:r w:rsidRPr="00720493">
          <w:rPr>
            <w:rStyle w:val="af8"/>
            <w:noProof/>
          </w:rPr>
          <w:fldChar w:fldCharType="separate"/>
        </w:r>
        <w:r w:rsidRPr="00720493">
          <w:rPr>
            <w:rStyle w:val="af8"/>
            <w:noProof/>
          </w:rPr>
          <w:t>1.5</w:t>
        </w:r>
        <w:r>
          <w:rPr>
            <w:rFonts w:asciiTheme="minorHAnsi" w:eastAsiaTheme="minorEastAsia" w:hAnsiTheme="minorHAnsi" w:cstheme="minorBidi"/>
            <w:noProof/>
            <w:szCs w:val="22"/>
          </w:rPr>
          <w:tab/>
        </w:r>
        <w:r w:rsidRPr="00720493">
          <w:rPr>
            <w:rStyle w:val="af8"/>
            <w:noProof/>
          </w:rPr>
          <w:t>Aim of this study</w:t>
        </w:r>
        <w:r>
          <w:rPr>
            <w:noProof/>
            <w:webHidden/>
          </w:rPr>
          <w:tab/>
        </w:r>
        <w:r>
          <w:rPr>
            <w:noProof/>
            <w:webHidden/>
          </w:rPr>
          <w:fldChar w:fldCharType="begin"/>
        </w:r>
        <w:r>
          <w:rPr>
            <w:noProof/>
            <w:webHidden/>
          </w:rPr>
          <w:instrText xml:space="preserve"> PAGEREF _Toc111656018 \h </w:instrText>
        </w:r>
      </w:ins>
      <w:r>
        <w:rPr>
          <w:noProof/>
          <w:webHidden/>
        </w:rPr>
      </w:r>
      <w:r>
        <w:rPr>
          <w:noProof/>
          <w:webHidden/>
        </w:rPr>
        <w:fldChar w:fldCharType="separate"/>
      </w:r>
      <w:ins w:id="345" w:author="user" w:date="2022-08-17T19:13:00Z">
        <w:r>
          <w:rPr>
            <w:noProof/>
            <w:webHidden/>
          </w:rPr>
          <w:t>15</w:t>
        </w:r>
        <w:r>
          <w:rPr>
            <w:noProof/>
            <w:webHidden/>
          </w:rPr>
          <w:fldChar w:fldCharType="end"/>
        </w:r>
        <w:r w:rsidRPr="00720493">
          <w:rPr>
            <w:rStyle w:val="af8"/>
            <w:noProof/>
          </w:rPr>
          <w:fldChar w:fldCharType="end"/>
        </w:r>
      </w:ins>
    </w:p>
    <w:p w14:paraId="315D7086" w14:textId="349AB775" w:rsidR="00F50424" w:rsidRDefault="00F50424">
      <w:pPr>
        <w:pStyle w:val="17"/>
        <w:tabs>
          <w:tab w:val="left" w:pos="400"/>
          <w:tab w:val="right" w:leader="dot" w:pos="8494"/>
        </w:tabs>
        <w:rPr>
          <w:ins w:id="346" w:author="user" w:date="2022-08-17T19:13:00Z"/>
          <w:rFonts w:asciiTheme="minorHAnsi" w:eastAsiaTheme="minorEastAsia" w:hAnsiTheme="minorHAnsi" w:cstheme="minorBidi"/>
          <w:noProof/>
          <w:szCs w:val="22"/>
        </w:rPr>
      </w:pPr>
      <w:ins w:id="347" w:author="user" w:date="2022-08-17T19:13:00Z">
        <w:r w:rsidRPr="00720493">
          <w:rPr>
            <w:rStyle w:val="af8"/>
            <w:noProof/>
          </w:rPr>
          <w:fldChar w:fldCharType="begin"/>
        </w:r>
        <w:r w:rsidRPr="00720493">
          <w:rPr>
            <w:rStyle w:val="af8"/>
            <w:noProof/>
          </w:rPr>
          <w:instrText xml:space="preserve"> </w:instrText>
        </w:r>
        <w:r>
          <w:rPr>
            <w:noProof/>
          </w:rPr>
          <w:instrText>HYPERLINK \l "_Toc111656019"</w:instrText>
        </w:r>
        <w:r w:rsidRPr="00720493">
          <w:rPr>
            <w:rStyle w:val="af8"/>
            <w:noProof/>
          </w:rPr>
          <w:instrText xml:space="preserve"> </w:instrText>
        </w:r>
        <w:r w:rsidRPr="00720493">
          <w:rPr>
            <w:rStyle w:val="af8"/>
            <w:noProof/>
          </w:rPr>
          <w:fldChar w:fldCharType="separate"/>
        </w:r>
        <w:r w:rsidRPr="00720493">
          <w:rPr>
            <w:rStyle w:val="af8"/>
            <w:noProof/>
          </w:rPr>
          <w:t>2</w:t>
        </w:r>
        <w:r>
          <w:rPr>
            <w:rFonts w:asciiTheme="minorHAnsi" w:eastAsiaTheme="minorEastAsia" w:hAnsiTheme="minorHAnsi" w:cstheme="minorBidi"/>
            <w:noProof/>
            <w:szCs w:val="22"/>
          </w:rPr>
          <w:tab/>
        </w:r>
        <w:r w:rsidRPr="00720493">
          <w:rPr>
            <w:rStyle w:val="af8"/>
            <w:noProof/>
          </w:rPr>
          <w:t>Materials and Methods</w:t>
        </w:r>
        <w:r>
          <w:rPr>
            <w:noProof/>
            <w:webHidden/>
          </w:rPr>
          <w:tab/>
        </w:r>
        <w:r>
          <w:rPr>
            <w:noProof/>
            <w:webHidden/>
          </w:rPr>
          <w:fldChar w:fldCharType="begin"/>
        </w:r>
        <w:r>
          <w:rPr>
            <w:noProof/>
            <w:webHidden/>
          </w:rPr>
          <w:instrText xml:space="preserve"> PAGEREF _Toc111656019 \h </w:instrText>
        </w:r>
      </w:ins>
      <w:r>
        <w:rPr>
          <w:noProof/>
          <w:webHidden/>
        </w:rPr>
      </w:r>
      <w:r>
        <w:rPr>
          <w:noProof/>
          <w:webHidden/>
        </w:rPr>
        <w:fldChar w:fldCharType="separate"/>
      </w:r>
      <w:ins w:id="348" w:author="user" w:date="2022-08-17T19:13:00Z">
        <w:r>
          <w:rPr>
            <w:noProof/>
            <w:webHidden/>
          </w:rPr>
          <w:t>17</w:t>
        </w:r>
        <w:r>
          <w:rPr>
            <w:noProof/>
            <w:webHidden/>
          </w:rPr>
          <w:fldChar w:fldCharType="end"/>
        </w:r>
        <w:r w:rsidRPr="00720493">
          <w:rPr>
            <w:rStyle w:val="af8"/>
            <w:noProof/>
          </w:rPr>
          <w:fldChar w:fldCharType="end"/>
        </w:r>
      </w:ins>
    </w:p>
    <w:p w14:paraId="68B2881D" w14:textId="517F4AA4" w:rsidR="00F50424" w:rsidRDefault="00F50424">
      <w:pPr>
        <w:pStyle w:val="21"/>
        <w:tabs>
          <w:tab w:val="left" w:pos="1200"/>
          <w:tab w:val="right" w:leader="dot" w:pos="8494"/>
        </w:tabs>
        <w:ind w:left="480"/>
        <w:rPr>
          <w:ins w:id="349" w:author="user" w:date="2022-08-17T19:13:00Z"/>
          <w:rFonts w:asciiTheme="minorHAnsi" w:eastAsiaTheme="minorEastAsia" w:hAnsiTheme="minorHAnsi" w:cstheme="minorBidi"/>
          <w:noProof/>
          <w:szCs w:val="22"/>
        </w:rPr>
      </w:pPr>
      <w:ins w:id="350" w:author="user" w:date="2022-08-17T19:13:00Z">
        <w:r w:rsidRPr="00720493">
          <w:rPr>
            <w:rStyle w:val="af8"/>
            <w:noProof/>
          </w:rPr>
          <w:fldChar w:fldCharType="begin"/>
        </w:r>
        <w:r w:rsidRPr="00720493">
          <w:rPr>
            <w:rStyle w:val="af8"/>
            <w:noProof/>
          </w:rPr>
          <w:instrText xml:space="preserve"> </w:instrText>
        </w:r>
        <w:r>
          <w:rPr>
            <w:noProof/>
          </w:rPr>
          <w:instrText>HYPERLINK \l "_Toc111656020"</w:instrText>
        </w:r>
        <w:r w:rsidRPr="00720493">
          <w:rPr>
            <w:rStyle w:val="af8"/>
            <w:noProof/>
          </w:rPr>
          <w:instrText xml:space="preserve"> </w:instrText>
        </w:r>
        <w:r w:rsidRPr="00720493">
          <w:rPr>
            <w:rStyle w:val="af8"/>
            <w:noProof/>
          </w:rPr>
          <w:fldChar w:fldCharType="separate"/>
        </w:r>
        <w:r w:rsidRPr="00720493">
          <w:rPr>
            <w:rStyle w:val="af8"/>
            <w:noProof/>
          </w:rPr>
          <w:t>2.1</w:t>
        </w:r>
        <w:r>
          <w:rPr>
            <w:rFonts w:asciiTheme="minorHAnsi" w:eastAsiaTheme="minorEastAsia" w:hAnsiTheme="minorHAnsi" w:cstheme="minorBidi"/>
            <w:noProof/>
            <w:szCs w:val="22"/>
          </w:rPr>
          <w:tab/>
        </w:r>
        <w:r w:rsidRPr="00720493">
          <w:rPr>
            <w:rStyle w:val="af8"/>
            <w:noProof/>
          </w:rPr>
          <w:t>Studying sites</w:t>
        </w:r>
        <w:r>
          <w:rPr>
            <w:noProof/>
            <w:webHidden/>
          </w:rPr>
          <w:tab/>
        </w:r>
        <w:r>
          <w:rPr>
            <w:noProof/>
            <w:webHidden/>
          </w:rPr>
          <w:fldChar w:fldCharType="begin"/>
        </w:r>
        <w:r>
          <w:rPr>
            <w:noProof/>
            <w:webHidden/>
          </w:rPr>
          <w:instrText xml:space="preserve"> PAGEREF _Toc111656020 \h </w:instrText>
        </w:r>
      </w:ins>
      <w:r>
        <w:rPr>
          <w:noProof/>
          <w:webHidden/>
        </w:rPr>
      </w:r>
      <w:r>
        <w:rPr>
          <w:noProof/>
          <w:webHidden/>
        </w:rPr>
        <w:fldChar w:fldCharType="separate"/>
      </w:r>
      <w:ins w:id="351" w:author="user" w:date="2022-08-17T19:13:00Z">
        <w:r>
          <w:rPr>
            <w:noProof/>
            <w:webHidden/>
          </w:rPr>
          <w:t>17</w:t>
        </w:r>
        <w:r>
          <w:rPr>
            <w:noProof/>
            <w:webHidden/>
          </w:rPr>
          <w:fldChar w:fldCharType="end"/>
        </w:r>
        <w:r w:rsidRPr="00720493">
          <w:rPr>
            <w:rStyle w:val="af8"/>
            <w:noProof/>
          </w:rPr>
          <w:fldChar w:fldCharType="end"/>
        </w:r>
      </w:ins>
    </w:p>
    <w:p w14:paraId="241CB829" w14:textId="1F6EC91B" w:rsidR="00F50424" w:rsidRDefault="00F50424">
      <w:pPr>
        <w:pStyle w:val="21"/>
        <w:tabs>
          <w:tab w:val="left" w:pos="1200"/>
          <w:tab w:val="right" w:leader="dot" w:pos="8494"/>
        </w:tabs>
        <w:ind w:left="480"/>
        <w:rPr>
          <w:ins w:id="352" w:author="user" w:date="2022-08-17T19:13:00Z"/>
          <w:rFonts w:asciiTheme="minorHAnsi" w:eastAsiaTheme="minorEastAsia" w:hAnsiTheme="minorHAnsi" w:cstheme="minorBidi"/>
          <w:noProof/>
          <w:szCs w:val="22"/>
        </w:rPr>
      </w:pPr>
      <w:ins w:id="353" w:author="user" w:date="2022-08-17T19:13:00Z">
        <w:r w:rsidRPr="00720493">
          <w:rPr>
            <w:rStyle w:val="af8"/>
            <w:noProof/>
          </w:rPr>
          <w:fldChar w:fldCharType="begin"/>
        </w:r>
        <w:r w:rsidRPr="00720493">
          <w:rPr>
            <w:rStyle w:val="af8"/>
            <w:noProof/>
          </w:rPr>
          <w:instrText xml:space="preserve"> </w:instrText>
        </w:r>
        <w:r>
          <w:rPr>
            <w:noProof/>
          </w:rPr>
          <w:instrText>HYPERLINK \l "_Toc111656021"</w:instrText>
        </w:r>
        <w:r w:rsidRPr="00720493">
          <w:rPr>
            <w:rStyle w:val="af8"/>
            <w:noProof/>
          </w:rPr>
          <w:instrText xml:space="preserve"> </w:instrText>
        </w:r>
        <w:r w:rsidRPr="00720493">
          <w:rPr>
            <w:rStyle w:val="af8"/>
            <w:noProof/>
          </w:rPr>
          <w:fldChar w:fldCharType="separate"/>
        </w:r>
        <w:r w:rsidRPr="00720493">
          <w:rPr>
            <w:rStyle w:val="af8"/>
            <w:noProof/>
          </w:rPr>
          <w:t>2.2</w:t>
        </w:r>
        <w:r>
          <w:rPr>
            <w:rFonts w:asciiTheme="minorHAnsi" w:eastAsiaTheme="minorEastAsia" w:hAnsiTheme="minorHAnsi" w:cstheme="minorBidi"/>
            <w:noProof/>
            <w:szCs w:val="22"/>
          </w:rPr>
          <w:tab/>
        </w:r>
        <w:r w:rsidRPr="00720493">
          <w:rPr>
            <w:rStyle w:val="af8"/>
            <w:noProof/>
          </w:rPr>
          <w:t>Definition of OC stocks</w:t>
        </w:r>
        <w:r>
          <w:rPr>
            <w:noProof/>
            <w:webHidden/>
          </w:rPr>
          <w:tab/>
        </w:r>
        <w:r>
          <w:rPr>
            <w:noProof/>
            <w:webHidden/>
          </w:rPr>
          <w:fldChar w:fldCharType="begin"/>
        </w:r>
        <w:r>
          <w:rPr>
            <w:noProof/>
            <w:webHidden/>
          </w:rPr>
          <w:instrText xml:space="preserve"> PAGEREF _Toc111656021 \h </w:instrText>
        </w:r>
      </w:ins>
      <w:r>
        <w:rPr>
          <w:noProof/>
          <w:webHidden/>
        </w:rPr>
      </w:r>
      <w:r>
        <w:rPr>
          <w:noProof/>
          <w:webHidden/>
        </w:rPr>
        <w:fldChar w:fldCharType="separate"/>
      </w:r>
      <w:ins w:id="354" w:author="user" w:date="2022-08-17T19:13:00Z">
        <w:r>
          <w:rPr>
            <w:noProof/>
            <w:webHidden/>
          </w:rPr>
          <w:t>17</w:t>
        </w:r>
        <w:r>
          <w:rPr>
            <w:noProof/>
            <w:webHidden/>
          </w:rPr>
          <w:fldChar w:fldCharType="end"/>
        </w:r>
        <w:r w:rsidRPr="00720493">
          <w:rPr>
            <w:rStyle w:val="af8"/>
            <w:noProof/>
          </w:rPr>
          <w:fldChar w:fldCharType="end"/>
        </w:r>
      </w:ins>
    </w:p>
    <w:p w14:paraId="7CD1C32D" w14:textId="02589D06" w:rsidR="00F50424" w:rsidRDefault="00F50424">
      <w:pPr>
        <w:pStyle w:val="21"/>
        <w:tabs>
          <w:tab w:val="left" w:pos="1200"/>
          <w:tab w:val="right" w:leader="dot" w:pos="8494"/>
        </w:tabs>
        <w:ind w:left="480"/>
        <w:rPr>
          <w:ins w:id="355" w:author="user" w:date="2022-08-17T19:13:00Z"/>
          <w:rFonts w:asciiTheme="minorHAnsi" w:eastAsiaTheme="minorEastAsia" w:hAnsiTheme="minorHAnsi" w:cstheme="minorBidi"/>
          <w:noProof/>
          <w:szCs w:val="22"/>
        </w:rPr>
      </w:pPr>
      <w:ins w:id="356" w:author="user" w:date="2022-08-17T19:13:00Z">
        <w:r w:rsidRPr="00720493">
          <w:rPr>
            <w:rStyle w:val="af8"/>
            <w:noProof/>
          </w:rPr>
          <w:fldChar w:fldCharType="begin"/>
        </w:r>
        <w:r w:rsidRPr="00720493">
          <w:rPr>
            <w:rStyle w:val="af8"/>
            <w:noProof/>
          </w:rPr>
          <w:instrText xml:space="preserve"> </w:instrText>
        </w:r>
        <w:r>
          <w:rPr>
            <w:noProof/>
          </w:rPr>
          <w:instrText>HYPERLINK \l "_Toc111656022"</w:instrText>
        </w:r>
        <w:r w:rsidRPr="00720493">
          <w:rPr>
            <w:rStyle w:val="af8"/>
            <w:noProof/>
          </w:rPr>
          <w:instrText xml:space="preserve"> </w:instrText>
        </w:r>
        <w:r w:rsidRPr="00720493">
          <w:rPr>
            <w:rStyle w:val="af8"/>
            <w:noProof/>
          </w:rPr>
          <w:fldChar w:fldCharType="separate"/>
        </w:r>
        <w:r w:rsidRPr="00720493">
          <w:rPr>
            <w:rStyle w:val="af8"/>
            <w:noProof/>
          </w:rPr>
          <w:t>2.3</w:t>
        </w:r>
        <w:r>
          <w:rPr>
            <w:rFonts w:asciiTheme="minorHAnsi" w:eastAsiaTheme="minorEastAsia" w:hAnsiTheme="minorHAnsi" w:cstheme="minorBidi"/>
            <w:noProof/>
            <w:szCs w:val="22"/>
          </w:rPr>
          <w:tab/>
        </w:r>
        <w:r w:rsidRPr="00720493">
          <w:rPr>
            <w:rStyle w:val="af8"/>
            <w:noProof/>
          </w:rPr>
          <w:t>Sampling procedures of living component of OC</w:t>
        </w:r>
        <w:r>
          <w:rPr>
            <w:noProof/>
            <w:webHidden/>
          </w:rPr>
          <w:tab/>
        </w:r>
        <w:r>
          <w:rPr>
            <w:noProof/>
            <w:webHidden/>
          </w:rPr>
          <w:fldChar w:fldCharType="begin"/>
        </w:r>
        <w:r>
          <w:rPr>
            <w:noProof/>
            <w:webHidden/>
          </w:rPr>
          <w:instrText xml:space="preserve"> PAGEREF _Toc111656022 \h </w:instrText>
        </w:r>
      </w:ins>
      <w:r>
        <w:rPr>
          <w:noProof/>
          <w:webHidden/>
        </w:rPr>
      </w:r>
      <w:r>
        <w:rPr>
          <w:noProof/>
          <w:webHidden/>
        </w:rPr>
        <w:fldChar w:fldCharType="separate"/>
      </w:r>
      <w:ins w:id="357" w:author="user" w:date="2022-08-17T19:13:00Z">
        <w:r>
          <w:rPr>
            <w:noProof/>
            <w:webHidden/>
          </w:rPr>
          <w:t>18</w:t>
        </w:r>
        <w:r>
          <w:rPr>
            <w:noProof/>
            <w:webHidden/>
          </w:rPr>
          <w:fldChar w:fldCharType="end"/>
        </w:r>
        <w:r w:rsidRPr="00720493">
          <w:rPr>
            <w:rStyle w:val="af8"/>
            <w:noProof/>
          </w:rPr>
          <w:fldChar w:fldCharType="end"/>
        </w:r>
      </w:ins>
    </w:p>
    <w:p w14:paraId="16397DBA" w14:textId="7E836181" w:rsidR="00F50424" w:rsidRDefault="00F50424">
      <w:pPr>
        <w:pStyle w:val="31"/>
        <w:tabs>
          <w:tab w:val="left" w:pos="1920"/>
          <w:tab w:val="right" w:leader="dot" w:pos="8494"/>
        </w:tabs>
        <w:ind w:left="960"/>
        <w:rPr>
          <w:ins w:id="358" w:author="user" w:date="2022-08-17T19:13:00Z"/>
          <w:rFonts w:asciiTheme="minorHAnsi" w:eastAsiaTheme="minorEastAsia" w:hAnsiTheme="minorHAnsi" w:cstheme="minorBidi"/>
          <w:noProof/>
          <w:szCs w:val="22"/>
        </w:rPr>
      </w:pPr>
      <w:ins w:id="359" w:author="user" w:date="2022-08-17T19:13:00Z">
        <w:r w:rsidRPr="00720493">
          <w:rPr>
            <w:rStyle w:val="af8"/>
            <w:noProof/>
          </w:rPr>
          <w:fldChar w:fldCharType="begin"/>
        </w:r>
        <w:r w:rsidRPr="00720493">
          <w:rPr>
            <w:rStyle w:val="af8"/>
            <w:noProof/>
          </w:rPr>
          <w:instrText xml:space="preserve"> </w:instrText>
        </w:r>
        <w:r>
          <w:rPr>
            <w:noProof/>
          </w:rPr>
          <w:instrText>HYPERLINK \l "_Toc111656023"</w:instrText>
        </w:r>
        <w:r w:rsidRPr="00720493">
          <w:rPr>
            <w:rStyle w:val="af8"/>
            <w:noProof/>
          </w:rPr>
          <w:instrText xml:space="preserve"> </w:instrText>
        </w:r>
        <w:r w:rsidRPr="00720493">
          <w:rPr>
            <w:rStyle w:val="af8"/>
            <w:noProof/>
          </w:rPr>
          <w:fldChar w:fldCharType="separate"/>
        </w:r>
        <w:r w:rsidRPr="00720493">
          <w:rPr>
            <w:rStyle w:val="af8"/>
            <w:noProof/>
          </w:rPr>
          <w:t>2.3.1</w:t>
        </w:r>
        <w:r>
          <w:rPr>
            <w:rFonts w:asciiTheme="minorHAnsi" w:eastAsiaTheme="minorEastAsia" w:hAnsiTheme="minorHAnsi" w:cstheme="minorBidi"/>
            <w:noProof/>
            <w:szCs w:val="22"/>
          </w:rPr>
          <w:tab/>
        </w:r>
        <w:r w:rsidRPr="00720493">
          <w:rPr>
            <w:rStyle w:val="af8"/>
            <w:noProof/>
          </w:rPr>
          <w:t>Prokaryote biomass</w:t>
        </w:r>
        <w:r>
          <w:rPr>
            <w:noProof/>
            <w:webHidden/>
          </w:rPr>
          <w:tab/>
        </w:r>
        <w:r>
          <w:rPr>
            <w:noProof/>
            <w:webHidden/>
          </w:rPr>
          <w:fldChar w:fldCharType="begin"/>
        </w:r>
        <w:r>
          <w:rPr>
            <w:noProof/>
            <w:webHidden/>
          </w:rPr>
          <w:instrText xml:space="preserve"> PAGEREF _Toc111656023 \h </w:instrText>
        </w:r>
      </w:ins>
      <w:r>
        <w:rPr>
          <w:noProof/>
          <w:webHidden/>
        </w:rPr>
      </w:r>
      <w:r>
        <w:rPr>
          <w:noProof/>
          <w:webHidden/>
        </w:rPr>
        <w:fldChar w:fldCharType="separate"/>
      </w:r>
      <w:ins w:id="360" w:author="user" w:date="2022-08-17T19:13:00Z">
        <w:r>
          <w:rPr>
            <w:noProof/>
            <w:webHidden/>
          </w:rPr>
          <w:t>18</w:t>
        </w:r>
        <w:r>
          <w:rPr>
            <w:noProof/>
            <w:webHidden/>
          </w:rPr>
          <w:fldChar w:fldCharType="end"/>
        </w:r>
        <w:r w:rsidRPr="00720493">
          <w:rPr>
            <w:rStyle w:val="af8"/>
            <w:noProof/>
          </w:rPr>
          <w:fldChar w:fldCharType="end"/>
        </w:r>
      </w:ins>
    </w:p>
    <w:p w14:paraId="3698FD19" w14:textId="51965011" w:rsidR="00F50424" w:rsidRDefault="00F50424">
      <w:pPr>
        <w:pStyle w:val="31"/>
        <w:tabs>
          <w:tab w:val="left" w:pos="1920"/>
          <w:tab w:val="right" w:leader="dot" w:pos="8494"/>
        </w:tabs>
        <w:ind w:left="960"/>
        <w:rPr>
          <w:ins w:id="361" w:author="user" w:date="2022-08-17T19:13:00Z"/>
          <w:rFonts w:asciiTheme="minorHAnsi" w:eastAsiaTheme="minorEastAsia" w:hAnsiTheme="minorHAnsi" w:cstheme="minorBidi"/>
          <w:noProof/>
          <w:szCs w:val="22"/>
        </w:rPr>
      </w:pPr>
      <w:ins w:id="362" w:author="user" w:date="2022-08-17T19:13:00Z">
        <w:r w:rsidRPr="00720493">
          <w:rPr>
            <w:rStyle w:val="af8"/>
            <w:noProof/>
          </w:rPr>
          <w:fldChar w:fldCharType="begin"/>
        </w:r>
        <w:r w:rsidRPr="00720493">
          <w:rPr>
            <w:rStyle w:val="af8"/>
            <w:noProof/>
          </w:rPr>
          <w:instrText xml:space="preserve"> </w:instrText>
        </w:r>
        <w:r>
          <w:rPr>
            <w:noProof/>
          </w:rPr>
          <w:instrText>HYPERLINK \l "_Toc111656024"</w:instrText>
        </w:r>
        <w:r w:rsidRPr="00720493">
          <w:rPr>
            <w:rStyle w:val="af8"/>
            <w:noProof/>
          </w:rPr>
          <w:instrText xml:space="preserve"> </w:instrText>
        </w:r>
        <w:r w:rsidRPr="00720493">
          <w:rPr>
            <w:rStyle w:val="af8"/>
            <w:noProof/>
          </w:rPr>
          <w:fldChar w:fldCharType="separate"/>
        </w:r>
        <w:r w:rsidRPr="00720493">
          <w:rPr>
            <w:rStyle w:val="af8"/>
            <w:noProof/>
          </w:rPr>
          <w:t>2.3.2</w:t>
        </w:r>
        <w:r>
          <w:rPr>
            <w:rFonts w:asciiTheme="minorHAnsi" w:eastAsiaTheme="minorEastAsia" w:hAnsiTheme="minorHAnsi" w:cstheme="minorBidi"/>
            <w:noProof/>
            <w:szCs w:val="22"/>
          </w:rPr>
          <w:tab/>
        </w:r>
        <w:r w:rsidRPr="00720493">
          <w:rPr>
            <w:rStyle w:val="af8"/>
            <w:noProof/>
          </w:rPr>
          <w:t>Meiofauna biomass</w:t>
        </w:r>
        <w:r>
          <w:rPr>
            <w:noProof/>
            <w:webHidden/>
          </w:rPr>
          <w:tab/>
        </w:r>
        <w:r>
          <w:rPr>
            <w:noProof/>
            <w:webHidden/>
          </w:rPr>
          <w:fldChar w:fldCharType="begin"/>
        </w:r>
        <w:r>
          <w:rPr>
            <w:noProof/>
            <w:webHidden/>
          </w:rPr>
          <w:instrText xml:space="preserve"> PAGEREF _Toc111656024 \h </w:instrText>
        </w:r>
      </w:ins>
      <w:r>
        <w:rPr>
          <w:noProof/>
          <w:webHidden/>
        </w:rPr>
      </w:r>
      <w:r>
        <w:rPr>
          <w:noProof/>
          <w:webHidden/>
        </w:rPr>
        <w:fldChar w:fldCharType="separate"/>
      </w:r>
      <w:ins w:id="363" w:author="user" w:date="2022-08-17T19:13:00Z">
        <w:r>
          <w:rPr>
            <w:noProof/>
            <w:webHidden/>
          </w:rPr>
          <w:t>19</w:t>
        </w:r>
        <w:r>
          <w:rPr>
            <w:noProof/>
            <w:webHidden/>
          </w:rPr>
          <w:fldChar w:fldCharType="end"/>
        </w:r>
        <w:r w:rsidRPr="00720493">
          <w:rPr>
            <w:rStyle w:val="af8"/>
            <w:noProof/>
          </w:rPr>
          <w:fldChar w:fldCharType="end"/>
        </w:r>
      </w:ins>
    </w:p>
    <w:p w14:paraId="26326839" w14:textId="4A1B7519" w:rsidR="00F50424" w:rsidRDefault="00F50424">
      <w:pPr>
        <w:pStyle w:val="31"/>
        <w:tabs>
          <w:tab w:val="left" w:pos="1920"/>
          <w:tab w:val="right" w:leader="dot" w:pos="8494"/>
        </w:tabs>
        <w:ind w:left="960"/>
        <w:rPr>
          <w:ins w:id="364" w:author="user" w:date="2022-08-17T19:13:00Z"/>
          <w:rFonts w:asciiTheme="minorHAnsi" w:eastAsiaTheme="minorEastAsia" w:hAnsiTheme="minorHAnsi" w:cstheme="minorBidi"/>
          <w:noProof/>
          <w:szCs w:val="22"/>
        </w:rPr>
      </w:pPr>
      <w:ins w:id="365" w:author="user" w:date="2022-08-17T19:13:00Z">
        <w:r w:rsidRPr="00720493">
          <w:rPr>
            <w:rStyle w:val="af8"/>
            <w:noProof/>
          </w:rPr>
          <w:lastRenderedPageBreak/>
          <w:fldChar w:fldCharType="begin"/>
        </w:r>
        <w:r w:rsidRPr="00720493">
          <w:rPr>
            <w:rStyle w:val="af8"/>
            <w:noProof/>
          </w:rPr>
          <w:instrText xml:space="preserve"> </w:instrText>
        </w:r>
        <w:r>
          <w:rPr>
            <w:noProof/>
          </w:rPr>
          <w:instrText>HYPERLINK \l "_Toc111656025"</w:instrText>
        </w:r>
        <w:r w:rsidRPr="00720493">
          <w:rPr>
            <w:rStyle w:val="af8"/>
            <w:noProof/>
          </w:rPr>
          <w:instrText xml:space="preserve"> </w:instrText>
        </w:r>
        <w:r w:rsidRPr="00720493">
          <w:rPr>
            <w:rStyle w:val="af8"/>
            <w:noProof/>
          </w:rPr>
          <w:fldChar w:fldCharType="separate"/>
        </w:r>
        <w:r w:rsidRPr="00720493">
          <w:rPr>
            <w:rStyle w:val="af8"/>
            <w:noProof/>
          </w:rPr>
          <w:t>2.3.3</w:t>
        </w:r>
        <w:r>
          <w:rPr>
            <w:rFonts w:asciiTheme="minorHAnsi" w:eastAsiaTheme="minorEastAsia" w:hAnsiTheme="minorHAnsi" w:cstheme="minorBidi"/>
            <w:noProof/>
            <w:szCs w:val="22"/>
          </w:rPr>
          <w:tab/>
        </w:r>
        <w:r w:rsidRPr="00720493">
          <w:rPr>
            <w:rStyle w:val="af8"/>
            <w:noProof/>
          </w:rPr>
          <w:t>Macrofauna biomass</w:t>
        </w:r>
        <w:r>
          <w:rPr>
            <w:noProof/>
            <w:webHidden/>
          </w:rPr>
          <w:tab/>
        </w:r>
        <w:r>
          <w:rPr>
            <w:noProof/>
            <w:webHidden/>
          </w:rPr>
          <w:fldChar w:fldCharType="begin"/>
        </w:r>
        <w:r>
          <w:rPr>
            <w:noProof/>
            <w:webHidden/>
          </w:rPr>
          <w:instrText xml:space="preserve"> PAGEREF _Toc111656025 \h </w:instrText>
        </w:r>
      </w:ins>
      <w:r>
        <w:rPr>
          <w:noProof/>
          <w:webHidden/>
        </w:rPr>
      </w:r>
      <w:r>
        <w:rPr>
          <w:noProof/>
          <w:webHidden/>
        </w:rPr>
        <w:fldChar w:fldCharType="separate"/>
      </w:r>
      <w:ins w:id="366" w:author="user" w:date="2022-08-17T19:13:00Z">
        <w:r>
          <w:rPr>
            <w:noProof/>
            <w:webHidden/>
          </w:rPr>
          <w:t>21</w:t>
        </w:r>
        <w:r>
          <w:rPr>
            <w:noProof/>
            <w:webHidden/>
          </w:rPr>
          <w:fldChar w:fldCharType="end"/>
        </w:r>
        <w:r w:rsidRPr="00720493">
          <w:rPr>
            <w:rStyle w:val="af8"/>
            <w:noProof/>
          </w:rPr>
          <w:fldChar w:fldCharType="end"/>
        </w:r>
      </w:ins>
    </w:p>
    <w:p w14:paraId="76D518C3" w14:textId="2A557BD6" w:rsidR="00F50424" w:rsidRDefault="00F50424">
      <w:pPr>
        <w:pStyle w:val="21"/>
        <w:tabs>
          <w:tab w:val="left" w:pos="1200"/>
          <w:tab w:val="right" w:leader="dot" w:pos="8494"/>
        </w:tabs>
        <w:ind w:left="480"/>
        <w:rPr>
          <w:ins w:id="367" w:author="user" w:date="2022-08-17T19:13:00Z"/>
          <w:rFonts w:asciiTheme="minorHAnsi" w:eastAsiaTheme="minorEastAsia" w:hAnsiTheme="minorHAnsi" w:cstheme="minorBidi"/>
          <w:noProof/>
          <w:szCs w:val="22"/>
        </w:rPr>
      </w:pPr>
      <w:ins w:id="368" w:author="user" w:date="2022-08-17T19:13:00Z">
        <w:r w:rsidRPr="00720493">
          <w:rPr>
            <w:rStyle w:val="af8"/>
            <w:noProof/>
          </w:rPr>
          <w:fldChar w:fldCharType="begin"/>
        </w:r>
        <w:r w:rsidRPr="00720493">
          <w:rPr>
            <w:rStyle w:val="af8"/>
            <w:noProof/>
          </w:rPr>
          <w:instrText xml:space="preserve"> </w:instrText>
        </w:r>
        <w:r>
          <w:rPr>
            <w:noProof/>
          </w:rPr>
          <w:instrText>HYPERLINK \l "_Toc111656026"</w:instrText>
        </w:r>
        <w:r w:rsidRPr="00720493">
          <w:rPr>
            <w:rStyle w:val="af8"/>
            <w:noProof/>
          </w:rPr>
          <w:instrText xml:space="preserve"> </w:instrText>
        </w:r>
        <w:r w:rsidRPr="00720493">
          <w:rPr>
            <w:rStyle w:val="af8"/>
            <w:noProof/>
          </w:rPr>
          <w:fldChar w:fldCharType="separate"/>
        </w:r>
        <w:r w:rsidRPr="00720493">
          <w:rPr>
            <w:rStyle w:val="af8"/>
            <w:noProof/>
          </w:rPr>
          <w:t>2.4</w:t>
        </w:r>
        <w:r>
          <w:rPr>
            <w:rFonts w:asciiTheme="minorHAnsi" w:eastAsiaTheme="minorEastAsia" w:hAnsiTheme="minorHAnsi" w:cstheme="minorBidi"/>
            <w:noProof/>
            <w:szCs w:val="22"/>
          </w:rPr>
          <w:tab/>
        </w:r>
        <w:r w:rsidRPr="00720493">
          <w:rPr>
            <w:rStyle w:val="af8"/>
            <w:noProof/>
          </w:rPr>
          <w:t>Sampling procedures of non-living component of OC</w:t>
        </w:r>
        <w:r>
          <w:rPr>
            <w:noProof/>
            <w:webHidden/>
          </w:rPr>
          <w:tab/>
        </w:r>
        <w:r>
          <w:rPr>
            <w:noProof/>
            <w:webHidden/>
          </w:rPr>
          <w:fldChar w:fldCharType="begin"/>
        </w:r>
        <w:r>
          <w:rPr>
            <w:noProof/>
            <w:webHidden/>
          </w:rPr>
          <w:instrText xml:space="preserve"> PAGEREF _Toc111656026 \h </w:instrText>
        </w:r>
      </w:ins>
      <w:r>
        <w:rPr>
          <w:noProof/>
          <w:webHidden/>
        </w:rPr>
      </w:r>
      <w:r>
        <w:rPr>
          <w:noProof/>
          <w:webHidden/>
        </w:rPr>
        <w:fldChar w:fldCharType="separate"/>
      </w:r>
      <w:ins w:id="369" w:author="user" w:date="2022-08-17T19:13:00Z">
        <w:r>
          <w:rPr>
            <w:noProof/>
            <w:webHidden/>
          </w:rPr>
          <w:t>22</w:t>
        </w:r>
        <w:r>
          <w:rPr>
            <w:noProof/>
            <w:webHidden/>
          </w:rPr>
          <w:fldChar w:fldCharType="end"/>
        </w:r>
        <w:r w:rsidRPr="00720493">
          <w:rPr>
            <w:rStyle w:val="af8"/>
            <w:noProof/>
          </w:rPr>
          <w:fldChar w:fldCharType="end"/>
        </w:r>
      </w:ins>
    </w:p>
    <w:p w14:paraId="6823EAAC" w14:textId="258FF321" w:rsidR="00F50424" w:rsidRDefault="00F50424">
      <w:pPr>
        <w:pStyle w:val="31"/>
        <w:tabs>
          <w:tab w:val="left" w:pos="1920"/>
          <w:tab w:val="right" w:leader="dot" w:pos="8494"/>
        </w:tabs>
        <w:ind w:left="960"/>
        <w:rPr>
          <w:ins w:id="370" w:author="user" w:date="2022-08-17T19:13:00Z"/>
          <w:rFonts w:asciiTheme="minorHAnsi" w:eastAsiaTheme="minorEastAsia" w:hAnsiTheme="minorHAnsi" w:cstheme="minorBidi"/>
          <w:noProof/>
          <w:szCs w:val="22"/>
        </w:rPr>
      </w:pPr>
      <w:ins w:id="371" w:author="user" w:date="2022-08-17T19:13:00Z">
        <w:r w:rsidRPr="00720493">
          <w:rPr>
            <w:rStyle w:val="af8"/>
            <w:noProof/>
          </w:rPr>
          <w:fldChar w:fldCharType="begin"/>
        </w:r>
        <w:r w:rsidRPr="00720493">
          <w:rPr>
            <w:rStyle w:val="af8"/>
            <w:noProof/>
          </w:rPr>
          <w:instrText xml:space="preserve"> </w:instrText>
        </w:r>
        <w:r>
          <w:rPr>
            <w:noProof/>
          </w:rPr>
          <w:instrText>HYPERLINK \l "_Toc111656027"</w:instrText>
        </w:r>
        <w:r w:rsidRPr="00720493">
          <w:rPr>
            <w:rStyle w:val="af8"/>
            <w:noProof/>
          </w:rPr>
          <w:instrText xml:space="preserve"> </w:instrText>
        </w:r>
        <w:r w:rsidRPr="00720493">
          <w:rPr>
            <w:rStyle w:val="af8"/>
            <w:noProof/>
          </w:rPr>
          <w:fldChar w:fldCharType="separate"/>
        </w:r>
        <w:r w:rsidRPr="00720493">
          <w:rPr>
            <w:rStyle w:val="af8"/>
            <w:noProof/>
          </w:rPr>
          <w:t>2.4.1</w:t>
        </w:r>
        <w:r>
          <w:rPr>
            <w:rFonts w:asciiTheme="minorHAnsi" w:eastAsiaTheme="minorEastAsia" w:hAnsiTheme="minorHAnsi" w:cstheme="minorBidi"/>
            <w:noProof/>
            <w:szCs w:val="22"/>
          </w:rPr>
          <w:tab/>
        </w:r>
        <w:r w:rsidRPr="00720493">
          <w:rPr>
            <w:rStyle w:val="af8"/>
            <w:noProof/>
          </w:rPr>
          <w:t>Detrital organic carbon</w:t>
        </w:r>
        <w:r>
          <w:rPr>
            <w:noProof/>
            <w:webHidden/>
          </w:rPr>
          <w:tab/>
        </w:r>
        <w:r>
          <w:rPr>
            <w:noProof/>
            <w:webHidden/>
          </w:rPr>
          <w:fldChar w:fldCharType="begin"/>
        </w:r>
        <w:r>
          <w:rPr>
            <w:noProof/>
            <w:webHidden/>
          </w:rPr>
          <w:instrText xml:space="preserve"> PAGEREF _Toc111656027 \h </w:instrText>
        </w:r>
      </w:ins>
      <w:r>
        <w:rPr>
          <w:noProof/>
          <w:webHidden/>
        </w:rPr>
      </w:r>
      <w:r>
        <w:rPr>
          <w:noProof/>
          <w:webHidden/>
        </w:rPr>
        <w:fldChar w:fldCharType="separate"/>
      </w:r>
      <w:ins w:id="372" w:author="user" w:date="2022-08-17T19:13:00Z">
        <w:r>
          <w:rPr>
            <w:noProof/>
            <w:webHidden/>
          </w:rPr>
          <w:t>22</w:t>
        </w:r>
        <w:r>
          <w:rPr>
            <w:noProof/>
            <w:webHidden/>
          </w:rPr>
          <w:fldChar w:fldCharType="end"/>
        </w:r>
        <w:r w:rsidRPr="00720493">
          <w:rPr>
            <w:rStyle w:val="af8"/>
            <w:noProof/>
          </w:rPr>
          <w:fldChar w:fldCharType="end"/>
        </w:r>
      </w:ins>
    </w:p>
    <w:p w14:paraId="44EEAFCF" w14:textId="5492DC20" w:rsidR="00F50424" w:rsidRDefault="00F50424">
      <w:pPr>
        <w:pStyle w:val="21"/>
        <w:tabs>
          <w:tab w:val="left" w:pos="1200"/>
          <w:tab w:val="right" w:leader="dot" w:pos="8494"/>
        </w:tabs>
        <w:ind w:left="480"/>
        <w:rPr>
          <w:ins w:id="373" w:author="user" w:date="2022-08-17T19:13:00Z"/>
          <w:rFonts w:asciiTheme="minorHAnsi" w:eastAsiaTheme="minorEastAsia" w:hAnsiTheme="minorHAnsi" w:cstheme="minorBidi"/>
          <w:noProof/>
          <w:szCs w:val="22"/>
        </w:rPr>
      </w:pPr>
      <w:ins w:id="374" w:author="user" w:date="2022-08-17T19:13:00Z">
        <w:r w:rsidRPr="00720493">
          <w:rPr>
            <w:rStyle w:val="af8"/>
            <w:noProof/>
          </w:rPr>
          <w:fldChar w:fldCharType="begin"/>
        </w:r>
        <w:r w:rsidRPr="00720493">
          <w:rPr>
            <w:rStyle w:val="af8"/>
            <w:noProof/>
          </w:rPr>
          <w:instrText xml:space="preserve"> </w:instrText>
        </w:r>
        <w:r>
          <w:rPr>
            <w:noProof/>
          </w:rPr>
          <w:instrText>HYPERLINK \l "_Toc111656028"</w:instrText>
        </w:r>
        <w:r w:rsidRPr="00720493">
          <w:rPr>
            <w:rStyle w:val="af8"/>
            <w:noProof/>
          </w:rPr>
          <w:instrText xml:space="preserve"> </w:instrText>
        </w:r>
        <w:r w:rsidRPr="00720493">
          <w:rPr>
            <w:rStyle w:val="af8"/>
            <w:noProof/>
          </w:rPr>
          <w:fldChar w:fldCharType="separate"/>
        </w:r>
        <w:r w:rsidRPr="00720493">
          <w:rPr>
            <w:rStyle w:val="af8"/>
            <w:noProof/>
          </w:rPr>
          <w:t>2.5</w:t>
        </w:r>
        <w:r>
          <w:rPr>
            <w:rFonts w:asciiTheme="minorHAnsi" w:eastAsiaTheme="minorEastAsia" w:hAnsiTheme="minorHAnsi" w:cstheme="minorBidi"/>
            <w:noProof/>
            <w:szCs w:val="22"/>
          </w:rPr>
          <w:tab/>
        </w:r>
        <w:r w:rsidRPr="00720493">
          <w:rPr>
            <w:rStyle w:val="af8"/>
            <w:noProof/>
          </w:rPr>
          <w:t>Sediment community oxygen consumption (SCOC)</w:t>
        </w:r>
        <w:r>
          <w:rPr>
            <w:noProof/>
            <w:webHidden/>
          </w:rPr>
          <w:tab/>
        </w:r>
        <w:r>
          <w:rPr>
            <w:noProof/>
            <w:webHidden/>
          </w:rPr>
          <w:fldChar w:fldCharType="begin"/>
        </w:r>
        <w:r>
          <w:rPr>
            <w:noProof/>
            <w:webHidden/>
          </w:rPr>
          <w:instrText xml:space="preserve"> PAGEREF _Toc111656028 \h </w:instrText>
        </w:r>
      </w:ins>
      <w:r>
        <w:rPr>
          <w:noProof/>
          <w:webHidden/>
        </w:rPr>
      </w:r>
      <w:r>
        <w:rPr>
          <w:noProof/>
          <w:webHidden/>
        </w:rPr>
        <w:fldChar w:fldCharType="separate"/>
      </w:r>
      <w:ins w:id="375" w:author="user" w:date="2022-08-17T19:13:00Z">
        <w:r>
          <w:rPr>
            <w:noProof/>
            <w:webHidden/>
          </w:rPr>
          <w:t>23</w:t>
        </w:r>
        <w:r>
          <w:rPr>
            <w:noProof/>
            <w:webHidden/>
          </w:rPr>
          <w:fldChar w:fldCharType="end"/>
        </w:r>
        <w:r w:rsidRPr="00720493">
          <w:rPr>
            <w:rStyle w:val="af8"/>
            <w:noProof/>
          </w:rPr>
          <w:fldChar w:fldCharType="end"/>
        </w:r>
      </w:ins>
    </w:p>
    <w:p w14:paraId="13DB848C" w14:textId="7B3263C3" w:rsidR="00F50424" w:rsidRDefault="00F50424">
      <w:pPr>
        <w:pStyle w:val="21"/>
        <w:tabs>
          <w:tab w:val="left" w:pos="1200"/>
          <w:tab w:val="right" w:leader="dot" w:pos="8494"/>
        </w:tabs>
        <w:ind w:left="480"/>
        <w:rPr>
          <w:ins w:id="376" w:author="user" w:date="2022-08-17T19:13:00Z"/>
          <w:rFonts w:asciiTheme="minorHAnsi" w:eastAsiaTheme="minorEastAsia" w:hAnsiTheme="minorHAnsi" w:cstheme="minorBidi"/>
          <w:noProof/>
          <w:szCs w:val="22"/>
        </w:rPr>
      </w:pPr>
      <w:ins w:id="377" w:author="user" w:date="2022-08-17T19:13:00Z">
        <w:r w:rsidRPr="00720493">
          <w:rPr>
            <w:rStyle w:val="af8"/>
            <w:noProof/>
          </w:rPr>
          <w:fldChar w:fldCharType="begin"/>
        </w:r>
        <w:r w:rsidRPr="00720493">
          <w:rPr>
            <w:rStyle w:val="af8"/>
            <w:noProof/>
          </w:rPr>
          <w:instrText xml:space="preserve"> </w:instrText>
        </w:r>
        <w:r>
          <w:rPr>
            <w:noProof/>
          </w:rPr>
          <w:instrText>HYPERLINK \l "_Toc111656029"</w:instrText>
        </w:r>
        <w:r w:rsidRPr="00720493">
          <w:rPr>
            <w:rStyle w:val="af8"/>
            <w:noProof/>
          </w:rPr>
          <w:instrText xml:space="preserve"> </w:instrText>
        </w:r>
        <w:r w:rsidRPr="00720493">
          <w:rPr>
            <w:rStyle w:val="af8"/>
            <w:noProof/>
          </w:rPr>
          <w:fldChar w:fldCharType="separate"/>
        </w:r>
        <w:r w:rsidRPr="00720493">
          <w:rPr>
            <w:rStyle w:val="af8"/>
            <w:noProof/>
          </w:rPr>
          <w:t>2.6</w:t>
        </w:r>
        <w:r>
          <w:rPr>
            <w:rFonts w:asciiTheme="minorHAnsi" w:eastAsiaTheme="minorEastAsia" w:hAnsiTheme="minorHAnsi" w:cstheme="minorBidi"/>
            <w:noProof/>
            <w:szCs w:val="22"/>
          </w:rPr>
          <w:tab/>
        </w:r>
        <w:r w:rsidRPr="00720493">
          <w:rPr>
            <w:rStyle w:val="af8"/>
            <w:noProof/>
          </w:rPr>
          <w:t>Statistical analysis</w:t>
        </w:r>
        <w:r>
          <w:rPr>
            <w:noProof/>
            <w:webHidden/>
          </w:rPr>
          <w:tab/>
        </w:r>
        <w:r>
          <w:rPr>
            <w:noProof/>
            <w:webHidden/>
          </w:rPr>
          <w:fldChar w:fldCharType="begin"/>
        </w:r>
        <w:r>
          <w:rPr>
            <w:noProof/>
            <w:webHidden/>
          </w:rPr>
          <w:instrText xml:space="preserve"> PAGEREF _Toc111656029 \h </w:instrText>
        </w:r>
      </w:ins>
      <w:r>
        <w:rPr>
          <w:noProof/>
          <w:webHidden/>
        </w:rPr>
      </w:r>
      <w:r>
        <w:rPr>
          <w:noProof/>
          <w:webHidden/>
        </w:rPr>
        <w:fldChar w:fldCharType="separate"/>
      </w:r>
      <w:ins w:id="378" w:author="user" w:date="2022-08-17T19:13:00Z">
        <w:r>
          <w:rPr>
            <w:noProof/>
            <w:webHidden/>
          </w:rPr>
          <w:t>25</w:t>
        </w:r>
        <w:r>
          <w:rPr>
            <w:noProof/>
            <w:webHidden/>
          </w:rPr>
          <w:fldChar w:fldCharType="end"/>
        </w:r>
        <w:r w:rsidRPr="00720493">
          <w:rPr>
            <w:rStyle w:val="af8"/>
            <w:noProof/>
          </w:rPr>
          <w:fldChar w:fldCharType="end"/>
        </w:r>
      </w:ins>
    </w:p>
    <w:p w14:paraId="6778BB5C" w14:textId="35C148A0" w:rsidR="00F50424" w:rsidRDefault="00F50424">
      <w:pPr>
        <w:pStyle w:val="21"/>
        <w:tabs>
          <w:tab w:val="left" w:pos="1200"/>
          <w:tab w:val="right" w:leader="dot" w:pos="8494"/>
        </w:tabs>
        <w:ind w:left="480"/>
        <w:rPr>
          <w:ins w:id="379" w:author="user" w:date="2022-08-17T19:13:00Z"/>
          <w:rFonts w:asciiTheme="minorHAnsi" w:eastAsiaTheme="minorEastAsia" w:hAnsiTheme="minorHAnsi" w:cstheme="minorBidi"/>
          <w:noProof/>
          <w:szCs w:val="22"/>
        </w:rPr>
      </w:pPr>
      <w:ins w:id="380" w:author="user" w:date="2022-08-17T19:13:00Z">
        <w:r w:rsidRPr="00720493">
          <w:rPr>
            <w:rStyle w:val="af8"/>
            <w:noProof/>
          </w:rPr>
          <w:fldChar w:fldCharType="begin"/>
        </w:r>
        <w:r w:rsidRPr="00720493">
          <w:rPr>
            <w:rStyle w:val="af8"/>
            <w:noProof/>
          </w:rPr>
          <w:instrText xml:space="preserve"> </w:instrText>
        </w:r>
        <w:r>
          <w:rPr>
            <w:noProof/>
          </w:rPr>
          <w:instrText>HYPERLINK \l "_Toc111656030"</w:instrText>
        </w:r>
        <w:r w:rsidRPr="00720493">
          <w:rPr>
            <w:rStyle w:val="af8"/>
            <w:noProof/>
          </w:rPr>
          <w:instrText xml:space="preserve"> </w:instrText>
        </w:r>
        <w:r w:rsidRPr="00720493">
          <w:rPr>
            <w:rStyle w:val="af8"/>
            <w:noProof/>
          </w:rPr>
          <w:fldChar w:fldCharType="separate"/>
        </w:r>
        <w:r w:rsidRPr="00720493">
          <w:rPr>
            <w:rStyle w:val="af8"/>
            <w:noProof/>
          </w:rPr>
          <w:t>2.7</w:t>
        </w:r>
        <w:r>
          <w:rPr>
            <w:rFonts w:asciiTheme="minorHAnsi" w:eastAsiaTheme="minorEastAsia" w:hAnsiTheme="minorHAnsi" w:cstheme="minorBidi"/>
            <w:noProof/>
            <w:szCs w:val="22"/>
          </w:rPr>
          <w:tab/>
        </w:r>
        <w:r w:rsidRPr="00720493">
          <w:rPr>
            <w:rStyle w:val="af8"/>
            <w:noProof/>
          </w:rPr>
          <w:t>Rain of POC</w:t>
        </w:r>
        <w:r>
          <w:rPr>
            <w:noProof/>
            <w:webHidden/>
          </w:rPr>
          <w:tab/>
        </w:r>
        <w:r>
          <w:rPr>
            <w:noProof/>
            <w:webHidden/>
          </w:rPr>
          <w:fldChar w:fldCharType="begin"/>
        </w:r>
        <w:r>
          <w:rPr>
            <w:noProof/>
            <w:webHidden/>
          </w:rPr>
          <w:instrText xml:space="preserve"> PAGEREF _Toc111656030 \h </w:instrText>
        </w:r>
      </w:ins>
      <w:r>
        <w:rPr>
          <w:noProof/>
          <w:webHidden/>
        </w:rPr>
      </w:r>
      <w:r>
        <w:rPr>
          <w:noProof/>
          <w:webHidden/>
        </w:rPr>
        <w:fldChar w:fldCharType="separate"/>
      </w:r>
      <w:ins w:id="381" w:author="user" w:date="2022-08-17T19:13:00Z">
        <w:r>
          <w:rPr>
            <w:noProof/>
            <w:webHidden/>
          </w:rPr>
          <w:t>25</w:t>
        </w:r>
        <w:r>
          <w:rPr>
            <w:noProof/>
            <w:webHidden/>
          </w:rPr>
          <w:fldChar w:fldCharType="end"/>
        </w:r>
        <w:r w:rsidRPr="00720493">
          <w:rPr>
            <w:rStyle w:val="af8"/>
            <w:noProof/>
          </w:rPr>
          <w:fldChar w:fldCharType="end"/>
        </w:r>
      </w:ins>
    </w:p>
    <w:p w14:paraId="1DB8A3B9" w14:textId="7F2E6798" w:rsidR="00F50424" w:rsidRDefault="00F50424">
      <w:pPr>
        <w:pStyle w:val="21"/>
        <w:tabs>
          <w:tab w:val="left" w:pos="1200"/>
          <w:tab w:val="right" w:leader="dot" w:pos="8494"/>
        </w:tabs>
        <w:ind w:left="480"/>
        <w:rPr>
          <w:ins w:id="382" w:author="user" w:date="2022-08-17T19:13:00Z"/>
          <w:rFonts w:asciiTheme="minorHAnsi" w:eastAsiaTheme="minorEastAsia" w:hAnsiTheme="minorHAnsi" w:cstheme="minorBidi"/>
          <w:noProof/>
          <w:szCs w:val="22"/>
        </w:rPr>
      </w:pPr>
      <w:ins w:id="383" w:author="user" w:date="2022-08-17T19:13:00Z">
        <w:r w:rsidRPr="00720493">
          <w:rPr>
            <w:rStyle w:val="af8"/>
            <w:noProof/>
          </w:rPr>
          <w:fldChar w:fldCharType="begin"/>
        </w:r>
        <w:r w:rsidRPr="00720493">
          <w:rPr>
            <w:rStyle w:val="af8"/>
            <w:noProof/>
          </w:rPr>
          <w:instrText xml:space="preserve"> </w:instrText>
        </w:r>
        <w:r>
          <w:rPr>
            <w:noProof/>
          </w:rPr>
          <w:instrText>HYPERLINK \l "_Toc111656031"</w:instrText>
        </w:r>
        <w:r w:rsidRPr="00720493">
          <w:rPr>
            <w:rStyle w:val="af8"/>
            <w:noProof/>
          </w:rPr>
          <w:instrText xml:space="preserve"> </w:instrText>
        </w:r>
        <w:r w:rsidRPr="00720493">
          <w:rPr>
            <w:rStyle w:val="af8"/>
            <w:noProof/>
          </w:rPr>
          <w:fldChar w:fldCharType="separate"/>
        </w:r>
        <w:r w:rsidRPr="00720493">
          <w:rPr>
            <w:rStyle w:val="af8"/>
            <w:noProof/>
          </w:rPr>
          <w:t>2.8</w:t>
        </w:r>
        <w:r>
          <w:rPr>
            <w:rFonts w:asciiTheme="minorHAnsi" w:eastAsiaTheme="minorEastAsia" w:hAnsiTheme="minorHAnsi" w:cstheme="minorBidi"/>
            <w:noProof/>
            <w:szCs w:val="22"/>
          </w:rPr>
          <w:tab/>
        </w:r>
        <w:r w:rsidRPr="00720493">
          <w:rPr>
            <w:rStyle w:val="af8"/>
            <w:noProof/>
          </w:rPr>
          <w:t>Burial rates of organic carbon</w:t>
        </w:r>
        <w:r>
          <w:rPr>
            <w:noProof/>
            <w:webHidden/>
          </w:rPr>
          <w:tab/>
        </w:r>
        <w:r>
          <w:rPr>
            <w:noProof/>
            <w:webHidden/>
          </w:rPr>
          <w:fldChar w:fldCharType="begin"/>
        </w:r>
        <w:r>
          <w:rPr>
            <w:noProof/>
            <w:webHidden/>
          </w:rPr>
          <w:instrText xml:space="preserve"> PAGEREF _Toc111656031 \h </w:instrText>
        </w:r>
      </w:ins>
      <w:r>
        <w:rPr>
          <w:noProof/>
          <w:webHidden/>
        </w:rPr>
      </w:r>
      <w:r>
        <w:rPr>
          <w:noProof/>
          <w:webHidden/>
        </w:rPr>
        <w:fldChar w:fldCharType="separate"/>
      </w:r>
      <w:ins w:id="384" w:author="user" w:date="2022-08-17T19:13:00Z">
        <w:r>
          <w:rPr>
            <w:noProof/>
            <w:webHidden/>
          </w:rPr>
          <w:t>26</w:t>
        </w:r>
        <w:r>
          <w:rPr>
            <w:noProof/>
            <w:webHidden/>
          </w:rPr>
          <w:fldChar w:fldCharType="end"/>
        </w:r>
        <w:r w:rsidRPr="00720493">
          <w:rPr>
            <w:rStyle w:val="af8"/>
            <w:noProof/>
          </w:rPr>
          <w:fldChar w:fldCharType="end"/>
        </w:r>
      </w:ins>
    </w:p>
    <w:p w14:paraId="4F6DA7E1" w14:textId="087281CE" w:rsidR="00F50424" w:rsidRDefault="00F50424">
      <w:pPr>
        <w:pStyle w:val="21"/>
        <w:tabs>
          <w:tab w:val="left" w:pos="1200"/>
          <w:tab w:val="right" w:leader="dot" w:pos="8494"/>
        </w:tabs>
        <w:ind w:left="480"/>
        <w:rPr>
          <w:ins w:id="385" w:author="user" w:date="2022-08-17T19:13:00Z"/>
          <w:rFonts w:asciiTheme="minorHAnsi" w:eastAsiaTheme="minorEastAsia" w:hAnsiTheme="minorHAnsi" w:cstheme="minorBidi"/>
          <w:noProof/>
          <w:szCs w:val="22"/>
        </w:rPr>
      </w:pPr>
      <w:ins w:id="386" w:author="user" w:date="2022-08-17T19:13:00Z">
        <w:r w:rsidRPr="00720493">
          <w:rPr>
            <w:rStyle w:val="af8"/>
            <w:noProof/>
          </w:rPr>
          <w:fldChar w:fldCharType="begin"/>
        </w:r>
        <w:r w:rsidRPr="00720493">
          <w:rPr>
            <w:rStyle w:val="af8"/>
            <w:noProof/>
          </w:rPr>
          <w:instrText xml:space="preserve"> </w:instrText>
        </w:r>
        <w:r>
          <w:rPr>
            <w:noProof/>
          </w:rPr>
          <w:instrText>HYPERLINK \l "_Toc111656032"</w:instrText>
        </w:r>
        <w:r w:rsidRPr="00720493">
          <w:rPr>
            <w:rStyle w:val="af8"/>
            <w:noProof/>
          </w:rPr>
          <w:instrText xml:space="preserve"> </w:instrText>
        </w:r>
        <w:r w:rsidRPr="00720493">
          <w:rPr>
            <w:rStyle w:val="af8"/>
            <w:noProof/>
          </w:rPr>
          <w:fldChar w:fldCharType="separate"/>
        </w:r>
        <w:r w:rsidRPr="00720493">
          <w:rPr>
            <w:rStyle w:val="af8"/>
            <w:noProof/>
          </w:rPr>
          <w:t>2.9</w:t>
        </w:r>
        <w:r>
          <w:rPr>
            <w:rFonts w:asciiTheme="minorHAnsi" w:eastAsiaTheme="minorEastAsia" w:hAnsiTheme="minorHAnsi" w:cstheme="minorBidi"/>
            <w:noProof/>
            <w:szCs w:val="22"/>
          </w:rPr>
          <w:tab/>
        </w:r>
        <w:r w:rsidRPr="00720493">
          <w:rPr>
            <w:rStyle w:val="af8"/>
            <w:noProof/>
          </w:rPr>
          <w:t>Linear inverse model formulation</w:t>
        </w:r>
        <w:r>
          <w:rPr>
            <w:noProof/>
            <w:webHidden/>
          </w:rPr>
          <w:tab/>
        </w:r>
        <w:r>
          <w:rPr>
            <w:noProof/>
            <w:webHidden/>
          </w:rPr>
          <w:fldChar w:fldCharType="begin"/>
        </w:r>
        <w:r>
          <w:rPr>
            <w:noProof/>
            <w:webHidden/>
          </w:rPr>
          <w:instrText xml:space="preserve"> PAGEREF _Toc111656032 \h </w:instrText>
        </w:r>
      </w:ins>
      <w:r>
        <w:rPr>
          <w:noProof/>
          <w:webHidden/>
        </w:rPr>
      </w:r>
      <w:r>
        <w:rPr>
          <w:noProof/>
          <w:webHidden/>
        </w:rPr>
        <w:fldChar w:fldCharType="separate"/>
      </w:r>
      <w:ins w:id="387" w:author="user" w:date="2022-08-17T19:13:00Z">
        <w:r>
          <w:rPr>
            <w:noProof/>
            <w:webHidden/>
          </w:rPr>
          <w:t>27</w:t>
        </w:r>
        <w:r>
          <w:rPr>
            <w:noProof/>
            <w:webHidden/>
          </w:rPr>
          <w:fldChar w:fldCharType="end"/>
        </w:r>
        <w:r w:rsidRPr="00720493">
          <w:rPr>
            <w:rStyle w:val="af8"/>
            <w:noProof/>
          </w:rPr>
          <w:fldChar w:fldCharType="end"/>
        </w:r>
      </w:ins>
    </w:p>
    <w:p w14:paraId="3CCE3B01" w14:textId="0C490A02" w:rsidR="00F50424" w:rsidRDefault="00F50424">
      <w:pPr>
        <w:pStyle w:val="31"/>
        <w:tabs>
          <w:tab w:val="left" w:pos="1920"/>
          <w:tab w:val="right" w:leader="dot" w:pos="8494"/>
        </w:tabs>
        <w:ind w:left="960"/>
        <w:rPr>
          <w:ins w:id="388" w:author="user" w:date="2022-08-17T19:13:00Z"/>
          <w:rFonts w:asciiTheme="minorHAnsi" w:eastAsiaTheme="minorEastAsia" w:hAnsiTheme="minorHAnsi" w:cstheme="minorBidi"/>
          <w:noProof/>
          <w:szCs w:val="22"/>
        </w:rPr>
      </w:pPr>
      <w:ins w:id="389" w:author="user" w:date="2022-08-17T19:13:00Z">
        <w:r w:rsidRPr="00720493">
          <w:rPr>
            <w:rStyle w:val="af8"/>
            <w:noProof/>
          </w:rPr>
          <w:fldChar w:fldCharType="begin"/>
        </w:r>
        <w:r w:rsidRPr="00720493">
          <w:rPr>
            <w:rStyle w:val="af8"/>
            <w:noProof/>
          </w:rPr>
          <w:instrText xml:space="preserve"> </w:instrText>
        </w:r>
        <w:r>
          <w:rPr>
            <w:noProof/>
          </w:rPr>
          <w:instrText>HYPERLINK \l "_Toc111656033"</w:instrText>
        </w:r>
        <w:r w:rsidRPr="00720493">
          <w:rPr>
            <w:rStyle w:val="af8"/>
            <w:noProof/>
          </w:rPr>
          <w:instrText xml:space="preserve"> </w:instrText>
        </w:r>
        <w:r w:rsidRPr="00720493">
          <w:rPr>
            <w:rStyle w:val="af8"/>
            <w:noProof/>
          </w:rPr>
          <w:fldChar w:fldCharType="separate"/>
        </w:r>
        <w:r w:rsidRPr="00720493">
          <w:rPr>
            <w:rStyle w:val="af8"/>
            <w:noProof/>
          </w:rPr>
          <w:t>2.9.1</w:t>
        </w:r>
        <w:r>
          <w:rPr>
            <w:rFonts w:asciiTheme="minorHAnsi" w:eastAsiaTheme="minorEastAsia" w:hAnsiTheme="minorHAnsi" w:cstheme="minorBidi"/>
            <w:noProof/>
            <w:szCs w:val="22"/>
          </w:rPr>
          <w:tab/>
        </w:r>
        <w:r w:rsidRPr="00720493">
          <w:rPr>
            <w:rStyle w:val="af8"/>
            <w:noProof/>
          </w:rPr>
          <w:t>Structure</w:t>
        </w:r>
        <w:r>
          <w:rPr>
            <w:noProof/>
            <w:webHidden/>
          </w:rPr>
          <w:tab/>
        </w:r>
        <w:r>
          <w:rPr>
            <w:noProof/>
            <w:webHidden/>
          </w:rPr>
          <w:fldChar w:fldCharType="begin"/>
        </w:r>
        <w:r>
          <w:rPr>
            <w:noProof/>
            <w:webHidden/>
          </w:rPr>
          <w:instrText xml:space="preserve"> PAGEREF _Toc111656033 \h </w:instrText>
        </w:r>
      </w:ins>
      <w:r>
        <w:rPr>
          <w:noProof/>
          <w:webHidden/>
        </w:rPr>
      </w:r>
      <w:r>
        <w:rPr>
          <w:noProof/>
          <w:webHidden/>
        </w:rPr>
        <w:fldChar w:fldCharType="separate"/>
      </w:r>
      <w:ins w:id="390" w:author="user" w:date="2022-08-17T19:13:00Z">
        <w:r>
          <w:rPr>
            <w:noProof/>
            <w:webHidden/>
          </w:rPr>
          <w:t>27</w:t>
        </w:r>
        <w:r>
          <w:rPr>
            <w:noProof/>
            <w:webHidden/>
          </w:rPr>
          <w:fldChar w:fldCharType="end"/>
        </w:r>
        <w:r w:rsidRPr="00720493">
          <w:rPr>
            <w:rStyle w:val="af8"/>
            <w:noProof/>
          </w:rPr>
          <w:fldChar w:fldCharType="end"/>
        </w:r>
      </w:ins>
    </w:p>
    <w:p w14:paraId="4EBA6E27" w14:textId="30DE1E0B" w:rsidR="00F50424" w:rsidRDefault="00F50424">
      <w:pPr>
        <w:pStyle w:val="31"/>
        <w:tabs>
          <w:tab w:val="left" w:pos="1920"/>
          <w:tab w:val="right" w:leader="dot" w:pos="8494"/>
        </w:tabs>
        <w:ind w:left="960"/>
        <w:rPr>
          <w:ins w:id="391" w:author="user" w:date="2022-08-17T19:13:00Z"/>
          <w:rFonts w:asciiTheme="minorHAnsi" w:eastAsiaTheme="minorEastAsia" w:hAnsiTheme="minorHAnsi" w:cstheme="minorBidi"/>
          <w:noProof/>
          <w:szCs w:val="22"/>
        </w:rPr>
      </w:pPr>
      <w:ins w:id="392" w:author="user" w:date="2022-08-17T19:13:00Z">
        <w:r w:rsidRPr="00720493">
          <w:rPr>
            <w:rStyle w:val="af8"/>
            <w:noProof/>
          </w:rPr>
          <w:fldChar w:fldCharType="begin"/>
        </w:r>
        <w:r w:rsidRPr="00720493">
          <w:rPr>
            <w:rStyle w:val="af8"/>
            <w:noProof/>
          </w:rPr>
          <w:instrText xml:space="preserve"> </w:instrText>
        </w:r>
        <w:r>
          <w:rPr>
            <w:noProof/>
          </w:rPr>
          <w:instrText>HYPERLINK \l "_Toc111656034"</w:instrText>
        </w:r>
        <w:r w:rsidRPr="00720493">
          <w:rPr>
            <w:rStyle w:val="af8"/>
            <w:noProof/>
          </w:rPr>
          <w:instrText xml:space="preserve"> </w:instrText>
        </w:r>
        <w:r w:rsidRPr="00720493">
          <w:rPr>
            <w:rStyle w:val="af8"/>
            <w:noProof/>
          </w:rPr>
          <w:fldChar w:fldCharType="separate"/>
        </w:r>
        <w:r w:rsidRPr="00720493">
          <w:rPr>
            <w:rStyle w:val="af8"/>
            <w:noProof/>
          </w:rPr>
          <w:t>2.9.2</w:t>
        </w:r>
        <w:r>
          <w:rPr>
            <w:rFonts w:asciiTheme="minorHAnsi" w:eastAsiaTheme="minorEastAsia" w:hAnsiTheme="minorHAnsi" w:cstheme="minorBidi"/>
            <w:noProof/>
            <w:szCs w:val="22"/>
          </w:rPr>
          <w:tab/>
        </w:r>
        <w:r w:rsidRPr="00720493">
          <w:rPr>
            <w:rStyle w:val="af8"/>
            <w:noProof/>
          </w:rPr>
          <w:t>Mass balances</w:t>
        </w:r>
        <w:r>
          <w:rPr>
            <w:noProof/>
            <w:webHidden/>
          </w:rPr>
          <w:tab/>
        </w:r>
        <w:r>
          <w:rPr>
            <w:noProof/>
            <w:webHidden/>
          </w:rPr>
          <w:fldChar w:fldCharType="begin"/>
        </w:r>
        <w:r>
          <w:rPr>
            <w:noProof/>
            <w:webHidden/>
          </w:rPr>
          <w:instrText xml:space="preserve"> PAGEREF _Toc111656034 \h </w:instrText>
        </w:r>
      </w:ins>
      <w:r>
        <w:rPr>
          <w:noProof/>
          <w:webHidden/>
        </w:rPr>
      </w:r>
      <w:r>
        <w:rPr>
          <w:noProof/>
          <w:webHidden/>
        </w:rPr>
        <w:fldChar w:fldCharType="separate"/>
      </w:r>
      <w:ins w:id="393" w:author="user" w:date="2022-08-17T19:13:00Z">
        <w:r>
          <w:rPr>
            <w:noProof/>
            <w:webHidden/>
          </w:rPr>
          <w:t>27</w:t>
        </w:r>
        <w:r>
          <w:rPr>
            <w:noProof/>
            <w:webHidden/>
          </w:rPr>
          <w:fldChar w:fldCharType="end"/>
        </w:r>
        <w:r w:rsidRPr="00720493">
          <w:rPr>
            <w:rStyle w:val="af8"/>
            <w:noProof/>
          </w:rPr>
          <w:fldChar w:fldCharType="end"/>
        </w:r>
      </w:ins>
    </w:p>
    <w:p w14:paraId="6120B15F" w14:textId="315F778D" w:rsidR="00F50424" w:rsidRDefault="00F50424">
      <w:pPr>
        <w:pStyle w:val="31"/>
        <w:tabs>
          <w:tab w:val="left" w:pos="1920"/>
          <w:tab w:val="right" w:leader="dot" w:pos="8494"/>
        </w:tabs>
        <w:ind w:left="960"/>
        <w:rPr>
          <w:ins w:id="394" w:author="user" w:date="2022-08-17T19:13:00Z"/>
          <w:rFonts w:asciiTheme="minorHAnsi" w:eastAsiaTheme="minorEastAsia" w:hAnsiTheme="minorHAnsi" w:cstheme="minorBidi"/>
          <w:noProof/>
          <w:szCs w:val="22"/>
        </w:rPr>
      </w:pPr>
      <w:ins w:id="395" w:author="user" w:date="2022-08-17T19:13:00Z">
        <w:r w:rsidRPr="00720493">
          <w:rPr>
            <w:rStyle w:val="af8"/>
            <w:noProof/>
          </w:rPr>
          <w:fldChar w:fldCharType="begin"/>
        </w:r>
        <w:r w:rsidRPr="00720493">
          <w:rPr>
            <w:rStyle w:val="af8"/>
            <w:noProof/>
          </w:rPr>
          <w:instrText xml:space="preserve"> </w:instrText>
        </w:r>
        <w:r>
          <w:rPr>
            <w:noProof/>
          </w:rPr>
          <w:instrText>HYPERLINK \l "_Toc111656035"</w:instrText>
        </w:r>
        <w:r w:rsidRPr="00720493">
          <w:rPr>
            <w:rStyle w:val="af8"/>
            <w:noProof/>
          </w:rPr>
          <w:instrText xml:space="preserve"> </w:instrText>
        </w:r>
        <w:r w:rsidRPr="00720493">
          <w:rPr>
            <w:rStyle w:val="af8"/>
            <w:noProof/>
          </w:rPr>
          <w:fldChar w:fldCharType="separate"/>
        </w:r>
        <w:r w:rsidRPr="00720493">
          <w:rPr>
            <w:rStyle w:val="af8"/>
            <w:noProof/>
          </w:rPr>
          <w:t>2.9.3</w:t>
        </w:r>
        <w:r>
          <w:rPr>
            <w:rFonts w:asciiTheme="minorHAnsi" w:eastAsiaTheme="minorEastAsia" w:hAnsiTheme="minorHAnsi" w:cstheme="minorBidi"/>
            <w:noProof/>
            <w:szCs w:val="22"/>
          </w:rPr>
          <w:tab/>
        </w:r>
        <w:r w:rsidRPr="00720493">
          <w:rPr>
            <w:rStyle w:val="af8"/>
            <w:noProof/>
          </w:rPr>
          <w:t>Constraints</w:t>
        </w:r>
        <w:r>
          <w:rPr>
            <w:noProof/>
            <w:webHidden/>
          </w:rPr>
          <w:tab/>
        </w:r>
        <w:r>
          <w:rPr>
            <w:noProof/>
            <w:webHidden/>
          </w:rPr>
          <w:fldChar w:fldCharType="begin"/>
        </w:r>
        <w:r>
          <w:rPr>
            <w:noProof/>
            <w:webHidden/>
          </w:rPr>
          <w:instrText xml:space="preserve"> PAGEREF _Toc111656035 \h </w:instrText>
        </w:r>
      </w:ins>
      <w:r>
        <w:rPr>
          <w:noProof/>
          <w:webHidden/>
        </w:rPr>
      </w:r>
      <w:r>
        <w:rPr>
          <w:noProof/>
          <w:webHidden/>
        </w:rPr>
        <w:fldChar w:fldCharType="separate"/>
      </w:r>
      <w:ins w:id="396" w:author="user" w:date="2022-08-17T19:13:00Z">
        <w:r>
          <w:rPr>
            <w:noProof/>
            <w:webHidden/>
          </w:rPr>
          <w:t>29</w:t>
        </w:r>
        <w:r>
          <w:rPr>
            <w:noProof/>
            <w:webHidden/>
          </w:rPr>
          <w:fldChar w:fldCharType="end"/>
        </w:r>
        <w:r w:rsidRPr="00720493">
          <w:rPr>
            <w:rStyle w:val="af8"/>
            <w:noProof/>
          </w:rPr>
          <w:fldChar w:fldCharType="end"/>
        </w:r>
      </w:ins>
    </w:p>
    <w:p w14:paraId="3E41763C" w14:textId="00F9FA70" w:rsidR="00F50424" w:rsidRDefault="00F50424">
      <w:pPr>
        <w:pStyle w:val="21"/>
        <w:tabs>
          <w:tab w:val="left" w:pos="1200"/>
          <w:tab w:val="right" w:leader="dot" w:pos="8494"/>
        </w:tabs>
        <w:ind w:left="480"/>
        <w:rPr>
          <w:ins w:id="397" w:author="user" w:date="2022-08-17T19:13:00Z"/>
          <w:rFonts w:asciiTheme="minorHAnsi" w:eastAsiaTheme="minorEastAsia" w:hAnsiTheme="minorHAnsi" w:cstheme="minorBidi"/>
          <w:noProof/>
          <w:szCs w:val="22"/>
        </w:rPr>
      </w:pPr>
      <w:ins w:id="398" w:author="user" w:date="2022-08-17T19:13:00Z">
        <w:r w:rsidRPr="00720493">
          <w:rPr>
            <w:rStyle w:val="af8"/>
            <w:noProof/>
          </w:rPr>
          <w:fldChar w:fldCharType="begin"/>
        </w:r>
        <w:r w:rsidRPr="00720493">
          <w:rPr>
            <w:rStyle w:val="af8"/>
            <w:noProof/>
          </w:rPr>
          <w:instrText xml:space="preserve"> </w:instrText>
        </w:r>
        <w:r>
          <w:rPr>
            <w:noProof/>
          </w:rPr>
          <w:instrText>HYPERLINK \l "_Toc111656036"</w:instrText>
        </w:r>
        <w:r w:rsidRPr="00720493">
          <w:rPr>
            <w:rStyle w:val="af8"/>
            <w:noProof/>
          </w:rPr>
          <w:instrText xml:space="preserve"> </w:instrText>
        </w:r>
        <w:r w:rsidRPr="00720493">
          <w:rPr>
            <w:rStyle w:val="af8"/>
            <w:noProof/>
          </w:rPr>
          <w:fldChar w:fldCharType="separate"/>
        </w:r>
        <w:r w:rsidRPr="00720493">
          <w:rPr>
            <w:rStyle w:val="af8"/>
            <w:rFonts w:eastAsia="新細明體"/>
            <w:noProof/>
          </w:rPr>
          <w:t>2.10</w:t>
        </w:r>
        <w:r>
          <w:rPr>
            <w:rFonts w:asciiTheme="minorHAnsi" w:eastAsiaTheme="minorEastAsia" w:hAnsiTheme="minorHAnsi" w:cstheme="minorBidi"/>
            <w:noProof/>
            <w:szCs w:val="22"/>
          </w:rPr>
          <w:tab/>
        </w:r>
        <w:r w:rsidRPr="00720493">
          <w:rPr>
            <w:rStyle w:val="af8"/>
            <w:noProof/>
          </w:rPr>
          <w:t>Model Solution: Likelihood method</w:t>
        </w:r>
        <w:r>
          <w:rPr>
            <w:noProof/>
            <w:webHidden/>
          </w:rPr>
          <w:tab/>
        </w:r>
        <w:r>
          <w:rPr>
            <w:noProof/>
            <w:webHidden/>
          </w:rPr>
          <w:fldChar w:fldCharType="begin"/>
        </w:r>
        <w:r>
          <w:rPr>
            <w:noProof/>
            <w:webHidden/>
          </w:rPr>
          <w:instrText xml:space="preserve"> PAGEREF _Toc111656036 \h </w:instrText>
        </w:r>
      </w:ins>
      <w:r>
        <w:rPr>
          <w:noProof/>
          <w:webHidden/>
        </w:rPr>
      </w:r>
      <w:r>
        <w:rPr>
          <w:noProof/>
          <w:webHidden/>
        </w:rPr>
        <w:fldChar w:fldCharType="separate"/>
      </w:r>
      <w:ins w:id="399" w:author="user" w:date="2022-08-17T19:13:00Z">
        <w:r>
          <w:rPr>
            <w:noProof/>
            <w:webHidden/>
          </w:rPr>
          <w:t>32</w:t>
        </w:r>
        <w:r>
          <w:rPr>
            <w:noProof/>
            <w:webHidden/>
          </w:rPr>
          <w:fldChar w:fldCharType="end"/>
        </w:r>
        <w:r w:rsidRPr="00720493">
          <w:rPr>
            <w:rStyle w:val="af8"/>
            <w:noProof/>
          </w:rPr>
          <w:fldChar w:fldCharType="end"/>
        </w:r>
      </w:ins>
    </w:p>
    <w:p w14:paraId="7061A4C6" w14:textId="6731A05C" w:rsidR="00F50424" w:rsidRDefault="00F50424">
      <w:pPr>
        <w:pStyle w:val="21"/>
        <w:tabs>
          <w:tab w:val="left" w:pos="1200"/>
          <w:tab w:val="right" w:leader="dot" w:pos="8494"/>
        </w:tabs>
        <w:ind w:left="480"/>
        <w:rPr>
          <w:ins w:id="400" w:author="user" w:date="2022-08-17T19:13:00Z"/>
          <w:rFonts w:asciiTheme="minorHAnsi" w:eastAsiaTheme="minorEastAsia" w:hAnsiTheme="minorHAnsi" w:cstheme="minorBidi"/>
          <w:noProof/>
          <w:szCs w:val="22"/>
        </w:rPr>
      </w:pPr>
      <w:ins w:id="401" w:author="user" w:date="2022-08-17T19:13:00Z">
        <w:r w:rsidRPr="00720493">
          <w:rPr>
            <w:rStyle w:val="af8"/>
            <w:noProof/>
          </w:rPr>
          <w:fldChar w:fldCharType="begin"/>
        </w:r>
        <w:r w:rsidRPr="00720493">
          <w:rPr>
            <w:rStyle w:val="af8"/>
            <w:noProof/>
          </w:rPr>
          <w:instrText xml:space="preserve"> </w:instrText>
        </w:r>
        <w:r>
          <w:rPr>
            <w:noProof/>
          </w:rPr>
          <w:instrText>HYPERLINK \l "_Toc111656037"</w:instrText>
        </w:r>
        <w:r w:rsidRPr="00720493">
          <w:rPr>
            <w:rStyle w:val="af8"/>
            <w:noProof/>
          </w:rPr>
          <w:instrText xml:space="preserve"> </w:instrText>
        </w:r>
        <w:r w:rsidRPr="00720493">
          <w:rPr>
            <w:rStyle w:val="af8"/>
            <w:noProof/>
          </w:rPr>
          <w:fldChar w:fldCharType="separate"/>
        </w:r>
        <w:r w:rsidRPr="00720493">
          <w:rPr>
            <w:rStyle w:val="af8"/>
            <w:rFonts w:eastAsia="新細明體"/>
            <w:noProof/>
          </w:rPr>
          <w:t>2.11</w:t>
        </w:r>
        <w:r>
          <w:rPr>
            <w:rFonts w:asciiTheme="minorHAnsi" w:eastAsiaTheme="minorEastAsia" w:hAnsiTheme="minorHAnsi" w:cstheme="minorBidi"/>
            <w:noProof/>
            <w:szCs w:val="22"/>
          </w:rPr>
          <w:tab/>
        </w:r>
        <w:r w:rsidRPr="00720493">
          <w:rPr>
            <w:rStyle w:val="af8"/>
            <w:noProof/>
          </w:rPr>
          <w:t>Network indices of ecosystems</w:t>
        </w:r>
        <w:r>
          <w:rPr>
            <w:noProof/>
            <w:webHidden/>
          </w:rPr>
          <w:tab/>
        </w:r>
        <w:r>
          <w:rPr>
            <w:noProof/>
            <w:webHidden/>
          </w:rPr>
          <w:fldChar w:fldCharType="begin"/>
        </w:r>
        <w:r>
          <w:rPr>
            <w:noProof/>
            <w:webHidden/>
          </w:rPr>
          <w:instrText xml:space="preserve"> PAGEREF _Toc111656037 \h </w:instrText>
        </w:r>
      </w:ins>
      <w:r>
        <w:rPr>
          <w:noProof/>
          <w:webHidden/>
        </w:rPr>
      </w:r>
      <w:r>
        <w:rPr>
          <w:noProof/>
          <w:webHidden/>
        </w:rPr>
        <w:fldChar w:fldCharType="separate"/>
      </w:r>
      <w:ins w:id="402" w:author="user" w:date="2022-08-17T19:13:00Z">
        <w:r>
          <w:rPr>
            <w:noProof/>
            <w:webHidden/>
          </w:rPr>
          <w:t>34</w:t>
        </w:r>
        <w:r>
          <w:rPr>
            <w:noProof/>
            <w:webHidden/>
          </w:rPr>
          <w:fldChar w:fldCharType="end"/>
        </w:r>
        <w:r w:rsidRPr="00720493">
          <w:rPr>
            <w:rStyle w:val="af8"/>
            <w:noProof/>
          </w:rPr>
          <w:fldChar w:fldCharType="end"/>
        </w:r>
      </w:ins>
    </w:p>
    <w:p w14:paraId="6CFB3CFC" w14:textId="59E6B52C" w:rsidR="00F50424" w:rsidRDefault="00F50424">
      <w:pPr>
        <w:pStyle w:val="17"/>
        <w:tabs>
          <w:tab w:val="left" w:pos="400"/>
          <w:tab w:val="right" w:leader="dot" w:pos="8494"/>
        </w:tabs>
        <w:rPr>
          <w:ins w:id="403" w:author="user" w:date="2022-08-17T19:13:00Z"/>
          <w:rFonts w:asciiTheme="minorHAnsi" w:eastAsiaTheme="minorEastAsia" w:hAnsiTheme="minorHAnsi" w:cstheme="minorBidi"/>
          <w:noProof/>
          <w:szCs w:val="22"/>
        </w:rPr>
      </w:pPr>
      <w:ins w:id="404" w:author="user" w:date="2022-08-17T19:13:00Z">
        <w:r w:rsidRPr="00720493">
          <w:rPr>
            <w:rStyle w:val="af8"/>
            <w:noProof/>
          </w:rPr>
          <w:fldChar w:fldCharType="begin"/>
        </w:r>
        <w:r w:rsidRPr="00720493">
          <w:rPr>
            <w:rStyle w:val="af8"/>
            <w:noProof/>
          </w:rPr>
          <w:instrText xml:space="preserve"> </w:instrText>
        </w:r>
        <w:r>
          <w:rPr>
            <w:noProof/>
          </w:rPr>
          <w:instrText>HYPERLINK \l "_Toc111656038"</w:instrText>
        </w:r>
        <w:r w:rsidRPr="00720493">
          <w:rPr>
            <w:rStyle w:val="af8"/>
            <w:noProof/>
          </w:rPr>
          <w:instrText xml:space="preserve"> </w:instrText>
        </w:r>
        <w:r w:rsidRPr="00720493">
          <w:rPr>
            <w:rStyle w:val="af8"/>
            <w:noProof/>
          </w:rPr>
          <w:fldChar w:fldCharType="separate"/>
        </w:r>
        <w:r w:rsidRPr="00720493">
          <w:rPr>
            <w:rStyle w:val="af8"/>
            <w:noProof/>
          </w:rPr>
          <w:t>3</w:t>
        </w:r>
        <w:r>
          <w:rPr>
            <w:rFonts w:asciiTheme="minorHAnsi" w:eastAsiaTheme="minorEastAsia" w:hAnsiTheme="minorHAnsi" w:cstheme="minorBidi"/>
            <w:noProof/>
            <w:szCs w:val="22"/>
          </w:rPr>
          <w:tab/>
        </w:r>
        <w:r w:rsidRPr="00720493">
          <w:rPr>
            <w:rStyle w:val="af8"/>
            <w:noProof/>
          </w:rPr>
          <w:t>Results</w:t>
        </w:r>
        <w:r>
          <w:rPr>
            <w:noProof/>
            <w:webHidden/>
          </w:rPr>
          <w:tab/>
        </w:r>
        <w:r>
          <w:rPr>
            <w:noProof/>
            <w:webHidden/>
          </w:rPr>
          <w:fldChar w:fldCharType="begin"/>
        </w:r>
        <w:r>
          <w:rPr>
            <w:noProof/>
            <w:webHidden/>
          </w:rPr>
          <w:instrText xml:space="preserve"> PAGEREF _Toc111656038 \h </w:instrText>
        </w:r>
      </w:ins>
      <w:r>
        <w:rPr>
          <w:noProof/>
          <w:webHidden/>
        </w:rPr>
      </w:r>
      <w:r>
        <w:rPr>
          <w:noProof/>
          <w:webHidden/>
        </w:rPr>
        <w:fldChar w:fldCharType="separate"/>
      </w:r>
      <w:ins w:id="405" w:author="user" w:date="2022-08-17T19:13:00Z">
        <w:r>
          <w:rPr>
            <w:noProof/>
            <w:webHidden/>
          </w:rPr>
          <w:t>37</w:t>
        </w:r>
        <w:r>
          <w:rPr>
            <w:noProof/>
            <w:webHidden/>
          </w:rPr>
          <w:fldChar w:fldCharType="end"/>
        </w:r>
        <w:r w:rsidRPr="00720493">
          <w:rPr>
            <w:rStyle w:val="af8"/>
            <w:noProof/>
          </w:rPr>
          <w:fldChar w:fldCharType="end"/>
        </w:r>
      </w:ins>
    </w:p>
    <w:p w14:paraId="7D5F6F87" w14:textId="42FAAD5D" w:rsidR="00F50424" w:rsidRDefault="00F50424">
      <w:pPr>
        <w:pStyle w:val="21"/>
        <w:tabs>
          <w:tab w:val="left" w:pos="1200"/>
          <w:tab w:val="right" w:leader="dot" w:pos="8494"/>
        </w:tabs>
        <w:ind w:left="480"/>
        <w:rPr>
          <w:ins w:id="406" w:author="user" w:date="2022-08-17T19:13:00Z"/>
          <w:rFonts w:asciiTheme="minorHAnsi" w:eastAsiaTheme="minorEastAsia" w:hAnsiTheme="minorHAnsi" w:cstheme="minorBidi"/>
          <w:noProof/>
          <w:szCs w:val="22"/>
        </w:rPr>
      </w:pPr>
      <w:ins w:id="407" w:author="user" w:date="2022-08-17T19:13:00Z">
        <w:r w:rsidRPr="00720493">
          <w:rPr>
            <w:rStyle w:val="af8"/>
            <w:noProof/>
          </w:rPr>
          <w:fldChar w:fldCharType="begin"/>
        </w:r>
        <w:r w:rsidRPr="00720493">
          <w:rPr>
            <w:rStyle w:val="af8"/>
            <w:noProof/>
          </w:rPr>
          <w:instrText xml:space="preserve"> </w:instrText>
        </w:r>
        <w:r>
          <w:rPr>
            <w:noProof/>
          </w:rPr>
          <w:instrText>HYPERLINK \l "_Toc111656039"</w:instrText>
        </w:r>
        <w:r w:rsidRPr="00720493">
          <w:rPr>
            <w:rStyle w:val="af8"/>
            <w:noProof/>
          </w:rPr>
          <w:instrText xml:space="preserve"> </w:instrText>
        </w:r>
        <w:r w:rsidRPr="00720493">
          <w:rPr>
            <w:rStyle w:val="af8"/>
            <w:noProof/>
          </w:rPr>
          <w:fldChar w:fldCharType="separate"/>
        </w:r>
        <w:r w:rsidRPr="00720493">
          <w:rPr>
            <w:rStyle w:val="af8"/>
            <w:noProof/>
          </w:rPr>
          <w:t>3.1</w:t>
        </w:r>
        <w:r>
          <w:rPr>
            <w:rFonts w:asciiTheme="minorHAnsi" w:eastAsiaTheme="minorEastAsia" w:hAnsiTheme="minorHAnsi" w:cstheme="minorBidi"/>
            <w:noProof/>
            <w:szCs w:val="22"/>
          </w:rPr>
          <w:tab/>
        </w:r>
        <w:r w:rsidRPr="00720493">
          <w:rPr>
            <w:rStyle w:val="af8"/>
            <w:noProof/>
          </w:rPr>
          <w:t>Environment data</w:t>
        </w:r>
        <w:r>
          <w:rPr>
            <w:noProof/>
            <w:webHidden/>
          </w:rPr>
          <w:tab/>
        </w:r>
        <w:r>
          <w:rPr>
            <w:noProof/>
            <w:webHidden/>
          </w:rPr>
          <w:fldChar w:fldCharType="begin"/>
        </w:r>
        <w:r>
          <w:rPr>
            <w:noProof/>
            <w:webHidden/>
          </w:rPr>
          <w:instrText xml:space="preserve"> PAGEREF _Toc111656039 \h </w:instrText>
        </w:r>
      </w:ins>
      <w:r>
        <w:rPr>
          <w:noProof/>
          <w:webHidden/>
        </w:rPr>
      </w:r>
      <w:r>
        <w:rPr>
          <w:noProof/>
          <w:webHidden/>
        </w:rPr>
        <w:fldChar w:fldCharType="separate"/>
      </w:r>
      <w:ins w:id="408" w:author="user" w:date="2022-08-17T19:13:00Z">
        <w:r>
          <w:rPr>
            <w:noProof/>
            <w:webHidden/>
          </w:rPr>
          <w:t>37</w:t>
        </w:r>
        <w:r>
          <w:rPr>
            <w:noProof/>
            <w:webHidden/>
          </w:rPr>
          <w:fldChar w:fldCharType="end"/>
        </w:r>
        <w:r w:rsidRPr="00720493">
          <w:rPr>
            <w:rStyle w:val="af8"/>
            <w:noProof/>
          </w:rPr>
          <w:fldChar w:fldCharType="end"/>
        </w:r>
      </w:ins>
    </w:p>
    <w:p w14:paraId="5146821B" w14:textId="0015B763" w:rsidR="00F50424" w:rsidRDefault="00F50424">
      <w:pPr>
        <w:pStyle w:val="31"/>
        <w:tabs>
          <w:tab w:val="left" w:pos="1920"/>
          <w:tab w:val="right" w:leader="dot" w:pos="8494"/>
        </w:tabs>
        <w:ind w:left="960"/>
        <w:rPr>
          <w:ins w:id="409" w:author="user" w:date="2022-08-17T19:13:00Z"/>
          <w:rFonts w:asciiTheme="minorHAnsi" w:eastAsiaTheme="minorEastAsia" w:hAnsiTheme="minorHAnsi" w:cstheme="minorBidi"/>
          <w:noProof/>
          <w:szCs w:val="22"/>
        </w:rPr>
      </w:pPr>
      <w:ins w:id="410" w:author="user" w:date="2022-08-17T19:13:00Z">
        <w:r w:rsidRPr="00720493">
          <w:rPr>
            <w:rStyle w:val="af8"/>
            <w:noProof/>
          </w:rPr>
          <w:fldChar w:fldCharType="begin"/>
        </w:r>
        <w:r w:rsidRPr="00720493">
          <w:rPr>
            <w:rStyle w:val="af8"/>
            <w:noProof/>
          </w:rPr>
          <w:instrText xml:space="preserve"> </w:instrText>
        </w:r>
        <w:r>
          <w:rPr>
            <w:noProof/>
          </w:rPr>
          <w:instrText>HYPERLINK \l "_Toc111656040"</w:instrText>
        </w:r>
        <w:r w:rsidRPr="00720493">
          <w:rPr>
            <w:rStyle w:val="af8"/>
            <w:noProof/>
          </w:rPr>
          <w:instrText xml:space="preserve"> </w:instrText>
        </w:r>
        <w:r w:rsidRPr="00720493">
          <w:rPr>
            <w:rStyle w:val="af8"/>
            <w:noProof/>
          </w:rPr>
          <w:fldChar w:fldCharType="separate"/>
        </w:r>
        <w:r w:rsidRPr="00720493">
          <w:rPr>
            <w:rStyle w:val="af8"/>
            <w:noProof/>
          </w:rPr>
          <w:t>3.1.1</w:t>
        </w:r>
        <w:r>
          <w:rPr>
            <w:rFonts w:asciiTheme="minorHAnsi" w:eastAsiaTheme="minorEastAsia" w:hAnsiTheme="minorHAnsi" w:cstheme="minorBidi"/>
            <w:noProof/>
            <w:szCs w:val="22"/>
          </w:rPr>
          <w:tab/>
        </w:r>
        <w:r w:rsidRPr="00720493">
          <w:rPr>
            <w:rStyle w:val="af8"/>
            <w:noProof/>
          </w:rPr>
          <w:t>CTD</w:t>
        </w:r>
        <w:r>
          <w:rPr>
            <w:noProof/>
            <w:webHidden/>
          </w:rPr>
          <w:tab/>
        </w:r>
        <w:r>
          <w:rPr>
            <w:noProof/>
            <w:webHidden/>
          </w:rPr>
          <w:fldChar w:fldCharType="begin"/>
        </w:r>
        <w:r>
          <w:rPr>
            <w:noProof/>
            <w:webHidden/>
          </w:rPr>
          <w:instrText xml:space="preserve"> PAGEREF _Toc111656040 \h </w:instrText>
        </w:r>
      </w:ins>
      <w:r>
        <w:rPr>
          <w:noProof/>
          <w:webHidden/>
        </w:rPr>
      </w:r>
      <w:r>
        <w:rPr>
          <w:noProof/>
          <w:webHidden/>
        </w:rPr>
        <w:fldChar w:fldCharType="separate"/>
      </w:r>
      <w:ins w:id="411" w:author="user" w:date="2022-08-17T19:13:00Z">
        <w:r>
          <w:rPr>
            <w:noProof/>
            <w:webHidden/>
          </w:rPr>
          <w:t>37</w:t>
        </w:r>
        <w:r>
          <w:rPr>
            <w:noProof/>
            <w:webHidden/>
          </w:rPr>
          <w:fldChar w:fldCharType="end"/>
        </w:r>
        <w:r w:rsidRPr="00720493">
          <w:rPr>
            <w:rStyle w:val="af8"/>
            <w:noProof/>
          </w:rPr>
          <w:fldChar w:fldCharType="end"/>
        </w:r>
      </w:ins>
    </w:p>
    <w:p w14:paraId="18FA2D96" w14:textId="71A5594B" w:rsidR="00F50424" w:rsidRDefault="00F50424">
      <w:pPr>
        <w:pStyle w:val="21"/>
        <w:tabs>
          <w:tab w:val="left" w:pos="1200"/>
          <w:tab w:val="right" w:leader="dot" w:pos="8494"/>
        </w:tabs>
        <w:ind w:left="480"/>
        <w:rPr>
          <w:ins w:id="412" w:author="user" w:date="2022-08-17T19:13:00Z"/>
          <w:rFonts w:asciiTheme="minorHAnsi" w:eastAsiaTheme="minorEastAsia" w:hAnsiTheme="minorHAnsi" w:cstheme="minorBidi"/>
          <w:noProof/>
          <w:szCs w:val="22"/>
        </w:rPr>
      </w:pPr>
      <w:ins w:id="413" w:author="user" w:date="2022-08-17T19:13:00Z">
        <w:r w:rsidRPr="00720493">
          <w:rPr>
            <w:rStyle w:val="af8"/>
            <w:noProof/>
          </w:rPr>
          <w:fldChar w:fldCharType="begin"/>
        </w:r>
        <w:r w:rsidRPr="00720493">
          <w:rPr>
            <w:rStyle w:val="af8"/>
            <w:noProof/>
          </w:rPr>
          <w:instrText xml:space="preserve"> </w:instrText>
        </w:r>
        <w:r>
          <w:rPr>
            <w:noProof/>
          </w:rPr>
          <w:instrText>HYPERLINK \l "_Toc111656041"</w:instrText>
        </w:r>
        <w:r w:rsidRPr="00720493">
          <w:rPr>
            <w:rStyle w:val="af8"/>
            <w:noProof/>
          </w:rPr>
          <w:instrText xml:space="preserve"> </w:instrText>
        </w:r>
        <w:r w:rsidRPr="00720493">
          <w:rPr>
            <w:rStyle w:val="af8"/>
            <w:noProof/>
          </w:rPr>
          <w:fldChar w:fldCharType="separate"/>
        </w:r>
        <w:r w:rsidRPr="00720493">
          <w:rPr>
            <w:rStyle w:val="af8"/>
            <w:noProof/>
          </w:rPr>
          <w:t>3.2</w:t>
        </w:r>
        <w:r>
          <w:rPr>
            <w:rFonts w:asciiTheme="minorHAnsi" w:eastAsiaTheme="minorEastAsia" w:hAnsiTheme="minorHAnsi" w:cstheme="minorBidi"/>
            <w:noProof/>
            <w:szCs w:val="22"/>
          </w:rPr>
          <w:tab/>
        </w:r>
        <w:r w:rsidRPr="00720493">
          <w:rPr>
            <w:rStyle w:val="af8"/>
            <w:noProof/>
          </w:rPr>
          <w:t>Stock of the non-living component of OC</w:t>
        </w:r>
        <w:r>
          <w:rPr>
            <w:noProof/>
            <w:webHidden/>
          </w:rPr>
          <w:tab/>
        </w:r>
        <w:r>
          <w:rPr>
            <w:noProof/>
            <w:webHidden/>
          </w:rPr>
          <w:fldChar w:fldCharType="begin"/>
        </w:r>
        <w:r>
          <w:rPr>
            <w:noProof/>
            <w:webHidden/>
          </w:rPr>
          <w:instrText xml:space="preserve"> PAGEREF _Toc111656041 \h </w:instrText>
        </w:r>
      </w:ins>
      <w:r>
        <w:rPr>
          <w:noProof/>
          <w:webHidden/>
        </w:rPr>
      </w:r>
      <w:r>
        <w:rPr>
          <w:noProof/>
          <w:webHidden/>
        </w:rPr>
        <w:fldChar w:fldCharType="separate"/>
      </w:r>
      <w:ins w:id="414" w:author="user" w:date="2022-08-17T19:13:00Z">
        <w:r>
          <w:rPr>
            <w:noProof/>
            <w:webHidden/>
          </w:rPr>
          <w:t>37</w:t>
        </w:r>
        <w:r>
          <w:rPr>
            <w:noProof/>
            <w:webHidden/>
          </w:rPr>
          <w:fldChar w:fldCharType="end"/>
        </w:r>
        <w:r w:rsidRPr="00720493">
          <w:rPr>
            <w:rStyle w:val="af8"/>
            <w:noProof/>
          </w:rPr>
          <w:fldChar w:fldCharType="end"/>
        </w:r>
      </w:ins>
    </w:p>
    <w:p w14:paraId="50B39CEC" w14:textId="1D51ABFD" w:rsidR="00F50424" w:rsidRDefault="00F50424">
      <w:pPr>
        <w:pStyle w:val="31"/>
        <w:tabs>
          <w:tab w:val="left" w:pos="1920"/>
          <w:tab w:val="right" w:leader="dot" w:pos="8494"/>
        </w:tabs>
        <w:ind w:left="960"/>
        <w:rPr>
          <w:ins w:id="415" w:author="user" w:date="2022-08-17T19:13:00Z"/>
          <w:rFonts w:asciiTheme="minorHAnsi" w:eastAsiaTheme="minorEastAsia" w:hAnsiTheme="minorHAnsi" w:cstheme="minorBidi"/>
          <w:noProof/>
          <w:szCs w:val="22"/>
        </w:rPr>
      </w:pPr>
      <w:ins w:id="416" w:author="user" w:date="2022-08-17T19:13:00Z">
        <w:r w:rsidRPr="00720493">
          <w:rPr>
            <w:rStyle w:val="af8"/>
            <w:noProof/>
          </w:rPr>
          <w:fldChar w:fldCharType="begin"/>
        </w:r>
        <w:r w:rsidRPr="00720493">
          <w:rPr>
            <w:rStyle w:val="af8"/>
            <w:noProof/>
          </w:rPr>
          <w:instrText xml:space="preserve"> </w:instrText>
        </w:r>
        <w:r>
          <w:rPr>
            <w:noProof/>
          </w:rPr>
          <w:instrText>HYPERLINK \l "_Toc111656042"</w:instrText>
        </w:r>
        <w:r w:rsidRPr="00720493">
          <w:rPr>
            <w:rStyle w:val="af8"/>
            <w:noProof/>
          </w:rPr>
          <w:instrText xml:space="preserve"> </w:instrText>
        </w:r>
        <w:r w:rsidRPr="00720493">
          <w:rPr>
            <w:rStyle w:val="af8"/>
            <w:noProof/>
          </w:rPr>
          <w:fldChar w:fldCharType="separate"/>
        </w:r>
        <w:r w:rsidRPr="00720493">
          <w:rPr>
            <w:rStyle w:val="af8"/>
            <w:noProof/>
          </w:rPr>
          <w:t>3.2.1</w:t>
        </w:r>
        <w:r>
          <w:rPr>
            <w:rFonts w:asciiTheme="minorHAnsi" w:eastAsiaTheme="minorEastAsia" w:hAnsiTheme="minorHAnsi" w:cstheme="minorBidi"/>
            <w:noProof/>
            <w:szCs w:val="22"/>
          </w:rPr>
          <w:tab/>
        </w:r>
        <w:r w:rsidRPr="00720493">
          <w:rPr>
            <w:rStyle w:val="af8"/>
            <w:noProof/>
          </w:rPr>
          <w:t>Detrital organic carbon</w:t>
        </w:r>
        <w:r>
          <w:rPr>
            <w:noProof/>
            <w:webHidden/>
          </w:rPr>
          <w:tab/>
        </w:r>
        <w:r>
          <w:rPr>
            <w:noProof/>
            <w:webHidden/>
          </w:rPr>
          <w:fldChar w:fldCharType="begin"/>
        </w:r>
        <w:r>
          <w:rPr>
            <w:noProof/>
            <w:webHidden/>
          </w:rPr>
          <w:instrText xml:space="preserve"> PAGEREF _Toc111656042 \h </w:instrText>
        </w:r>
      </w:ins>
      <w:r>
        <w:rPr>
          <w:noProof/>
          <w:webHidden/>
        </w:rPr>
      </w:r>
      <w:r>
        <w:rPr>
          <w:noProof/>
          <w:webHidden/>
        </w:rPr>
        <w:fldChar w:fldCharType="separate"/>
      </w:r>
      <w:ins w:id="417" w:author="user" w:date="2022-08-17T19:13:00Z">
        <w:r>
          <w:rPr>
            <w:noProof/>
            <w:webHidden/>
          </w:rPr>
          <w:t>37</w:t>
        </w:r>
        <w:r>
          <w:rPr>
            <w:noProof/>
            <w:webHidden/>
          </w:rPr>
          <w:fldChar w:fldCharType="end"/>
        </w:r>
        <w:r w:rsidRPr="00720493">
          <w:rPr>
            <w:rStyle w:val="af8"/>
            <w:noProof/>
          </w:rPr>
          <w:fldChar w:fldCharType="end"/>
        </w:r>
      </w:ins>
    </w:p>
    <w:p w14:paraId="1597E3E0" w14:textId="562EC439" w:rsidR="00F50424" w:rsidRDefault="00F50424">
      <w:pPr>
        <w:pStyle w:val="21"/>
        <w:tabs>
          <w:tab w:val="left" w:pos="1200"/>
          <w:tab w:val="right" w:leader="dot" w:pos="8494"/>
        </w:tabs>
        <w:ind w:left="480"/>
        <w:rPr>
          <w:ins w:id="418" w:author="user" w:date="2022-08-17T19:13:00Z"/>
          <w:rFonts w:asciiTheme="minorHAnsi" w:eastAsiaTheme="minorEastAsia" w:hAnsiTheme="minorHAnsi" w:cstheme="minorBidi"/>
          <w:noProof/>
          <w:szCs w:val="22"/>
        </w:rPr>
      </w:pPr>
      <w:ins w:id="419" w:author="user" w:date="2022-08-17T19:13:00Z">
        <w:r w:rsidRPr="00720493">
          <w:rPr>
            <w:rStyle w:val="af8"/>
            <w:noProof/>
          </w:rPr>
          <w:lastRenderedPageBreak/>
          <w:fldChar w:fldCharType="begin"/>
        </w:r>
        <w:r w:rsidRPr="00720493">
          <w:rPr>
            <w:rStyle w:val="af8"/>
            <w:noProof/>
          </w:rPr>
          <w:instrText xml:space="preserve"> </w:instrText>
        </w:r>
        <w:r>
          <w:rPr>
            <w:noProof/>
          </w:rPr>
          <w:instrText>HYPERLINK \l "_Toc111656043"</w:instrText>
        </w:r>
        <w:r w:rsidRPr="00720493">
          <w:rPr>
            <w:rStyle w:val="af8"/>
            <w:noProof/>
          </w:rPr>
          <w:instrText xml:space="preserve"> </w:instrText>
        </w:r>
        <w:r w:rsidRPr="00720493">
          <w:rPr>
            <w:rStyle w:val="af8"/>
            <w:noProof/>
          </w:rPr>
          <w:fldChar w:fldCharType="separate"/>
        </w:r>
        <w:r w:rsidRPr="00720493">
          <w:rPr>
            <w:rStyle w:val="af8"/>
            <w:noProof/>
          </w:rPr>
          <w:t>3.3</w:t>
        </w:r>
        <w:r>
          <w:rPr>
            <w:rFonts w:asciiTheme="minorHAnsi" w:eastAsiaTheme="minorEastAsia" w:hAnsiTheme="minorHAnsi" w:cstheme="minorBidi"/>
            <w:noProof/>
            <w:szCs w:val="22"/>
          </w:rPr>
          <w:tab/>
        </w:r>
        <w:r w:rsidRPr="00720493">
          <w:rPr>
            <w:rStyle w:val="af8"/>
            <w:noProof/>
          </w:rPr>
          <w:t>Stocks of the living component of OC</w:t>
        </w:r>
        <w:r>
          <w:rPr>
            <w:noProof/>
            <w:webHidden/>
          </w:rPr>
          <w:tab/>
        </w:r>
        <w:r>
          <w:rPr>
            <w:noProof/>
            <w:webHidden/>
          </w:rPr>
          <w:fldChar w:fldCharType="begin"/>
        </w:r>
        <w:r>
          <w:rPr>
            <w:noProof/>
            <w:webHidden/>
          </w:rPr>
          <w:instrText xml:space="preserve"> PAGEREF _Toc111656043 \h </w:instrText>
        </w:r>
      </w:ins>
      <w:r>
        <w:rPr>
          <w:noProof/>
          <w:webHidden/>
        </w:rPr>
      </w:r>
      <w:r>
        <w:rPr>
          <w:noProof/>
          <w:webHidden/>
        </w:rPr>
        <w:fldChar w:fldCharType="separate"/>
      </w:r>
      <w:ins w:id="420" w:author="user" w:date="2022-08-17T19:13:00Z">
        <w:r>
          <w:rPr>
            <w:noProof/>
            <w:webHidden/>
          </w:rPr>
          <w:t>38</w:t>
        </w:r>
        <w:r>
          <w:rPr>
            <w:noProof/>
            <w:webHidden/>
          </w:rPr>
          <w:fldChar w:fldCharType="end"/>
        </w:r>
        <w:r w:rsidRPr="00720493">
          <w:rPr>
            <w:rStyle w:val="af8"/>
            <w:noProof/>
          </w:rPr>
          <w:fldChar w:fldCharType="end"/>
        </w:r>
      </w:ins>
    </w:p>
    <w:p w14:paraId="7F0DCF8E" w14:textId="4CC6D5A1" w:rsidR="00F50424" w:rsidRDefault="00F50424">
      <w:pPr>
        <w:pStyle w:val="31"/>
        <w:tabs>
          <w:tab w:val="left" w:pos="1920"/>
          <w:tab w:val="right" w:leader="dot" w:pos="8494"/>
        </w:tabs>
        <w:ind w:left="960"/>
        <w:rPr>
          <w:ins w:id="421" w:author="user" w:date="2022-08-17T19:13:00Z"/>
          <w:rFonts w:asciiTheme="minorHAnsi" w:eastAsiaTheme="minorEastAsia" w:hAnsiTheme="minorHAnsi" w:cstheme="minorBidi"/>
          <w:noProof/>
          <w:szCs w:val="22"/>
        </w:rPr>
      </w:pPr>
      <w:ins w:id="422" w:author="user" w:date="2022-08-17T19:13:00Z">
        <w:r w:rsidRPr="00720493">
          <w:rPr>
            <w:rStyle w:val="af8"/>
            <w:noProof/>
          </w:rPr>
          <w:fldChar w:fldCharType="begin"/>
        </w:r>
        <w:r w:rsidRPr="00720493">
          <w:rPr>
            <w:rStyle w:val="af8"/>
            <w:noProof/>
          </w:rPr>
          <w:instrText xml:space="preserve"> </w:instrText>
        </w:r>
        <w:r>
          <w:rPr>
            <w:noProof/>
          </w:rPr>
          <w:instrText>HYPERLINK \l "_Toc111656044"</w:instrText>
        </w:r>
        <w:r w:rsidRPr="00720493">
          <w:rPr>
            <w:rStyle w:val="af8"/>
            <w:noProof/>
          </w:rPr>
          <w:instrText xml:space="preserve"> </w:instrText>
        </w:r>
        <w:r w:rsidRPr="00720493">
          <w:rPr>
            <w:rStyle w:val="af8"/>
            <w:noProof/>
          </w:rPr>
          <w:fldChar w:fldCharType="separate"/>
        </w:r>
        <w:r w:rsidRPr="00720493">
          <w:rPr>
            <w:rStyle w:val="af8"/>
            <w:noProof/>
          </w:rPr>
          <w:t>3.3.1</w:t>
        </w:r>
        <w:r>
          <w:rPr>
            <w:rFonts w:asciiTheme="minorHAnsi" w:eastAsiaTheme="minorEastAsia" w:hAnsiTheme="minorHAnsi" w:cstheme="minorBidi"/>
            <w:noProof/>
            <w:szCs w:val="22"/>
          </w:rPr>
          <w:tab/>
        </w:r>
        <w:r w:rsidRPr="00720493">
          <w:rPr>
            <w:rStyle w:val="af8"/>
            <w:noProof/>
          </w:rPr>
          <w:t>Prokaryote biomass</w:t>
        </w:r>
        <w:r>
          <w:rPr>
            <w:noProof/>
            <w:webHidden/>
          </w:rPr>
          <w:tab/>
        </w:r>
        <w:r>
          <w:rPr>
            <w:noProof/>
            <w:webHidden/>
          </w:rPr>
          <w:fldChar w:fldCharType="begin"/>
        </w:r>
        <w:r>
          <w:rPr>
            <w:noProof/>
            <w:webHidden/>
          </w:rPr>
          <w:instrText xml:space="preserve"> PAGEREF _Toc111656044 \h </w:instrText>
        </w:r>
      </w:ins>
      <w:r>
        <w:rPr>
          <w:noProof/>
          <w:webHidden/>
        </w:rPr>
      </w:r>
      <w:r>
        <w:rPr>
          <w:noProof/>
          <w:webHidden/>
        </w:rPr>
        <w:fldChar w:fldCharType="separate"/>
      </w:r>
      <w:ins w:id="423" w:author="user" w:date="2022-08-17T19:13:00Z">
        <w:r>
          <w:rPr>
            <w:noProof/>
            <w:webHidden/>
          </w:rPr>
          <w:t>38</w:t>
        </w:r>
        <w:r>
          <w:rPr>
            <w:noProof/>
            <w:webHidden/>
          </w:rPr>
          <w:fldChar w:fldCharType="end"/>
        </w:r>
        <w:r w:rsidRPr="00720493">
          <w:rPr>
            <w:rStyle w:val="af8"/>
            <w:noProof/>
          </w:rPr>
          <w:fldChar w:fldCharType="end"/>
        </w:r>
      </w:ins>
    </w:p>
    <w:p w14:paraId="4FE069DB" w14:textId="14FA1B9D" w:rsidR="00F50424" w:rsidRDefault="00F50424">
      <w:pPr>
        <w:pStyle w:val="31"/>
        <w:tabs>
          <w:tab w:val="left" w:pos="1920"/>
          <w:tab w:val="right" w:leader="dot" w:pos="8494"/>
        </w:tabs>
        <w:ind w:left="960"/>
        <w:rPr>
          <w:ins w:id="424" w:author="user" w:date="2022-08-17T19:13:00Z"/>
          <w:rFonts w:asciiTheme="minorHAnsi" w:eastAsiaTheme="minorEastAsia" w:hAnsiTheme="minorHAnsi" w:cstheme="minorBidi"/>
          <w:noProof/>
          <w:szCs w:val="22"/>
        </w:rPr>
      </w:pPr>
      <w:ins w:id="425" w:author="user" w:date="2022-08-17T19:13:00Z">
        <w:r w:rsidRPr="00720493">
          <w:rPr>
            <w:rStyle w:val="af8"/>
            <w:noProof/>
          </w:rPr>
          <w:fldChar w:fldCharType="begin"/>
        </w:r>
        <w:r w:rsidRPr="00720493">
          <w:rPr>
            <w:rStyle w:val="af8"/>
            <w:noProof/>
          </w:rPr>
          <w:instrText xml:space="preserve"> </w:instrText>
        </w:r>
        <w:r>
          <w:rPr>
            <w:noProof/>
          </w:rPr>
          <w:instrText>HYPERLINK \l "_Toc111656045"</w:instrText>
        </w:r>
        <w:r w:rsidRPr="00720493">
          <w:rPr>
            <w:rStyle w:val="af8"/>
            <w:noProof/>
          </w:rPr>
          <w:instrText xml:space="preserve"> </w:instrText>
        </w:r>
        <w:r w:rsidRPr="00720493">
          <w:rPr>
            <w:rStyle w:val="af8"/>
            <w:noProof/>
          </w:rPr>
          <w:fldChar w:fldCharType="separate"/>
        </w:r>
        <w:r w:rsidRPr="00720493">
          <w:rPr>
            <w:rStyle w:val="af8"/>
            <w:noProof/>
          </w:rPr>
          <w:t>3.3.2</w:t>
        </w:r>
        <w:r>
          <w:rPr>
            <w:rFonts w:asciiTheme="minorHAnsi" w:eastAsiaTheme="minorEastAsia" w:hAnsiTheme="minorHAnsi" w:cstheme="minorBidi"/>
            <w:noProof/>
            <w:szCs w:val="22"/>
          </w:rPr>
          <w:tab/>
        </w:r>
        <w:r w:rsidRPr="00720493">
          <w:rPr>
            <w:rStyle w:val="af8"/>
            <w:noProof/>
          </w:rPr>
          <w:t>Meiofauna biomass</w:t>
        </w:r>
        <w:r>
          <w:rPr>
            <w:noProof/>
            <w:webHidden/>
          </w:rPr>
          <w:tab/>
        </w:r>
        <w:r>
          <w:rPr>
            <w:noProof/>
            <w:webHidden/>
          </w:rPr>
          <w:fldChar w:fldCharType="begin"/>
        </w:r>
        <w:r>
          <w:rPr>
            <w:noProof/>
            <w:webHidden/>
          </w:rPr>
          <w:instrText xml:space="preserve"> PAGEREF _Toc111656045 \h </w:instrText>
        </w:r>
      </w:ins>
      <w:r>
        <w:rPr>
          <w:noProof/>
          <w:webHidden/>
        </w:rPr>
      </w:r>
      <w:r>
        <w:rPr>
          <w:noProof/>
          <w:webHidden/>
        </w:rPr>
        <w:fldChar w:fldCharType="separate"/>
      </w:r>
      <w:ins w:id="426" w:author="user" w:date="2022-08-17T19:13:00Z">
        <w:r>
          <w:rPr>
            <w:noProof/>
            <w:webHidden/>
          </w:rPr>
          <w:t>39</w:t>
        </w:r>
        <w:r>
          <w:rPr>
            <w:noProof/>
            <w:webHidden/>
          </w:rPr>
          <w:fldChar w:fldCharType="end"/>
        </w:r>
        <w:r w:rsidRPr="00720493">
          <w:rPr>
            <w:rStyle w:val="af8"/>
            <w:noProof/>
          </w:rPr>
          <w:fldChar w:fldCharType="end"/>
        </w:r>
      </w:ins>
    </w:p>
    <w:p w14:paraId="6F49C65B" w14:textId="06B187D3" w:rsidR="00F50424" w:rsidRDefault="00F50424">
      <w:pPr>
        <w:pStyle w:val="31"/>
        <w:tabs>
          <w:tab w:val="left" w:pos="1920"/>
          <w:tab w:val="right" w:leader="dot" w:pos="8494"/>
        </w:tabs>
        <w:ind w:left="960"/>
        <w:rPr>
          <w:ins w:id="427" w:author="user" w:date="2022-08-17T19:13:00Z"/>
          <w:rFonts w:asciiTheme="minorHAnsi" w:eastAsiaTheme="minorEastAsia" w:hAnsiTheme="minorHAnsi" w:cstheme="minorBidi"/>
          <w:noProof/>
          <w:szCs w:val="22"/>
        </w:rPr>
      </w:pPr>
      <w:ins w:id="428" w:author="user" w:date="2022-08-17T19:13:00Z">
        <w:r w:rsidRPr="00720493">
          <w:rPr>
            <w:rStyle w:val="af8"/>
            <w:noProof/>
          </w:rPr>
          <w:fldChar w:fldCharType="begin"/>
        </w:r>
        <w:r w:rsidRPr="00720493">
          <w:rPr>
            <w:rStyle w:val="af8"/>
            <w:noProof/>
          </w:rPr>
          <w:instrText xml:space="preserve"> </w:instrText>
        </w:r>
        <w:r>
          <w:rPr>
            <w:noProof/>
          </w:rPr>
          <w:instrText>HYPERLINK \l "_Toc111656046"</w:instrText>
        </w:r>
        <w:r w:rsidRPr="00720493">
          <w:rPr>
            <w:rStyle w:val="af8"/>
            <w:noProof/>
          </w:rPr>
          <w:instrText xml:space="preserve"> </w:instrText>
        </w:r>
        <w:r w:rsidRPr="00720493">
          <w:rPr>
            <w:rStyle w:val="af8"/>
            <w:noProof/>
          </w:rPr>
          <w:fldChar w:fldCharType="separate"/>
        </w:r>
        <w:r w:rsidRPr="00720493">
          <w:rPr>
            <w:rStyle w:val="af8"/>
            <w:noProof/>
          </w:rPr>
          <w:t>3.3.3</w:t>
        </w:r>
        <w:r>
          <w:rPr>
            <w:rFonts w:asciiTheme="minorHAnsi" w:eastAsiaTheme="minorEastAsia" w:hAnsiTheme="minorHAnsi" w:cstheme="minorBidi"/>
            <w:noProof/>
            <w:szCs w:val="22"/>
          </w:rPr>
          <w:tab/>
        </w:r>
        <w:r w:rsidRPr="00720493">
          <w:rPr>
            <w:rStyle w:val="af8"/>
            <w:noProof/>
          </w:rPr>
          <w:t>Macrofauna biomass</w:t>
        </w:r>
        <w:r>
          <w:rPr>
            <w:noProof/>
            <w:webHidden/>
          </w:rPr>
          <w:tab/>
        </w:r>
        <w:r>
          <w:rPr>
            <w:noProof/>
            <w:webHidden/>
          </w:rPr>
          <w:fldChar w:fldCharType="begin"/>
        </w:r>
        <w:r>
          <w:rPr>
            <w:noProof/>
            <w:webHidden/>
          </w:rPr>
          <w:instrText xml:space="preserve"> PAGEREF _Toc111656046 \h </w:instrText>
        </w:r>
      </w:ins>
      <w:r>
        <w:rPr>
          <w:noProof/>
          <w:webHidden/>
        </w:rPr>
      </w:r>
      <w:r>
        <w:rPr>
          <w:noProof/>
          <w:webHidden/>
        </w:rPr>
        <w:fldChar w:fldCharType="separate"/>
      </w:r>
      <w:ins w:id="429" w:author="user" w:date="2022-08-17T19:13:00Z">
        <w:r>
          <w:rPr>
            <w:noProof/>
            <w:webHidden/>
          </w:rPr>
          <w:t>40</w:t>
        </w:r>
        <w:r>
          <w:rPr>
            <w:noProof/>
            <w:webHidden/>
          </w:rPr>
          <w:fldChar w:fldCharType="end"/>
        </w:r>
        <w:r w:rsidRPr="00720493">
          <w:rPr>
            <w:rStyle w:val="af8"/>
            <w:noProof/>
          </w:rPr>
          <w:fldChar w:fldCharType="end"/>
        </w:r>
      </w:ins>
    </w:p>
    <w:p w14:paraId="7C4B7C0E" w14:textId="21A6922B" w:rsidR="00F50424" w:rsidRDefault="00F50424">
      <w:pPr>
        <w:pStyle w:val="21"/>
        <w:tabs>
          <w:tab w:val="left" w:pos="1200"/>
          <w:tab w:val="right" w:leader="dot" w:pos="8494"/>
        </w:tabs>
        <w:ind w:left="480"/>
        <w:rPr>
          <w:ins w:id="430" w:author="user" w:date="2022-08-17T19:13:00Z"/>
          <w:rFonts w:asciiTheme="minorHAnsi" w:eastAsiaTheme="minorEastAsia" w:hAnsiTheme="minorHAnsi" w:cstheme="minorBidi"/>
          <w:noProof/>
          <w:szCs w:val="22"/>
        </w:rPr>
      </w:pPr>
      <w:ins w:id="431" w:author="user" w:date="2022-08-17T19:13:00Z">
        <w:r w:rsidRPr="00720493">
          <w:rPr>
            <w:rStyle w:val="af8"/>
            <w:noProof/>
          </w:rPr>
          <w:fldChar w:fldCharType="begin"/>
        </w:r>
        <w:r w:rsidRPr="00720493">
          <w:rPr>
            <w:rStyle w:val="af8"/>
            <w:noProof/>
          </w:rPr>
          <w:instrText xml:space="preserve"> </w:instrText>
        </w:r>
        <w:r>
          <w:rPr>
            <w:noProof/>
          </w:rPr>
          <w:instrText>HYPERLINK \l "_Toc111656047"</w:instrText>
        </w:r>
        <w:r w:rsidRPr="00720493">
          <w:rPr>
            <w:rStyle w:val="af8"/>
            <w:noProof/>
          </w:rPr>
          <w:instrText xml:space="preserve"> </w:instrText>
        </w:r>
        <w:r w:rsidRPr="00720493">
          <w:rPr>
            <w:rStyle w:val="af8"/>
            <w:noProof/>
          </w:rPr>
          <w:fldChar w:fldCharType="separate"/>
        </w:r>
        <w:r w:rsidRPr="00720493">
          <w:rPr>
            <w:rStyle w:val="af8"/>
            <w:noProof/>
          </w:rPr>
          <w:t>3.4</w:t>
        </w:r>
        <w:r>
          <w:rPr>
            <w:rFonts w:asciiTheme="minorHAnsi" w:eastAsiaTheme="minorEastAsia" w:hAnsiTheme="minorHAnsi" w:cstheme="minorBidi"/>
            <w:noProof/>
            <w:szCs w:val="22"/>
          </w:rPr>
          <w:tab/>
        </w:r>
        <w:r w:rsidRPr="00720493">
          <w:rPr>
            <w:rStyle w:val="af8"/>
            <w:noProof/>
          </w:rPr>
          <w:t>Oxygen utilization</w:t>
        </w:r>
        <w:r>
          <w:rPr>
            <w:noProof/>
            <w:webHidden/>
          </w:rPr>
          <w:tab/>
        </w:r>
        <w:r>
          <w:rPr>
            <w:noProof/>
            <w:webHidden/>
          </w:rPr>
          <w:fldChar w:fldCharType="begin"/>
        </w:r>
        <w:r>
          <w:rPr>
            <w:noProof/>
            <w:webHidden/>
          </w:rPr>
          <w:instrText xml:space="preserve"> PAGEREF _Toc111656047 \h </w:instrText>
        </w:r>
      </w:ins>
      <w:r>
        <w:rPr>
          <w:noProof/>
          <w:webHidden/>
        </w:rPr>
      </w:r>
      <w:r>
        <w:rPr>
          <w:noProof/>
          <w:webHidden/>
        </w:rPr>
        <w:fldChar w:fldCharType="separate"/>
      </w:r>
      <w:ins w:id="432" w:author="user" w:date="2022-08-17T19:13:00Z">
        <w:r>
          <w:rPr>
            <w:noProof/>
            <w:webHidden/>
          </w:rPr>
          <w:t>41</w:t>
        </w:r>
        <w:r>
          <w:rPr>
            <w:noProof/>
            <w:webHidden/>
          </w:rPr>
          <w:fldChar w:fldCharType="end"/>
        </w:r>
        <w:r w:rsidRPr="00720493">
          <w:rPr>
            <w:rStyle w:val="af8"/>
            <w:noProof/>
          </w:rPr>
          <w:fldChar w:fldCharType="end"/>
        </w:r>
      </w:ins>
    </w:p>
    <w:p w14:paraId="76E30D9C" w14:textId="48C590CA" w:rsidR="00F50424" w:rsidRDefault="00F50424">
      <w:pPr>
        <w:pStyle w:val="21"/>
        <w:tabs>
          <w:tab w:val="left" w:pos="1200"/>
          <w:tab w:val="right" w:leader="dot" w:pos="8494"/>
        </w:tabs>
        <w:ind w:left="480"/>
        <w:rPr>
          <w:ins w:id="433" w:author="user" w:date="2022-08-17T19:13:00Z"/>
          <w:rFonts w:asciiTheme="minorHAnsi" w:eastAsiaTheme="minorEastAsia" w:hAnsiTheme="minorHAnsi" w:cstheme="minorBidi"/>
          <w:noProof/>
          <w:szCs w:val="22"/>
        </w:rPr>
      </w:pPr>
      <w:ins w:id="434" w:author="user" w:date="2022-08-17T19:13:00Z">
        <w:r w:rsidRPr="00720493">
          <w:rPr>
            <w:rStyle w:val="af8"/>
            <w:noProof/>
          </w:rPr>
          <w:fldChar w:fldCharType="begin"/>
        </w:r>
        <w:r w:rsidRPr="00720493">
          <w:rPr>
            <w:rStyle w:val="af8"/>
            <w:noProof/>
          </w:rPr>
          <w:instrText xml:space="preserve"> </w:instrText>
        </w:r>
        <w:r>
          <w:rPr>
            <w:noProof/>
          </w:rPr>
          <w:instrText>HYPERLINK \l "_Toc111656048"</w:instrText>
        </w:r>
        <w:r w:rsidRPr="00720493">
          <w:rPr>
            <w:rStyle w:val="af8"/>
            <w:noProof/>
          </w:rPr>
          <w:instrText xml:space="preserve"> </w:instrText>
        </w:r>
        <w:r w:rsidRPr="00720493">
          <w:rPr>
            <w:rStyle w:val="af8"/>
            <w:noProof/>
          </w:rPr>
          <w:fldChar w:fldCharType="separate"/>
        </w:r>
        <w:r w:rsidRPr="00720493">
          <w:rPr>
            <w:rStyle w:val="af8"/>
            <w:noProof/>
          </w:rPr>
          <w:t>3.5</w:t>
        </w:r>
        <w:r>
          <w:rPr>
            <w:rFonts w:asciiTheme="minorHAnsi" w:eastAsiaTheme="minorEastAsia" w:hAnsiTheme="minorHAnsi" w:cstheme="minorBidi"/>
            <w:noProof/>
            <w:szCs w:val="22"/>
          </w:rPr>
          <w:tab/>
        </w:r>
        <w:r w:rsidRPr="00720493">
          <w:rPr>
            <w:rStyle w:val="af8"/>
            <w:noProof/>
          </w:rPr>
          <w:t>Model results</w:t>
        </w:r>
        <w:r>
          <w:rPr>
            <w:noProof/>
            <w:webHidden/>
          </w:rPr>
          <w:tab/>
        </w:r>
        <w:r>
          <w:rPr>
            <w:noProof/>
            <w:webHidden/>
          </w:rPr>
          <w:fldChar w:fldCharType="begin"/>
        </w:r>
        <w:r>
          <w:rPr>
            <w:noProof/>
            <w:webHidden/>
          </w:rPr>
          <w:instrText xml:space="preserve"> PAGEREF _Toc111656048 \h </w:instrText>
        </w:r>
      </w:ins>
      <w:r>
        <w:rPr>
          <w:noProof/>
          <w:webHidden/>
        </w:rPr>
      </w:r>
      <w:r>
        <w:rPr>
          <w:noProof/>
          <w:webHidden/>
        </w:rPr>
        <w:fldChar w:fldCharType="separate"/>
      </w:r>
      <w:ins w:id="435" w:author="user" w:date="2022-08-17T19:13:00Z">
        <w:r>
          <w:rPr>
            <w:noProof/>
            <w:webHidden/>
          </w:rPr>
          <w:t>42</w:t>
        </w:r>
        <w:r>
          <w:rPr>
            <w:noProof/>
            <w:webHidden/>
          </w:rPr>
          <w:fldChar w:fldCharType="end"/>
        </w:r>
        <w:r w:rsidRPr="00720493">
          <w:rPr>
            <w:rStyle w:val="af8"/>
            <w:noProof/>
          </w:rPr>
          <w:fldChar w:fldCharType="end"/>
        </w:r>
      </w:ins>
    </w:p>
    <w:p w14:paraId="7F8E027E" w14:textId="490D5881" w:rsidR="00F50424" w:rsidRDefault="00F50424">
      <w:pPr>
        <w:pStyle w:val="31"/>
        <w:tabs>
          <w:tab w:val="left" w:pos="1920"/>
          <w:tab w:val="right" w:leader="dot" w:pos="8494"/>
        </w:tabs>
        <w:ind w:left="960"/>
        <w:rPr>
          <w:ins w:id="436" w:author="user" w:date="2022-08-17T19:13:00Z"/>
          <w:rFonts w:asciiTheme="minorHAnsi" w:eastAsiaTheme="minorEastAsia" w:hAnsiTheme="minorHAnsi" w:cstheme="minorBidi"/>
          <w:noProof/>
          <w:szCs w:val="22"/>
        </w:rPr>
      </w:pPr>
      <w:ins w:id="437" w:author="user" w:date="2022-08-17T19:13:00Z">
        <w:r w:rsidRPr="00720493">
          <w:rPr>
            <w:rStyle w:val="af8"/>
            <w:noProof/>
          </w:rPr>
          <w:fldChar w:fldCharType="begin"/>
        </w:r>
        <w:r w:rsidRPr="00720493">
          <w:rPr>
            <w:rStyle w:val="af8"/>
            <w:noProof/>
          </w:rPr>
          <w:instrText xml:space="preserve"> </w:instrText>
        </w:r>
        <w:r>
          <w:rPr>
            <w:noProof/>
          </w:rPr>
          <w:instrText>HYPERLINK \l "_Toc111656049"</w:instrText>
        </w:r>
        <w:r w:rsidRPr="00720493">
          <w:rPr>
            <w:rStyle w:val="af8"/>
            <w:noProof/>
          </w:rPr>
          <w:instrText xml:space="preserve"> </w:instrText>
        </w:r>
        <w:r w:rsidRPr="00720493">
          <w:rPr>
            <w:rStyle w:val="af8"/>
            <w:noProof/>
          </w:rPr>
          <w:fldChar w:fldCharType="separate"/>
        </w:r>
        <w:r w:rsidRPr="00720493">
          <w:rPr>
            <w:rStyle w:val="af8"/>
            <w:noProof/>
          </w:rPr>
          <w:t>3.5.1</w:t>
        </w:r>
        <w:r>
          <w:rPr>
            <w:rFonts w:asciiTheme="minorHAnsi" w:eastAsiaTheme="minorEastAsia" w:hAnsiTheme="minorHAnsi" w:cstheme="minorBidi"/>
            <w:noProof/>
            <w:szCs w:val="22"/>
          </w:rPr>
          <w:tab/>
        </w:r>
        <w:r w:rsidRPr="00720493">
          <w:rPr>
            <w:rStyle w:val="af8"/>
            <w:noProof/>
          </w:rPr>
          <w:t>LIM result of GC1</w:t>
        </w:r>
        <w:r>
          <w:rPr>
            <w:noProof/>
            <w:webHidden/>
          </w:rPr>
          <w:tab/>
        </w:r>
        <w:r>
          <w:rPr>
            <w:noProof/>
            <w:webHidden/>
          </w:rPr>
          <w:fldChar w:fldCharType="begin"/>
        </w:r>
        <w:r>
          <w:rPr>
            <w:noProof/>
            <w:webHidden/>
          </w:rPr>
          <w:instrText xml:space="preserve"> PAGEREF _Toc111656049 \h </w:instrText>
        </w:r>
      </w:ins>
      <w:r>
        <w:rPr>
          <w:noProof/>
          <w:webHidden/>
        </w:rPr>
      </w:r>
      <w:r>
        <w:rPr>
          <w:noProof/>
          <w:webHidden/>
        </w:rPr>
        <w:fldChar w:fldCharType="separate"/>
      </w:r>
      <w:ins w:id="438" w:author="user" w:date="2022-08-17T19:13:00Z">
        <w:r>
          <w:rPr>
            <w:noProof/>
            <w:webHidden/>
          </w:rPr>
          <w:t>44</w:t>
        </w:r>
        <w:r>
          <w:rPr>
            <w:noProof/>
            <w:webHidden/>
          </w:rPr>
          <w:fldChar w:fldCharType="end"/>
        </w:r>
        <w:r w:rsidRPr="00720493">
          <w:rPr>
            <w:rStyle w:val="af8"/>
            <w:noProof/>
          </w:rPr>
          <w:fldChar w:fldCharType="end"/>
        </w:r>
      </w:ins>
    </w:p>
    <w:p w14:paraId="0602A07A" w14:textId="423A0F97" w:rsidR="00F50424" w:rsidRDefault="00F50424">
      <w:pPr>
        <w:pStyle w:val="31"/>
        <w:tabs>
          <w:tab w:val="left" w:pos="1920"/>
          <w:tab w:val="right" w:leader="dot" w:pos="8494"/>
        </w:tabs>
        <w:ind w:left="960"/>
        <w:rPr>
          <w:ins w:id="439" w:author="user" w:date="2022-08-17T19:13:00Z"/>
          <w:rFonts w:asciiTheme="minorHAnsi" w:eastAsiaTheme="minorEastAsia" w:hAnsiTheme="minorHAnsi" w:cstheme="minorBidi"/>
          <w:noProof/>
          <w:szCs w:val="22"/>
        </w:rPr>
      </w:pPr>
      <w:ins w:id="440" w:author="user" w:date="2022-08-17T19:13:00Z">
        <w:r w:rsidRPr="00720493">
          <w:rPr>
            <w:rStyle w:val="af8"/>
            <w:noProof/>
          </w:rPr>
          <w:fldChar w:fldCharType="begin"/>
        </w:r>
        <w:r w:rsidRPr="00720493">
          <w:rPr>
            <w:rStyle w:val="af8"/>
            <w:noProof/>
          </w:rPr>
          <w:instrText xml:space="preserve"> </w:instrText>
        </w:r>
        <w:r>
          <w:rPr>
            <w:noProof/>
          </w:rPr>
          <w:instrText>HYPERLINK \l "_Toc111656050"</w:instrText>
        </w:r>
        <w:r w:rsidRPr="00720493">
          <w:rPr>
            <w:rStyle w:val="af8"/>
            <w:noProof/>
          </w:rPr>
          <w:instrText xml:space="preserve"> </w:instrText>
        </w:r>
        <w:r w:rsidRPr="00720493">
          <w:rPr>
            <w:rStyle w:val="af8"/>
            <w:noProof/>
          </w:rPr>
          <w:fldChar w:fldCharType="separate"/>
        </w:r>
        <w:r w:rsidRPr="00720493">
          <w:rPr>
            <w:rStyle w:val="af8"/>
            <w:noProof/>
          </w:rPr>
          <w:t>3.5.2</w:t>
        </w:r>
        <w:r>
          <w:rPr>
            <w:rFonts w:asciiTheme="minorHAnsi" w:eastAsiaTheme="minorEastAsia" w:hAnsiTheme="minorHAnsi" w:cstheme="minorBidi"/>
            <w:noProof/>
            <w:szCs w:val="22"/>
          </w:rPr>
          <w:tab/>
        </w:r>
        <w:r w:rsidRPr="00720493">
          <w:rPr>
            <w:rStyle w:val="af8"/>
            <w:noProof/>
          </w:rPr>
          <w:t>LIM result of GS1</w:t>
        </w:r>
        <w:r>
          <w:rPr>
            <w:noProof/>
            <w:webHidden/>
          </w:rPr>
          <w:tab/>
        </w:r>
        <w:r>
          <w:rPr>
            <w:noProof/>
            <w:webHidden/>
          </w:rPr>
          <w:fldChar w:fldCharType="begin"/>
        </w:r>
        <w:r>
          <w:rPr>
            <w:noProof/>
            <w:webHidden/>
          </w:rPr>
          <w:instrText xml:space="preserve"> PAGEREF _Toc111656050 \h </w:instrText>
        </w:r>
      </w:ins>
      <w:r>
        <w:rPr>
          <w:noProof/>
          <w:webHidden/>
        </w:rPr>
      </w:r>
      <w:r>
        <w:rPr>
          <w:noProof/>
          <w:webHidden/>
        </w:rPr>
        <w:fldChar w:fldCharType="separate"/>
      </w:r>
      <w:ins w:id="441" w:author="user" w:date="2022-08-17T19:13:00Z">
        <w:r>
          <w:rPr>
            <w:noProof/>
            <w:webHidden/>
          </w:rPr>
          <w:t>45</w:t>
        </w:r>
        <w:r>
          <w:rPr>
            <w:noProof/>
            <w:webHidden/>
          </w:rPr>
          <w:fldChar w:fldCharType="end"/>
        </w:r>
        <w:r w:rsidRPr="00720493">
          <w:rPr>
            <w:rStyle w:val="af8"/>
            <w:noProof/>
          </w:rPr>
          <w:fldChar w:fldCharType="end"/>
        </w:r>
      </w:ins>
    </w:p>
    <w:p w14:paraId="2DD30FCF" w14:textId="7188C62C" w:rsidR="00F50424" w:rsidRDefault="00F50424">
      <w:pPr>
        <w:pStyle w:val="21"/>
        <w:tabs>
          <w:tab w:val="left" w:pos="1200"/>
          <w:tab w:val="right" w:leader="dot" w:pos="8494"/>
        </w:tabs>
        <w:ind w:left="480"/>
        <w:rPr>
          <w:ins w:id="442" w:author="user" w:date="2022-08-17T19:13:00Z"/>
          <w:rFonts w:asciiTheme="minorHAnsi" w:eastAsiaTheme="minorEastAsia" w:hAnsiTheme="minorHAnsi" w:cstheme="minorBidi"/>
          <w:noProof/>
          <w:szCs w:val="22"/>
        </w:rPr>
      </w:pPr>
      <w:ins w:id="443" w:author="user" w:date="2022-08-17T19:13:00Z">
        <w:r w:rsidRPr="00720493">
          <w:rPr>
            <w:rStyle w:val="af8"/>
            <w:noProof/>
          </w:rPr>
          <w:fldChar w:fldCharType="begin"/>
        </w:r>
        <w:r w:rsidRPr="00720493">
          <w:rPr>
            <w:rStyle w:val="af8"/>
            <w:noProof/>
          </w:rPr>
          <w:instrText xml:space="preserve"> </w:instrText>
        </w:r>
        <w:r>
          <w:rPr>
            <w:noProof/>
          </w:rPr>
          <w:instrText>HYPERLINK \l "_Toc111656051"</w:instrText>
        </w:r>
        <w:r w:rsidRPr="00720493">
          <w:rPr>
            <w:rStyle w:val="af8"/>
            <w:noProof/>
          </w:rPr>
          <w:instrText xml:space="preserve"> </w:instrText>
        </w:r>
        <w:r w:rsidRPr="00720493">
          <w:rPr>
            <w:rStyle w:val="af8"/>
            <w:noProof/>
          </w:rPr>
          <w:fldChar w:fldCharType="separate"/>
        </w:r>
        <w:r w:rsidRPr="00720493">
          <w:rPr>
            <w:rStyle w:val="af8"/>
            <w:noProof/>
          </w:rPr>
          <w:t>3.6</w:t>
        </w:r>
        <w:r>
          <w:rPr>
            <w:rFonts w:asciiTheme="minorHAnsi" w:eastAsiaTheme="minorEastAsia" w:hAnsiTheme="minorHAnsi" w:cstheme="minorBidi"/>
            <w:noProof/>
            <w:szCs w:val="22"/>
          </w:rPr>
          <w:tab/>
        </w:r>
        <w:r w:rsidRPr="00720493">
          <w:rPr>
            <w:rStyle w:val="af8"/>
            <w:noProof/>
          </w:rPr>
          <w:t>Turnover rates</w:t>
        </w:r>
        <w:r>
          <w:rPr>
            <w:noProof/>
            <w:webHidden/>
          </w:rPr>
          <w:tab/>
        </w:r>
        <w:r>
          <w:rPr>
            <w:noProof/>
            <w:webHidden/>
          </w:rPr>
          <w:fldChar w:fldCharType="begin"/>
        </w:r>
        <w:r>
          <w:rPr>
            <w:noProof/>
            <w:webHidden/>
          </w:rPr>
          <w:instrText xml:space="preserve"> PAGEREF _Toc111656051 \h </w:instrText>
        </w:r>
      </w:ins>
      <w:r>
        <w:rPr>
          <w:noProof/>
          <w:webHidden/>
        </w:rPr>
      </w:r>
      <w:r>
        <w:rPr>
          <w:noProof/>
          <w:webHidden/>
        </w:rPr>
        <w:fldChar w:fldCharType="separate"/>
      </w:r>
      <w:ins w:id="444" w:author="user" w:date="2022-08-17T19:13:00Z">
        <w:r>
          <w:rPr>
            <w:noProof/>
            <w:webHidden/>
          </w:rPr>
          <w:t>46</w:t>
        </w:r>
        <w:r>
          <w:rPr>
            <w:noProof/>
            <w:webHidden/>
          </w:rPr>
          <w:fldChar w:fldCharType="end"/>
        </w:r>
        <w:r w:rsidRPr="00720493">
          <w:rPr>
            <w:rStyle w:val="af8"/>
            <w:noProof/>
          </w:rPr>
          <w:fldChar w:fldCharType="end"/>
        </w:r>
      </w:ins>
    </w:p>
    <w:p w14:paraId="1512477A" w14:textId="6A7F666A" w:rsidR="00F50424" w:rsidRDefault="00F50424">
      <w:pPr>
        <w:pStyle w:val="21"/>
        <w:tabs>
          <w:tab w:val="left" w:pos="1200"/>
          <w:tab w:val="right" w:leader="dot" w:pos="8494"/>
        </w:tabs>
        <w:ind w:left="480"/>
        <w:rPr>
          <w:ins w:id="445" w:author="user" w:date="2022-08-17T19:13:00Z"/>
          <w:rFonts w:asciiTheme="minorHAnsi" w:eastAsiaTheme="minorEastAsia" w:hAnsiTheme="minorHAnsi" w:cstheme="minorBidi"/>
          <w:noProof/>
          <w:szCs w:val="22"/>
        </w:rPr>
      </w:pPr>
      <w:ins w:id="446" w:author="user" w:date="2022-08-17T19:13:00Z">
        <w:r w:rsidRPr="00720493">
          <w:rPr>
            <w:rStyle w:val="af8"/>
            <w:noProof/>
          </w:rPr>
          <w:fldChar w:fldCharType="begin"/>
        </w:r>
        <w:r w:rsidRPr="00720493">
          <w:rPr>
            <w:rStyle w:val="af8"/>
            <w:noProof/>
          </w:rPr>
          <w:instrText xml:space="preserve"> </w:instrText>
        </w:r>
        <w:r>
          <w:rPr>
            <w:noProof/>
          </w:rPr>
          <w:instrText>HYPERLINK \l "_Toc111656052"</w:instrText>
        </w:r>
        <w:r w:rsidRPr="00720493">
          <w:rPr>
            <w:rStyle w:val="af8"/>
            <w:noProof/>
          </w:rPr>
          <w:instrText xml:space="preserve"> </w:instrText>
        </w:r>
        <w:r w:rsidRPr="00720493">
          <w:rPr>
            <w:rStyle w:val="af8"/>
            <w:noProof/>
          </w:rPr>
          <w:fldChar w:fldCharType="separate"/>
        </w:r>
        <w:r w:rsidRPr="00720493">
          <w:rPr>
            <w:rStyle w:val="af8"/>
            <w:noProof/>
          </w:rPr>
          <w:t>3.7</w:t>
        </w:r>
        <w:r>
          <w:rPr>
            <w:rFonts w:asciiTheme="minorHAnsi" w:eastAsiaTheme="minorEastAsia" w:hAnsiTheme="minorHAnsi" w:cstheme="minorBidi"/>
            <w:noProof/>
            <w:szCs w:val="22"/>
          </w:rPr>
          <w:tab/>
        </w:r>
        <w:r w:rsidRPr="00720493">
          <w:rPr>
            <w:rStyle w:val="af8"/>
            <w:noProof/>
          </w:rPr>
          <w:t>Network indices results</w:t>
        </w:r>
        <w:r>
          <w:rPr>
            <w:noProof/>
            <w:webHidden/>
          </w:rPr>
          <w:tab/>
        </w:r>
        <w:r>
          <w:rPr>
            <w:noProof/>
            <w:webHidden/>
          </w:rPr>
          <w:fldChar w:fldCharType="begin"/>
        </w:r>
        <w:r>
          <w:rPr>
            <w:noProof/>
            <w:webHidden/>
          </w:rPr>
          <w:instrText xml:space="preserve"> PAGEREF _Toc111656052 \h </w:instrText>
        </w:r>
      </w:ins>
      <w:r>
        <w:rPr>
          <w:noProof/>
          <w:webHidden/>
        </w:rPr>
      </w:r>
      <w:r>
        <w:rPr>
          <w:noProof/>
          <w:webHidden/>
        </w:rPr>
        <w:fldChar w:fldCharType="separate"/>
      </w:r>
      <w:ins w:id="447" w:author="user" w:date="2022-08-17T19:13:00Z">
        <w:r>
          <w:rPr>
            <w:noProof/>
            <w:webHidden/>
          </w:rPr>
          <w:t>47</w:t>
        </w:r>
        <w:r>
          <w:rPr>
            <w:noProof/>
            <w:webHidden/>
          </w:rPr>
          <w:fldChar w:fldCharType="end"/>
        </w:r>
        <w:r w:rsidRPr="00720493">
          <w:rPr>
            <w:rStyle w:val="af8"/>
            <w:noProof/>
          </w:rPr>
          <w:fldChar w:fldCharType="end"/>
        </w:r>
      </w:ins>
    </w:p>
    <w:p w14:paraId="794CCD89" w14:textId="7D71EEEB" w:rsidR="00F50424" w:rsidRDefault="00F50424">
      <w:pPr>
        <w:pStyle w:val="17"/>
        <w:tabs>
          <w:tab w:val="left" w:pos="400"/>
          <w:tab w:val="right" w:leader="dot" w:pos="8494"/>
        </w:tabs>
        <w:rPr>
          <w:ins w:id="448" w:author="user" w:date="2022-08-17T19:13:00Z"/>
          <w:rFonts w:asciiTheme="minorHAnsi" w:eastAsiaTheme="minorEastAsia" w:hAnsiTheme="minorHAnsi" w:cstheme="minorBidi"/>
          <w:noProof/>
          <w:szCs w:val="22"/>
        </w:rPr>
      </w:pPr>
      <w:ins w:id="449" w:author="user" w:date="2022-08-17T19:13:00Z">
        <w:r w:rsidRPr="00720493">
          <w:rPr>
            <w:rStyle w:val="af8"/>
            <w:noProof/>
          </w:rPr>
          <w:fldChar w:fldCharType="begin"/>
        </w:r>
        <w:r w:rsidRPr="00720493">
          <w:rPr>
            <w:rStyle w:val="af8"/>
            <w:noProof/>
          </w:rPr>
          <w:instrText xml:space="preserve"> </w:instrText>
        </w:r>
        <w:r>
          <w:rPr>
            <w:noProof/>
          </w:rPr>
          <w:instrText>HYPERLINK \l "_Toc111656053"</w:instrText>
        </w:r>
        <w:r w:rsidRPr="00720493">
          <w:rPr>
            <w:rStyle w:val="af8"/>
            <w:noProof/>
          </w:rPr>
          <w:instrText xml:space="preserve"> </w:instrText>
        </w:r>
        <w:r w:rsidRPr="00720493">
          <w:rPr>
            <w:rStyle w:val="af8"/>
            <w:noProof/>
          </w:rPr>
          <w:fldChar w:fldCharType="separate"/>
        </w:r>
        <w:r w:rsidRPr="00720493">
          <w:rPr>
            <w:rStyle w:val="af8"/>
            <w:noProof/>
          </w:rPr>
          <w:t>4</w:t>
        </w:r>
        <w:r>
          <w:rPr>
            <w:rFonts w:asciiTheme="minorHAnsi" w:eastAsiaTheme="minorEastAsia" w:hAnsiTheme="minorHAnsi" w:cstheme="minorBidi"/>
            <w:noProof/>
            <w:szCs w:val="22"/>
          </w:rPr>
          <w:tab/>
        </w:r>
        <w:r w:rsidRPr="00720493">
          <w:rPr>
            <w:rStyle w:val="af8"/>
            <w:noProof/>
          </w:rPr>
          <w:t>Discussion</w:t>
        </w:r>
        <w:r>
          <w:rPr>
            <w:noProof/>
            <w:webHidden/>
          </w:rPr>
          <w:tab/>
        </w:r>
        <w:r>
          <w:rPr>
            <w:noProof/>
            <w:webHidden/>
          </w:rPr>
          <w:fldChar w:fldCharType="begin"/>
        </w:r>
        <w:r>
          <w:rPr>
            <w:noProof/>
            <w:webHidden/>
          </w:rPr>
          <w:instrText xml:space="preserve"> PAGEREF _Toc111656053 \h </w:instrText>
        </w:r>
      </w:ins>
      <w:r>
        <w:rPr>
          <w:noProof/>
          <w:webHidden/>
        </w:rPr>
      </w:r>
      <w:r>
        <w:rPr>
          <w:noProof/>
          <w:webHidden/>
        </w:rPr>
        <w:fldChar w:fldCharType="separate"/>
      </w:r>
      <w:ins w:id="450" w:author="user" w:date="2022-08-17T19:13:00Z">
        <w:r>
          <w:rPr>
            <w:noProof/>
            <w:webHidden/>
          </w:rPr>
          <w:t>49</w:t>
        </w:r>
        <w:r>
          <w:rPr>
            <w:noProof/>
            <w:webHidden/>
          </w:rPr>
          <w:fldChar w:fldCharType="end"/>
        </w:r>
        <w:r w:rsidRPr="00720493">
          <w:rPr>
            <w:rStyle w:val="af8"/>
            <w:noProof/>
          </w:rPr>
          <w:fldChar w:fldCharType="end"/>
        </w:r>
      </w:ins>
    </w:p>
    <w:p w14:paraId="12760625" w14:textId="7B42AA15" w:rsidR="00F50424" w:rsidRDefault="00F50424">
      <w:pPr>
        <w:pStyle w:val="21"/>
        <w:tabs>
          <w:tab w:val="left" w:pos="1200"/>
          <w:tab w:val="right" w:leader="dot" w:pos="8494"/>
        </w:tabs>
        <w:ind w:left="480"/>
        <w:rPr>
          <w:ins w:id="451" w:author="user" w:date="2022-08-17T19:13:00Z"/>
          <w:rFonts w:asciiTheme="minorHAnsi" w:eastAsiaTheme="minorEastAsia" w:hAnsiTheme="minorHAnsi" w:cstheme="minorBidi"/>
          <w:noProof/>
          <w:szCs w:val="22"/>
        </w:rPr>
      </w:pPr>
      <w:ins w:id="452" w:author="user" w:date="2022-08-17T19:13:00Z">
        <w:r w:rsidRPr="00720493">
          <w:rPr>
            <w:rStyle w:val="af8"/>
            <w:noProof/>
          </w:rPr>
          <w:fldChar w:fldCharType="begin"/>
        </w:r>
        <w:r w:rsidRPr="00720493">
          <w:rPr>
            <w:rStyle w:val="af8"/>
            <w:noProof/>
          </w:rPr>
          <w:instrText xml:space="preserve"> </w:instrText>
        </w:r>
        <w:r>
          <w:rPr>
            <w:noProof/>
          </w:rPr>
          <w:instrText>HYPERLINK \l "_Toc111656054"</w:instrText>
        </w:r>
        <w:r w:rsidRPr="00720493">
          <w:rPr>
            <w:rStyle w:val="af8"/>
            <w:noProof/>
          </w:rPr>
          <w:instrText xml:space="preserve"> </w:instrText>
        </w:r>
        <w:r w:rsidRPr="00720493">
          <w:rPr>
            <w:rStyle w:val="af8"/>
            <w:noProof/>
          </w:rPr>
          <w:fldChar w:fldCharType="separate"/>
        </w:r>
        <w:r w:rsidRPr="00720493">
          <w:rPr>
            <w:rStyle w:val="af8"/>
            <w:noProof/>
          </w:rPr>
          <w:t>4.1</w:t>
        </w:r>
        <w:r>
          <w:rPr>
            <w:rFonts w:asciiTheme="minorHAnsi" w:eastAsiaTheme="minorEastAsia" w:hAnsiTheme="minorHAnsi" w:cstheme="minorBidi"/>
            <w:noProof/>
            <w:szCs w:val="22"/>
          </w:rPr>
          <w:tab/>
        </w:r>
        <w:r w:rsidRPr="00720493">
          <w:rPr>
            <w:rStyle w:val="af8"/>
            <w:noProof/>
          </w:rPr>
          <w:t>Carbon stock in different compartments</w:t>
        </w:r>
        <w:r>
          <w:rPr>
            <w:noProof/>
            <w:webHidden/>
          </w:rPr>
          <w:tab/>
        </w:r>
        <w:r>
          <w:rPr>
            <w:noProof/>
            <w:webHidden/>
          </w:rPr>
          <w:fldChar w:fldCharType="begin"/>
        </w:r>
        <w:r>
          <w:rPr>
            <w:noProof/>
            <w:webHidden/>
          </w:rPr>
          <w:instrText xml:space="preserve"> PAGEREF _Toc111656054 \h </w:instrText>
        </w:r>
      </w:ins>
      <w:r>
        <w:rPr>
          <w:noProof/>
          <w:webHidden/>
        </w:rPr>
      </w:r>
      <w:r>
        <w:rPr>
          <w:noProof/>
          <w:webHidden/>
        </w:rPr>
        <w:fldChar w:fldCharType="separate"/>
      </w:r>
      <w:ins w:id="453" w:author="user" w:date="2022-08-17T19:13:00Z">
        <w:r>
          <w:rPr>
            <w:noProof/>
            <w:webHidden/>
          </w:rPr>
          <w:t>49</w:t>
        </w:r>
        <w:r>
          <w:rPr>
            <w:noProof/>
            <w:webHidden/>
          </w:rPr>
          <w:fldChar w:fldCharType="end"/>
        </w:r>
        <w:r w:rsidRPr="00720493">
          <w:rPr>
            <w:rStyle w:val="af8"/>
            <w:noProof/>
          </w:rPr>
          <w:fldChar w:fldCharType="end"/>
        </w:r>
      </w:ins>
    </w:p>
    <w:p w14:paraId="54D67934" w14:textId="69C84A43" w:rsidR="00F50424" w:rsidRDefault="00F50424">
      <w:pPr>
        <w:pStyle w:val="21"/>
        <w:tabs>
          <w:tab w:val="left" w:pos="1200"/>
          <w:tab w:val="right" w:leader="dot" w:pos="8494"/>
        </w:tabs>
        <w:ind w:left="480"/>
        <w:rPr>
          <w:ins w:id="454" w:author="user" w:date="2022-08-17T19:13:00Z"/>
          <w:rFonts w:asciiTheme="minorHAnsi" w:eastAsiaTheme="minorEastAsia" w:hAnsiTheme="minorHAnsi" w:cstheme="minorBidi"/>
          <w:noProof/>
          <w:szCs w:val="22"/>
        </w:rPr>
      </w:pPr>
      <w:ins w:id="455" w:author="user" w:date="2022-08-17T19:13:00Z">
        <w:r w:rsidRPr="00720493">
          <w:rPr>
            <w:rStyle w:val="af8"/>
            <w:noProof/>
          </w:rPr>
          <w:fldChar w:fldCharType="begin"/>
        </w:r>
        <w:r w:rsidRPr="00720493">
          <w:rPr>
            <w:rStyle w:val="af8"/>
            <w:noProof/>
          </w:rPr>
          <w:instrText xml:space="preserve"> </w:instrText>
        </w:r>
        <w:r>
          <w:rPr>
            <w:noProof/>
          </w:rPr>
          <w:instrText>HYPERLINK \l "_Toc111656055"</w:instrText>
        </w:r>
        <w:r w:rsidRPr="00720493">
          <w:rPr>
            <w:rStyle w:val="af8"/>
            <w:noProof/>
          </w:rPr>
          <w:instrText xml:space="preserve"> </w:instrText>
        </w:r>
        <w:r w:rsidRPr="00720493">
          <w:rPr>
            <w:rStyle w:val="af8"/>
            <w:noProof/>
          </w:rPr>
          <w:fldChar w:fldCharType="separate"/>
        </w:r>
        <w:r w:rsidRPr="00720493">
          <w:rPr>
            <w:rStyle w:val="af8"/>
            <w:noProof/>
          </w:rPr>
          <w:t>4.2</w:t>
        </w:r>
        <w:r>
          <w:rPr>
            <w:rFonts w:asciiTheme="minorHAnsi" w:eastAsiaTheme="minorEastAsia" w:hAnsiTheme="minorHAnsi" w:cstheme="minorBidi"/>
            <w:noProof/>
            <w:szCs w:val="22"/>
          </w:rPr>
          <w:tab/>
        </w:r>
        <w:r w:rsidRPr="00720493">
          <w:rPr>
            <w:rStyle w:val="af8"/>
            <w:noProof/>
          </w:rPr>
          <w:t>Implemented constraints and model limitations</w:t>
        </w:r>
        <w:r>
          <w:rPr>
            <w:noProof/>
            <w:webHidden/>
          </w:rPr>
          <w:tab/>
        </w:r>
        <w:r>
          <w:rPr>
            <w:noProof/>
            <w:webHidden/>
          </w:rPr>
          <w:fldChar w:fldCharType="begin"/>
        </w:r>
        <w:r>
          <w:rPr>
            <w:noProof/>
            <w:webHidden/>
          </w:rPr>
          <w:instrText xml:space="preserve"> PAGEREF _Toc111656055 \h </w:instrText>
        </w:r>
      </w:ins>
      <w:r>
        <w:rPr>
          <w:noProof/>
          <w:webHidden/>
        </w:rPr>
      </w:r>
      <w:r>
        <w:rPr>
          <w:noProof/>
          <w:webHidden/>
        </w:rPr>
        <w:fldChar w:fldCharType="separate"/>
      </w:r>
      <w:ins w:id="456" w:author="user" w:date="2022-08-17T19:13:00Z">
        <w:r>
          <w:rPr>
            <w:noProof/>
            <w:webHidden/>
          </w:rPr>
          <w:t>51</w:t>
        </w:r>
        <w:r>
          <w:rPr>
            <w:noProof/>
            <w:webHidden/>
          </w:rPr>
          <w:fldChar w:fldCharType="end"/>
        </w:r>
        <w:r w:rsidRPr="00720493">
          <w:rPr>
            <w:rStyle w:val="af8"/>
            <w:noProof/>
          </w:rPr>
          <w:fldChar w:fldCharType="end"/>
        </w:r>
      </w:ins>
    </w:p>
    <w:p w14:paraId="42F4AFD5" w14:textId="5E21271E" w:rsidR="00F50424" w:rsidRDefault="00F50424">
      <w:pPr>
        <w:pStyle w:val="21"/>
        <w:tabs>
          <w:tab w:val="left" w:pos="1200"/>
          <w:tab w:val="right" w:leader="dot" w:pos="8494"/>
        </w:tabs>
        <w:ind w:left="480"/>
        <w:rPr>
          <w:ins w:id="457" w:author="user" w:date="2022-08-17T19:13:00Z"/>
          <w:rFonts w:asciiTheme="minorHAnsi" w:eastAsiaTheme="minorEastAsia" w:hAnsiTheme="minorHAnsi" w:cstheme="minorBidi"/>
          <w:noProof/>
          <w:szCs w:val="22"/>
        </w:rPr>
      </w:pPr>
      <w:ins w:id="458" w:author="user" w:date="2022-08-17T19:13:00Z">
        <w:r w:rsidRPr="00720493">
          <w:rPr>
            <w:rStyle w:val="af8"/>
            <w:noProof/>
          </w:rPr>
          <w:fldChar w:fldCharType="begin"/>
        </w:r>
        <w:r w:rsidRPr="00720493">
          <w:rPr>
            <w:rStyle w:val="af8"/>
            <w:noProof/>
          </w:rPr>
          <w:instrText xml:space="preserve"> </w:instrText>
        </w:r>
        <w:r>
          <w:rPr>
            <w:noProof/>
          </w:rPr>
          <w:instrText>HYPERLINK \l "_Toc111656056"</w:instrText>
        </w:r>
        <w:r w:rsidRPr="00720493">
          <w:rPr>
            <w:rStyle w:val="af8"/>
            <w:noProof/>
          </w:rPr>
          <w:instrText xml:space="preserve"> </w:instrText>
        </w:r>
        <w:r w:rsidRPr="00720493">
          <w:rPr>
            <w:rStyle w:val="af8"/>
            <w:noProof/>
          </w:rPr>
          <w:fldChar w:fldCharType="separate"/>
        </w:r>
        <w:r w:rsidRPr="00720493">
          <w:rPr>
            <w:rStyle w:val="af8"/>
            <w:noProof/>
          </w:rPr>
          <w:t>4.3</w:t>
        </w:r>
        <w:r>
          <w:rPr>
            <w:rFonts w:asciiTheme="minorHAnsi" w:eastAsiaTheme="minorEastAsia" w:hAnsiTheme="minorHAnsi" w:cstheme="minorBidi"/>
            <w:noProof/>
            <w:szCs w:val="22"/>
          </w:rPr>
          <w:tab/>
        </w:r>
        <w:r w:rsidRPr="00720493">
          <w:rPr>
            <w:rStyle w:val="af8"/>
            <w:noProof/>
          </w:rPr>
          <w:t>Carbon demand from the benthic community</w:t>
        </w:r>
        <w:r>
          <w:rPr>
            <w:noProof/>
            <w:webHidden/>
          </w:rPr>
          <w:tab/>
        </w:r>
        <w:r>
          <w:rPr>
            <w:noProof/>
            <w:webHidden/>
          </w:rPr>
          <w:fldChar w:fldCharType="begin"/>
        </w:r>
        <w:r>
          <w:rPr>
            <w:noProof/>
            <w:webHidden/>
          </w:rPr>
          <w:instrText xml:space="preserve"> PAGEREF _Toc111656056 \h </w:instrText>
        </w:r>
      </w:ins>
      <w:r>
        <w:rPr>
          <w:noProof/>
          <w:webHidden/>
        </w:rPr>
      </w:r>
      <w:r>
        <w:rPr>
          <w:noProof/>
          <w:webHidden/>
        </w:rPr>
        <w:fldChar w:fldCharType="separate"/>
      </w:r>
      <w:ins w:id="459" w:author="user" w:date="2022-08-17T19:13:00Z">
        <w:r>
          <w:rPr>
            <w:noProof/>
            <w:webHidden/>
          </w:rPr>
          <w:t>58</w:t>
        </w:r>
        <w:r>
          <w:rPr>
            <w:noProof/>
            <w:webHidden/>
          </w:rPr>
          <w:fldChar w:fldCharType="end"/>
        </w:r>
        <w:r w:rsidRPr="00720493">
          <w:rPr>
            <w:rStyle w:val="af8"/>
            <w:noProof/>
          </w:rPr>
          <w:fldChar w:fldCharType="end"/>
        </w:r>
      </w:ins>
    </w:p>
    <w:p w14:paraId="400A6674" w14:textId="5ED94CC3" w:rsidR="00F50424" w:rsidRDefault="00F50424">
      <w:pPr>
        <w:pStyle w:val="21"/>
        <w:tabs>
          <w:tab w:val="left" w:pos="1200"/>
          <w:tab w:val="right" w:leader="dot" w:pos="8494"/>
        </w:tabs>
        <w:ind w:left="480"/>
        <w:rPr>
          <w:ins w:id="460" w:author="user" w:date="2022-08-17T19:13:00Z"/>
          <w:rFonts w:asciiTheme="minorHAnsi" w:eastAsiaTheme="minorEastAsia" w:hAnsiTheme="minorHAnsi" w:cstheme="minorBidi"/>
          <w:noProof/>
          <w:szCs w:val="22"/>
        </w:rPr>
      </w:pPr>
      <w:ins w:id="461" w:author="user" w:date="2022-08-17T19:13:00Z">
        <w:r w:rsidRPr="00720493">
          <w:rPr>
            <w:rStyle w:val="af8"/>
            <w:noProof/>
          </w:rPr>
          <w:fldChar w:fldCharType="begin"/>
        </w:r>
        <w:r w:rsidRPr="00720493">
          <w:rPr>
            <w:rStyle w:val="af8"/>
            <w:noProof/>
          </w:rPr>
          <w:instrText xml:space="preserve"> </w:instrText>
        </w:r>
        <w:r>
          <w:rPr>
            <w:noProof/>
          </w:rPr>
          <w:instrText>HYPERLINK \l "_Toc111656057"</w:instrText>
        </w:r>
        <w:r w:rsidRPr="00720493">
          <w:rPr>
            <w:rStyle w:val="af8"/>
            <w:noProof/>
          </w:rPr>
          <w:instrText xml:space="preserve"> </w:instrText>
        </w:r>
        <w:r w:rsidRPr="00720493">
          <w:rPr>
            <w:rStyle w:val="af8"/>
            <w:noProof/>
          </w:rPr>
          <w:fldChar w:fldCharType="separate"/>
        </w:r>
        <w:r w:rsidRPr="00720493">
          <w:rPr>
            <w:rStyle w:val="af8"/>
            <w:noProof/>
          </w:rPr>
          <w:t>4.4</w:t>
        </w:r>
        <w:r>
          <w:rPr>
            <w:rFonts w:asciiTheme="minorHAnsi" w:eastAsiaTheme="minorEastAsia" w:hAnsiTheme="minorHAnsi" w:cstheme="minorBidi"/>
            <w:noProof/>
            <w:szCs w:val="22"/>
          </w:rPr>
          <w:tab/>
        </w:r>
        <w:r w:rsidRPr="00720493">
          <w:rPr>
            <w:rStyle w:val="af8"/>
            <w:noProof/>
          </w:rPr>
          <w:t>Network characteristics</w:t>
        </w:r>
        <w:r>
          <w:rPr>
            <w:noProof/>
            <w:webHidden/>
          </w:rPr>
          <w:tab/>
        </w:r>
        <w:r>
          <w:rPr>
            <w:noProof/>
            <w:webHidden/>
          </w:rPr>
          <w:fldChar w:fldCharType="begin"/>
        </w:r>
        <w:r>
          <w:rPr>
            <w:noProof/>
            <w:webHidden/>
          </w:rPr>
          <w:instrText xml:space="preserve"> PAGEREF _Toc111656057 \h </w:instrText>
        </w:r>
      </w:ins>
      <w:r>
        <w:rPr>
          <w:noProof/>
          <w:webHidden/>
        </w:rPr>
      </w:r>
      <w:r>
        <w:rPr>
          <w:noProof/>
          <w:webHidden/>
        </w:rPr>
        <w:fldChar w:fldCharType="separate"/>
      </w:r>
      <w:ins w:id="462" w:author="user" w:date="2022-08-17T19:13:00Z">
        <w:r>
          <w:rPr>
            <w:noProof/>
            <w:webHidden/>
          </w:rPr>
          <w:t>60</w:t>
        </w:r>
        <w:r>
          <w:rPr>
            <w:noProof/>
            <w:webHidden/>
          </w:rPr>
          <w:fldChar w:fldCharType="end"/>
        </w:r>
        <w:r w:rsidRPr="00720493">
          <w:rPr>
            <w:rStyle w:val="af8"/>
            <w:noProof/>
          </w:rPr>
          <w:fldChar w:fldCharType="end"/>
        </w:r>
      </w:ins>
    </w:p>
    <w:p w14:paraId="6A095571" w14:textId="204D746B" w:rsidR="00F50424" w:rsidRDefault="00F50424">
      <w:pPr>
        <w:pStyle w:val="21"/>
        <w:tabs>
          <w:tab w:val="left" w:pos="1200"/>
          <w:tab w:val="right" w:leader="dot" w:pos="8494"/>
        </w:tabs>
        <w:ind w:left="480"/>
        <w:rPr>
          <w:ins w:id="463" w:author="user" w:date="2022-08-17T19:13:00Z"/>
          <w:rFonts w:asciiTheme="minorHAnsi" w:eastAsiaTheme="minorEastAsia" w:hAnsiTheme="minorHAnsi" w:cstheme="minorBidi"/>
          <w:noProof/>
          <w:szCs w:val="22"/>
        </w:rPr>
      </w:pPr>
      <w:ins w:id="464" w:author="user" w:date="2022-08-17T19:13:00Z">
        <w:r w:rsidRPr="00720493">
          <w:rPr>
            <w:rStyle w:val="af8"/>
            <w:noProof/>
          </w:rPr>
          <w:fldChar w:fldCharType="begin"/>
        </w:r>
        <w:r w:rsidRPr="00720493">
          <w:rPr>
            <w:rStyle w:val="af8"/>
            <w:noProof/>
          </w:rPr>
          <w:instrText xml:space="preserve"> </w:instrText>
        </w:r>
        <w:r>
          <w:rPr>
            <w:noProof/>
          </w:rPr>
          <w:instrText>HYPERLINK \l "_Toc111656058"</w:instrText>
        </w:r>
        <w:r w:rsidRPr="00720493">
          <w:rPr>
            <w:rStyle w:val="af8"/>
            <w:noProof/>
          </w:rPr>
          <w:instrText xml:space="preserve"> </w:instrText>
        </w:r>
        <w:r w:rsidRPr="00720493">
          <w:rPr>
            <w:rStyle w:val="af8"/>
            <w:noProof/>
          </w:rPr>
          <w:fldChar w:fldCharType="separate"/>
        </w:r>
        <w:r w:rsidRPr="00720493">
          <w:rPr>
            <w:rStyle w:val="af8"/>
            <w:noProof/>
          </w:rPr>
          <w:t>4.5</w:t>
        </w:r>
        <w:r>
          <w:rPr>
            <w:rFonts w:asciiTheme="minorHAnsi" w:eastAsiaTheme="minorEastAsia" w:hAnsiTheme="minorHAnsi" w:cstheme="minorBidi"/>
            <w:noProof/>
            <w:szCs w:val="22"/>
          </w:rPr>
          <w:tab/>
        </w:r>
        <w:r w:rsidRPr="00720493">
          <w:rPr>
            <w:rStyle w:val="af8"/>
            <w:noProof/>
          </w:rPr>
          <w:t>Burial efficiency and carbon sequestration in the GPSC</w:t>
        </w:r>
        <w:r>
          <w:rPr>
            <w:noProof/>
            <w:webHidden/>
          </w:rPr>
          <w:tab/>
        </w:r>
        <w:r>
          <w:rPr>
            <w:noProof/>
            <w:webHidden/>
          </w:rPr>
          <w:fldChar w:fldCharType="begin"/>
        </w:r>
        <w:r>
          <w:rPr>
            <w:noProof/>
            <w:webHidden/>
          </w:rPr>
          <w:instrText xml:space="preserve"> PAGEREF _Toc111656058 \h </w:instrText>
        </w:r>
      </w:ins>
      <w:r>
        <w:rPr>
          <w:noProof/>
          <w:webHidden/>
        </w:rPr>
      </w:r>
      <w:r>
        <w:rPr>
          <w:noProof/>
          <w:webHidden/>
        </w:rPr>
        <w:fldChar w:fldCharType="separate"/>
      </w:r>
      <w:ins w:id="465" w:author="user" w:date="2022-08-17T19:13:00Z">
        <w:r>
          <w:rPr>
            <w:noProof/>
            <w:webHidden/>
          </w:rPr>
          <w:t>63</w:t>
        </w:r>
        <w:r>
          <w:rPr>
            <w:noProof/>
            <w:webHidden/>
          </w:rPr>
          <w:fldChar w:fldCharType="end"/>
        </w:r>
        <w:r w:rsidRPr="00720493">
          <w:rPr>
            <w:rStyle w:val="af8"/>
            <w:noProof/>
          </w:rPr>
          <w:fldChar w:fldCharType="end"/>
        </w:r>
      </w:ins>
    </w:p>
    <w:p w14:paraId="031FC013" w14:textId="6B8483AC" w:rsidR="00F50424" w:rsidRDefault="00F50424">
      <w:pPr>
        <w:pStyle w:val="17"/>
        <w:tabs>
          <w:tab w:val="left" w:pos="400"/>
          <w:tab w:val="right" w:leader="dot" w:pos="8494"/>
        </w:tabs>
        <w:rPr>
          <w:ins w:id="466" w:author="user" w:date="2022-08-17T19:13:00Z"/>
          <w:rFonts w:asciiTheme="minorHAnsi" w:eastAsiaTheme="minorEastAsia" w:hAnsiTheme="minorHAnsi" w:cstheme="minorBidi"/>
          <w:noProof/>
          <w:szCs w:val="22"/>
        </w:rPr>
      </w:pPr>
      <w:ins w:id="467" w:author="user" w:date="2022-08-17T19:13:00Z">
        <w:r w:rsidRPr="00720493">
          <w:rPr>
            <w:rStyle w:val="af8"/>
            <w:noProof/>
          </w:rPr>
          <w:fldChar w:fldCharType="begin"/>
        </w:r>
        <w:r w:rsidRPr="00720493">
          <w:rPr>
            <w:rStyle w:val="af8"/>
            <w:noProof/>
          </w:rPr>
          <w:instrText xml:space="preserve"> </w:instrText>
        </w:r>
        <w:r>
          <w:rPr>
            <w:noProof/>
          </w:rPr>
          <w:instrText>HYPERLINK \l "_Toc111656059"</w:instrText>
        </w:r>
        <w:r w:rsidRPr="00720493">
          <w:rPr>
            <w:rStyle w:val="af8"/>
            <w:noProof/>
          </w:rPr>
          <w:instrText xml:space="preserve"> </w:instrText>
        </w:r>
        <w:r w:rsidRPr="00720493">
          <w:rPr>
            <w:rStyle w:val="af8"/>
            <w:noProof/>
          </w:rPr>
          <w:fldChar w:fldCharType="separate"/>
        </w:r>
        <w:r w:rsidRPr="00720493">
          <w:rPr>
            <w:rStyle w:val="af8"/>
            <w:noProof/>
          </w:rPr>
          <w:t>5</w:t>
        </w:r>
        <w:r>
          <w:rPr>
            <w:rFonts w:asciiTheme="minorHAnsi" w:eastAsiaTheme="minorEastAsia" w:hAnsiTheme="minorHAnsi" w:cstheme="minorBidi"/>
            <w:noProof/>
            <w:szCs w:val="22"/>
          </w:rPr>
          <w:tab/>
        </w:r>
        <w:r w:rsidRPr="00720493">
          <w:rPr>
            <w:rStyle w:val="af8"/>
            <w:noProof/>
          </w:rPr>
          <w:t>Conclusion</w:t>
        </w:r>
        <w:r>
          <w:rPr>
            <w:noProof/>
            <w:webHidden/>
          </w:rPr>
          <w:tab/>
        </w:r>
        <w:r>
          <w:rPr>
            <w:noProof/>
            <w:webHidden/>
          </w:rPr>
          <w:fldChar w:fldCharType="begin"/>
        </w:r>
        <w:r>
          <w:rPr>
            <w:noProof/>
            <w:webHidden/>
          </w:rPr>
          <w:instrText xml:space="preserve"> PAGEREF _Toc111656059 \h </w:instrText>
        </w:r>
      </w:ins>
      <w:r>
        <w:rPr>
          <w:noProof/>
          <w:webHidden/>
        </w:rPr>
      </w:r>
      <w:r>
        <w:rPr>
          <w:noProof/>
          <w:webHidden/>
        </w:rPr>
        <w:fldChar w:fldCharType="separate"/>
      </w:r>
      <w:ins w:id="468" w:author="user" w:date="2022-08-17T19:13:00Z">
        <w:r>
          <w:rPr>
            <w:noProof/>
            <w:webHidden/>
          </w:rPr>
          <w:t>67</w:t>
        </w:r>
        <w:r>
          <w:rPr>
            <w:noProof/>
            <w:webHidden/>
          </w:rPr>
          <w:fldChar w:fldCharType="end"/>
        </w:r>
        <w:r w:rsidRPr="00720493">
          <w:rPr>
            <w:rStyle w:val="af8"/>
            <w:noProof/>
          </w:rPr>
          <w:fldChar w:fldCharType="end"/>
        </w:r>
      </w:ins>
    </w:p>
    <w:p w14:paraId="74183B37" w14:textId="5594508C" w:rsidR="00F50424" w:rsidRDefault="00F50424">
      <w:pPr>
        <w:pStyle w:val="17"/>
        <w:tabs>
          <w:tab w:val="left" w:pos="400"/>
          <w:tab w:val="right" w:leader="dot" w:pos="8494"/>
        </w:tabs>
        <w:rPr>
          <w:ins w:id="469" w:author="user" w:date="2022-08-17T19:13:00Z"/>
          <w:rFonts w:asciiTheme="minorHAnsi" w:eastAsiaTheme="minorEastAsia" w:hAnsiTheme="minorHAnsi" w:cstheme="minorBidi"/>
          <w:noProof/>
          <w:szCs w:val="22"/>
        </w:rPr>
      </w:pPr>
      <w:ins w:id="470" w:author="user" w:date="2022-08-17T19:13:00Z">
        <w:r w:rsidRPr="00720493">
          <w:rPr>
            <w:rStyle w:val="af8"/>
            <w:noProof/>
          </w:rPr>
          <w:fldChar w:fldCharType="begin"/>
        </w:r>
        <w:r w:rsidRPr="00720493">
          <w:rPr>
            <w:rStyle w:val="af8"/>
            <w:noProof/>
          </w:rPr>
          <w:instrText xml:space="preserve"> </w:instrText>
        </w:r>
        <w:r>
          <w:rPr>
            <w:noProof/>
          </w:rPr>
          <w:instrText>HYPERLINK \l "_Toc111656060"</w:instrText>
        </w:r>
        <w:r w:rsidRPr="00720493">
          <w:rPr>
            <w:rStyle w:val="af8"/>
            <w:noProof/>
          </w:rPr>
          <w:instrText xml:space="preserve"> </w:instrText>
        </w:r>
        <w:r w:rsidRPr="00720493">
          <w:rPr>
            <w:rStyle w:val="af8"/>
            <w:noProof/>
          </w:rPr>
          <w:fldChar w:fldCharType="separate"/>
        </w:r>
        <w:r w:rsidRPr="00720493">
          <w:rPr>
            <w:rStyle w:val="af8"/>
            <w:noProof/>
          </w:rPr>
          <w:t>6</w:t>
        </w:r>
        <w:r>
          <w:rPr>
            <w:rFonts w:asciiTheme="minorHAnsi" w:eastAsiaTheme="minorEastAsia" w:hAnsiTheme="minorHAnsi" w:cstheme="minorBidi"/>
            <w:noProof/>
            <w:szCs w:val="22"/>
          </w:rPr>
          <w:tab/>
        </w:r>
        <w:r w:rsidRPr="00720493">
          <w:rPr>
            <w:rStyle w:val="af8"/>
            <w:noProof/>
          </w:rPr>
          <w:t>Reference</w:t>
        </w:r>
        <w:r>
          <w:rPr>
            <w:noProof/>
            <w:webHidden/>
          </w:rPr>
          <w:tab/>
        </w:r>
        <w:r>
          <w:rPr>
            <w:noProof/>
            <w:webHidden/>
          </w:rPr>
          <w:fldChar w:fldCharType="begin"/>
        </w:r>
        <w:r>
          <w:rPr>
            <w:noProof/>
            <w:webHidden/>
          </w:rPr>
          <w:instrText xml:space="preserve"> PAGEREF _Toc111656060 \h </w:instrText>
        </w:r>
      </w:ins>
      <w:r>
        <w:rPr>
          <w:noProof/>
          <w:webHidden/>
        </w:rPr>
      </w:r>
      <w:r>
        <w:rPr>
          <w:noProof/>
          <w:webHidden/>
        </w:rPr>
        <w:fldChar w:fldCharType="separate"/>
      </w:r>
      <w:ins w:id="471" w:author="user" w:date="2022-08-17T19:13:00Z">
        <w:r>
          <w:rPr>
            <w:noProof/>
            <w:webHidden/>
          </w:rPr>
          <w:t>69</w:t>
        </w:r>
        <w:r>
          <w:rPr>
            <w:noProof/>
            <w:webHidden/>
          </w:rPr>
          <w:fldChar w:fldCharType="end"/>
        </w:r>
        <w:r w:rsidRPr="00720493">
          <w:rPr>
            <w:rStyle w:val="af8"/>
            <w:noProof/>
          </w:rPr>
          <w:fldChar w:fldCharType="end"/>
        </w:r>
      </w:ins>
    </w:p>
    <w:p w14:paraId="60A4B487" w14:textId="00C9DB99" w:rsidR="00F50424" w:rsidRDefault="00F50424">
      <w:pPr>
        <w:pStyle w:val="17"/>
        <w:tabs>
          <w:tab w:val="right" w:leader="dot" w:pos="8494"/>
        </w:tabs>
        <w:rPr>
          <w:ins w:id="472" w:author="user" w:date="2022-08-17T19:13:00Z"/>
          <w:rFonts w:asciiTheme="minorHAnsi" w:eastAsiaTheme="minorEastAsia" w:hAnsiTheme="minorHAnsi" w:cstheme="minorBidi"/>
          <w:noProof/>
          <w:szCs w:val="22"/>
        </w:rPr>
      </w:pPr>
      <w:ins w:id="473" w:author="user" w:date="2022-08-17T19:13:00Z">
        <w:r w:rsidRPr="00720493">
          <w:rPr>
            <w:rStyle w:val="af8"/>
            <w:noProof/>
          </w:rPr>
          <w:fldChar w:fldCharType="begin"/>
        </w:r>
        <w:r w:rsidRPr="00720493">
          <w:rPr>
            <w:rStyle w:val="af8"/>
            <w:noProof/>
          </w:rPr>
          <w:instrText xml:space="preserve"> </w:instrText>
        </w:r>
        <w:r>
          <w:rPr>
            <w:noProof/>
          </w:rPr>
          <w:instrText>HYPERLINK \l "_Toc111656061"</w:instrText>
        </w:r>
        <w:r w:rsidRPr="00720493">
          <w:rPr>
            <w:rStyle w:val="af8"/>
            <w:noProof/>
          </w:rPr>
          <w:instrText xml:space="preserve"> </w:instrText>
        </w:r>
        <w:r w:rsidRPr="00720493">
          <w:rPr>
            <w:rStyle w:val="af8"/>
            <w:noProof/>
          </w:rPr>
          <w:fldChar w:fldCharType="separate"/>
        </w:r>
        <w:r w:rsidRPr="00720493">
          <w:rPr>
            <w:rStyle w:val="af8"/>
            <w:noProof/>
          </w:rPr>
          <w:t>Table</w:t>
        </w:r>
        <w:r>
          <w:rPr>
            <w:noProof/>
            <w:webHidden/>
          </w:rPr>
          <w:tab/>
        </w:r>
        <w:r>
          <w:rPr>
            <w:noProof/>
            <w:webHidden/>
          </w:rPr>
          <w:fldChar w:fldCharType="begin"/>
        </w:r>
        <w:r>
          <w:rPr>
            <w:noProof/>
            <w:webHidden/>
          </w:rPr>
          <w:instrText xml:space="preserve"> PAGEREF _Toc111656061 \h </w:instrText>
        </w:r>
      </w:ins>
      <w:r>
        <w:rPr>
          <w:noProof/>
          <w:webHidden/>
        </w:rPr>
      </w:r>
      <w:r>
        <w:rPr>
          <w:noProof/>
          <w:webHidden/>
        </w:rPr>
        <w:fldChar w:fldCharType="separate"/>
      </w:r>
      <w:ins w:id="474" w:author="user" w:date="2022-08-17T19:13:00Z">
        <w:r>
          <w:rPr>
            <w:noProof/>
            <w:webHidden/>
          </w:rPr>
          <w:t>85</w:t>
        </w:r>
        <w:r>
          <w:rPr>
            <w:noProof/>
            <w:webHidden/>
          </w:rPr>
          <w:fldChar w:fldCharType="end"/>
        </w:r>
        <w:r w:rsidRPr="00720493">
          <w:rPr>
            <w:rStyle w:val="af8"/>
            <w:noProof/>
          </w:rPr>
          <w:fldChar w:fldCharType="end"/>
        </w:r>
      </w:ins>
    </w:p>
    <w:p w14:paraId="29AE8014" w14:textId="544FE9FF" w:rsidR="00F50424" w:rsidRDefault="00F50424">
      <w:pPr>
        <w:pStyle w:val="17"/>
        <w:tabs>
          <w:tab w:val="right" w:leader="dot" w:pos="8494"/>
        </w:tabs>
        <w:rPr>
          <w:ins w:id="475" w:author="user" w:date="2022-08-17T19:13:00Z"/>
          <w:rFonts w:asciiTheme="minorHAnsi" w:eastAsiaTheme="minorEastAsia" w:hAnsiTheme="minorHAnsi" w:cstheme="minorBidi"/>
          <w:noProof/>
          <w:szCs w:val="22"/>
        </w:rPr>
      </w:pPr>
      <w:ins w:id="476" w:author="user" w:date="2022-08-17T19:13:00Z">
        <w:r w:rsidRPr="00720493">
          <w:rPr>
            <w:rStyle w:val="af8"/>
            <w:noProof/>
          </w:rPr>
          <w:lastRenderedPageBreak/>
          <w:fldChar w:fldCharType="begin"/>
        </w:r>
        <w:r w:rsidRPr="00720493">
          <w:rPr>
            <w:rStyle w:val="af8"/>
            <w:noProof/>
          </w:rPr>
          <w:instrText xml:space="preserve"> </w:instrText>
        </w:r>
        <w:r>
          <w:rPr>
            <w:noProof/>
          </w:rPr>
          <w:instrText>HYPERLINK \l "_Toc111656062"</w:instrText>
        </w:r>
        <w:r w:rsidRPr="00720493">
          <w:rPr>
            <w:rStyle w:val="af8"/>
            <w:noProof/>
          </w:rPr>
          <w:instrText xml:space="preserve"> </w:instrText>
        </w:r>
        <w:r w:rsidRPr="00720493">
          <w:rPr>
            <w:rStyle w:val="af8"/>
            <w:noProof/>
          </w:rPr>
          <w:fldChar w:fldCharType="separate"/>
        </w:r>
        <w:r w:rsidRPr="00720493">
          <w:rPr>
            <w:rStyle w:val="af8"/>
            <w:noProof/>
          </w:rPr>
          <w:t>Figure</w:t>
        </w:r>
        <w:r>
          <w:rPr>
            <w:noProof/>
            <w:webHidden/>
          </w:rPr>
          <w:tab/>
        </w:r>
        <w:r>
          <w:rPr>
            <w:noProof/>
            <w:webHidden/>
          </w:rPr>
          <w:fldChar w:fldCharType="begin"/>
        </w:r>
        <w:r>
          <w:rPr>
            <w:noProof/>
            <w:webHidden/>
          </w:rPr>
          <w:instrText xml:space="preserve"> PAGEREF _Toc111656062 \h </w:instrText>
        </w:r>
      </w:ins>
      <w:r>
        <w:rPr>
          <w:noProof/>
          <w:webHidden/>
        </w:rPr>
      </w:r>
      <w:r>
        <w:rPr>
          <w:noProof/>
          <w:webHidden/>
        </w:rPr>
        <w:fldChar w:fldCharType="separate"/>
      </w:r>
      <w:ins w:id="477" w:author="user" w:date="2022-08-17T19:13:00Z">
        <w:r>
          <w:rPr>
            <w:noProof/>
            <w:webHidden/>
          </w:rPr>
          <w:t>98</w:t>
        </w:r>
        <w:r>
          <w:rPr>
            <w:noProof/>
            <w:webHidden/>
          </w:rPr>
          <w:fldChar w:fldCharType="end"/>
        </w:r>
        <w:r w:rsidRPr="00720493">
          <w:rPr>
            <w:rStyle w:val="af8"/>
            <w:noProof/>
          </w:rPr>
          <w:fldChar w:fldCharType="end"/>
        </w:r>
      </w:ins>
    </w:p>
    <w:p w14:paraId="26F0BD2B" w14:textId="619D6B72" w:rsidR="00A675BB" w:rsidDel="00F50424" w:rsidRDefault="00A675BB">
      <w:pPr>
        <w:pStyle w:val="17"/>
        <w:tabs>
          <w:tab w:val="right" w:leader="dot" w:pos="8494"/>
        </w:tabs>
        <w:rPr>
          <w:del w:id="478" w:author="user" w:date="2022-08-17T19:13:00Z"/>
          <w:rFonts w:asciiTheme="minorHAnsi" w:eastAsiaTheme="minorEastAsia" w:hAnsiTheme="minorHAnsi" w:cstheme="minorBidi"/>
          <w:noProof/>
          <w:szCs w:val="22"/>
        </w:rPr>
      </w:pPr>
      <w:del w:id="479" w:author="user" w:date="2022-08-17T19:13:00Z">
        <w:r w:rsidRPr="00F50424" w:rsidDel="00F50424">
          <w:rPr>
            <w:rFonts w:hint="eastAsia"/>
            <w:rPrChange w:id="480" w:author="user" w:date="2022-08-17T19:13:00Z">
              <w:rPr>
                <w:rStyle w:val="af8"/>
                <w:rFonts w:hint="eastAsia"/>
                <w:noProof/>
              </w:rPr>
            </w:rPrChange>
          </w:rPr>
          <w:delText>論文口試委員審定書</w:delText>
        </w:r>
        <w:r w:rsidDel="00F50424">
          <w:rPr>
            <w:noProof/>
            <w:webHidden/>
          </w:rPr>
          <w:tab/>
        </w:r>
        <w:r w:rsidR="001578CE" w:rsidDel="00F50424">
          <w:rPr>
            <w:noProof/>
            <w:webHidden/>
          </w:rPr>
          <w:delText>i</w:delText>
        </w:r>
      </w:del>
    </w:p>
    <w:p w14:paraId="7C95DB35" w14:textId="1C778748" w:rsidR="00A675BB" w:rsidDel="00F50424" w:rsidRDefault="00A675BB">
      <w:pPr>
        <w:pStyle w:val="17"/>
        <w:tabs>
          <w:tab w:val="right" w:leader="dot" w:pos="8494"/>
        </w:tabs>
        <w:rPr>
          <w:del w:id="481" w:author="user" w:date="2022-08-17T19:13:00Z"/>
          <w:rFonts w:asciiTheme="minorHAnsi" w:eastAsiaTheme="minorEastAsia" w:hAnsiTheme="minorHAnsi" w:cstheme="minorBidi"/>
          <w:noProof/>
          <w:szCs w:val="22"/>
        </w:rPr>
      </w:pPr>
      <w:del w:id="482" w:author="user" w:date="2022-08-17T19:13:00Z">
        <w:r w:rsidRPr="00F50424" w:rsidDel="00F50424">
          <w:rPr>
            <w:rPrChange w:id="483" w:author="user" w:date="2022-08-17T19:13:00Z">
              <w:rPr>
                <w:rStyle w:val="af8"/>
                <w:noProof/>
              </w:rPr>
            </w:rPrChange>
          </w:rPr>
          <w:delText>Acknowledgement</w:delText>
        </w:r>
        <w:r w:rsidDel="00F50424">
          <w:rPr>
            <w:noProof/>
            <w:webHidden/>
          </w:rPr>
          <w:tab/>
        </w:r>
        <w:r w:rsidR="001578CE" w:rsidDel="00F50424">
          <w:rPr>
            <w:noProof/>
            <w:webHidden/>
          </w:rPr>
          <w:delText>ii</w:delText>
        </w:r>
      </w:del>
    </w:p>
    <w:p w14:paraId="1C077020" w14:textId="1E2615C1" w:rsidR="00A675BB" w:rsidDel="00F50424" w:rsidRDefault="00A675BB">
      <w:pPr>
        <w:pStyle w:val="17"/>
        <w:tabs>
          <w:tab w:val="right" w:leader="dot" w:pos="8494"/>
        </w:tabs>
        <w:rPr>
          <w:del w:id="484" w:author="user" w:date="2022-08-17T19:13:00Z"/>
          <w:rFonts w:asciiTheme="minorHAnsi" w:eastAsiaTheme="minorEastAsia" w:hAnsiTheme="minorHAnsi" w:cstheme="minorBidi"/>
          <w:noProof/>
          <w:szCs w:val="22"/>
        </w:rPr>
      </w:pPr>
      <w:del w:id="485" w:author="user" w:date="2022-08-17T19:13:00Z">
        <w:r w:rsidRPr="00F50424" w:rsidDel="00F50424">
          <w:rPr>
            <w:rFonts w:hint="eastAsia"/>
            <w:rPrChange w:id="486" w:author="user" w:date="2022-08-17T19:13:00Z">
              <w:rPr>
                <w:rStyle w:val="af8"/>
                <w:rFonts w:hint="eastAsia"/>
                <w:noProof/>
              </w:rPr>
            </w:rPrChange>
          </w:rPr>
          <w:delText>摘要</w:delText>
        </w:r>
        <w:r w:rsidDel="00F50424">
          <w:rPr>
            <w:noProof/>
            <w:webHidden/>
          </w:rPr>
          <w:tab/>
        </w:r>
        <w:r w:rsidR="001578CE" w:rsidDel="00F50424">
          <w:rPr>
            <w:noProof/>
            <w:webHidden/>
          </w:rPr>
          <w:delText>iii</w:delText>
        </w:r>
      </w:del>
    </w:p>
    <w:p w14:paraId="64653671" w14:textId="7AD7A146" w:rsidR="00A675BB" w:rsidDel="00F50424" w:rsidRDefault="00A675BB">
      <w:pPr>
        <w:pStyle w:val="17"/>
        <w:tabs>
          <w:tab w:val="right" w:leader="dot" w:pos="8494"/>
        </w:tabs>
        <w:rPr>
          <w:del w:id="487" w:author="user" w:date="2022-08-17T19:13:00Z"/>
          <w:rFonts w:asciiTheme="minorHAnsi" w:eastAsiaTheme="minorEastAsia" w:hAnsiTheme="minorHAnsi" w:cstheme="minorBidi"/>
          <w:noProof/>
          <w:szCs w:val="22"/>
        </w:rPr>
      </w:pPr>
      <w:del w:id="488" w:author="user" w:date="2022-08-17T19:13:00Z">
        <w:r w:rsidRPr="00F50424" w:rsidDel="00F50424">
          <w:rPr>
            <w:rPrChange w:id="489" w:author="user" w:date="2022-08-17T19:13:00Z">
              <w:rPr>
                <w:rStyle w:val="af8"/>
                <w:noProof/>
              </w:rPr>
            </w:rPrChange>
          </w:rPr>
          <w:delText>Abstract</w:delText>
        </w:r>
        <w:r w:rsidDel="00F50424">
          <w:rPr>
            <w:noProof/>
            <w:webHidden/>
          </w:rPr>
          <w:tab/>
        </w:r>
        <w:r w:rsidR="001578CE" w:rsidDel="00F50424">
          <w:rPr>
            <w:noProof/>
            <w:webHidden/>
          </w:rPr>
          <w:delText>v</w:delText>
        </w:r>
      </w:del>
    </w:p>
    <w:p w14:paraId="19E67D72" w14:textId="3181274E" w:rsidR="00A675BB" w:rsidDel="00F50424" w:rsidRDefault="00A675BB">
      <w:pPr>
        <w:pStyle w:val="17"/>
        <w:tabs>
          <w:tab w:val="right" w:leader="dot" w:pos="8494"/>
        </w:tabs>
        <w:rPr>
          <w:del w:id="490" w:author="user" w:date="2022-08-17T19:13:00Z"/>
          <w:rFonts w:asciiTheme="minorHAnsi" w:eastAsiaTheme="minorEastAsia" w:hAnsiTheme="minorHAnsi" w:cstheme="minorBidi"/>
          <w:noProof/>
          <w:szCs w:val="22"/>
        </w:rPr>
      </w:pPr>
      <w:del w:id="491" w:author="user" w:date="2022-08-17T19:13:00Z">
        <w:r w:rsidRPr="00F50424" w:rsidDel="00F50424">
          <w:rPr>
            <w:rPrChange w:id="492" w:author="user" w:date="2022-08-17T19:13:00Z">
              <w:rPr>
                <w:rStyle w:val="af8"/>
                <w:noProof/>
              </w:rPr>
            </w:rPrChange>
          </w:rPr>
          <w:delText>Content</w:delText>
        </w:r>
        <w:r w:rsidDel="00F50424">
          <w:rPr>
            <w:noProof/>
            <w:webHidden/>
          </w:rPr>
          <w:tab/>
        </w:r>
        <w:r w:rsidR="001578CE" w:rsidDel="00F50424">
          <w:rPr>
            <w:noProof/>
            <w:webHidden/>
          </w:rPr>
          <w:delText>viii</w:delText>
        </w:r>
      </w:del>
    </w:p>
    <w:p w14:paraId="3A674393" w14:textId="6F8A6668" w:rsidR="00A675BB" w:rsidDel="00F50424" w:rsidRDefault="00A675BB">
      <w:pPr>
        <w:pStyle w:val="17"/>
        <w:tabs>
          <w:tab w:val="right" w:leader="dot" w:pos="8494"/>
        </w:tabs>
        <w:rPr>
          <w:del w:id="493" w:author="user" w:date="2022-08-17T19:13:00Z"/>
          <w:rFonts w:asciiTheme="minorHAnsi" w:eastAsiaTheme="minorEastAsia" w:hAnsiTheme="minorHAnsi" w:cstheme="minorBidi"/>
          <w:noProof/>
          <w:szCs w:val="22"/>
        </w:rPr>
      </w:pPr>
      <w:del w:id="494" w:author="user" w:date="2022-08-17T19:13:00Z">
        <w:r w:rsidRPr="00F50424" w:rsidDel="00F50424">
          <w:rPr>
            <w:rPrChange w:id="495" w:author="user" w:date="2022-08-17T19:13:00Z">
              <w:rPr>
                <w:rStyle w:val="af8"/>
                <w:noProof/>
              </w:rPr>
            </w:rPrChange>
          </w:rPr>
          <w:delText>List of tables</w:delText>
        </w:r>
        <w:r w:rsidDel="00F50424">
          <w:rPr>
            <w:noProof/>
            <w:webHidden/>
          </w:rPr>
          <w:tab/>
        </w:r>
        <w:r w:rsidR="001578CE" w:rsidDel="00F50424">
          <w:rPr>
            <w:noProof/>
            <w:webHidden/>
          </w:rPr>
          <w:delText>xii</w:delText>
        </w:r>
      </w:del>
    </w:p>
    <w:p w14:paraId="26982AFB" w14:textId="33ECEAC3" w:rsidR="00A675BB" w:rsidDel="00F50424" w:rsidRDefault="00A675BB">
      <w:pPr>
        <w:pStyle w:val="17"/>
        <w:tabs>
          <w:tab w:val="right" w:leader="dot" w:pos="8494"/>
        </w:tabs>
        <w:rPr>
          <w:del w:id="496" w:author="user" w:date="2022-08-17T19:13:00Z"/>
          <w:rFonts w:asciiTheme="minorHAnsi" w:eastAsiaTheme="minorEastAsia" w:hAnsiTheme="minorHAnsi" w:cstheme="minorBidi"/>
          <w:noProof/>
          <w:szCs w:val="22"/>
        </w:rPr>
      </w:pPr>
      <w:del w:id="497" w:author="user" w:date="2022-08-17T19:13:00Z">
        <w:r w:rsidRPr="00F50424" w:rsidDel="00F50424">
          <w:rPr>
            <w:rPrChange w:id="498" w:author="user" w:date="2022-08-17T19:13:00Z">
              <w:rPr>
                <w:rStyle w:val="af8"/>
                <w:noProof/>
              </w:rPr>
            </w:rPrChange>
          </w:rPr>
          <w:delText>List of figures</w:delText>
        </w:r>
        <w:r w:rsidDel="00F50424">
          <w:rPr>
            <w:noProof/>
            <w:webHidden/>
          </w:rPr>
          <w:tab/>
        </w:r>
        <w:r w:rsidR="001578CE" w:rsidDel="00F50424">
          <w:rPr>
            <w:noProof/>
            <w:webHidden/>
          </w:rPr>
          <w:delText>xiv</w:delText>
        </w:r>
      </w:del>
    </w:p>
    <w:p w14:paraId="36B5AB16" w14:textId="70B3471A" w:rsidR="00A675BB" w:rsidDel="00F50424" w:rsidRDefault="00A675BB">
      <w:pPr>
        <w:pStyle w:val="17"/>
        <w:tabs>
          <w:tab w:val="left" w:pos="400"/>
          <w:tab w:val="right" w:leader="dot" w:pos="8494"/>
        </w:tabs>
        <w:rPr>
          <w:del w:id="499" w:author="user" w:date="2022-08-17T19:13:00Z"/>
          <w:rFonts w:asciiTheme="minorHAnsi" w:eastAsiaTheme="minorEastAsia" w:hAnsiTheme="minorHAnsi" w:cstheme="minorBidi"/>
          <w:noProof/>
          <w:szCs w:val="22"/>
        </w:rPr>
      </w:pPr>
      <w:del w:id="500" w:author="user" w:date="2022-08-17T19:13:00Z">
        <w:r w:rsidRPr="00F50424" w:rsidDel="00F50424">
          <w:rPr>
            <w:rPrChange w:id="501" w:author="user" w:date="2022-08-17T19:13:00Z">
              <w:rPr>
                <w:rStyle w:val="af8"/>
                <w:noProof/>
              </w:rPr>
            </w:rPrChange>
          </w:rPr>
          <w:delText>1</w:delText>
        </w:r>
        <w:r w:rsidDel="00F50424">
          <w:rPr>
            <w:rFonts w:asciiTheme="minorHAnsi" w:eastAsiaTheme="minorEastAsia" w:hAnsiTheme="minorHAnsi" w:cstheme="minorBidi"/>
            <w:noProof/>
            <w:szCs w:val="22"/>
          </w:rPr>
          <w:tab/>
        </w:r>
        <w:r w:rsidRPr="00F50424" w:rsidDel="00F50424">
          <w:rPr>
            <w:rPrChange w:id="502" w:author="user" w:date="2022-08-17T19:13:00Z">
              <w:rPr>
                <w:rStyle w:val="af8"/>
                <w:noProof/>
              </w:rPr>
            </w:rPrChange>
          </w:rPr>
          <w:delText>Introduction</w:delText>
        </w:r>
        <w:r w:rsidDel="00F50424">
          <w:rPr>
            <w:noProof/>
            <w:webHidden/>
          </w:rPr>
          <w:tab/>
        </w:r>
        <w:r w:rsidR="001578CE" w:rsidDel="00F50424">
          <w:rPr>
            <w:noProof/>
            <w:webHidden/>
          </w:rPr>
          <w:delText>1</w:delText>
        </w:r>
      </w:del>
    </w:p>
    <w:p w14:paraId="727144E7" w14:textId="65E13753" w:rsidR="00A675BB" w:rsidDel="00F50424" w:rsidRDefault="00A675BB">
      <w:pPr>
        <w:pStyle w:val="21"/>
        <w:tabs>
          <w:tab w:val="left" w:pos="1200"/>
          <w:tab w:val="right" w:leader="dot" w:pos="8494"/>
        </w:tabs>
        <w:ind w:left="480"/>
        <w:rPr>
          <w:del w:id="503" w:author="user" w:date="2022-08-17T19:13:00Z"/>
          <w:rFonts w:asciiTheme="minorHAnsi" w:eastAsiaTheme="minorEastAsia" w:hAnsiTheme="minorHAnsi" w:cstheme="minorBidi"/>
          <w:noProof/>
          <w:szCs w:val="22"/>
        </w:rPr>
      </w:pPr>
      <w:del w:id="504" w:author="user" w:date="2022-08-17T19:13:00Z">
        <w:r w:rsidRPr="00F50424" w:rsidDel="00F50424">
          <w:rPr>
            <w:rPrChange w:id="505" w:author="user" w:date="2022-08-17T19:13:00Z">
              <w:rPr>
                <w:rStyle w:val="af8"/>
                <w:noProof/>
              </w:rPr>
            </w:rPrChange>
          </w:rPr>
          <w:delText>1.1</w:delText>
        </w:r>
        <w:r w:rsidDel="00F50424">
          <w:rPr>
            <w:rFonts w:asciiTheme="minorHAnsi" w:eastAsiaTheme="minorEastAsia" w:hAnsiTheme="minorHAnsi" w:cstheme="minorBidi"/>
            <w:noProof/>
            <w:szCs w:val="22"/>
          </w:rPr>
          <w:tab/>
        </w:r>
        <w:r w:rsidRPr="00F50424" w:rsidDel="00F50424">
          <w:rPr>
            <w:rPrChange w:id="506" w:author="user" w:date="2022-08-17T19:13:00Z">
              <w:rPr>
                <w:rStyle w:val="af8"/>
                <w:noProof/>
              </w:rPr>
            </w:rPrChange>
          </w:rPr>
          <w:delText>Submarine canyon</w:delText>
        </w:r>
        <w:r w:rsidDel="00F50424">
          <w:rPr>
            <w:noProof/>
            <w:webHidden/>
          </w:rPr>
          <w:tab/>
        </w:r>
        <w:r w:rsidR="001578CE" w:rsidDel="00F50424">
          <w:rPr>
            <w:noProof/>
            <w:webHidden/>
          </w:rPr>
          <w:delText>1</w:delText>
        </w:r>
      </w:del>
    </w:p>
    <w:p w14:paraId="7E6D50EB" w14:textId="2446FF88" w:rsidR="00A675BB" w:rsidDel="00F50424" w:rsidRDefault="00A675BB">
      <w:pPr>
        <w:pStyle w:val="21"/>
        <w:tabs>
          <w:tab w:val="left" w:pos="1200"/>
          <w:tab w:val="right" w:leader="dot" w:pos="8494"/>
        </w:tabs>
        <w:ind w:left="480"/>
        <w:rPr>
          <w:del w:id="507" w:author="user" w:date="2022-08-17T19:13:00Z"/>
          <w:rFonts w:asciiTheme="minorHAnsi" w:eastAsiaTheme="minorEastAsia" w:hAnsiTheme="minorHAnsi" w:cstheme="minorBidi"/>
          <w:noProof/>
          <w:szCs w:val="22"/>
        </w:rPr>
      </w:pPr>
      <w:del w:id="508" w:author="user" w:date="2022-08-17T19:13:00Z">
        <w:r w:rsidRPr="00F50424" w:rsidDel="00F50424">
          <w:rPr>
            <w:rPrChange w:id="509" w:author="user" w:date="2022-08-17T19:13:00Z">
              <w:rPr>
                <w:rStyle w:val="af8"/>
                <w:noProof/>
              </w:rPr>
            </w:rPrChange>
          </w:rPr>
          <w:delText>1.2</w:delText>
        </w:r>
        <w:r w:rsidDel="00F50424">
          <w:rPr>
            <w:rFonts w:asciiTheme="minorHAnsi" w:eastAsiaTheme="minorEastAsia" w:hAnsiTheme="minorHAnsi" w:cstheme="minorBidi"/>
            <w:noProof/>
            <w:szCs w:val="22"/>
          </w:rPr>
          <w:tab/>
        </w:r>
        <w:r w:rsidRPr="00F50424" w:rsidDel="00F50424">
          <w:rPr>
            <w:rPrChange w:id="510" w:author="user" w:date="2022-08-17T19:13:00Z">
              <w:rPr>
                <w:rStyle w:val="af8"/>
                <w:noProof/>
              </w:rPr>
            </w:rPrChange>
          </w:rPr>
          <w:delText>Compare GPSC with GS in terms of physical conditions and community structure</w:delText>
        </w:r>
        <w:r w:rsidDel="00F50424">
          <w:rPr>
            <w:noProof/>
            <w:webHidden/>
          </w:rPr>
          <w:tab/>
        </w:r>
        <w:r w:rsidR="001578CE" w:rsidDel="00F50424">
          <w:rPr>
            <w:noProof/>
            <w:webHidden/>
          </w:rPr>
          <w:delText>5</w:delText>
        </w:r>
      </w:del>
    </w:p>
    <w:p w14:paraId="42C64314" w14:textId="47C2C9AB" w:rsidR="00A675BB" w:rsidDel="00F50424" w:rsidRDefault="00A675BB">
      <w:pPr>
        <w:pStyle w:val="21"/>
        <w:tabs>
          <w:tab w:val="left" w:pos="1200"/>
          <w:tab w:val="right" w:leader="dot" w:pos="8494"/>
        </w:tabs>
        <w:ind w:left="480"/>
        <w:rPr>
          <w:del w:id="511" w:author="user" w:date="2022-08-17T19:13:00Z"/>
          <w:rFonts w:asciiTheme="minorHAnsi" w:eastAsiaTheme="minorEastAsia" w:hAnsiTheme="minorHAnsi" w:cstheme="minorBidi"/>
          <w:noProof/>
          <w:szCs w:val="22"/>
        </w:rPr>
      </w:pPr>
      <w:del w:id="512" w:author="user" w:date="2022-08-17T19:13:00Z">
        <w:r w:rsidRPr="00F50424" w:rsidDel="00F50424">
          <w:rPr>
            <w:rPrChange w:id="513" w:author="user" w:date="2022-08-17T19:13:00Z">
              <w:rPr>
                <w:rStyle w:val="af8"/>
                <w:noProof/>
              </w:rPr>
            </w:rPrChange>
          </w:rPr>
          <w:delText>1.3</w:delText>
        </w:r>
        <w:r w:rsidDel="00F50424">
          <w:rPr>
            <w:rFonts w:asciiTheme="minorHAnsi" w:eastAsiaTheme="minorEastAsia" w:hAnsiTheme="minorHAnsi" w:cstheme="minorBidi"/>
            <w:noProof/>
            <w:szCs w:val="22"/>
          </w:rPr>
          <w:tab/>
        </w:r>
        <w:r w:rsidRPr="00F50424" w:rsidDel="00F50424">
          <w:rPr>
            <w:rPrChange w:id="514" w:author="user" w:date="2022-08-17T19:13:00Z">
              <w:rPr>
                <w:rStyle w:val="af8"/>
                <w:noProof/>
              </w:rPr>
            </w:rPrChange>
          </w:rPr>
          <w:delText>Carbon flows and food webs in the deep-sea environment</w:delText>
        </w:r>
        <w:r w:rsidDel="00F50424">
          <w:rPr>
            <w:noProof/>
            <w:webHidden/>
          </w:rPr>
          <w:tab/>
        </w:r>
        <w:r w:rsidR="001578CE" w:rsidDel="00F50424">
          <w:rPr>
            <w:noProof/>
            <w:webHidden/>
          </w:rPr>
          <w:delText>10</w:delText>
        </w:r>
      </w:del>
    </w:p>
    <w:p w14:paraId="4B082BE9" w14:textId="358D20DA" w:rsidR="00A675BB" w:rsidDel="00F50424" w:rsidRDefault="00A675BB">
      <w:pPr>
        <w:pStyle w:val="21"/>
        <w:tabs>
          <w:tab w:val="left" w:pos="1200"/>
          <w:tab w:val="right" w:leader="dot" w:pos="8494"/>
        </w:tabs>
        <w:ind w:left="480"/>
        <w:rPr>
          <w:del w:id="515" w:author="user" w:date="2022-08-17T19:13:00Z"/>
          <w:rFonts w:asciiTheme="minorHAnsi" w:eastAsiaTheme="minorEastAsia" w:hAnsiTheme="minorHAnsi" w:cstheme="minorBidi"/>
          <w:noProof/>
          <w:szCs w:val="22"/>
        </w:rPr>
      </w:pPr>
      <w:del w:id="516" w:author="user" w:date="2022-08-17T19:13:00Z">
        <w:r w:rsidRPr="00F50424" w:rsidDel="00F50424">
          <w:rPr>
            <w:rPrChange w:id="517" w:author="user" w:date="2022-08-17T19:13:00Z">
              <w:rPr>
                <w:rStyle w:val="af8"/>
                <w:noProof/>
              </w:rPr>
            </w:rPrChange>
          </w:rPr>
          <w:delText>1.4</w:delText>
        </w:r>
        <w:r w:rsidDel="00F50424">
          <w:rPr>
            <w:rFonts w:asciiTheme="minorHAnsi" w:eastAsiaTheme="minorEastAsia" w:hAnsiTheme="minorHAnsi" w:cstheme="minorBidi"/>
            <w:noProof/>
            <w:szCs w:val="22"/>
          </w:rPr>
          <w:tab/>
        </w:r>
        <w:r w:rsidRPr="00F50424" w:rsidDel="00F50424">
          <w:rPr>
            <w:rPrChange w:id="518" w:author="user" w:date="2022-08-17T19:13:00Z">
              <w:rPr>
                <w:rStyle w:val="af8"/>
                <w:noProof/>
              </w:rPr>
            </w:rPrChange>
          </w:rPr>
          <w:delText>Related foodweb studies in submarine canyons</w:delText>
        </w:r>
        <w:r w:rsidDel="00F50424">
          <w:rPr>
            <w:noProof/>
            <w:webHidden/>
          </w:rPr>
          <w:tab/>
        </w:r>
        <w:r w:rsidR="001578CE" w:rsidDel="00F50424">
          <w:rPr>
            <w:noProof/>
            <w:webHidden/>
          </w:rPr>
          <w:delText>13</w:delText>
        </w:r>
      </w:del>
    </w:p>
    <w:p w14:paraId="138954BA" w14:textId="0DA90526" w:rsidR="00A675BB" w:rsidDel="00F50424" w:rsidRDefault="00A675BB">
      <w:pPr>
        <w:pStyle w:val="21"/>
        <w:tabs>
          <w:tab w:val="left" w:pos="1200"/>
          <w:tab w:val="right" w:leader="dot" w:pos="8494"/>
        </w:tabs>
        <w:ind w:left="480"/>
        <w:rPr>
          <w:del w:id="519" w:author="user" w:date="2022-08-17T19:13:00Z"/>
          <w:rFonts w:asciiTheme="minorHAnsi" w:eastAsiaTheme="minorEastAsia" w:hAnsiTheme="minorHAnsi" w:cstheme="minorBidi"/>
          <w:noProof/>
          <w:szCs w:val="22"/>
        </w:rPr>
      </w:pPr>
      <w:del w:id="520" w:author="user" w:date="2022-08-17T19:13:00Z">
        <w:r w:rsidRPr="00F50424" w:rsidDel="00F50424">
          <w:rPr>
            <w:rPrChange w:id="521" w:author="user" w:date="2022-08-17T19:13:00Z">
              <w:rPr>
                <w:rStyle w:val="af8"/>
                <w:noProof/>
              </w:rPr>
            </w:rPrChange>
          </w:rPr>
          <w:delText>1.5</w:delText>
        </w:r>
        <w:r w:rsidDel="00F50424">
          <w:rPr>
            <w:rFonts w:asciiTheme="minorHAnsi" w:eastAsiaTheme="minorEastAsia" w:hAnsiTheme="minorHAnsi" w:cstheme="minorBidi"/>
            <w:noProof/>
            <w:szCs w:val="22"/>
          </w:rPr>
          <w:tab/>
        </w:r>
        <w:r w:rsidRPr="00F50424" w:rsidDel="00F50424">
          <w:rPr>
            <w:rPrChange w:id="522" w:author="user" w:date="2022-08-17T19:13:00Z">
              <w:rPr>
                <w:rStyle w:val="af8"/>
                <w:noProof/>
              </w:rPr>
            </w:rPrChange>
          </w:rPr>
          <w:delText>Aim of this study</w:delText>
        </w:r>
        <w:r w:rsidDel="00F50424">
          <w:rPr>
            <w:noProof/>
            <w:webHidden/>
          </w:rPr>
          <w:tab/>
        </w:r>
        <w:r w:rsidR="001578CE" w:rsidDel="00F50424">
          <w:rPr>
            <w:noProof/>
            <w:webHidden/>
          </w:rPr>
          <w:delText>15</w:delText>
        </w:r>
      </w:del>
    </w:p>
    <w:p w14:paraId="16841733" w14:textId="5DAE1EE4" w:rsidR="00A675BB" w:rsidDel="00F50424" w:rsidRDefault="00A675BB">
      <w:pPr>
        <w:pStyle w:val="17"/>
        <w:tabs>
          <w:tab w:val="left" w:pos="400"/>
          <w:tab w:val="right" w:leader="dot" w:pos="8494"/>
        </w:tabs>
        <w:rPr>
          <w:del w:id="523" w:author="user" w:date="2022-08-17T19:13:00Z"/>
          <w:rFonts w:asciiTheme="minorHAnsi" w:eastAsiaTheme="minorEastAsia" w:hAnsiTheme="minorHAnsi" w:cstheme="minorBidi"/>
          <w:noProof/>
          <w:szCs w:val="22"/>
        </w:rPr>
      </w:pPr>
      <w:del w:id="524" w:author="user" w:date="2022-08-17T19:13:00Z">
        <w:r w:rsidRPr="00F50424" w:rsidDel="00F50424">
          <w:rPr>
            <w:rPrChange w:id="525" w:author="user" w:date="2022-08-17T19:13:00Z">
              <w:rPr>
                <w:rStyle w:val="af8"/>
                <w:noProof/>
              </w:rPr>
            </w:rPrChange>
          </w:rPr>
          <w:delText>2</w:delText>
        </w:r>
        <w:r w:rsidDel="00F50424">
          <w:rPr>
            <w:rFonts w:asciiTheme="minorHAnsi" w:eastAsiaTheme="minorEastAsia" w:hAnsiTheme="minorHAnsi" w:cstheme="minorBidi"/>
            <w:noProof/>
            <w:szCs w:val="22"/>
          </w:rPr>
          <w:tab/>
        </w:r>
        <w:r w:rsidRPr="00F50424" w:rsidDel="00F50424">
          <w:rPr>
            <w:rPrChange w:id="526" w:author="user" w:date="2022-08-17T19:13:00Z">
              <w:rPr>
                <w:rStyle w:val="af8"/>
                <w:noProof/>
              </w:rPr>
            </w:rPrChange>
          </w:rPr>
          <w:delText>Material and Method</w:delText>
        </w:r>
        <w:r w:rsidDel="00F50424">
          <w:rPr>
            <w:noProof/>
            <w:webHidden/>
          </w:rPr>
          <w:tab/>
        </w:r>
        <w:r w:rsidR="001578CE" w:rsidDel="00F50424">
          <w:rPr>
            <w:noProof/>
            <w:webHidden/>
          </w:rPr>
          <w:delText>17</w:delText>
        </w:r>
      </w:del>
    </w:p>
    <w:p w14:paraId="647AB8C5" w14:textId="09C7F56B" w:rsidR="00A675BB" w:rsidDel="00F50424" w:rsidRDefault="00A675BB">
      <w:pPr>
        <w:pStyle w:val="21"/>
        <w:tabs>
          <w:tab w:val="left" w:pos="1200"/>
          <w:tab w:val="right" w:leader="dot" w:pos="8494"/>
        </w:tabs>
        <w:ind w:left="480"/>
        <w:rPr>
          <w:del w:id="527" w:author="user" w:date="2022-08-17T19:13:00Z"/>
          <w:rFonts w:asciiTheme="minorHAnsi" w:eastAsiaTheme="minorEastAsia" w:hAnsiTheme="minorHAnsi" w:cstheme="minorBidi"/>
          <w:noProof/>
          <w:szCs w:val="22"/>
        </w:rPr>
      </w:pPr>
      <w:del w:id="528" w:author="user" w:date="2022-08-17T19:13:00Z">
        <w:r w:rsidRPr="00F50424" w:rsidDel="00F50424">
          <w:rPr>
            <w:rPrChange w:id="529" w:author="user" w:date="2022-08-17T19:13:00Z">
              <w:rPr>
                <w:rStyle w:val="af8"/>
                <w:noProof/>
              </w:rPr>
            </w:rPrChange>
          </w:rPr>
          <w:delText>2.1</w:delText>
        </w:r>
        <w:r w:rsidDel="00F50424">
          <w:rPr>
            <w:rFonts w:asciiTheme="minorHAnsi" w:eastAsiaTheme="minorEastAsia" w:hAnsiTheme="minorHAnsi" w:cstheme="minorBidi"/>
            <w:noProof/>
            <w:szCs w:val="22"/>
          </w:rPr>
          <w:tab/>
        </w:r>
        <w:r w:rsidRPr="00F50424" w:rsidDel="00F50424">
          <w:rPr>
            <w:rPrChange w:id="530" w:author="user" w:date="2022-08-17T19:13:00Z">
              <w:rPr>
                <w:rStyle w:val="af8"/>
                <w:noProof/>
              </w:rPr>
            </w:rPrChange>
          </w:rPr>
          <w:delText>Studying sites</w:delText>
        </w:r>
        <w:r w:rsidDel="00F50424">
          <w:rPr>
            <w:noProof/>
            <w:webHidden/>
          </w:rPr>
          <w:tab/>
        </w:r>
        <w:r w:rsidR="001578CE" w:rsidDel="00F50424">
          <w:rPr>
            <w:noProof/>
            <w:webHidden/>
          </w:rPr>
          <w:delText>17</w:delText>
        </w:r>
      </w:del>
    </w:p>
    <w:p w14:paraId="530F5514" w14:textId="1F4ACE95" w:rsidR="00A675BB" w:rsidDel="00F50424" w:rsidRDefault="00A675BB">
      <w:pPr>
        <w:pStyle w:val="21"/>
        <w:tabs>
          <w:tab w:val="left" w:pos="1200"/>
          <w:tab w:val="right" w:leader="dot" w:pos="8494"/>
        </w:tabs>
        <w:ind w:left="480"/>
        <w:rPr>
          <w:del w:id="531" w:author="user" w:date="2022-08-17T19:13:00Z"/>
          <w:rFonts w:asciiTheme="minorHAnsi" w:eastAsiaTheme="minorEastAsia" w:hAnsiTheme="minorHAnsi" w:cstheme="minorBidi"/>
          <w:noProof/>
          <w:szCs w:val="22"/>
        </w:rPr>
      </w:pPr>
      <w:del w:id="532" w:author="user" w:date="2022-08-17T19:13:00Z">
        <w:r w:rsidRPr="00F50424" w:rsidDel="00F50424">
          <w:rPr>
            <w:rPrChange w:id="533" w:author="user" w:date="2022-08-17T19:13:00Z">
              <w:rPr>
                <w:rStyle w:val="af8"/>
                <w:noProof/>
              </w:rPr>
            </w:rPrChange>
          </w:rPr>
          <w:delText>2.2</w:delText>
        </w:r>
        <w:r w:rsidDel="00F50424">
          <w:rPr>
            <w:rFonts w:asciiTheme="minorHAnsi" w:eastAsiaTheme="minorEastAsia" w:hAnsiTheme="minorHAnsi" w:cstheme="minorBidi"/>
            <w:noProof/>
            <w:szCs w:val="22"/>
          </w:rPr>
          <w:tab/>
        </w:r>
        <w:r w:rsidRPr="00F50424" w:rsidDel="00F50424">
          <w:rPr>
            <w:rPrChange w:id="534" w:author="user" w:date="2022-08-17T19:13:00Z">
              <w:rPr>
                <w:rStyle w:val="af8"/>
                <w:noProof/>
              </w:rPr>
            </w:rPrChange>
          </w:rPr>
          <w:delText>Sediment carbon budget</w:delText>
        </w:r>
        <w:r w:rsidDel="00F50424">
          <w:rPr>
            <w:noProof/>
            <w:webHidden/>
          </w:rPr>
          <w:tab/>
        </w:r>
        <w:r w:rsidR="001578CE" w:rsidDel="00F50424">
          <w:rPr>
            <w:noProof/>
            <w:webHidden/>
          </w:rPr>
          <w:delText>17</w:delText>
        </w:r>
      </w:del>
    </w:p>
    <w:p w14:paraId="0E3FAF3E" w14:textId="6747CEAF" w:rsidR="00A675BB" w:rsidDel="00F50424" w:rsidRDefault="00A675BB">
      <w:pPr>
        <w:pStyle w:val="21"/>
        <w:tabs>
          <w:tab w:val="left" w:pos="1200"/>
          <w:tab w:val="right" w:leader="dot" w:pos="8494"/>
        </w:tabs>
        <w:ind w:left="480"/>
        <w:rPr>
          <w:del w:id="535" w:author="user" w:date="2022-08-17T19:13:00Z"/>
          <w:rFonts w:asciiTheme="minorHAnsi" w:eastAsiaTheme="minorEastAsia" w:hAnsiTheme="minorHAnsi" w:cstheme="minorBidi"/>
          <w:noProof/>
          <w:szCs w:val="22"/>
        </w:rPr>
      </w:pPr>
      <w:del w:id="536" w:author="user" w:date="2022-08-17T19:13:00Z">
        <w:r w:rsidRPr="00F50424" w:rsidDel="00F50424">
          <w:rPr>
            <w:rPrChange w:id="537" w:author="user" w:date="2022-08-17T19:13:00Z">
              <w:rPr>
                <w:rStyle w:val="af8"/>
                <w:noProof/>
              </w:rPr>
            </w:rPrChange>
          </w:rPr>
          <w:delText>2.3</w:delText>
        </w:r>
        <w:r w:rsidDel="00F50424">
          <w:rPr>
            <w:rFonts w:asciiTheme="minorHAnsi" w:eastAsiaTheme="minorEastAsia" w:hAnsiTheme="minorHAnsi" w:cstheme="minorBidi"/>
            <w:noProof/>
            <w:szCs w:val="22"/>
          </w:rPr>
          <w:tab/>
        </w:r>
        <w:r w:rsidRPr="00F50424" w:rsidDel="00F50424">
          <w:rPr>
            <w:rPrChange w:id="538" w:author="user" w:date="2022-08-17T19:13:00Z">
              <w:rPr>
                <w:rStyle w:val="af8"/>
                <w:noProof/>
              </w:rPr>
            </w:rPrChange>
          </w:rPr>
          <w:delText>Sampling procedures of living component of OC</w:delText>
        </w:r>
        <w:r w:rsidDel="00F50424">
          <w:rPr>
            <w:noProof/>
            <w:webHidden/>
          </w:rPr>
          <w:tab/>
        </w:r>
        <w:r w:rsidR="001578CE" w:rsidDel="00F50424">
          <w:rPr>
            <w:noProof/>
            <w:webHidden/>
          </w:rPr>
          <w:delText>18</w:delText>
        </w:r>
      </w:del>
    </w:p>
    <w:p w14:paraId="3C32A23C" w14:textId="056D96AB" w:rsidR="00A675BB" w:rsidDel="00F50424" w:rsidRDefault="00A675BB">
      <w:pPr>
        <w:pStyle w:val="31"/>
        <w:tabs>
          <w:tab w:val="left" w:pos="1920"/>
          <w:tab w:val="right" w:leader="dot" w:pos="8494"/>
        </w:tabs>
        <w:ind w:left="960"/>
        <w:rPr>
          <w:del w:id="539" w:author="user" w:date="2022-08-17T19:13:00Z"/>
          <w:rFonts w:asciiTheme="minorHAnsi" w:eastAsiaTheme="minorEastAsia" w:hAnsiTheme="minorHAnsi" w:cstheme="minorBidi"/>
          <w:noProof/>
          <w:szCs w:val="22"/>
        </w:rPr>
      </w:pPr>
      <w:del w:id="540" w:author="user" w:date="2022-08-17T19:13:00Z">
        <w:r w:rsidRPr="00F50424" w:rsidDel="00F50424">
          <w:rPr>
            <w:rPrChange w:id="541" w:author="user" w:date="2022-08-17T19:13:00Z">
              <w:rPr>
                <w:rStyle w:val="af8"/>
                <w:noProof/>
              </w:rPr>
            </w:rPrChange>
          </w:rPr>
          <w:delText>2.3.1</w:delText>
        </w:r>
        <w:r w:rsidDel="00F50424">
          <w:rPr>
            <w:rFonts w:asciiTheme="minorHAnsi" w:eastAsiaTheme="minorEastAsia" w:hAnsiTheme="minorHAnsi" w:cstheme="minorBidi"/>
            <w:noProof/>
            <w:szCs w:val="22"/>
          </w:rPr>
          <w:tab/>
        </w:r>
        <w:r w:rsidRPr="00F50424" w:rsidDel="00F50424">
          <w:rPr>
            <w:rPrChange w:id="542" w:author="user" w:date="2022-08-17T19:13:00Z">
              <w:rPr>
                <w:rStyle w:val="af8"/>
                <w:noProof/>
              </w:rPr>
            </w:rPrChange>
          </w:rPr>
          <w:delText>Prokaryote biomass</w:delText>
        </w:r>
        <w:r w:rsidDel="00F50424">
          <w:rPr>
            <w:noProof/>
            <w:webHidden/>
          </w:rPr>
          <w:tab/>
        </w:r>
        <w:r w:rsidR="001578CE" w:rsidDel="00F50424">
          <w:rPr>
            <w:noProof/>
            <w:webHidden/>
          </w:rPr>
          <w:delText>18</w:delText>
        </w:r>
      </w:del>
    </w:p>
    <w:p w14:paraId="7D86A0EC" w14:textId="0135DF3E" w:rsidR="00A675BB" w:rsidDel="00F50424" w:rsidRDefault="00A675BB">
      <w:pPr>
        <w:pStyle w:val="31"/>
        <w:tabs>
          <w:tab w:val="left" w:pos="1920"/>
          <w:tab w:val="right" w:leader="dot" w:pos="8494"/>
        </w:tabs>
        <w:ind w:left="960"/>
        <w:rPr>
          <w:del w:id="543" w:author="user" w:date="2022-08-17T19:13:00Z"/>
          <w:rFonts w:asciiTheme="minorHAnsi" w:eastAsiaTheme="minorEastAsia" w:hAnsiTheme="minorHAnsi" w:cstheme="minorBidi"/>
          <w:noProof/>
          <w:szCs w:val="22"/>
        </w:rPr>
      </w:pPr>
      <w:del w:id="544" w:author="user" w:date="2022-08-17T19:13:00Z">
        <w:r w:rsidRPr="00F50424" w:rsidDel="00F50424">
          <w:rPr>
            <w:rPrChange w:id="545" w:author="user" w:date="2022-08-17T19:13:00Z">
              <w:rPr>
                <w:rStyle w:val="af8"/>
                <w:noProof/>
              </w:rPr>
            </w:rPrChange>
          </w:rPr>
          <w:delText>2.3.2</w:delText>
        </w:r>
        <w:r w:rsidDel="00F50424">
          <w:rPr>
            <w:rFonts w:asciiTheme="minorHAnsi" w:eastAsiaTheme="minorEastAsia" w:hAnsiTheme="minorHAnsi" w:cstheme="minorBidi"/>
            <w:noProof/>
            <w:szCs w:val="22"/>
          </w:rPr>
          <w:tab/>
        </w:r>
        <w:r w:rsidRPr="00F50424" w:rsidDel="00F50424">
          <w:rPr>
            <w:rPrChange w:id="546" w:author="user" w:date="2022-08-17T19:13:00Z">
              <w:rPr>
                <w:rStyle w:val="af8"/>
                <w:noProof/>
              </w:rPr>
            </w:rPrChange>
          </w:rPr>
          <w:delText>Meiofauna biomass</w:delText>
        </w:r>
        <w:r w:rsidDel="00F50424">
          <w:rPr>
            <w:noProof/>
            <w:webHidden/>
          </w:rPr>
          <w:tab/>
        </w:r>
        <w:r w:rsidR="001578CE" w:rsidDel="00F50424">
          <w:rPr>
            <w:noProof/>
            <w:webHidden/>
          </w:rPr>
          <w:delText>19</w:delText>
        </w:r>
      </w:del>
    </w:p>
    <w:p w14:paraId="30D888BA" w14:textId="6004CF70" w:rsidR="00A675BB" w:rsidDel="00F50424" w:rsidRDefault="00A675BB">
      <w:pPr>
        <w:pStyle w:val="31"/>
        <w:tabs>
          <w:tab w:val="left" w:pos="1920"/>
          <w:tab w:val="right" w:leader="dot" w:pos="8494"/>
        </w:tabs>
        <w:ind w:left="960"/>
        <w:rPr>
          <w:del w:id="547" w:author="user" w:date="2022-08-17T19:13:00Z"/>
          <w:rFonts w:asciiTheme="minorHAnsi" w:eastAsiaTheme="minorEastAsia" w:hAnsiTheme="minorHAnsi" w:cstheme="minorBidi"/>
          <w:noProof/>
          <w:szCs w:val="22"/>
        </w:rPr>
      </w:pPr>
      <w:del w:id="548" w:author="user" w:date="2022-08-17T19:13:00Z">
        <w:r w:rsidRPr="00F50424" w:rsidDel="00F50424">
          <w:rPr>
            <w:rPrChange w:id="549" w:author="user" w:date="2022-08-17T19:13:00Z">
              <w:rPr>
                <w:rStyle w:val="af8"/>
                <w:noProof/>
              </w:rPr>
            </w:rPrChange>
          </w:rPr>
          <w:delText>2.3.3</w:delText>
        </w:r>
        <w:r w:rsidDel="00F50424">
          <w:rPr>
            <w:rFonts w:asciiTheme="minorHAnsi" w:eastAsiaTheme="minorEastAsia" w:hAnsiTheme="minorHAnsi" w:cstheme="minorBidi"/>
            <w:noProof/>
            <w:szCs w:val="22"/>
          </w:rPr>
          <w:tab/>
        </w:r>
        <w:r w:rsidRPr="00F50424" w:rsidDel="00F50424">
          <w:rPr>
            <w:rPrChange w:id="550" w:author="user" w:date="2022-08-17T19:13:00Z">
              <w:rPr>
                <w:rStyle w:val="af8"/>
                <w:noProof/>
              </w:rPr>
            </w:rPrChange>
          </w:rPr>
          <w:delText>Macrofauna biomass</w:delText>
        </w:r>
        <w:r w:rsidDel="00F50424">
          <w:rPr>
            <w:noProof/>
            <w:webHidden/>
          </w:rPr>
          <w:tab/>
        </w:r>
        <w:r w:rsidR="001578CE" w:rsidDel="00F50424">
          <w:rPr>
            <w:noProof/>
            <w:webHidden/>
          </w:rPr>
          <w:delText>21</w:delText>
        </w:r>
      </w:del>
    </w:p>
    <w:p w14:paraId="7E021F4F" w14:textId="31992403" w:rsidR="00A675BB" w:rsidDel="00F50424" w:rsidRDefault="00A675BB">
      <w:pPr>
        <w:pStyle w:val="21"/>
        <w:tabs>
          <w:tab w:val="left" w:pos="1200"/>
          <w:tab w:val="right" w:leader="dot" w:pos="8494"/>
        </w:tabs>
        <w:ind w:left="480"/>
        <w:rPr>
          <w:del w:id="551" w:author="user" w:date="2022-08-17T19:13:00Z"/>
          <w:rFonts w:asciiTheme="minorHAnsi" w:eastAsiaTheme="minorEastAsia" w:hAnsiTheme="minorHAnsi" w:cstheme="minorBidi"/>
          <w:noProof/>
          <w:szCs w:val="22"/>
        </w:rPr>
      </w:pPr>
      <w:del w:id="552" w:author="user" w:date="2022-08-17T19:13:00Z">
        <w:r w:rsidRPr="00F50424" w:rsidDel="00F50424">
          <w:rPr>
            <w:rPrChange w:id="553" w:author="user" w:date="2022-08-17T19:13:00Z">
              <w:rPr>
                <w:rStyle w:val="af8"/>
                <w:noProof/>
              </w:rPr>
            </w:rPrChange>
          </w:rPr>
          <w:delText>2.4</w:delText>
        </w:r>
        <w:r w:rsidDel="00F50424">
          <w:rPr>
            <w:rFonts w:asciiTheme="minorHAnsi" w:eastAsiaTheme="minorEastAsia" w:hAnsiTheme="minorHAnsi" w:cstheme="minorBidi"/>
            <w:noProof/>
            <w:szCs w:val="22"/>
          </w:rPr>
          <w:tab/>
        </w:r>
        <w:r w:rsidRPr="00F50424" w:rsidDel="00F50424">
          <w:rPr>
            <w:rPrChange w:id="554" w:author="user" w:date="2022-08-17T19:13:00Z">
              <w:rPr>
                <w:rStyle w:val="af8"/>
                <w:noProof/>
              </w:rPr>
            </w:rPrChange>
          </w:rPr>
          <w:delText>Sampling procedures of non-living component of OC</w:delText>
        </w:r>
        <w:r w:rsidDel="00F50424">
          <w:rPr>
            <w:noProof/>
            <w:webHidden/>
          </w:rPr>
          <w:tab/>
        </w:r>
        <w:r w:rsidR="001578CE" w:rsidDel="00F50424">
          <w:rPr>
            <w:noProof/>
            <w:webHidden/>
          </w:rPr>
          <w:delText>22</w:delText>
        </w:r>
      </w:del>
    </w:p>
    <w:p w14:paraId="32780E70" w14:textId="0413430E" w:rsidR="00A675BB" w:rsidDel="00F50424" w:rsidRDefault="00A675BB">
      <w:pPr>
        <w:pStyle w:val="31"/>
        <w:tabs>
          <w:tab w:val="left" w:pos="1920"/>
          <w:tab w:val="right" w:leader="dot" w:pos="8494"/>
        </w:tabs>
        <w:ind w:left="960"/>
        <w:rPr>
          <w:del w:id="555" w:author="user" w:date="2022-08-17T19:13:00Z"/>
          <w:rFonts w:asciiTheme="minorHAnsi" w:eastAsiaTheme="minorEastAsia" w:hAnsiTheme="minorHAnsi" w:cstheme="minorBidi"/>
          <w:noProof/>
          <w:szCs w:val="22"/>
        </w:rPr>
      </w:pPr>
      <w:del w:id="556" w:author="user" w:date="2022-08-17T19:13:00Z">
        <w:r w:rsidRPr="00F50424" w:rsidDel="00F50424">
          <w:rPr>
            <w:rPrChange w:id="557" w:author="user" w:date="2022-08-17T19:13:00Z">
              <w:rPr>
                <w:rStyle w:val="af8"/>
                <w:noProof/>
              </w:rPr>
            </w:rPrChange>
          </w:rPr>
          <w:delText>2.4.1</w:delText>
        </w:r>
        <w:r w:rsidDel="00F50424">
          <w:rPr>
            <w:rFonts w:asciiTheme="minorHAnsi" w:eastAsiaTheme="minorEastAsia" w:hAnsiTheme="minorHAnsi" w:cstheme="minorBidi"/>
            <w:noProof/>
            <w:szCs w:val="22"/>
          </w:rPr>
          <w:tab/>
        </w:r>
        <w:r w:rsidRPr="00F50424" w:rsidDel="00F50424">
          <w:rPr>
            <w:rPrChange w:id="558" w:author="user" w:date="2022-08-17T19:13:00Z">
              <w:rPr>
                <w:rStyle w:val="af8"/>
                <w:noProof/>
              </w:rPr>
            </w:rPrChange>
          </w:rPr>
          <w:delText>Detrital organic carbon</w:delText>
        </w:r>
        <w:r w:rsidDel="00F50424">
          <w:rPr>
            <w:noProof/>
            <w:webHidden/>
          </w:rPr>
          <w:tab/>
        </w:r>
        <w:r w:rsidR="001578CE" w:rsidDel="00F50424">
          <w:rPr>
            <w:noProof/>
            <w:webHidden/>
          </w:rPr>
          <w:delText>22</w:delText>
        </w:r>
      </w:del>
    </w:p>
    <w:p w14:paraId="42CEB887" w14:textId="737FBDEA" w:rsidR="00A675BB" w:rsidDel="00F50424" w:rsidRDefault="00A675BB">
      <w:pPr>
        <w:pStyle w:val="21"/>
        <w:tabs>
          <w:tab w:val="left" w:pos="1200"/>
          <w:tab w:val="right" w:leader="dot" w:pos="8494"/>
        </w:tabs>
        <w:ind w:left="480"/>
        <w:rPr>
          <w:del w:id="559" w:author="user" w:date="2022-08-17T19:13:00Z"/>
          <w:rFonts w:asciiTheme="minorHAnsi" w:eastAsiaTheme="minorEastAsia" w:hAnsiTheme="minorHAnsi" w:cstheme="minorBidi"/>
          <w:noProof/>
          <w:szCs w:val="22"/>
        </w:rPr>
      </w:pPr>
      <w:del w:id="560" w:author="user" w:date="2022-08-17T19:13:00Z">
        <w:r w:rsidRPr="00F50424" w:rsidDel="00F50424">
          <w:rPr>
            <w:rPrChange w:id="561" w:author="user" w:date="2022-08-17T19:13:00Z">
              <w:rPr>
                <w:rStyle w:val="af8"/>
                <w:noProof/>
              </w:rPr>
            </w:rPrChange>
          </w:rPr>
          <w:delText>2.5</w:delText>
        </w:r>
        <w:r w:rsidDel="00F50424">
          <w:rPr>
            <w:rFonts w:asciiTheme="minorHAnsi" w:eastAsiaTheme="minorEastAsia" w:hAnsiTheme="minorHAnsi" w:cstheme="minorBidi"/>
            <w:noProof/>
            <w:szCs w:val="22"/>
          </w:rPr>
          <w:tab/>
        </w:r>
        <w:r w:rsidRPr="00F50424" w:rsidDel="00F50424">
          <w:rPr>
            <w:rPrChange w:id="562" w:author="user" w:date="2022-08-17T19:13:00Z">
              <w:rPr>
                <w:rStyle w:val="af8"/>
                <w:noProof/>
              </w:rPr>
            </w:rPrChange>
          </w:rPr>
          <w:delText>Sediment community oxygen consumption (SCOC)</w:delText>
        </w:r>
        <w:r w:rsidDel="00F50424">
          <w:rPr>
            <w:noProof/>
            <w:webHidden/>
          </w:rPr>
          <w:tab/>
        </w:r>
        <w:r w:rsidR="001578CE" w:rsidDel="00F50424">
          <w:rPr>
            <w:noProof/>
            <w:webHidden/>
          </w:rPr>
          <w:delText>23</w:delText>
        </w:r>
      </w:del>
    </w:p>
    <w:p w14:paraId="0F89E4B8" w14:textId="2AD104BF" w:rsidR="00A675BB" w:rsidDel="00F50424" w:rsidRDefault="00A675BB">
      <w:pPr>
        <w:pStyle w:val="21"/>
        <w:tabs>
          <w:tab w:val="left" w:pos="1200"/>
          <w:tab w:val="right" w:leader="dot" w:pos="8494"/>
        </w:tabs>
        <w:ind w:left="480"/>
        <w:rPr>
          <w:del w:id="563" w:author="user" w:date="2022-08-17T19:13:00Z"/>
          <w:rFonts w:asciiTheme="minorHAnsi" w:eastAsiaTheme="minorEastAsia" w:hAnsiTheme="minorHAnsi" w:cstheme="minorBidi"/>
          <w:noProof/>
          <w:szCs w:val="22"/>
        </w:rPr>
      </w:pPr>
      <w:del w:id="564" w:author="user" w:date="2022-08-17T19:13:00Z">
        <w:r w:rsidRPr="00F50424" w:rsidDel="00F50424">
          <w:rPr>
            <w:rPrChange w:id="565" w:author="user" w:date="2022-08-17T19:13:00Z">
              <w:rPr>
                <w:rStyle w:val="af8"/>
                <w:noProof/>
              </w:rPr>
            </w:rPrChange>
          </w:rPr>
          <w:delText>2.6</w:delText>
        </w:r>
        <w:r w:rsidDel="00F50424">
          <w:rPr>
            <w:rFonts w:asciiTheme="minorHAnsi" w:eastAsiaTheme="minorEastAsia" w:hAnsiTheme="minorHAnsi" w:cstheme="minorBidi"/>
            <w:noProof/>
            <w:szCs w:val="22"/>
          </w:rPr>
          <w:tab/>
        </w:r>
        <w:r w:rsidRPr="00F50424" w:rsidDel="00F50424">
          <w:rPr>
            <w:rPrChange w:id="566" w:author="user" w:date="2022-08-17T19:13:00Z">
              <w:rPr>
                <w:rStyle w:val="af8"/>
                <w:noProof/>
              </w:rPr>
            </w:rPrChange>
          </w:rPr>
          <w:delText>Statistical analysis</w:delText>
        </w:r>
        <w:r w:rsidDel="00F50424">
          <w:rPr>
            <w:noProof/>
            <w:webHidden/>
          </w:rPr>
          <w:tab/>
        </w:r>
        <w:r w:rsidR="001578CE" w:rsidDel="00F50424">
          <w:rPr>
            <w:noProof/>
            <w:webHidden/>
          </w:rPr>
          <w:delText>25</w:delText>
        </w:r>
      </w:del>
    </w:p>
    <w:p w14:paraId="381819DF" w14:textId="12D2541C" w:rsidR="00A675BB" w:rsidDel="00F50424" w:rsidRDefault="00A675BB">
      <w:pPr>
        <w:pStyle w:val="21"/>
        <w:tabs>
          <w:tab w:val="left" w:pos="1200"/>
          <w:tab w:val="right" w:leader="dot" w:pos="8494"/>
        </w:tabs>
        <w:ind w:left="480"/>
        <w:rPr>
          <w:del w:id="567" w:author="user" w:date="2022-08-17T19:13:00Z"/>
          <w:rFonts w:asciiTheme="minorHAnsi" w:eastAsiaTheme="minorEastAsia" w:hAnsiTheme="minorHAnsi" w:cstheme="minorBidi"/>
          <w:noProof/>
          <w:szCs w:val="22"/>
        </w:rPr>
      </w:pPr>
      <w:del w:id="568" w:author="user" w:date="2022-08-17T19:13:00Z">
        <w:r w:rsidRPr="00F50424" w:rsidDel="00F50424">
          <w:rPr>
            <w:rPrChange w:id="569" w:author="user" w:date="2022-08-17T19:13:00Z">
              <w:rPr>
                <w:rStyle w:val="af8"/>
                <w:noProof/>
              </w:rPr>
            </w:rPrChange>
          </w:rPr>
          <w:delText>2.7</w:delText>
        </w:r>
        <w:r w:rsidDel="00F50424">
          <w:rPr>
            <w:rFonts w:asciiTheme="minorHAnsi" w:eastAsiaTheme="minorEastAsia" w:hAnsiTheme="minorHAnsi" w:cstheme="minorBidi"/>
            <w:noProof/>
            <w:szCs w:val="22"/>
          </w:rPr>
          <w:tab/>
        </w:r>
        <w:r w:rsidRPr="00F50424" w:rsidDel="00F50424">
          <w:rPr>
            <w:rPrChange w:id="570" w:author="user" w:date="2022-08-17T19:13:00Z">
              <w:rPr>
                <w:rStyle w:val="af8"/>
                <w:noProof/>
              </w:rPr>
            </w:rPrChange>
          </w:rPr>
          <w:delText>Rain of POC</w:delText>
        </w:r>
        <w:r w:rsidDel="00F50424">
          <w:rPr>
            <w:noProof/>
            <w:webHidden/>
          </w:rPr>
          <w:tab/>
        </w:r>
        <w:r w:rsidR="001578CE" w:rsidDel="00F50424">
          <w:rPr>
            <w:noProof/>
            <w:webHidden/>
          </w:rPr>
          <w:delText>25</w:delText>
        </w:r>
      </w:del>
    </w:p>
    <w:p w14:paraId="0FA54E3D" w14:textId="5558E9B1" w:rsidR="00A675BB" w:rsidDel="00F50424" w:rsidRDefault="00A675BB">
      <w:pPr>
        <w:pStyle w:val="21"/>
        <w:tabs>
          <w:tab w:val="left" w:pos="1200"/>
          <w:tab w:val="right" w:leader="dot" w:pos="8494"/>
        </w:tabs>
        <w:ind w:left="480"/>
        <w:rPr>
          <w:del w:id="571" w:author="user" w:date="2022-08-17T19:13:00Z"/>
          <w:rFonts w:asciiTheme="minorHAnsi" w:eastAsiaTheme="minorEastAsia" w:hAnsiTheme="minorHAnsi" w:cstheme="minorBidi"/>
          <w:noProof/>
          <w:szCs w:val="22"/>
        </w:rPr>
      </w:pPr>
      <w:del w:id="572" w:author="user" w:date="2022-08-17T19:13:00Z">
        <w:r w:rsidRPr="00F50424" w:rsidDel="00F50424">
          <w:rPr>
            <w:rPrChange w:id="573" w:author="user" w:date="2022-08-17T19:13:00Z">
              <w:rPr>
                <w:rStyle w:val="af8"/>
                <w:noProof/>
              </w:rPr>
            </w:rPrChange>
          </w:rPr>
          <w:delText>2.8</w:delText>
        </w:r>
        <w:r w:rsidDel="00F50424">
          <w:rPr>
            <w:rFonts w:asciiTheme="minorHAnsi" w:eastAsiaTheme="minorEastAsia" w:hAnsiTheme="minorHAnsi" w:cstheme="minorBidi"/>
            <w:noProof/>
            <w:szCs w:val="22"/>
          </w:rPr>
          <w:tab/>
        </w:r>
        <w:r w:rsidRPr="00F50424" w:rsidDel="00F50424">
          <w:rPr>
            <w:rPrChange w:id="574" w:author="user" w:date="2022-08-17T19:13:00Z">
              <w:rPr>
                <w:rStyle w:val="af8"/>
                <w:noProof/>
              </w:rPr>
            </w:rPrChange>
          </w:rPr>
          <w:delText>Burial efficiency of organic carbon</w:delText>
        </w:r>
        <w:r w:rsidDel="00F50424">
          <w:rPr>
            <w:noProof/>
            <w:webHidden/>
          </w:rPr>
          <w:tab/>
        </w:r>
        <w:r w:rsidR="001578CE" w:rsidDel="00F50424">
          <w:rPr>
            <w:noProof/>
            <w:webHidden/>
          </w:rPr>
          <w:delText>26</w:delText>
        </w:r>
      </w:del>
    </w:p>
    <w:p w14:paraId="53B745E9" w14:textId="7D14D2A9" w:rsidR="00A675BB" w:rsidDel="00F50424" w:rsidRDefault="00A675BB">
      <w:pPr>
        <w:pStyle w:val="21"/>
        <w:tabs>
          <w:tab w:val="left" w:pos="1200"/>
          <w:tab w:val="right" w:leader="dot" w:pos="8494"/>
        </w:tabs>
        <w:ind w:left="480"/>
        <w:rPr>
          <w:del w:id="575" w:author="user" w:date="2022-08-17T19:13:00Z"/>
          <w:rFonts w:asciiTheme="minorHAnsi" w:eastAsiaTheme="minorEastAsia" w:hAnsiTheme="minorHAnsi" w:cstheme="minorBidi"/>
          <w:noProof/>
          <w:szCs w:val="22"/>
        </w:rPr>
      </w:pPr>
      <w:del w:id="576" w:author="user" w:date="2022-08-17T19:13:00Z">
        <w:r w:rsidRPr="00F50424" w:rsidDel="00F50424">
          <w:rPr>
            <w:rPrChange w:id="577" w:author="user" w:date="2022-08-17T19:13:00Z">
              <w:rPr>
                <w:rStyle w:val="af8"/>
                <w:noProof/>
              </w:rPr>
            </w:rPrChange>
          </w:rPr>
          <w:delText>2.9</w:delText>
        </w:r>
        <w:r w:rsidDel="00F50424">
          <w:rPr>
            <w:rFonts w:asciiTheme="minorHAnsi" w:eastAsiaTheme="minorEastAsia" w:hAnsiTheme="minorHAnsi" w:cstheme="minorBidi"/>
            <w:noProof/>
            <w:szCs w:val="22"/>
          </w:rPr>
          <w:tab/>
        </w:r>
        <w:r w:rsidRPr="00F50424" w:rsidDel="00F50424">
          <w:rPr>
            <w:rPrChange w:id="578" w:author="user" w:date="2022-08-17T19:13:00Z">
              <w:rPr>
                <w:rStyle w:val="af8"/>
                <w:noProof/>
              </w:rPr>
            </w:rPrChange>
          </w:rPr>
          <w:delText>Linear inverse model formulation</w:delText>
        </w:r>
        <w:r w:rsidDel="00F50424">
          <w:rPr>
            <w:noProof/>
            <w:webHidden/>
          </w:rPr>
          <w:tab/>
        </w:r>
        <w:r w:rsidR="001578CE" w:rsidDel="00F50424">
          <w:rPr>
            <w:noProof/>
            <w:webHidden/>
          </w:rPr>
          <w:delText>27</w:delText>
        </w:r>
      </w:del>
    </w:p>
    <w:p w14:paraId="3901EDFC" w14:textId="3F6105C3" w:rsidR="00A675BB" w:rsidDel="00F50424" w:rsidRDefault="00A675BB">
      <w:pPr>
        <w:pStyle w:val="31"/>
        <w:tabs>
          <w:tab w:val="left" w:pos="1920"/>
          <w:tab w:val="right" w:leader="dot" w:pos="8494"/>
        </w:tabs>
        <w:ind w:left="960"/>
        <w:rPr>
          <w:del w:id="579" w:author="user" w:date="2022-08-17T19:13:00Z"/>
          <w:rFonts w:asciiTheme="minorHAnsi" w:eastAsiaTheme="minorEastAsia" w:hAnsiTheme="minorHAnsi" w:cstheme="minorBidi"/>
          <w:noProof/>
          <w:szCs w:val="22"/>
        </w:rPr>
      </w:pPr>
      <w:del w:id="580" w:author="user" w:date="2022-08-17T19:13:00Z">
        <w:r w:rsidRPr="00F50424" w:rsidDel="00F50424">
          <w:rPr>
            <w:rPrChange w:id="581" w:author="user" w:date="2022-08-17T19:13:00Z">
              <w:rPr>
                <w:rStyle w:val="af8"/>
                <w:noProof/>
              </w:rPr>
            </w:rPrChange>
          </w:rPr>
          <w:delText>2.9.1</w:delText>
        </w:r>
        <w:r w:rsidDel="00F50424">
          <w:rPr>
            <w:rFonts w:asciiTheme="minorHAnsi" w:eastAsiaTheme="minorEastAsia" w:hAnsiTheme="minorHAnsi" w:cstheme="minorBidi"/>
            <w:noProof/>
            <w:szCs w:val="22"/>
          </w:rPr>
          <w:tab/>
        </w:r>
        <w:r w:rsidRPr="00F50424" w:rsidDel="00F50424">
          <w:rPr>
            <w:rPrChange w:id="582" w:author="user" w:date="2022-08-17T19:13:00Z">
              <w:rPr>
                <w:rStyle w:val="af8"/>
                <w:noProof/>
              </w:rPr>
            </w:rPrChange>
          </w:rPr>
          <w:delText>Structure</w:delText>
        </w:r>
        <w:r w:rsidDel="00F50424">
          <w:rPr>
            <w:noProof/>
            <w:webHidden/>
          </w:rPr>
          <w:tab/>
        </w:r>
        <w:r w:rsidR="001578CE" w:rsidDel="00F50424">
          <w:rPr>
            <w:noProof/>
            <w:webHidden/>
          </w:rPr>
          <w:delText>27</w:delText>
        </w:r>
      </w:del>
    </w:p>
    <w:p w14:paraId="1A13BD6F" w14:textId="57065229" w:rsidR="00A675BB" w:rsidDel="00F50424" w:rsidRDefault="00A675BB">
      <w:pPr>
        <w:pStyle w:val="31"/>
        <w:tabs>
          <w:tab w:val="left" w:pos="1920"/>
          <w:tab w:val="right" w:leader="dot" w:pos="8494"/>
        </w:tabs>
        <w:ind w:left="960"/>
        <w:rPr>
          <w:del w:id="583" w:author="user" w:date="2022-08-17T19:13:00Z"/>
          <w:rFonts w:asciiTheme="minorHAnsi" w:eastAsiaTheme="minorEastAsia" w:hAnsiTheme="minorHAnsi" w:cstheme="minorBidi"/>
          <w:noProof/>
          <w:szCs w:val="22"/>
        </w:rPr>
      </w:pPr>
      <w:del w:id="584" w:author="user" w:date="2022-08-17T19:13:00Z">
        <w:r w:rsidRPr="00F50424" w:rsidDel="00F50424">
          <w:rPr>
            <w:rPrChange w:id="585" w:author="user" w:date="2022-08-17T19:13:00Z">
              <w:rPr>
                <w:rStyle w:val="af8"/>
                <w:noProof/>
              </w:rPr>
            </w:rPrChange>
          </w:rPr>
          <w:delText>2.9.2</w:delText>
        </w:r>
        <w:r w:rsidDel="00F50424">
          <w:rPr>
            <w:rFonts w:asciiTheme="minorHAnsi" w:eastAsiaTheme="minorEastAsia" w:hAnsiTheme="minorHAnsi" w:cstheme="minorBidi"/>
            <w:noProof/>
            <w:szCs w:val="22"/>
          </w:rPr>
          <w:tab/>
        </w:r>
        <w:r w:rsidRPr="00F50424" w:rsidDel="00F50424">
          <w:rPr>
            <w:rPrChange w:id="586" w:author="user" w:date="2022-08-17T19:13:00Z">
              <w:rPr>
                <w:rStyle w:val="af8"/>
                <w:noProof/>
              </w:rPr>
            </w:rPrChange>
          </w:rPr>
          <w:delText>Mass balances</w:delText>
        </w:r>
        <w:r w:rsidDel="00F50424">
          <w:rPr>
            <w:noProof/>
            <w:webHidden/>
          </w:rPr>
          <w:tab/>
        </w:r>
        <w:r w:rsidR="001578CE" w:rsidDel="00F50424">
          <w:rPr>
            <w:noProof/>
            <w:webHidden/>
          </w:rPr>
          <w:delText>28</w:delText>
        </w:r>
      </w:del>
    </w:p>
    <w:p w14:paraId="0256F97C" w14:textId="1C6ABCA0" w:rsidR="00A675BB" w:rsidDel="00F50424" w:rsidRDefault="00A675BB">
      <w:pPr>
        <w:pStyle w:val="31"/>
        <w:tabs>
          <w:tab w:val="left" w:pos="1920"/>
          <w:tab w:val="right" w:leader="dot" w:pos="8494"/>
        </w:tabs>
        <w:ind w:left="960"/>
        <w:rPr>
          <w:del w:id="587" w:author="user" w:date="2022-08-17T19:13:00Z"/>
          <w:rFonts w:asciiTheme="minorHAnsi" w:eastAsiaTheme="minorEastAsia" w:hAnsiTheme="minorHAnsi" w:cstheme="minorBidi"/>
          <w:noProof/>
          <w:szCs w:val="22"/>
        </w:rPr>
      </w:pPr>
      <w:del w:id="588" w:author="user" w:date="2022-08-17T19:13:00Z">
        <w:r w:rsidRPr="00F50424" w:rsidDel="00F50424">
          <w:rPr>
            <w:rPrChange w:id="589" w:author="user" w:date="2022-08-17T19:13:00Z">
              <w:rPr>
                <w:rStyle w:val="af8"/>
                <w:noProof/>
              </w:rPr>
            </w:rPrChange>
          </w:rPr>
          <w:delText>2.9.3</w:delText>
        </w:r>
        <w:r w:rsidDel="00F50424">
          <w:rPr>
            <w:rFonts w:asciiTheme="minorHAnsi" w:eastAsiaTheme="minorEastAsia" w:hAnsiTheme="minorHAnsi" w:cstheme="minorBidi"/>
            <w:noProof/>
            <w:szCs w:val="22"/>
          </w:rPr>
          <w:tab/>
        </w:r>
        <w:r w:rsidRPr="00F50424" w:rsidDel="00F50424">
          <w:rPr>
            <w:rPrChange w:id="590" w:author="user" w:date="2022-08-17T19:13:00Z">
              <w:rPr>
                <w:rStyle w:val="af8"/>
                <w:noProof/>
              </w:rPr>
            </w:rPrChange>
          </w:rPr>
          <w:delText>Constraints</w:delText>
        </w:r>
        <w:r w:rsidDel="00F50424">
          <w:rPr>
            <w:noProof/>
            <w:webHidden/>
          </w:rPr>
          <w:tab/>
        </w:r>
        <w:r w:rsidR="001578CE" w:rsidDel="00F50424">
          <w:rPr>
            <w:noProof/>
            <w:webHidden/>
          </w:rPr>
          <w:delText>29</w:delText>
        </w:r>
      </w:del>
    </w:p>
    <w:p w14:paraId="5DADB953" w14:textId="2D25B8E9" w:rsidR="00A675BB" w:rsidDel="00F50424" w:rsidRDefault="00A675BB">
      <w:pPr>
        <w:pStyle w:val="21"/>
        <w:tabs>
          <w:tab w:val="left" w:pos="1200"/>
          <w:tab w:val="right" w:leader="dot" w:pos="8494"/>
        </w:tabs>
        <w:ind w:left="480"/>
        <w:rPr>
          <w:del w:id="591" w:author="user" w:date="2022-08-17T19:13:00Z"/>
          <w:rFonts w:asciiTheme="minorHAnsi" w:eastAsiaTheme="minorEastAsia" w:hAnsiTheme="minorHAnsi" w:cstheme="minorBidi"/>
          <w:noProof/>
          <w:szCs w:val="22"/>
        </w:rPr>
      </w:pPr>
      <w:del w:id="592" w:author="user" w:date="2022-08-17T19:13:00Z">
        <w:r w:rsidRPr="00F50424" w:rsidDel="00F50424">
          <w:rPr>
            <w:rFonts w:eastAsia="新細明體"/>
            <w:rPrChange w:id="593" w:author="user" w:date="2022-08-17T19:13:00Z">
              <w:rPr>
                <w:rStyle w:val="af8"/>
                <w:rFonts w:eastAsia="新細明體"/>
                <w:noProof/>
              </w:rPr>
            </w:rPrChange>
          </w:rPr>
          <w:delText>2.10</w:delText>
        </w:r>
        <w:r w:rsidDel="00F50424">
          <w:rPr>
            <w:rFonts w:asciiTheme="minorHAnsi" w:eastAsiaTheme="minorEastAsia" w:hAnsiTheme="minorHAnsi" w:cstheme="minorBidi"/>
            <w:noProof/>
            <w:szCs w:val="22"/>
          </w:rPr>
          <w:tab/>
        </w:r>
        <w:r w:rsidRPr="00F50424" w:rsidDel="00F50424">
          <w:rPr>
            <w:rPrChange w:id="594" w:author="user" w:date="2022-08-17T19:13:00Z">
              <w:rPr>
                <w:rStyle w:val="af8"/>
                <w:noProof/>
              </w:rPr>
            </w:rPrChange>
          </w:rPr>
          <w:delText>Model Solution: Likelihood method</w:delText>
        </w:r>
        <w:r w:rsidDel="00F50424">
          <w:rPr>
            <w:noProof/>
            <w:webHidden/>
          </w:rPr>
          <w:tab/>
        </w:r>
        <w:r w:rsidR="001578CE" w:rsidDel="00F50424">
          <w:rPr>
            <w:noProof/>
            <w:webHidden/>
          </w:rPr>
          <w:delText>33</w:delText>
        </w:r>
      </w:del>
    </w:p>
    <w:p w14:paraId="6CAB9698" w14:textId="1F66ACAE" w:rsidR="00A675BB" w:rsidDel="00F50424" w:rsidRDefault="00A675BB">
      <w:pPr>
        <w:pStyle w:val="21"/>
        <w:tabs>
          <w:tab w:val="left" w:pos="1200"/>
          <w:tab w:val="right" w:leader="dot" w:pos="8494"/>
        </w:tabs>
        <w:ind w:left="480"/>
        <w:rPr>
          <w:del w:id="595" w:author="user" w:date="2022-08-17T19:13:00Z"/>
          <w:rFonts w:asciiTheme="minorHAnsi" w:eastAsiaTheme="minorEastAsia" w:hAnsiTheme="minorHAnsi" w:cstheme="minorBidi"/>
          <w:noProof/>
          <w:szCs w:val="22"/>
        </w:rPr>
      </w:pPr>
      <w:del w:id="596" w:author="user" w:date="2022-08-17T19:13:00Z">
        <w:r w:rsidRPr="00F50424" w:rsidDel="00F50424">
          <w:rPr>
            <w:rFonts w:eastAsia="新細明體"/>
            <w:rPrChange w:id="597" w:author="user" w:date="2022-08-17T19:13:00Z">
              <w:rPr>
                <w:rStyle w:val="af8"/>
                <w:rFonts w:eastAsia="新細明體"/>
                <w:noProof/>
              </w:rPr>
            </w:rPrChange>
          </w:rPr>
          <w:delText>2.11</w:delText>
        </w:r>
        <w:r w:rsidDel="00F50424">
          <w:rPr>
            <w:rFonts w:asciiTheme="minorHAnsi" w:eastAsiaTheme="minorEastAsia" w:hAnsiTheme="minorHAnsi" w:cstheme="minorBidi"/>
            <w:noProof/>
            <w:szCs w:val="22"/>
          </w:rPr>
          <w:tab/>
        </w:r>
        <w:r w:rsidRPr="00F50424" w:rsidDel="00F50424">
          <w:rPr>
            <w:rPrChange w:id="598" w:author="user" w:date="2022-08-17T19:13:00Z">
              <w:rPr>
                <w:rStyle w:val="af8"/>
                <w:noProof/>
              </w:rPr>
            </w:rPrChange>
          </w:rPr>
          <w:delText>Network indices of ecosystems</w:delText>
        </w:r>
        <w:r w:rsidDel="00F50424">
          <w:rPr>
            <w:noProof/>
            <w:webHidden/>
          </w:rPr>
          <w:tab/>
        </w:r>
        <w:r w:rsidR="001578CE" w:rsidDel="00F50424">
          <w:rPr>
            <w:noProof/>
            <w:webHidden/>
          </w:rPr>
          <w:delText>34</w:delText>
        </w:r>
      </w:del>
    </w:p>
    <w:p w14:paraId="0DBD3637" w14:textId="7E016334" w:rsidR="00A675BB" w:rsidDel="00F50424" w:rsidRDefault="00A675BB">
      <w:pPr>
        <w:pStyle w:val="17"/>
        <w:tabs>
          <w:tab w:val="left" w:pos="400"/>
          <w:tab w:val="right" w:leader="dot" w:pos="8494"/>
        </w:tabs>
        <w:rPr>
          <w:del w:id="599" w:author="user" w:date="2022-08-17T19:13:00Z"/>
          <w:rFonts w:asciiTheme="minorHAnsi" w:eastAsiaTheme="minorEastAsia" w:hAnsiTheme="minorHAnsi" w:cstheme="minorBidi"/>
          <w:noProof/>
          <w:szCs w:val="22"/>
        </w:rPr>
      </w:pPr>
      <w:del w:id="600" w:author="user" w:date="2022-08-17T19:13:00Z">
        <w:r w:rsidRPr="00F50424" w:rsidDel="00F50424">
          <w:rPr>
            <w:rPrChange w:id="601" w:author="user" w:date="2022-08-17T19:13:00Z">
              <w:rPr>
                <w:rStyle w:val="af8"/>
                <w:noProof/>
              </w:rPr>
            </w:rPrChange>
          </w:rPr>
          <w:delText>3</w:delText>
        </w:r>
        <w:r w:rsidDel="00F50424">
          <w:rPr>
            <w:rFonts w:asciiTheme="minorHAnsi" w:eastAsiaTheme="minorEastAsia" w:hAnsiTheme="minorHAnsi" w:cstheme="minorBidi"/>
            <w:noProof/>
            <w:szCs w:val="22"/>
          </w:rPr>
          <w:tab/>
        </w:r>
        <w:r w:rsidRPr="00F50424" w:rsidDel="00F50424">
          <w:rPr>
            <w:rPrChange w:id="602" w:author="user" w:date="2022-08-17T19:13:00Z">
              <w:rPr>
                <w:rStyle w:val="af8"/>
                <w:noProof/>
              </w:rPr>
            </w:rPrChange>
          </w:rPr>
          <w:delText>Result</w:delText>
        </w:r>
        <w:r w:rsidDel="00F50424">
          <w:rPr>
            <w:noProof/>
            <w:webHidden/>
          </w:rPr>
          <w:tab/>
        </w:r>
        <w:r w:rsidR="001578CE" w:rsidDel="00F50424">
          <w:rPr>
            <w:noProof/>
            <w:webHidden/>
          </w:rPr>
          <w:delText>37</w:delText>
        </w:r>
      </w:del>
    </w:p>
    <w:p w14:paraId="2ED58C29" w14:textId="1AA9A121" w:rsidR="00A675BB" w:rsidDel="00F50424" w:rsidRDefault="00A675BB">
      <w:pPr>
        <w:pStyle w:val="21"/>
        <w:tabs>
          <w:tab w:val="left" w:pos="1200"/>
          <w:tab w:val="right" w:leader="dot" w:pos="8494"/>
        </w:tabs>
        <w:ind w:left="480"/>
        <w:rPr>
          <w:del w:id="603" w:author="user" w:date="2022-08-17T19:13:00Z"/>
          <w:rFonts w:asciiTheme="minorHAnsi" w:eastAsiaTheme="minorEastAsia" w:hAnsiTheme="minorHAnsi" w:cstheme="minorBidi"/>
          <w:noProof/>
          <w:szCs w:val="22"/>
        </w:rPr>
      </w:pPr>
      <w:del w:id="604" w:author="user" w:date="2022-08-17T19:13:00Z">
        <w:r w:rsidRPr="00F50424" w:rsidDel="00F50424">
          <w:rPr>
            <w:rPrChange w:id="605" w:author="user" w:date="2022-08-17T19:13:00Z">
              <w:rPr>
                <w:rStyle w:val="af8"/>
                <w:noProof/>
              </w:rPr>
            </w:rPrChange>
          </w:rPr>
          <w:delText>3.1</w:delText>
        </w:r>
        <w:r w:rsidDel="00F50424">
          <w:rPr>
            <w:rFonts w:asciiTheme="minorHAnsi" w:eastAsiaTheme="minorEastAsia" w:hAnsiTheme="minorHAnsi" w:cstheme="minorBidi"/>
            <w:noProof/>
            <w:szCs w:val="22"/>
          </w:rPr>
          <w:tab/>
        </w:r>
        <w:r w:rsidRPr="00F50424" w:rsidDel="00F50424">
          <w:rPr>
            <w:rPrChange w:id="606" w:author="user" w:date="2022-08-17T19:13:00Z">
              <w:rPr>
                <w:rStyle w:val="af8"/>
                <w:noProof/>
              </w:rPr>
            </w:rPrChange>
          </w:rPr>
          <w:delText>Environment data</w:delText>
        </w:r>
        <w:r w:rsidDel="00F50424">
          <w:rPr>
            <w:noProof/>
            <w:webHidden/>
          </w:rPr>
          <w:tab/>
        </w:r>
        <w:r w:rsidR="001578CE" w:rsidDel="00F50424">
          <w:rPr>
            <w:noProof/>
            <w:webHidden/>
          </w:rPr>
          <w:delText>37</w:delText>
        </w:r>
      </w:del>
    </w:p>
    <w:p w14:paraId="516ED2DE" w14:textId="5D8289D4" w:rsidR="00A675BB" w:rsidDel="00F50424" w:rsidRDefault="00A675BB">
      <w:pPr>
        <w:pStyle w:val="31"/>
        <w:tabs>
          <w:tab w:val="left" w:pos="1920"/>
          <w:tab w:val="right" w:leader="dot" w:pos="8494"/>
        </w:tabs>
        <w:ind w:left="960"/>
        <w:rPr>
          <w:del w:id="607" w:author="user" w:date="2022-08-17T19:13:00Z"/>
          <w:rFonts w:asciiTheme="minorHAnsi" w:eastAsiaTheme="minorEastAsia" w:hAnsiTheme="minorHAnsi" w:cstheme="minorBidi"/>
          <w:noProof/>
          <w:szCs w:val="22"/>
        </w:rPr>
      </w:pPr>
      <w:del w:id="608" w:author="user" w:date="2022-08-17T19:13:00Z">
        <w:r w:rsidRPr="00F50424" w:rsidDel="00F50424">
          <w:rPr>
            <w:rPrChange w:id="609" w:author="user" w:date="2022-08-17T19:13:00Z">
              <w:rPr>
                <w:rStyle w:val="af8"/>
                <w:noProof/>
              </w:rPr>
            </w:rPrChange>
          </w:rPr>
          <w:delText>3.1.1</w:delText>
        </w:r>
        <w:r w:rsidDel="00F50424">
          <w:rPr>
            <w:rFonts w:asciiTheme="minorHAnsi" w:eastAsiaTheme="minorEastAsia" w:hAnsiTheme="minorHAnsi" w:cstheme="minorBidi"/>
            <w:noProof/>
            <w:szCs w:val="22"/>
          </w:rPr>
          <w:tab/>
        </w:r>
        <w:r w:rsidRPr="00F50424" w:rsidDel="00F50424">
          <w:rPr>
            <w:rPrChange w:id="610" w:author="user" w:date="2022-08-17T19:13:00Z">
              <w:rPr>
                <w:rStyle w:val="af8"/>
                <w:noProof/>
              </w:rPr>
            </w:rPrChange>
          </w:rPr>
          <w:delText>CTD</w:delText>
        </w:r>
        <w:r w:rsidDel="00F50424">
          <w:rPr>
            <w:noProof/>
            <w:webHidden/>
          </w:rPr>
          <w:tab/>
        </w:r>
        <w:r w:rsidR="001578CE" w:rsidDel="00F50424">
          <w:rPr>
            <w:noProof/>
            <w:webHidden/>
          </w:rPr>
          <w:delText>37</w:delText>
        </w:r>
      </w:del>
    </w:p>
    <w:p w14:paraId="239C5D8D" w14:textId="28CB2EEA" w:rsidR="00A675BB" w:rsidDel="00F50424" w:rsidRDefault="00A675BB">
      <w:pPr>
        <w:pStyle w:val="21"/>
        <w:tabs>
          <w:tab w:val="left" w:pos="1200"/>
          <w:tab w:val="right" w:leader="dot" w:pos="8494"/>
        </w:tabs>
        <w:ind w:left="480"/>
        <w:rPr>
          <w:del w:id="611" w:author="user" w:date="2022-08-17T19:13:00Z"/>
          <w:rFonts w:asciiTheme="minorHAnsi" w:eastAsiaTheme="minorEastAsia" w:hAnsiTheme="minorHAnsi" w:cstheme="minorBidi"/>
          <w:noProof/>
          <w:szCs w:val="22"/>
        </w:rPr>
      </w:pPr>
      <w:del w:id="612" w:author="user" w:date="2022-08-17T19:13:00Z">
        <w:r w:rsidRPr="00F50424" w:rsidDel="00F50424">
          <w:rPr>
            <w:rPrChange w:id="613" w:author="user" w:date="2022-08-17T19:13:00Z">
              <w:rPr>
                <w:rStyle w:val="af8"/>
                <w:noProof/>
              </w:rPr>
            </w:rPrChange>
          </w:rPr>
          <w:delText>3.2</w:delText>
        </w:r>
        <w:r w:rsidDel="00F50424">
          <w:rPr>
            <w:rFonts w:asciiTheme="minorHAnsi" w:eastAsiaTheme="minorEastAsia" w:hAnsiTheme="minorHAnsi" w:cstheme="minorBidi"/>
            <w:noProof/>
            <w:szCs w:val="22"/>
          </w:rPr>
          <w:tab/>
        </w:r>
        <w:r w:rsidRPr="00F50424" w:rsidDel="00F50424">
          <w:rPr>
            <w:rPrChange w:id="614" w:author="user" w:date="2022-08-17T19:13:00Z">
              <w:rPr>
                <w:rStyle w:val="af8"/>
                <w:noProof/>
              </w:rPr>
            </w:rPrChange>
          </w:rPr>
          <w:delText>Carbon budget of non-living component of OC</w:delText>
        </w:r>
        <w:r w:rsidDel="00F50424">
          <w:rPr>
            <w:noProof/>
            <w:webHidden/>
          </w:rPr>
          <w:tab/>
        </w:r>
        <w:r w:rsidR="001578CE" w:rsidDel="00F50424">
          <w:rPr>
            <w:noProof/>
            <w:webHidden/>
          </w:rPr>
          <w:delText>37</w:delText>
        </w:r>
      </w:del>
    </w:p>
    <w:p w14:paraId="40BDA7F7" w14:textId="66C9811F" w:rsidR="00A675BB" w:rsidDel="00F50424" w:rsidRDefault="00A675BB">
      <w:pPr>
        <w:pStyle w:val="31"/>
        <w:tabs>
          <w:tab w:val="left" w:pos="1920"/>
          <w:tab w:val="right" w:leader="dot" w:pos="8494"/>
        </w:tabs>
        <w:ind w:left="960"/>
        <w:rPr>
          <w:del w:id="615" w:author="user" w:date="2022-08-17T19:13:00Z"/>
          <w:rFonts w:asciiTheme="minorHAnsi" w:eastAsiaTheme="minorEastAsia" w:hAnsiTheme="minorHAnsi" w:cstheme="minorBidi"/>
          <w:noProof/>
          <w:szCs w:val="22"/>
        </w:rPr>
      </w:pPr>
      <w:del w:id="616" w:author="user" w:date="2022-08-17T19:13:00Z">
        <w:r w:rsidRPr="00F50424" w:rsidDel="00F50424">
          <w:rPr>
            <w:rPrChange w:id="617" w:author="user" w:date="2022-08-17T19:13:00Z">
              <w:rPr>
                <w:rStyle w:val="af8"/>
                <w:noProof/>
              </w:rPr>
            </w:rPrChange>
          </w:rPr>
          <w:delText>3.2.1</w:delText>
        </w:r>
        <w:r w:rsidDel="00F50424">
          <w:rPr>
            <w:rFonts w:asciiTheme="minorHAnsi" w:eastAsiaTheme="minorEastAsia" w:hAnsiTheme="minorHAnsi" w:cstheme="minorBidi"/>
            <w:noProof/>
            <w:szCs w:val="22"/>
          </w:rPr>
          <w:tab/>
        </w:r>
        <w:r w:rsidRPr="00F50424" w:rsidDel="00F50424">
          <w:rPr>
            <w:rPrChange w:id="618" w:author="user" w:date="2022-08-17T19:13:00Z">
              <w:rPr>
                <w:rStyle w:val="af8"/>
                <w:noProof/>
              </w:rPr>
            </w:rPrChange>
          </w:rPr>
          <w:delText>Detrital organic carbon</w:delText>
        </w:r>
        <w:r w:rsidDel="00F50424">
          <w:rPr>
            <w:noProof/>
            <w:webHidden/>
          </w:rPr>
          <w:tab/>
        </w:r>
        <w:r w:rsidR="001578CE" w:rsidDel="00F50424">
          <w:rPr>
            <w:noProof/>
            <w:webHidden/>
          </w:rPr>
          <w:delText>37</w:delText>
        </w:r>
      </w:del>
    </w:p>
    <w:p w14:paraId="46E17BFB" w14:textId="60054E68" w:rsidR="00A675BB" w:rsidDel="00F50424" w:rsidRDefault="00A675BB">
      <w:pPr>
        <w:pStyle w:val="21"/>
        <w:tabs>
          <w:tab w:val="left" w:pos="1200"/>
          <w:tab w:val="right" w:leader="dot" w:pos="8494"/>
        </w:tabs>
        <w:ind w:left="480"/>
        <w:rPr>
          <w:del w:id="619" w:author="user" w:date="2022-08-17T19:13:00Z"/>
          <w:rFonts w:asciiTheme="minorHAnsi" w:eastAsiaTheme="minorEastAsia" w:hAnsiTheme="minorHAnsi" w:cstheme="minorBidi"/>
          <w:noProof/>
          <w:szCs w:val="22"/>
        </w:rPr>
      </w:pPr>
      <w:del w:id="620" w:author="user" w:date="2022-08-17T19:13:00Z">
        <w:r w:rsidRPr="00F50424" w:rsidDel="00F50424">
          <w:rPr>
            <w:rPrChange w:id="621" w:author="user" w:date="2022-08-17T19:13:00Z">
              <w:rPr>
                <w:rStyle w:val="af8"/>
                <w:noProof/>
              </w:rPr>
            </w:rPrChange>
          </w:rPr>
          <w:delText>3.3</w:delText>
        </w:r>
        <w:r w:rsidDel="00F50424">
          <w:rPr>
            <w:rFonts w:asciiTheme="minorHAnsi" w:eastAsiaTheme="minorEastAsia" w:hAnsiTheme="minorHAnsi" w:cstheme="minorBidi"/>
            <w:noProof/>
            <w:szCs w:val="22"/>
          </w:rPr>
          <w:tab/>
        </w:r>
        <w:r w:rsidRPr="00F50424" w:rsidDel="00F50424">
          <w:rPr>
            <w:rPrChange w:id="622" w:author="user" w:date="2022-08-17T19:13:00Z">
              <w:rPr>
                <w:rStyle w:val="af8"/>
                <w:noProof/>
              </w:rPr>
            </w:rPrChange>
          </w:rPr>
          <w:delText>Carbon budget of the living component of OC</w:delText>
        </w:r>
        <w:r w:rsidDel="00F50424">
          <w:rPr>
            <w:noProof/>
            <w:webHidden/>
          </w:rPr>
          <w:tab/>
        </w:r>
        <w:r w:rsidR="001578CE" w:rsidDel="00F50424">
          <w:rPr>
            <w:noProof/>
            <w:webHidden/>
          </w:rPr>
          <w:delText>38</w:delText>
        </w:r>
      </w:del>
    </w:p>
    <w:p w14:paraId="535E3070" w14:textId="46497517" w:rsidR="00A675BB" w:rsidDel="00F50424" w:rsidRDefault="00A675BB">
      <w:pPr>
        <w:pStyle w:val="31"/>
        <w:tabs>
          <w:tab w:val="left" w:pos="1920"/>
          <w:tab w:val="right" w:leader="dot" w:pos="8494"/>
        </w:tabs>
        <w:ind w:left="960"/>
        <w:rPr>
          <w:del w:id="623" w:author="user" w:date="2022-08-17T19:13:00Z"/>
          <w:rFonts w:asciiTheme="minorHAnsi" w:eastAsiaTheme="minorEastAsia" w:hAnsiTheme="minorHAnsi" w:cstheme="minorBidi"/>
          <w:noProof/>
          <w:szCs w:val="22"/>
        </w:rPr>
      </w:pPr>
      <w:del w:id="624" w:author="user" w:date="2022-08-17T19:13:00Z">
        <w:r w:rsidRPr="00F50424" w:rsidDel="00F50424">
          <w:rPr>
            <w:rPrChange w:id="625" w:author="user" w:date="2022-08-17T19:13:00Z">
              <w:rPr>
                <w:rStyle w:val="af8"/>
                <w:noProof/>
              </w:rPr>
            </w:rPrChange>
          </w:rPr>
          <w:delText>3.3.1</w:delText>
        </w:r>
        <w:r w:rsidDel="00F50424">
          <w:rPr>
            <w:rFonts w:asciiTheme="minorHAnsi" w:eastAsiaTheme="minorEastAsia" w:hAnsiTheme="minorHAnsi" w:cstheme="minorBidi"/>
            <w:noProof/>
            <w:szCs w:val="22"/>
          </w:rPr>
          <w:tab/>
        </w:r>
        <w:r w:rsidRPr="00F50424" w:rsidDel="00F50424">
          <w:rPr>
            <w:rPrChange w:id="626" w:author="user" w:date="2022-08-17T19:13:00Z">
              <w:rPr>
                <w:rStyle w:val="af8"/>
                <w:noProof/>
              </w:rPr>
            </w:rPrChange>
          </w:rPr>
          <w:delText>Prokaryote biomass</w:delText>
        </w:r>
        <w:r w:rsidDel="00F50424">
          <w:rPr>
            <w:noProof/>
            <w:webHidden/>
          </w:rPr>
          <w:tab/>
        </w:r>
        <w:r w:rsidR="001578CE" w:rsidDel="00F50424">
          <w:rPr>
            <w:noProof/>
            <w:webHidden/>
          </w:rPr>
          <w:delText>38</w:delText>
        </w:r>
      </w:del>
    </w:p>
    <w:p w14:paraId="5F7513E0" w14:textId="42C5B9A3" w:rsidR="00A675BB" w:rsidDel="00F50424" w:rsidRDefault="00A675BB">
      <w:pPr>
        <w:pStyle w:val="31"/>
        <w:tabs>
          <w:tab w:val="left" w:pos="1920"/>
          <w:tab w:val="right" w:leader="dot" w:pos="8494"/>
        </w:tabs>
        <w:ind w:left="960"/>
        <w:rPr>
          <w:del w:id="627" w:author="user" w:date="2022-08-17T19:13:00Z"/>
          <w:rFonts w:asciiTheme="minorHAnsi" w:eastAsiaTheme="minorEastAsia" w:hAnsiTheme="minorHAnsi" w:cstheme="minorBidi"/>
          <w:noProof/>
          <w:szCs w:val="22"/>
        </w:rPr>
      </w:pPr>
      <w:del w:id="628" w:author="user" w:date="2022-08-17T19:13:00Z">
        <w:r w:rsidRPr="00F50424" w:rsidDel="00F50424">
          <w:rPr>
            <w:rPrChange w:id="629" w:author="user" w:date="2022-08-17T19:13:00Z">
              <w:rPr>
                <w:rStyle w:val="af8"/>
                <w:noProof/>
              </w:rPr>
            </w:rPrChange>
          </w:rPr>
          <w:delText>3.3.2</w:delText>
        </w:r>
        <w:r w:rsidDel="00F50424">
          <w:rPr>
            <w:rFonts w:asciiTheme="minorHAnsi" w:eastAsiaTheme="minorEastAsia" w:hAnsiTheme="minorHAnsi" w:cstheme="minorBidi"/>
            <w:noProof/>
            <w:szCs w:val="22"/>
          </w:rPr>
          <w:tab/>
        </w:r>
        <w:r w:rsidRPr="00F50424" w:rsidDel="00F50424">
          <w:rPr>
            <w:rPrChange w:id="630" w:author="user" w:date="2022-08-17T19:13:00Z">
              <w:rPr>
                <w:rStyle w:val="af8"/>
                <w:noProof/>
              </w:rPr>
            </w:rPrChange>
          </w:rPr>
          <w:delText>Meiofauna biomass</w:delText>
        </w:r>
        <w:r w:rsidDel="00F50424">
          <w:rPr>
            <w:noProof/>
            <w:webHidden/>
          </w:rPr>
          <w:tab/>
        </w:r>
        <w:r w:rsidR="001578CE" w:rsidDel="00F50424">
          <w:rPr>
            <w:noProof/>
            <w:webHidden/>
          </w:rPr>
          <w:delText>38</w:delText>
        </w:r>
      </w:del>
    </w:p>
    <w:p w14:paraId="29885463" w14:textId="182A0CA4" w:rsidR="00A675BB" w:rsidDel="00F50424" w:rsidRDefault="00A675BB">
      <w:pPr>
        <w:pStyle w:val="31"/>
        <w:tabs>
          <w:tab w:val="left" w:pos="1920"/>
          <w:tab w:val="right" w:leader="dot" w:pos="8494"/>
        </w:tabs>
        <w:ind w:left="960"/>
        <w:rPr>
          <w:del w:id="631" w:author="user" w:date="2022-08-17T19:13:00Z"/>
          <w:rFonts w:asciiTheme="minorHAnsi" w:eastAsiaTheme="minorEastAsia" w:hAnsiTheme="minorHAnsi" w:cstheme="minorBidi"/>
          <w:noProof/>
          <w:szCs w:val="22"/>
        </w:rPr>
      </w:pPr>
      <w:del w:id="632" w:author="user" w:date="2022-08-17T19:13:00Z">
        <w:r w:rsidRPr="00F50424" w:rsidDel="00F50424">
          <w:rPr>
            <w:rPrChange w:id="633" w:author="user" w:date="2022-08-17T19:13:00Z">
              <w:rPr>
                <w:rStyle w:val="af8"/>
                <w:noProof/>
              </w:rPr>
            </w:rPrChange>
          </w:rPr>
          <w:delText>3.3.3</w:delText>
        </w:r>
        <w:r w:rsidDel="00F50424">
          <w:rPr>
            <w:rFonts w:asciiTheme="minorHAnsi" w:eastAsiaTheme="minorEastAsia" w:hAnsiTheme="minorHAnsi" w:cstheme="minorBidi"/>
            <w:noProof/>
            <w:szCs w:val="22"/>
          </w:rPr>
          <w:tab/>
        </w:r>
        <w:r w:rsidRPr="00F50424" w:rsidDel="00F50424">
          <w:rPr>
            <w:rPrChange w:id="634" w:author="user" w:date="2022-08-17T19:13:00Z">
              <w:rPr>
                <w:rStyle w:val="af8"/>
                <w:noProof/>
              </w:rPr>
            </w:rPrChange>
          </w:rPr>
          <w:delText>Macrofauna biomass</w:delText>
        </w:r>
        <w:r w:rsidDel="00F50424">
          <w:rPr>
            <w:noProof/>
            <w:webHidden/>
          </w:rPr>
          <w:tab/>
        </w:r>
        <w:r w:rsidR="001578CE" w:rsidDel="00F50424">
          <w:rPr>
            <w:noProof/>
            <w:webHidden/>
          </w:rPr>
          <w:delText>39</w:delText>
        </w:r>
      </w:del>
    </w:p>
    <w:p w14:paraId="6E1A35E6" w14:textId="79DAFFDC" w:rsidR="00A675BB" w:rsidDel="00F50424" w:rsidRDefault="00A675BB">
      <w:pPr>
        <w:pStyle w:val="21"/>
        <w:tabs>
          <w:tab w:val="left" w:pos="1200"/>
          <w:tab w:val="right" w:leader="dot" w:pos="8494"/>
        </w:tabs>
        <w:ind w:left="480"/>
        <w:rPr>
          <w:del w:id="635" w:author="user" w:date="2022-08-17T19:13:00Z"/>
          <w:rFonts w:asciiTheme="minorHAnsi" w:eastAsiaTheme="minorEastAsia" w:hAnsiTheme="minorHAnsi" w:cstheme="minorBidi"/>
          <w:noProof/>
          <w:szCs w:val="22"/>
        </w:rPr>
      </w:pPr>
      <w:del w:id="636" w:author="user" w:date="2022-08-17T19:13:00Z">
        <w:r w:rsidRPr="00F50424" w:rsidDel="00F50424">
          <w:rPr>
            <w:rPrChange w:id="637" w:author="user" w:date="2022-08-17T19:13:00Z">
              <w:rPr>
                <w:rStyle w:val="af8"/>
                <w:noProof/>
              </w:rPr>
            </w:rPrChange>
          </w:rPr>
          <w:delText>3.4</w:delText>
        </w:r>
        <w:r w:rsidDel="00F50424">
          <w:rPr>
            <w:rFonts w:asciiTheme="minorHAnsi" w:eastAsiaTheme="minorEastAsia" w:hAnsiTheme="minorHAnsi" w:cstheme="minorBidi"/>
            <w:noProof/>
            <w:szCs w:val="22"/>
          </w:rPr>
          <w:tab/>
        </w:r>
        <w:r w:rsidRPr="00F50424" w:rsidDel="00F50424">
          <w:rPr>
            <w:rPrChange w:id="638" w:author="user" w:date="2022-08-17T19:13:00Z">
              <w:rPr>
                <w:rStyle w:val="af8"/>
                <w:noProof/>
              </w:rPr>
            </w:rPrChange>
          </w:rPr>
          <w:delText>Oxygen utilization</w:delText>
        </w:r>
        <w:r w:rsidDel="00F50424">
          <w:rPr>
            <w:noProof/>
            <w:webHidden/>
          </w:rPr>
          <w:tab/>
        </w:r>
        <w:r w:rsidR="001578CE" w:rsidDel="00F50424">
          <w:rPr>
            <w:noProof/>
            <w:webHidden/>
          </w:rPr>
          <w:delText>41</w:delText>
        </w:r>
      </w:del>
    </w:p>
    <w:p w14:paraId="7E92B3E2" w14:textId="1F90D673" w:rsidR="00A675BB" w:rsidDel="00F50424" w:rsidRDefault="00A675BB">
      <w:pPr>
        <w:pStyle w:val="21"/>
        <w:tabs>
          <w:tab w:val="left" w:pos="1200"/>
          <w:tab w:val="right" w:leader="dot" w:pos="8494"/>
        </w:tabs>
        <w:ind w:left="480"/>
        <w:rPr>
          <w:del w:id="639" w:author="user" w:date="2022-08-17T19:13:00Z"/>
          <w:rFonts w:asciiTheme="minorHAnsi" w:eastAsiaTheme="minorEastAsia" w:hAnsiTheme="minorHAnsi" w:cstheme="minorBidi"/>
          <w:noProof/>
          <w:szCs w:val="22"/>
        </w:rPr>
      </w:pPr>
      <w:del w:id="640" w:author="user" w:date="2022-08-17T19:13:00Z">
        <w:r w:rsidRPr="00F50424" w:rsidDel="00F50424">
          <w:rPr>
            <w:rPrChange w:id="641" w:author="user" w:date="2022-08-17T19:13:00Z">
              <w:rPr>
                <w:rStyle w:val="af8"/>
                <w:noProof/>
              </w:rPr>
            </w:rPrChange>
          </w:rPr>
          <w:delText>3.5</w:delText>
        </w:r>
        <w:r w:rsidDel="00F50424">
          <w:rPr>
            <w:rFonts w:asciiTheme="minorHAnsi" w:eastAsiaTheme="minorEastAsia" w:hAnsiTheme="minorHAnsi" w:cstheme="minorBidi"/>
            <w:noProof/>
            <w:szCs w:val="22"/>
          </w:rPr>
          <w:tab/>
        </w:r>
        <w:r w:rsidRPr="00F50424" w:rsidDel="00F50424">
          <w:rPr>
            <w:rPrChange w:id="642" w:author="user" w:date="2022-08-17T19:13:00Z">
              <w:rPr>
                <w:rStyle w:val="af8"/>
                <w:noProof/>
              </w:rPr>
            </w:rPrChange>
          </w:rPr>
          <w:delText>Model results</w:delText>
        </w:r>
        <w:r w:rsidDel="00F50424">
          <w:rPr>
            <w:noProof/>
            <w:webHidden/>
          </w:rPr>
          <w:tab/>
        </w:r>
        <w:r w:rsidR="001578CE" w:rsidDel="00F50424">
          <w:rPr>
            <w:noProof/>
            <w:webHidden/>
          </w:rPr>
          <w:delText>42</w:delText>
        </w:r>
      </w:del>
    </w:p>
    <w:p w14:paraId="5D0BE4B4" w14:textId="5FD16A49" w:rsidR="00A675BB" w:rsidDel="00F50424" w:rsidRDefault="00A675BB">
      <w:pPr>
        <w:pStyle w:val="31"/>
        <w:tabs>
          <w:tab w:val="left" w:pos="1920"/>
          <w:tab w:val="right" w:leader="dot" w:pos="8494"/>
        </w:tabs>
        <w:ind w:left="960"/>
        <w:rPr>
          <w:del w:id="643" w:author="user" w:date="2022-08-17T19:13:00Z"/>
          <w:rFonts w:asciiTheme="minorHAnsi" w:eastAsiaTheme="minorEastAsia" w:hAnsiTheme="minorHAnsi" w:cstheme="minorBidi"/>
          <w:noProof/>
          <w:szCs w:val="22"/>
        </w:rPr>
      </w:pPr>
      <w:del w:id="644" w:author="user" w:date="2022-08-17T19:13:00Z">
        <w:r w:rsidRPr="00F50424" w:rsidDel="00F50424">
          <w:rPr>
            <w:rPrChange w:id="645" w:author="user" w:date="2022-08-17T19:13:00Z">
              <w:rPr>
                <w:rStyle w:val="af8"/>
                <w:noProof/>
              </w:rPr>
            </w:rPrChange>
          </w:rPr>
          <w:delText>3.5.1</w:delText>
        </w:r>
        <w:r w:rsidDel="00F50424">
          <w:rPr>
            <w:rFonts w:asciiTheme="minorHAnsi" w:eastAsiaTheme="minorEastAsia" w:hAnsiTheme="minorHAnsi" w:cstheme="minorBidi"/>
            <w:noProof/>
            <w:szCs w:val="22"/>
          </w:rPr>
          <w:tab/>
        </w:r>
        <w:r w:rsidRPr="00F50424" w:rsidDel="00F50424">
          <w:rPr>
            <w:rPrChange w:id="646" w:author="user" w:date="2022-08-17T19:13:00Z">
              <w:rPr>
                <w:rStyle w:val="af8"/>
                <w:noProof/>
              </w:rPr>
            </w:rPrChange>
          </w:rPr>
          <w:delText>LIM result in GC1</w:delText>
        </w:r>
        <w:r w:rsidDel="00F50424">
          <w:rPr>
            <w:noProof/>
            <w:webHidden/>
          </w:rPr>
          <w:tab/>
        </w:r>
        <w:r w:rsidR="001578CE" w:rsidDel="00F50424">
          <w:rPr>
            <w:noProof/>
            <w:webHidden/>
          </w:rPr>
          <w:delText>44</w:delText>
        </w:r>
      </w:del>
    </w:p>
    <w:p w14:paraId="2C51B41E" w14:textId="24AD1B87" w:rsidR="00A675BB" w:rsidDel="00F50424" w:rsidRDefault="00A675BB">
      <w:pPr>
        <w:pStyle w:val="31"/>
        <w:tabs>
          <w:tab w:val="left" w:pos="1920"/>
          <w:tab w:val="right" w:leader="dot" w:pos="8494"/>
        </w:tabs>
        <w:ind w:left="960"/>
        <w:rPr>
          <w:del w:id="647" w:author="user" w:date="2022-08-17T19:13:00Z"/>
          <w:rFonts w:asciiTheme="minorHAnsi" w:eastAsiaTheme="minorEastAsia" w:hAnsiTheme="minorHAnsi" w:cstheme="minorBidi"/>
          <w:noProof/>
          <w:szCs w:val="22"/>
        </w:rPr>
      </w:pPr>
      <w:del w:id="648" w:author="user" w:date="2022-08-17T19:13:00Z">
        <w:r w:rsidRPr="00F50424" w:rsidDel="00F50424">
          <w:rPr>
            <w:rPrChange w:id="649" w:author="user" w:date="2022-08-17T19:13:00Z">
              <w:rPr>
                <w:rStyle w:val="af8"/>
                <w:noProof/>
              </w:rPr>
            </w:rPrChange>
          </w:rPr>
          <w:delText>3.5.2</w:delText>
        </w:r>
        <w:r w:rsidDel="00F50424">
          <w:rPr>
            <w:rFonts w:asciiTheme="minorHAnsi" w:eastAsiaTheme="minorEastAsia" w:hAnsiTheme="minorHAnsi" w:cstheme="minorBidi"/>
            <w:noProof/>
            <w:szCs w:val="22"/>
          </w:rPr>
          <w:tab/>
        </w:r>
        <w:r w:rsidRPr="00F50424" w:rsidDel="00F50424">
          <w:rPr>
            <w:rPrChange w:id="650" w:author="user" w:date="2022-08-17T19:13:00Z">
              <w:rPr>
                <w:rStyle w:val="af8"/>
                <w:noProof/>
              </w:rPr>
            </w:rPrChange>
          </w:rPr>
          <w:delText>LIM result in GS1</w:delText>
        </w:r>
        <w:r w:rsidDel="00F50424">
          <w:rPr>
            <w:noProof/>
            <w:webHidden/>
          </w:rPr>
          <w:tab/>
        </w:r>
        <w:r w:rsidR="001578CE" w:rsidDel="00F50424">
          <w:rPr>
            <w:noProof/>
            <w:webHidden/>
          </w:rPr>
          <w:delText>44</w:delText>
        </w:r>
      </w:del>
    </w:p>
    <w:p w14:paraId="5577BDDC" w14:textId="011EF847" w:rsidR="00A675BB" w:rsidDel="00F50424" w:rsidRDefault="00A675BB">
      <w:pPr>
        <w:pStyle w:val="21"/>
        <w:tabs>
          <w:tab w:val="left" w:pos="1200"/>
          <w:tab w:val="right" w:leader="dot" w:pos="8494"/>
        </w:tabs>
        <w:ind w:left="480"/>
        <w:rPr>
          <w:del w:id="651" w:author="user" w:date="2022-08-17T19:13:00Z"/>
          <w:rFonts w:asciiTheme="minorHAnsi" w:eastAsiaTheme="minorEastAsia" w:hAnsiTheme="minorHAnsi" w:cstheme="minorBidi"/>
          <w:noProof/>
          <w:szCs w:val="22"/>
        </w:rPr>
      </w:pPr>
      <w:del w:id="652" w:author="user" w:date="2022-08-17T19:13:00Z">
        <w:r w:rsidRPr="00F50424" w:rsidDel="00F50424">
          <w:rPr>
            <w:rPrChange w:id="653" w:author="user" w:date="2022-08-17T19:13:00Z">
              <w:rPr>
                <w:rStyle w:val="af8"/>
                <w:noProof/>
              </w:rPr>
            </w:rPrChange>
          </w:rPr>
          <w:delText>3.6</w:delText>
        </w:r>
        <w:r w:rsidDel="00F50424">
          <w:rPr>
            <w:rFonts w:asciiTheme="minorHAnsi" w:eastAsiaTheme="minorEastAsia" w:hAnsiTheme="minorHAnsi" w:cstheme="minorBidi"/>
            <w:noProof/>
            <w:szCs w:val="22"/>
          </w:rPr>
          <w:tab/>
        </w:r>
        <w:r w:rsidRPr="00F50424" w:rsidDel="00F50424">
          <w:rPr>
            <w:rPrChange w:id="654" w:author="user" w:date="2022-08-17T19:13:00Z">
              <w:rPr>
                <w:rStyle w:val="af8"/>
                <w:noProof/>
              </w:rPr>
            </w:rPrChange>
          </w:rPr>
          <w:delText>Turnover rates</w:delText>
        </w:r>
        <w:r w:rsidDel="00F50424">
          <w:rPr>
            <w:noProof/>
            <w:webHidden/>
          </w:rPr>
          <w:tab/>
        </w:r>
        <w:r w:rsidR="001578CE" w:rsidDel="00F50424">
          <w:rPr>
            <w:noProof/>
            <w:webHidden/>
          </w:rPr>
          <w:delText>46</w:delText>
        </w:r>
      </w:del>
    </w:p>
    <w:p w14:paraId="6DBB8E64" w14:textId="50D72C0D" w:rsidR="00A675BB" w:rsidDel="00F50424" w:rsidRDefault="00A675BB">
      <w:pPr>
        <w:pStyle w:val="21"/>
        <w:tabs>
          <w:tab w:val="left" w:pos="1200"/>
          <w:tab w:val="right" w:leader="dot" w:pos="8494"/>
        </w:tabs>
        <w:ind w:left="480"/>
        <w:rPr>
          <w:del w:id="655" w:author="user" w:date="2022-08-17T19:13:00Z"/>
          <w:rFonts w:asciiTheme="minorHAnsi" w:eastAsiaTheme="minorEastAsia" w:hAnsiTheme="minorHAnsi" w:cstheme="minorBidi"/>
          <w:noProof/>
          <w:szCs w:val="22"/>
        </w:rPr>
      </w:pPr>
      <w:del w:id="656" w:author="user" w:date="2022-08-17T19:13:00Z">
        <w:r w:rsidRPr="00F50424" w:rsidDel="00F50424">
          <w:rPr>
            <w:rPrChange w:id="657" w:author="user" w:date="2022-08-17T19:13:00Z">
              <w:rPr>
                <w:rStyle w:val="af8"/>
                <w:noProof/>
              </w:rPr>
            </w:rPrChange>
          </w:rPr>
          <w:delText>3.7</w:delText>
        </w:r>
        <w:r w:rsidDel="00F50424">
          <w:rPr>
            <w:rFonts w:asciiTheme="minorHAnsi" w:eastAsiaTheme="minorEastAsia" w:hAnsiTheme="minorHAnsi" w:cstheme="minorBidi"/>
            <w:noProof/>
            <w:szCs w:val="22"/>
          </w:rPr>
          <w:tab/>
        </w:r>
        <w:r w:rsidRPr="00F50424" w:rsidDel="00F50424">
          <w:rPr>
            <w:rPrChange w:id="658" w:author="user" w:date="2022-08-17T19:13:00Z">
              <w:rPr>
                <w:rStyle w:val="af8"/>
                <w:noProof/>
              </w:rPr>
            </w:rPrChange>
          </w:rPr>
          <w:delText>Network indices results</w:delText>
        </w:r>
        <w:r w:rsidDel="00F50424">
          <w:rPr>
            <w:noProof/>
            <w:webHidden/>
          </w:rPr>
          <w:tab/>
        </w:r>
        <w:r w:rsidR="001578CE" w:rsidDel="00F50424">
          <w:rPr>
            <w:noProof/>
            <w:webHidden/>
          </w:rPr>
          <w:delText>47</w:delText>
        </w:r>
      </w:del>
    </w:p>
    <w:p w14:paraId="4F527AA1" w14:textId="53D6200B" w:rsidR="00A675BB" w:rsidDel="00F50424" w:rsidRDefault="00A675BB">
      <w:pPr>
        <w:pStyle w:val="17"/>
        <w:tabs>
          <w:tab w:val="left" w:pos="400"/>
          <w:tab w:val="right" w:leader="dot" w:pos="8494"/>
        </w:tabs>
        <w:rPr>
          <w:del w:id="659" w:author="user" w:date="2022-08-17T19:13:00Z"/>
          <w:rFonts w:asciiTheme="minorHAnsi" w:eastAsiaTheme="minorEastAsia" w:hAnsiTheme="minorHAnsi" w:cstheme="minorBidi"/>
          <w:noProof/>
          <w:szCs w:val="22"/>
        </w:rPr>
      </w:pPr>
      <w:del w:id="660" w:author="user" w:date="2022-08-17T19:13:00Z">
        <w:r w:rsidRPr="00F50424" w:rsidDel="00F50424">
          <w:rPr>
            <w:rPrChange w:id="661" w:author="user" w:date="2022-08-17T19:13:00Z">
              <w:rPr>
                <w:rStyle w:val="af8"/>
                <w:noProof/>
              </w:rPr>
            </w:rPrChange>
          </w:rPr>
          <w:delText>4</w:delText>
        </w:r>
        <w:r w:rsidDel="00F50424">
          <w:rPr>
            <w:rFonts w:asciiTheme="minorHAnsi" w:eastAsiaTheme="minorEastAsia" w:hAnsiTheme="minorHAnsi" w:cstheme="minorBidi"/>
            <w:noProof/>
            <w:szCs w:val="22"/>
          </w:rPr>
          <w:tab/>
        </w:r>
        <w:r w:rsidRPr="00F50424" w:rsidDel="00F50424">
          <w:rPr>
            <w:rPrChange w:id="662" w:author="user" w:date="2022-08-17T19:13:00Z">
              <w:rPr>
                <w:rStyle w:val="af8"/>
                <w:noProof/>
              </w:rPr>
            </w:rPrChange>
          </w:rPr>
          <w:delText>Discussion</w:delText>
        </w:r>
        <w:r w:rsidDel="00F50424">
          <w:rPr>
            <w:noProof/>
            <w:webHidden/>
          </w:rPr>
          <w:tab/>
        </w:r>
        <w:r w:rsidR="001578CE" w:rsidDel="00F50424">
          <w:rPr>
            <w:noProof/>
            <w:webHidden/>
          </w:rPr>
          <w:delText>49</w:delText>
        </w:r>
      </w:del>
    </w:p>
    <w:p w14:paraId="2A374656" w14:textId="21F6AFB7" w:rsidR="00A675BB" w:rsidDel="00F50424" w:rsidRDefault="00A675BB">
      <w:pPr>
        <w:pStyle w:val="21"/>
        <w:tabs>
          <w:tab w:val="left" w:pos="1200"/>
          <w:tab w:val="right" w:leader="dot" w:pos="8494"/>
        </w:tabs>
        <w:ind w:left="480"/>
        <w:rPr>
          <w:del w:id="663" w:author="user" w:date="2022-08-17T19:13:00Z"/>
          <w:rFonts w:asciiTheme="minorHAnsi" w:eastAsiaTheme="minorEastAsia" w:hAnsiTheme="minorHAnsi" w:cstheme="minorBidi"/>
          <w:noProof/>
          <w:szCs w:val="22"/>
        </w:rPr>
      </w:pPr>
      <w:del w:id="664" w:author="user" w:date="2022-08-17T19:13:00Z">
        <w:r w:rsidRPr="00F50424" w:rsidDel="00F50424">
          <w:rPr>
            <w:rPrChange w:id="665" w:author="user" w:date="2022-08-17T19:13:00Z">
              <w:rPr>
                <w:rStyle w:val="af8"/>
                <w:noProof/>
              </w:rPr>
            </w:rPrChange>
          </w:rPr>
          <w:delText>4.1</w:delText>
        </w:r>
        <w:r w:rsidDel="00F50424">
          <w:rPr>
            <w:rFonts w:asciiTheme="minorHAnsi" w:eastAsiaTheme="minorEastAsia" w:hAnsiTheme="minorHAnsi" w:cstheme="minorBidi"/>
            <w:noProof/>
            <w:szCs w:val="22"/>
          </w:rPr>
          <w:tab/>
        </w:r>
        <w:r w:rsidRPr="00F50424" w:rsidDel="00F50424">
          <w:rPr>
            <w:rPrChange w:id="666" w:author="user" w:date="2022-08-17T19:13:00Z">
              <w:rPr>
                <w:rStyle w:val="af8"/>
                <w:noProof/>
              </w:rPr>
            </w:rPrChange>
          </w:rPr>
          <w:delText>Carbon stock in different compartments</w:delText>
        </w:r>
        <w:r w:rsidDel="00F50424">
          <w:rPr>
            <w:noProof/>
            <w:webHidden/>
          </w:rPr>
          <w:tab/>
        </w:r>
        <w:r w:rsidR="001578CE" w:rsidDel="00F50424">
          <w:rPr>
            <w:noProof/>
            <w:webHidden/>
          </w:rPr>
          <w:delText>49</w:delText>
        </w:r>
      </w:del>
    </w:p>
    <w:p w14:paraId="25920E89" w14:textId="70C541B5" w:rsidR="00A675BB" w:rsidDel="00F50424" w:rsidRDefault="00A675BB">
      <w:pPr>
        <w:pStyle w:val="21"/>
        <w:tabs>
          <w:tab w:val="left" w:pos="1200"/>
          <w:tab w:val="right" w:leader="dot" w:pos="8494"/>
        </w:tabs>
        <w:ind w:left="480"/>
        <w:rPr>
          <w:del w:id="667" w:author="user" w:date="2022-08-17T19:13:00Z"/>
          <w:rFonts w:asciiTheme="minorHAnsi" w:eastAsiaTheme="minorEastAsia" w:hAnsiTheme="minorHAnsi" w:cstheme="minorBidi"/>
          <w:noProof/>
          <w:szCs w:val="22"/>
        </w:rPr>
      </w:pPr>
      <w:del w:id="668" w:author="user" w:date="2022-08-17T19:13:00Z">
        <w:r w:rsidRPr="00F50424" w:rsidDel="00F50424">
          <w:rPr>
            <w:rPrChange w:id="669" w:author="user" w:date="2022-08-17T19:13:00Z">
              <w:rPr>
                <w:rStyle w:val="af8"/>
                <w:noProof/>
              </w:rPr>
            </w:rPrChange>
          </w:rPr>
          <w:delText>4.2</w:delText>
        </w:r>
        <w:r w:rsidDel="00F50424">
          <w:rPr>
            <w:rFonts w:asciiTheme="minorHAnsi" w:eastAsiaTheme="minorEastAsia" w:hAnsiTheme="minorHAnsi" w:cstheme="minorBidi"/>
            <w:noProof/>
            <w:szCs w:val="22"/>
          </w:rPr>
          <w:tab/>
        </w:r>
        <w:r w:rsidRPr="00F50424" w:rsidDel="00F50424">
          <w:rPr>
            <w:rPrChange w:id="670" w:author="user" w:date="2022-08-17T19:13:00Z">
              <w:rPr>
                <w:rStyle w:val="af8"/>
                <w:noProof/>
              </w:rPr>
            </w:rPrChange>
          </w:rPr>
          <w:delText>Implemented constraints and model limitations</w:delText>
        </w:r>
        <w:r w:rsidDel="00F50424">
          <w:rPr>
            <w:noProof/>
            <w:webHidden/>
          </w:rPr>
          <w:tab/>
        </w:r>
        <w:r w:rsidR="001578CE" w:rsidDel="00F50424">
          <w:rPr>
            <w:noProof/>
            <w:webHidden/>
          </w:rPr>
          <w:delText>52</w:delText>
        </w:r>
      </w:del>
    </w:p>
    <w:p w14:paraId="6F446792" w14:textId="6E143663" w:rsidR="00A675BB" w:rsidDel="00F50424" w:rsidRDefault="00A675BB">
      <w:pPr>
        <w:pStyle w:val="21"/>
        <w:tabs>
          <w:tab w:val="left" w:pos="1200"/>
          <w:tab w:val="right" w:leader="dot" w:pos="8494"/>
        </w:tabs>
        <w:ind w:left="480"/>
        <w:rPr>
          <w:del w:id="671" w:author="user" w:date="2022-08-17T19:13:00Z"/>
          <w:rFonts w:asciiTheme="minorHAnsi" w:eastAsiaTheme="minorEastAsia" w:hAnsiTheme="minorHAnsi" w:cstheme="minorBidi"/>
          <w:noProof/>
          <w:szCs w:val="22"/>
        </w:rPr>
      </w:pPr>
      <w:del w:id="672" w:author="user" w:date="2022-08-17T19:13:00Z">
        <w:r w:rsidRPr="00F50424" w:rsidDel="00F50424">
          <w:rPr>
            <w:rPrChange w:id="673" w:author="user" w:date="2022-08-17T19:13:00Z">
              <w:rPr>
                <w:rStyle w:val="af8"/>
                <w:noProof/>
              </w:rPr>
            </w:rPrChange>
          </w:rPr>
          <w:delText>4.3</w:delText>
        </w:r>
        <w:r w:rsidDel="00F50424">
          <w:rPr>
            <w:rFonts w:asciiTheme="minorHAnsi" w:eastAsiaTheme="minorEastAsia" w:hAnsiTheme="minorHAnsi" w:cstheme="minorBidi"/>
            <w:noProof/>
            <w:szCs w:val="22"/>
          </w:rPr>
          <w:tab/>
        </w:r>
        <w:r w:rsidRPr="00F50424" w:rsidDel="00F50424">
          <w:rPr>
            <w:rPrChange w:id="674" w:author="user" w:date="2022-08-17T19:13:00Z">
              <w:rPr>
                <w:rStyle w:val="af8"/>
                <w:noProof/>
              </w:rPr>
            </w:rPrChange>
          </w:rPr>
          <w:delText>Carbon demand from the benthic community</w:delText>
        </w:r>
        <w:r w:rsidDel="00F50424">
          <w:rPr>
            <w:noProof/>
            <w:webHidden/>
          </w:rPr>
          <w:tab/>
        </w:r>
        <w:r w:rsidR="001578CE" w:rsidDel="00F50424">
          <w:rPr>
            <w:noProof/>
            <w:webHidden/>
          </w:rPr>
          <w:delText>58</w:delText>
        </w:r>
      </w:del>
    </w:p>
    <w:p w14:paraId="2E464905" w14:textId="771A4FEC" w:rsidR="00A675BB" w:rsidDel="00F50424" w:rsidRDefault="00A675BB">
      <w:pPr>
        <w:pStyle w:val="21"/>
        <w:tabs>
          <w:tab w:val="left" w:pos="1200"/>
          <w:tab w:val="right" w:leader="dot" w:pos="8494"/>
        </w:tabs>
        <w:ind w:left="480"/>
        <w:rPr>
          <w:del w:id="675" w:author="user" w:date="2022-08-17T19:13:00Z"/>
          <w:rFonts w:asciiTheme="minorHAnsi" w:eastAsiaTheme="minorEastAsia" w:hAnsiTheme="minorHAnsi" w:cstheme="minorBidi"/>
          <w:noProof/>
          <w:szCs w:val="22"/>
        </w:rPr>
      </w:pPr>
      <w:del w:id="676" w:author="user" w:date="2022-08-17T19:13:00Z">
        <w:r w:rsidRPr="00F50424" w:rsidDel="00F50424">
          <w:rPr>
            <w:rPrChange w:id="677" w:author="user" w:date="2022-08-17T19:13:00Z">
              <w:rPr>
                <w:rStyle w:val="af8"/>
                <w:noProof/>
              </w:rPr>
            </w:rPrChange>
          </w:rPr>
          <w:delText>4.4</w:delText>
        </w:r>
        <w:r w:rsidDel="00F50424">
          <w:rPr>
            <w:rFonts w:asciiTheme="minorHAnsi" w:eastAsiaTheme="minorEastAsia" w:hAnsiTheme="minorHAnsi" w:cstheme="minorBidi"/>
            <w:noProof/>
            <w:szCs w:val="22"/>
          </w:rPr>
          <w:tab/>
        </w:r>
        <w:r w:rsidRPr="00F50424" w:rsidDel="00F50424">
          <w:rPr>
            <w:rPrChange w:id="678" w:author="user" w:date="2022-08-17T19:13:00Z">
              <w:rPr>
                <w:rStyle w:val="af8"/>
                <w:noProof/>
              </w:rPr>
            </w:rPrChange>
          </w:rPr>
          <w:delText>Network characteristics</w:delText>
        </w:r>
        <w:r w:rsidDel="00F50424">
          <w:rPr>
            <w:noProof/>
            <w:webHidden/>
          </w:rPr>
          <w:tab/>
        </w:r>
        <w:r w:rsidR="001578CE" w:rsidDel="00F50424">
          <w:rPr>
            <w:noProof/>
            <w:webHidden/>
          </w:rPr>
          <w:delText>60</w:delText>
        </w:r>
      </w:del>
    </w:p>
    <w:p w14:paraId="596C1DC1" w14:textId="1D9E5CD7" w:rsidR="00A675BB" w:rsidDel="00F50424" w:rsidRDefault="00A675BB">
      <w:pPr>
        <w:pStyle w:val="21"/>
        <w:tabs>
          <w:tab w:val="left" w:pos="1200"/>
          <w:tab w:val="right" w:leader="dot" w:pos="8494"/>
        </w:tabs>
        <w:ind w:left="480"/>
        <w:rPr>
          <w:del w:id="679" w:author="user" w:date="2022-08-17T19:13:00Z"/>
          <w:rFonts w:asciiTheme="minorHAnsi" w:eastAsiaTheme="minorEastAsia" w:hAnsiTheme="minorHAnsi" w:cstheme="minorBidi"/>
          <w:noProof/>
          <w:szCs w:val="22"/>
        </w:rPr>
      </w:pPr>
      <w:del w:id="680" w:author="user" w:date="2022-08-17T19:13:00Z">
        <w:r w:rsidRPr="00F50424" w:rsidDel="00F50424">
          <w:rPr>
            <w:rPrChange w:id="681" w:author="user" w:date="2022-08-17T19:13:00Z">
              <w:rPr>
                <w:rStyle w:val="af8"/>
                <w:noProof/>
              </w:rPr>
            </w:rPrChange>
          </w:rPr>
          <w:delText>4.5</w:delText>
        </w:r>
        <w:r w:rsidDel="00F50424">
          <w:rPr>
            <w:rFonts w:asciiTheme="minorHAnsi" w:eastAsiaTheme="minorEastAsia" w:hAnsiTheme="minorHAnsi" w:cstheme="minorBidi"/>
            <w:noProof/>
            <w:szCs w:val="22"/>
          </w:rPr>
          <w:tab/>
        </w:r>
        <w:r w:rsidRPr="00F50424" w:rsidDel="00F50424">
          <w:rPr>
            <w:rPrChange w:id="682" w:author="user" w:date="2022-08-17T19:13:00Z">
              <w:rPr>
                <w:rStyle w:val="af8"/>
                <w:noProof/>
              </w:rPr>
            </w:rPrChange>
          </w:rPr>
          <w:delText>Burial efficiency and carbon sequestration in the GPSC</w:delText>
        </w:r>
        <w:r w:rsidDel="00F50424">
          <w:rPr>
            <w:noProof/>
            <w:webHidden/>
          </w:rPr>
          <w:tab/>
        </w:r>
        <w:r w:rsidR="001578CE" w:rsidDel="00F50424">
          <w:rPr>
            <w:noProof/>
            <w:webHidden/>
          </w:rPr>
          <w:delText>63</w:delText>
        </w:r>
      </w:del>
    </w:p>
    <w:p w14:paraId="23BE6642" w14:textId="36743709" w:rsidR="00A675BB" w:rsidDel="00F50424" w:rsidRDefault="00A675BB">
      <w:pPr>
        <w:pStyle w:val="17"/>
        <w:tabs>
          <w:tab w:val="left" w:pos="400"/>
          <w:tab w:val="right" w:leader="dot" w:pos="8494"/>
        </w:tabs>
        <w:rPr>
          <w:del w:id="683" w:author="user" w:date="2022-08-17T19:13:00Z"/>
          <w:rFonts w:asciiTheme="minorHAnsi" w:eastAsiaTheme="minorEastAsia" w:hAnsiTheme="minorHAnsi" w:cstheme="minorBidi"/>
          <w:noProof/>
          <w:szCs w:val="22"/>
        </w:rPr>
      </w:pPr>
      <w:del w:id="684" w:author="user" w:date="2022-08-17T19:13:00Z">
        <w:r w:rsidRPr="00F50424" w:rsidDel="00F50424">
          <w:rPr>
            <w:rPrChange w:id="685" w:author="user" w:date="2022-08-17T19:13:00Z">
              <w:rPr>
                <w:rStyle w:val="af8"/>
                <w:noProof/>
              </w:rPr>
            </w:rPrChange>
          </w:rPr>
          <w:delText>5</w:delText>
        </w:r>
        <w:r w:rsidDel="00F50424">
          <w:rPr>
            <w:rFonts w:asciiTheme="minorHAnsi" w:eastAsiaTheme="minorEastAsia" w:hAnsiTheme="minorHAnsi" w:cstheme="minorBidi"/>
            <w:noProof/>
            <w:szCs w:val="22"/>
          </w:rPr>
          <w:tab/>
        </w:r>
        <w:r w:rsidRPr="00F50424" w:rsidDel="00F50424">
          <w:rPr>
            <w:rPrChange w:id="686" w:author="user" w:date="2022-08-17T19:13:00Z">
              <w:rPr>
                <w:rStyle w:val="af8"/>
                <w:noProof/>
              </w:rPr>
            </w:rPrChange>
          </w:rPr>
          <w:delText>Conclusion</w:delText>
        </w:r>
        <w:r w:rsidDel="00F50424">
          <w:rPr>
            <w:noProof/>
            <w:webHidden/>
          </w:rPr>
          <w:tab/>
        </w:r>
        <w:r w:rsidR="001578CE" w:rsidDel="00F50424">
          <w:rPr>
            <w:noProof/>
            <w:webHidden/>
          </w:rPr>
          <w:delText>67</w:delText>
        </w:r>
      </w:del>
    </w:p>
    <w:p w14:paraId="5A65B017" w14:textId="5021301E" w:rsidR="00A675BB" w:rsidDel="00F50424" w:rsidRDefault="00A675BB">
      <w:pPr>
        <w:pStyle w:val="17"/>
        <w:tabs>
          <w:tab w:val="left" w:pos="400"/>
          <w:tab w:val="right" w:leader="dot" w:pos="8494"/>
        </w:tabs>
        <w:rPr>
          <w:del w:id="687" w:author="user" w:date="2022-08-17T19:13:00Z"/>
          <w:rFonts w:asciiTheme="minorHAnsi" w:eastAsiaTheme="minorEastAsia" w:hAnsiTheme="minorHAnsi" w:cstheme="minorBidi"/>
          <w:noProof/>
          <w:szCs w:val="22"/>
        </w:rPr>
      </w:pPr>
      <w:del w:id="688" w:author="user" w:date="2022-08-17T19:13:00Z">
        <w:r w:rsidRPr="00F50424" w:rsidDel="00F50424">
          <w:rPr>
            <w:rPrChange w:id="689" w:author="user" w:date="2022-08-17T19:13:00Z">
              <w:rPr>
                <w:rStyle w:val="af8"/>
                <w:noProof/>
              </w:rPr>
            </w:rPrChange>
          </w:rPr>
          <w:delText>6</w:delText>
        </w:r>
        <w:r w:rsidDel="00F50424">
          <w:rPr>
            <w:rFonts w:asciiTheme="minorHAnsi" w:eastAsiaTheme="minorEastAsia" w:hAnsiTheme="minorHAnsi" w:cstheme="minorBidi"/>
            <w:noProof/>
            <w:szCs w:val="22"/>
          </w:rPr>
          <w:tab/>
        </w:r>
        <w:r w:rsidRPr="00F50424" w:rsidDel="00F50424">
          <w:rPr>
            <w:rPrChange w:id="690" w:author="user" w:date="2022-08-17T19:13:00Z">
              <w:rPr>
                <w:rStyle w:val="af8"/>
                <w:noProof/>
              </w:rPr>
            </w:rPrChange>
          </w:rPr>
          <w:delText>Reference</w:delText>
        </w:r>
        <w:r w:rsidDel="00F50424">
          <w:rPr>
            <w:noProof/>
            <w:webHidden/>
          </w:rPr>
          <w:tab/>
        </w:r>
        <w:r w:rsidR="001578CE" w:rsidDel="00F50424">
          <w:rPr>
            <w:noProof/>
            <w:webHidden/>
          </w:rPr>
          <w:delText>69</w:delText>
        </w:r>
      </w:del>
    </w:p>
    <w:p w14:paraId="0A215274" w14:textId="68D63AEE" w:rsidR="00A675BB" w:rsidDel="00F50424" w:rsidRDefault="00A675BB">
      <w:pPr>
        <w:pStyle w:val="17"/>
        <w:tabs>
          <w:tab w:val="right" w:leader="dot" w:pos="8494"/>
        </w:tabs>
        <w:rPr>
          <w:del w:id="691" w:author="user" w:date="2022-08-17T19:13:00Z"/>
          <w:rFonts w:asciiTheme="minorHAnsi" w:eastAsiaTheme="minorEastAsia" w:hAnsiTheme="minorHAnsi" w:cstheme="minorBidi"/>
          <w:noProof/>
          <w:szCs w:val="22"/>
        </w:rPr>
      </w:pPr>
      <w:del w:id="692" w:author="user" w:date="2022-08-17T19:13:00Z">
        <w:r w:rsidRPr="00F50424" w:rsidDel="00F50424">
          <w:rPr>
            <w:rPrChange w:id="693" w:author="user" w:date="2022-08-17T19:13:00Z">
              <w:rPr>
                <w:rStyle w:val="af8"/>
                <w:noProof/>
              </w:rPr>
            </w:rPrChange>
          </w:rPr>
          <w:delText>Table</w:delText>
        </w:r>
        <w:r w:rsidDel="00F50424">
          <w:rPr>
            <w:noProof/>
            <w:webHidden/>
          </w:rPr>
          <w:tab/>
        </w:r>
        <w:r w:rsidR="001578CE" w:rsidDel="00F50424">
          <w:rPr>
            <w:noProof/>
            <w:webHidden/>
          </w:rPr>
          <w:delText>85</w:delText>
        </w:r>
      </w:del>
    </w:p>
    <w:p w14:paraId="3B64D56D" w14:textId="01277A8B" w:rsidR="00A675BB" w:rsidDel="00F50424" w:rsidRDefault="00A675BB">
      <w:pPr>
        <w:pStyle w:val="17"/>
        <w:tabs>
          <w:tab w:val="right" w:leader="dot" w:pos="8494"/>
        </w:tabs>
        <w:rPr>
          <w:del w:id="694" w:author="user" w:date="2022-08-17T19:13:00Z"/>
          <w:rFonts w:asciiTheme="minorHAnsi" w:eastAsiaTheme="minorEastAsia" w:hAnsiTheme="minorHAnsi" w:cstheme="minorBidi"/>
          <w:noProof/>
          <w:szCs w:val="22"/>
        </w:rPr>
      </w:pPr>
      <w:del w:id="695" w:author="user" w:date="2022-08-17T19:13:00Z">
        <w:r w:rsidRPr="00F50424" w:rsidDel="00F50424">
          <w:rPr>
            <w:rPrChange w:id="696" w:author="user" w:date="2022-08-17T19:13:00Z">
              <w:rPr>
                <w:rStyle w:val="af8"/>
                <w:noProof/>
              </w:rPr>
            </w:rPrChange>
          </w:rPr>
          <w:delText>Figure</w:delText>
        </w:r>
        <w:r w:rsidDel="00F50424">
          <w:rPr>
            <w:noProof/>
            <w:webHidden/>
          </w:rPr>
          <w:tab/>
        </w:r>
        <w:r w:rsidR="001578CE" w:rsidDel="00F50424">
          <w:rPr>
            <w:noProof/>
            <w:webHidden/>
          </w:rPr>
          <w:delText>94</w:delText>
        </w:r>
      </w:del>
    </w:p>
    <w:p w14:paraId="2C655DC7" w14:textId="53D17E8D" w:rsidR="00696D80" w:rsidRDefault="00696D80">
      <w:pPr>
        <w:widowControl/>
        <w:spacing w:line="240" w:lineRule="auto"/>
        <w:ind w:firstLineChars="0" w:firstLine="0"/>
        <w:rPr>
          <w:b/>
          <w:bCs/>
          <w:kern w:val="52"/>
          <w:sz w:val="36"/>
          <w:szCs w:val="52"/>
        </w:rPr>
      </w:pPr>
      <w:r>
        <w:fldChar w:fldCharType="end"/>
      </w:r>
      <w:r w:rsidR="00612756">
        <w:br w:type="page"/>
      </w:r>
    </w:p>
    <w:p w14:paraId="157DC5BD" w14:textId="77777777" w:rsidR="00ED7BDB" w:rsidRPr="00ED7BDB" w:rsidRDefault="00696D80">
      <w:pPr>
        <w:pStyle w:val="af9"/>
        <w:tabs>
          <w:tab w:val="right" w:leader="middleDot" w:pos="8494"/>
        </w:tabs>
        <w:jc w:val="center"/>
        <w:rPr>
          <w:ins w:id="697" w:author="user" w:date="2022-08-17T19:03:00Z"/>
          <w:rFonts w:eastAsiaTheme="minorEastAsia"/>
          <w:b/>
          <w:sz w:val="36"/>
          <w:rPrChange w:id="698" w:author="user" w:date="2022-08-17T19:04:00Z">
            <w:rPr>
              <w:ins w:id="699" w:author="user" w:date="2022-08-17T19:03:00Z"/>
              <w:rFonts w:eastAsiaTheme="minorEastAsia"/>
            </w:rPr>
          </w:rPrChange>
        </w:rPr>
        <w:pPrChange w:id="700" w:author="user" w:date="2022-08-17T19:04:00Z">
          <w:pPr>
            <w:pStyle w:val="af9"/>
            <w:tabs>
              <w:tab w:val="right" w:leader="middleDot" w:pos="8494"/>
            </w:tabs>
          </w:pPr>
        </w:pPrChange>
      </w:pPr>
      <w:r w:rsidRPr="00ED7BDB">
        <w:rPr>
          <w:rFonts w:eastAsiaTheme="minorEastAsia"/>
          <w:b/>
          <w:sz w:val="36"/>
          <w:rPrChange w:id="701" w:author="user" w:date="2022-08-17T19:04:00Z">
            <w:rPr>
              <w:rFonts w:eastAsiaTheme="minorEastAsia"/>
            </w:rPr>
          </w:rPrChange>
        </w:rPr>
        <w:lastRenderedPageBreak/>
        <w:t>List of tables</w:t>
      </w:r>
    </w:p>
    <w:p w14:paraId="0D370540" w14:textId="42DA624C" w:rsidR="00ED7BDB" w:rsidRDefault="005C5827">
      <w:pPr>
        <w:pStyle w:val="af9"/>
        <w:tabs>
          <w:tab w:val="right" w:leader="middleDot" w:pos="8494"/>
        </w:tabs>
        <w:rPr>
          <w:ins w:id="702" w:author="user" w:date="2022-08-17T19:03:00Z"/>
          <w:rFonts w:asciiTheme="minorHAnsi" w:eastAsiaTheme="minorEastAsia" w:hAnsiTheme="minorHAnsi" w:cstheme="minorBidi"/>
          <w:noProof/>
          <w:szCs w:val="22"/>
        </w:rPr>
      </w:pPr>
      <w:r>
        <w:rPr>
          <w:rFonts w:eastAsiaTheme="minorEastAsia"/>
        </w:rPr>
        <w:fldChar w:fldCharType="begin"/>
      </w:r>
      <w:r>
        <w:rPr>
          <w:rFonts w:eastAsiaTheme="minorEastAsia"/>
        </w:rPr>
        <w:instrText xml:space="preserve"> TOC \h \z \c "Table" </w:instrText>
      </w:r>
      <w:r>
        <w:rPr>
          <w:rFonts w:eastAsiaTheme="minorEastAsia"/>
        </w:rPr>
        <w:fldChar w:fldCharType="separate"/>
      </w:r>
      <w:ins w:id="703" w:author="user" w:date="2022-08-17T19:03:00Z">
        <w:r w:rsidR="00ED7BDB" w:rsidRPr="009F7F5E">
          <w:rPr>
            <w:rStyle w:val="af8"/>
            <w:rFonts w:eastAsiaTheme="majorEastAsia"/>
            <w:noProof/>
          </w:rPr>
          <w:fldChar w:fldCharType="begin"/>
        </w:r>
        <w:r w:rsidR="00ED7BDB" w:rsidRPr="009F7F5E">
          <w:rPr>
            <w:rStyle w:val="af8"/>
            <w:rFonts w:eastAsiaTheme="majorEastAsia"/>
            <w:noProof/>
          </w:rPr>
          <w:instrText xml:space="preserve"> </w:instrText>
        </w:r>
        <w:r w:rsidR="00ED7BDB">
          <w:rPr>
            <w:noProof/>
          </w:rPr>
          <w:instrText>HYPERLINK \l "_Toc111655417"</w:instrText>
        </w:r>
        <w:r w:rsidR="00ED7BDB" w:rsidRPr="009F7F5E">
          <w:rPr>
            <w:rStyle w:val="af8"/>
            <w:rFonts w:eastAsiaTheme="majorEastAsia"/>
            <w:noProof/>
          </w:rPr>
          <w:instrText xml:space="preserve"> </w:instrText>
        </w:r>
        <w:r w:rsidR="00ED7BDB" w:rsidRPr="009F7F5E">
          <w:rPr>
            <w:rStyle w:val="af8"/>
            <w:rFonts w:eastAsiaTheme="majorEastAsia"/>
            <w:noProof/>
          </w:rPr>
          <w:fldChar w:fldCharType="separate"/>
        </w:r>
        <w:r w:rsidR="00ED7BDB" w:rsidRPr="009F7F5E">
          <w:rPr>
            <w:rStyle w:val="af8"/>
            <w:rFonts w:eastAsiaTheme="majorEastAsia"/>
            <w:noProof/>
          </w:rPr>
          <w:t>Table 1. Sampling cruises including dates, coordinates, and water depths of two sites.</w:t>
        </w:r>
        <w:r w:rsidR="00ED7BDB">
          <w:rPr>
            <w:noProof/>
            <w:webHidden/>
          </w:rPr>
          <w:tab/>
        </w:r>
        <w:r w:rsidR="00ED7BDB">
          <w:rPr>
            <w:noProof/>
            <w:webHidden/>
          </w:rPr>
          <w:fldChar w:fldCharType="begin"/>
        </w:r>
        <w:r w:rsidR="00ED7BDB">
          <w:rPr>
            <w:noProof/>
            <w:webHidden/>
          </w:rPr>
          <w:instrText xml:space="preserve"> PAGEREF _Toc111655417 \h </w:instrText>
        </w:r>
      </w:ins>
      <w:r w:rsidR="00ED7BDB">
        <w:rPr>
          <w:noProof/>
          <w:webHidden/>
        </w:rPr>
      </w:r>
      <w:r w:rsidR="00ED7BDB">
        <w:rPr>
          <w:noProof/>
          <w:webHidden/>
        </w:rPr>
        <w:fldChar w:fldCharType="separate"/>
      </w:r>
      <w:ins w:id="704" w:author="user" w:date="2022-08-17T19:03:00Z">
        <w:r w:rsidR="00ED7BDB">
          <w:rPr>
            <w:noProof/>
            <w:webHidden/>
          </w:rPr>
          <w:t>85</w:t>
        </w:r>
        <w:r w:rsidR="00ED7BDB">
          <w:rPr>
            <w:noProof/>
            <w:webHidden/>
          </w:rPr>
          <w:fldChar w:fldCharType="end"/>
        </w:r>
        <w:r w:rsidR="00ED7BDB" w:rsidRPr="009F7F5E">
          <w:rPr>
            <w:rStyle w:val="af8"/>
            <w:rFonts w:eastAsiaTheme="majorEastAsia"/>
            <w:noProof/>
          </w:rPr>
          <w:fldChar w:fldCharType="end"/>
        </w:r>
      </w:ins>
    </w:p>
    <w:p w14:paraId="12D1314F" w14:textId="4FA6C196" w:rsidR="00ED7BDB" w:rsidRDefault="00ED7BDB">
      <w:pPr>
        <w:pStyle w:val="af9"/>
        <w:tabs>
          <w:tab w:val="right" w:leader="middleDot" w:pos="8494"/>
        </w:tabs>
        <w:rPr>
          <w:ins w:id="705" w:author="user" w:date="2022-08-17T19:03:00Z"/>
          <w:rFonts w:asciiTheme="minorHAnsi" w:eastAsiaTheme="minorEastAsia" w:hAnsiTheme="minorHAnsi" w:cstheme="minorBidi"/>
          <w:noProof/>
          <w:szCs w:val="22"/>
        </w:rPr>
      </w:pPr>
      <w:ins w:id="706"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"_Toc111655418"</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2. Definition of each flow in Fig. 2.</w:t>
        </w:r>
        <w:r>
          <w:rPr>
            <w:noProof/>
            <w:webHidden/>
          </w:rPr>
          <w:tab/>
        </w:r>
        <w:r>
          <w:rPr>
            <w:noProof/>
            <w:webHidden/>
          </w:rPr>
          <w:fldChar w:fldCharType="begin"/>
        </w:r>
        <w:r>
          <w:rPr>
            <w:noProof/>
            <w:webHidden/>
          </w:rPr>
          <w:instrText xml:space="preserve"> PAGEREF _Toc111655418 \h </w:instrText>
        </w:r>
      </w:ins>
      <w:r>
        <w:rPr>
          <w:noProof/>
          <w:webHidden/>
        </w:rPr>
      </w:r>
      <w:r>
        <w:rPr>
          <w:noProof/>
          <w:webHidden/>
        </w:rPr>
        <w:fldChar w:fldCharType="separate"/>
      </w:r>
      <w:ins w:id="707" w:author="user" w:date="2022-08-17T19:03:00Z">
        <w:r>
          <w:rPr>
            <w:noProof/>
            <w:webHidden/>
          </w:rPr>
          <w:t>86</w:t>
        </w:r>
        <w:r>
          <w:rPr>
            <w:noProof/>
            <w:webHidden/>
          </w:rPr>
          <w:fldChar w:fldCharType="end"/>
        </w:r>
        <w:r w:rsidRPr="009F7F5E">
          <w:rPr>
            <w:rStyle w:val="af8"/>
            <w:rFonts w:eastAsiaTheme="majorEastAsia"/>
            <w:noProof/>
          </w:rPr>
          <w:fldChar w:fldCharType="end"/>
        </w:r>
      </w:ins>
    </w:p>
    <w:p w14:paraId="7E5D5AFE" w14:textId="7F19E4D0" w:rsidR="00ED7BDB" w:rsidRDefault="00ED7BDB">
      <w:pPr>
        <w:pStyle w:val="af9"/>
        <w:tabs>
          <w:tab w:val="right" w:leader="middleDot" w:pos="8494"/>
        </w:tabs>
        <w:rPr>
          <w:ins w:id="708" w:author="user" w:date="2022-08-17T19:03:00Z"/>
          <w:rFonts w:asciiTheme="minorHAnsi" w:eastAsiaTheme="minorEastAsia" w:hAnsiTheme="minorHAnsi" w:cstheme="minorBidi"/>
          <w:noProof/>
          <w:szCs w:val="22"/>
        </w:rPr>
      </w:pPr>
      <w:ins w:id="709"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"_Toc111655419"</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3. The conceptual model of the food web structure formed the basis of our linear inverse model (LIM).</w:t>
        </w:r>
        <w:r>
          <w:rPr>
            <w:noProof/>
            <w:webHidden/>
          </w:rPr>
          <w:tab/>
        </w:r>
        <w:r>
          <w:rPr>
            <w:noProof/>
            <w:webHidden/>
          </w:rPr>
          <w:fldChar w:fldCharType="begin"/>
        </w:r>
        <w:r>
          <w:rPr>
            <w:noProof/>
            <w:webHidden/>
          </w:rPr>
          <w:instrText xml:space="preserve"> PAGEREF _Toc111655419 \h </w:instrText>
        </w:r>
      </w:ins>
      <w:r>
        <w:rPr>
          <w:noProof/>
          <w:webHidden/>
        </w:rPr>
      </w:r>
      <w:r>
        <w:rPr>
          <w:noProof/>
          <w:webHidden/>
        </w:rPr>
        <w:fldChar w:fldCharType="separate"/>
      </w:r>
      <w:ins w:id="710" w:author="user" w:date="2022-08-17T19:03:00Z">
        <w:r>
          <w:rPr>
            <w:noProof/>
            <w:webHidden/>
          </w:rPr>
          <w:t>87</w:t>
        </w:r>
        <w:r>
          <w:rPr>
            <w:noProof/>
            <w:webHidden/>
          </w:rPr>
          <w:fldChar w:fldCharType="end"/>
        </w:r>
        <w:r w:rsidRPr="009F7F5E">
          <w:rPr>
            <w:rStyle w:val="af8"/>
            <w:rFonts w:eastAsiaTheme="majorEastAsia"/>
            <w:noProof/>
          </w:rPr>
          <w:fldChar w:fldCharType="end"/>
        </w:r>
      </w:ins>
    </w:p>
    <w:p w14:paraId="5E78C46C" w14:textId="3E63F052" w:rsidR="00ED7BDB" w:rsidRDefault="00ED7BDB">
      <w:pPr>
        <w:pStyle w:val="af9"/>
        <w:tabs>
          <w:tab w:val="right" w:leader="middleDot" w:pos="8494"/>
        </w:tabs>
        <w:rPr>
          <w:ins w:id="711" w:author="user" w:date="2022-08-17T19:03:00Z"/>
          <w:rFonts w:asciiTheme="minorHAnsi" w:eastAsiaTheme="minorEastAsia" w:hAnsiTheme="minorHAnsi" w:cstheme="minorBidi"/>
          <w:noProof/>
          <w:szCs w:val="22"/>
        </w:rPr>
      </w:pPr>
      <w:ins w:id="712"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"_Toc111655420"</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4. Nomenclature of symbols used in calculation of network indices</w:t>
        </w:r>
      </w:ins>
      <w:ins w:id="713" w:author="user" w:date="2022-08-19T19:15:00Z">
        <w:r w:rsidR="00D10C73">
          <w:rPr>
            <w:rStyle w:val="af8"/>
            <w:rFonts w:eastAsiaTheme="majorEastAsia"/>
            <w:noProof/>
          </w:rPr>
          <w:t>.</w:t>
        </w:r>
      </w:ins>
      <w:ins w:id="714" w:author="user" w:date="2022-08-17T19:03:00Z">
        <w:r>
          <w:rPr>
            <w:noProof/>
            <w:webHidden/>
          </w:rPr>
          <w:tab/>
        </w:r>
        <w:r>
          <w:rPr>
            <w:noProof/>
            <w:webHidden/>
          </w:rPr>
          <w:fldChar w:fldCharType="begin"/>
        </w:r>
        <w:r>
          <w:rPr>
            <w:noProof/>
            <w:webHidden/>
          </w:rPr>
          <w:instrText xml:space="preserve"> PAGEREF _Toc111655420 \h </w:instrText>
        </w:r>
      </w:ins>
      <w:r>
        <w:rPr>
          <w:noProof/>
          <w:webHidden/>
        </w:rPr>
      </w:r>
      <w:r>
        <w:rPr>
          <w:noProof/>
          <w:webHidden/>
        </w:rPr>
        <w:fldChar w:fldCharType="separate"/>
      </w:r>
      <w:ins w:id="715" w:author="user" w:date="2022-08-17T19:03:00Z">
        <w:r>
          <w:rPr>
            <w:noProof/>
            <w:webHidden/>
          </w:rPr>
          <w:t>88</w:t>
        </w:r>
        <w:r>
          <w:rPr>
            <w:noProof/>
            <w:webHidden/>
          </w:rPr>
          <w:fldChar w:fldCharType="end"/>
        </w:r>
        <w:r w:rsidRPr="009F7F5E">
          <w:rPr>
            <w:rStyle w:val="af8"/>
            <w:rFonts w:eastAsiaTheme="majorEastAsia"/>
            <w:noProof/>
          </w:rPr>
          <w:fldChar w:fldCharType="end"/>
        </w:r>
      </w:ins>
    </w:p>
    <w:p w14:paraId="5A1450B4" w14:textId="2EFCE54F" w:rsidR="00ED7BDB" w:rsidRDefault="00ED7BDB">
      <w:pPr>
        <w:pStyle w:val="af9"/>
        <w:tabs>
          <w:tab w:val="right" w:leader="middleDot" w:pos="8494"/>
        </w:tabs>
        <w:rPr>
          <w:ins w:id="716" w:author="user" w:date="2022-08-17T19:03:00Z"/>
          <w:rFonts w:asciiTheme="minorHAnsi" w:eastAsiaTheme="minorEastAsia" w:hAnsiTheme="minorHAnsi" w:cstheme="minorBidi"/>
          <w:noProof/>
          <w:szCs w:val="22"/>
        </w:rPr>
      </w:pPr>
      <w:ins w:id="717"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"_Toc111655421"</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5. Formula of the network indices.</w:t>
        </w:r>
        <w:r>
          <w:rPr>
            <w:noProof/>
            <w:webHidden/>
          </w:rPr>
          <w:tab/>
        </w:r>
        <w:r>
          <w:rPr>
            <w:noProof/>
            <w:webHidden/>
          </w:rPr>
          <w:fldChar w:fldCharType="begin"/>
        </w:r>
        <w:r>
          <w:rPr>
            <w:noProof/>
            <w:webHidden/>
          </w:rPr>
          <w:instrText xml:space="preserve"> PAGEREF _Toc111655421 \h </w:instrText>
        </w:r>
      </w:ins>
      <w:r>
        <w:rPr>
          <w:noProof/>
          <w:webHidden/>
        </w:rPr>
      </w:r>
      <w:r>
        <w:rPr>
          <w:noProof/>
          <w:webHidden/>
        </w:rPr>
        <w:fldChar w:fldCharType="separate"/>
      </w:r>
      <w:ins w:id="718" w:author="user" w:date="2022-08-17T19:03:00Z">
        <w:r>
          <w:rPr>
            <w:noProof/>
            <w:webHidden/>
          </w:rPr>
          <w:t>89</w:t>
        </w:r>
        <w:r>
          <w:rPr>
            <w:noProof/>
            <w:webHidden/>
          </w:rPr>
          <w:fldChar w:fldCharType="end"/>
        </w:r>
        <w:r w:rsidRPr="009F7F5E">
          <w:rPr>
            <w:rStyle w:val="af8"/>
            <w:rFonts w:eastAsiaTheme="majorEastAsia"/>
            <w:noProof/>
          </w:rPr>
          <w:fldChar w:fldCharType="end"/>
        </w:r>
      </w:ins>
    </w:p>
    <w:p w14:paraId="5868F1B1" w14:textId="773A8A75" w:rsidR="00ED7BDB" w:rsidRDefault="00ED7BDB">
      <w:pPr>
        <w:pStyle w:val="af9"/>
        <w:tabs>
          <w:tab w:val="right" w:leader="middleDot" w:pos="8494"/>
        </w:tabs>
        <w:rPr>
          <w:ins w:id="719" w:author="user" w:date="2022-08-17T19:03:00Z"/>
          <w:rFonts w:asciiTheme="minorHAnsi" w:eastAsiaTheme="minorEastAsia" w:hAnsiTheme="minorHAnsi" w:cstheme="minorBidi"/>
          <w:noProof/>
          <w:szCs w:val="22"/>
        </w:rPr>
      </w:pPr>
      <w:ins w:id="720"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"_Toc111655422"</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6. Standing stocks of the food web compartments for GC1 and GS1.</w:t>
        </w:r>
        <w:r>
          <w:rPr>
            <w:noProof/>
            <w:webHidden/>
          </w:rPr>
          <w:tab/>
        </w:r>
        <w:r>
          <w:rPr>
            <w:noProof/>
            <w:webHidden/>
          </w:rPr>
          <w:fldChar w:fldCharType="begin"/>
        </w:r>
        <w:r>
          <w:rPr>
            <w:noProof/>
            <w:webHidden/>
          </w:rPr>
          <w:instrText xml:space="preserve"> PAGEREF _Toc111655422 \h </w:instrText>
        </w:r>
      </w:ins>
      <w:r>
        <w:rPr>
          <w:noProof/>
          <w:webHidden/>
        </w:rPr>
      </w:r>
      <w:r>
        <w:rPr>
          <w:noProof/>
          <w:webHidden/>
        </w:rPr>
        <w:fldChar w:fldCharType="separate"/>
      </w:r>
      <w:ins w:id="721" w:author="user" w:date="2022-08-17T19:03:00Z">
        <w:r>
          <w:rPr>
            <w:noProof/>
            <w:webHidden/>
          </w:rPr>
          <w:t>90</w:t>
        </w:r>
        <w:r>
          <w:rPr>
            <w:noProof/>
            <w:webHidden/>
          </w:rPr>
          <w:fldChar w:fldCharType="end"/>
        </w:r>
        <w:r w:rsidRPr="009F7F5E">
          <w:rPr>
            <w:rStyle w:val="af8"/>
            <w:rFonts w:eastAsiaTheme="majorEastAsia"/>
            <w:noProof/>
          </w:rPr>
          <w:fldChar w:fldCharType="end"/>
        </w:r>
      </w:ins>
    </w:p>
    <w:p w14:paraId="4D0CE725" w14:textId="53215BF4" w:rsidR="00ED7BDB" w:rsidRDefault="00ED7BDB">
      <w:pPr>
        <w:pStyle w:val="af9"/>
        <w:tabs>
          <w:tab w:val="right" w:leader="middleDot" w:pos="8494"/>
        </w:tabs>
        <w:rPr>
          <w:ins w:id="722" w:author="user" w:date="2022-08-17T19:03:00Z"/>
          <w:rFonts w:asciiTheme="minorHAnsi" w:eastAsiaTheme="minorEastAsia" w:hAnsiTheme="minorHAnsi" w:cstheme="minorBidi"/>
          <w:noProof/>
          <w:szCs w:val="22"/>
        </w:rPr>
      </w:pPr>
      <w:ins w:id="723"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"_Toc111655423"</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7. Average bottom water temperature and the calculated "Tlim" of GC1 and GS1.</w:t>
        </w:r>
        <w:r>
          <w:rPr>
            <w:noProof/>
            <w:webHidden/>
          </w:rPr>
          <w:tab/>
        </w:r>
        <w:r>
          <w:rPr>
            <w:noProof/>
            <w:webHidden/>
          </w:rPr>
          <w:fldChar w:fldCharType="begin"/>
        </w:r>
        <w:r>
          <w:rPr>
            <w:noProof/>
            <w:webHidden/>
          </w:rPr>
          <w:instrText xml:space="preserve"> PAGEREF _Toc111655423 \h </w:instrText>
        </w:r>
      </w:ins>
      <w:r>
        <w:rPr>
          <w:noProof/>
          <w:webHidden/>
        </w:rPr>
      </w:r>
      <w:r>
        <w:rPr>
          <w:noProof/>
          <w:webHidden/>
        </w:rPr>
        <w:fldChar w:fldCharType="separate"/>
      </w:r>
      <w:ins w:id="724" w:author="user" w:date="2022-08-17T19:03:00Z">
        <w:r>
          <w:rPr>
            <w:noProof/>
            <w:webHidden/>
          </w:rPr>
          <w:t>90</w:t>
        </w:r>
        <w:r>
          <w:rPr>
            <w:noProof/>
            <w:webHidden/>
          </w:rPr>
          <w:fldChar w:fldCharType="end"/>
        </w:r>
        <w:r w:rsidRPr="009F7F5E">
          <w:rPr>
            <w:rStyle w:val="af8"/>
            <w:rFonts w:eastAsiaTheme="majorEastAsia"/>
            <w:noProof/>
          </w:rPr>
          <w:fldChar w:fldCharType="end"/>
        </w:r>
      </w:ins>
    </w:p>
    <w:p w14:paraId="030C5A1A" w14:textId="6ED31D82" w:rsidR="00ED7BDB" w:rsidRDefault="00ED7BDB">
      <w:pPr>
        <w:pStyle w:val="af9"/>
        <w:tabs>
          <w:tab w:val="right" w:leader="middleDot" w:pos="8494"/>
        </w:tabs>
        <w:rPr>
          <w:ins w:id="725" w:author="user" w:date="2022-08-17T19:03:00Z"/>
          <w:rFonts w:asciiTheme="minorHAnsi" w:eastAsiaTheme="minorEastAsia" w:hAnsiTheme="minorHAnsi" w:cstheme="minorBidi"/>
          <w:noProof/>
          <w:szCs w:val="22"/>
        </w:rPr>
      </w:pPr>
      <w:ins w:id="726"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"_Toc111655424"</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8. PERMDISP and PERMANOVA on sediment carbon stock GC1 and GS1.</w:t>
        </w:r>
        <w:r>
          <w:rPr>
            <w:noProof/>
            <w:webHidden/>
          </w:rPr>
          <w:tab/>
        </w:r>
        <w:r>
          <w:rPr>
            <w:noProof/>
            <w:webHidden/>
          </w:rPr>
          <w:fldChar w:fldCharType="begin"/>
        </w:r>
        <w:r>
          <w:rPr>
            <w:noProof/>
            <w:webHidden/>
          </w:rPr>
          <w:instrText xml:space="preserve"> PAGEREF _Toc111655424 \h </w:instrText>
        </w:r>
      </w:ins>
      <w:r>
        <w:rPr>
          <w:noProof/>
          <w:webHidden/>
        </w:rPr>
      </w:r>
      <w:r>
        <w:rPr>
          <w:noProof/>
          <w:webHidden/>
        </w:rPr>
        <w:fldChar w:fldCharType="separate"/>
      </w:r>
      <w:ins w:id="727" w:author="user" w:date="2022-08-17T19:03:00Z">
        <w:r>
          <w:rPr>
            <w:noProof/>
            <w:webHidden/>
          </w:rPr>
          <w:t>90</w:t>
        </w:r>
        <w:r>
          <w:rPr>
            <w:noProof/>
            <w:webHidden/>
          </w:rPr>
          <w:fldChar w:fldCharType="end"/>
        </w:r>
        <w:r w:rsidRPr="009F7F5E">
          <w:rPr>
            <w:rStyle w:val="af8"/>
            <w:rFonts w:eastAsiaTheme="majorEastAsia"/>
            <w:noProof/>
          </w:rPr>
          <w:fldChar w:fldCharType="end"/>
        </w:r>
      </w:ins>
    </w:p>
    <w:p w14:paraId="0BE93AE4" w14:textId="1EBA0C8C" w:rsidR="00ED7BDB" w:rsidRDefault="00ED7BDB">
      <w:pPr>
        <w:pStyle w:val="af9"/>
        <w:tabs>
          <w:tab w:val="right" w:leader="middleDot" w:pos="8494"/>
        </w:tabs>
        <w:rPr>
          <w:ins w:id="728" w:author="user" w:date="2022-08-17T19:03:00Z"/>
          <w:rFonts w:asciiTheme="minorHAnsi" w:eastAsiaTheme="minorEastAsia" w:hAnsiTheme="minorHAnsi" w:cstheme="minorBidi"/>
          <w:noProof/>
          <w:szCs w:val="22"/>
        </w:rPr>
      </w:pPr>
      <w:ins w:id="729"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"_Toc111655425"</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9. T-test on bacteria carbon stock of GC1 and GS1.</w:t>
        </w:r>
        <w:r>
          <w:rPr>
            <w:noProof/>
            <w:webHidden/>
          </w:rPr>
          <w:tab/>
        </w:r>
        <w:r>
          <w:rPr>
            <w:noProof/>
            <w:webHidden/>
          </w:rPr>
          <w:fldChar w:fldCharType="begin"/>
        </w:r>
        <w:r>
          <w:rPr>
            <w:noProof/>
            <w:webHidden/>
          </w:rPr>
          <w:instrText xml:space="preserve"> PAGEREF _Toc111655425 \h </w:instrText>
        </w:r>
      </w:ins>
      <w:r>
        <w:rPr>
          <w:noProof/>
          <w:webHidden/>
        </w:rPr>
      </w:r>
      <w:r>
        <w:rPr>
          <w:noProof/>
          <w:webHidden/>
        </w:rPr>
        <w:fldChar w:fldCharType="separate"/>
      </w:r>
      <w:ins w:id="730" w:author="user" w:date="2022-08-17T19:03:00Z">
        <w:r>
          <w:rPr>
            <w:noProof/>
            <w:webHidden/>
          </w:rPr>
          <w:t>91</w:t>
        </w:r>
        <w:r>
          <w:rPr>
            <w:noProof/>
            <w:webHidden/>
          </w:rPr>
          <w:fldChar w:fldCharType="end"/>
        </w:r>
        <w:r w:rsidRPr="009F7F5E">
          <w:rPr>
            <w:rStyle w:val="af8"/>
            <w:rFonts w:eastAsiaTheme="majorEastAsia"/>
            <w:noProof/>
          </w:rPr>
          <w:fldChar w:fldCharType="end"/>
        </w:r>
      </w:ins>
    </w:p>
    <w:p w14:paraId="0D84ED16" w14:textId="03D46D99" w:rsidR="00ED7BDB" w:rsidRDefault="00ED7BDB">
      <w:pPr>
        <w:pStyle w:val="af9"/>
        <w:tabs>
          <w:tab w:val="right" w:leader="middleDot" w:pos="8494"/>
        </w:tabs>
        <w:rPr>
          <w:ins w:id="731" w:author="user" w:date="2022-08-17T19:03:00Z"/>
          <w:rFonts w:asciiTheme="minorHAnsi" w:eastAsiaTheme="minorEastAsia" w:hAnsiTheme="minorHAnsi" w:cstheme="minorBidi"/>
          <w:noProof/>
          <w:szCs w:val="22"/>
        </w:rPr>
      </w:pPr>
      <w:ins w:id="732"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"_Toc111655426"</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10. PERMDISP and PERMANOVA on meiofaunal carbon stock of GC1 and GS1.</w:t>
        </w:r>
        <w:r>
          <w:rPr>
            <w:noProof/>
            <w:webHidden/>
          </w:rPr>
          <w:tab/>
        </w:r>
        <w:r>
          <w:rPr>
            <w:noProof/>
            <w:webHidden/>
          </w:rPr>
          <w:fldChar w:fldCharType="begin"/>
        </w:r>
        <w:r>
          <w:rPr>
            <w:noProof/>
            <w:webHidden/>
          </w:rPr>
          <w:instrText xml:space="preserve"> PAGEREF _Toc111655426 \h </w:instrText>
        </w:r>
      </w:ins>
      <w:r>
        <w:rPr>
          <w:noProof/>
          <w:webHidden/>
        </w:rPr>
      </w:r>
      <w:r>
        <w:rPr>
          <w:noProof/>
          <w:webHidden/>
        </w:rPr>
        <w:fldChar w:fldCharType="separate"/>
      </w:r>
      <w:ins w:id="733" w:author="user" w:date="2022-08-17T19:03:00Z">
        <w:r>
          <w:rPr>
            <w:noProof/>
            <w:webHidden/>
          </w:rPr>
          <w:t>91</w:t>
        </w:r>
        <w:r>
          <w:rPr>
            <w:noProof/>
            <w:webHidden/>
          </w:rPr>
          <w:fldChar w:fldCharType="end"/>
        </w:r>
        <w:r w:rsidRPr="009F7F5E">
          <w:rPr>
            <w:rStyle w:val="af8"/>
            <w:rFonts w:eastAsiaTheme="majorEastAsia"/>
            <w:noProof/>
          </w:rPr>
          <w:fldChar w:fldCharType="end"/>
        </w:r>
      </w:ins>
    </w:p>
    <w:p w14:paraId="3F882E90" w14:textId="4FB3452C" w:rsidR="00ED7BDB" w:rsidRDefault="00ED7BDB">
      <w:pPr>
        <w:pStyle w:val="af9"/>
        <w:tabs>
          <w:tab w:val="right" w:leader="middleDot" w:pos="8494"/>
        </w:tabs>
        <w:rPr>
          <w:ins w:id="734" w:author="user" w:date="2022-08-17T19:03:00Z"/>
          <w:rFonts w:asciiTheme="minorHAnsi" w:eastAsiaTheme="minorEastAsia" w:hAnsiTheme="minorHAnsi" w:cstheme="minorBidi"/>
          <w:noProof/>
          <w:szCs w:val="22"/>
        </w:rPr>
      </w:pPr>
      <w:ins w:id="735"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"_Toc111655427"</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11. PERMDISP and PERMANOVA on macrofaunal carbon stock of GC1 and GS1.</w:t>
        </w:r>
        <w:r>
          <w:rPr>
            <w:noProof/>
            <w:webHidden/>
          </w:rPr>
          <w:tab/>
        </w:r>
        <w:r>
          <w:rPr>
            <w:noProof/>
            <w:webHidden/>
          </w:rPr>
          <w:fldChar w:fldCharType="begin"/>
        </w:r>
        <w:r>
          <w:rPr>
            <w:noProof/>
            <w:webHidden/>
          </w:rPr>
          <w:instrText xml:space="preserve"> PAGEREF _Toc111655427 \h </w:instrText>
        </w:r>
      </w:ins>
      <w:r>
        <w:rPr>
          <w:noProof/>
          <w:webHidden/>
        </w:rPr>
      </w:r>
      <w:r>
        <w:rPr>
          <w:noProof/>
          <w:webHidden/>
        </w:rPr>
        <w:fldChar w:fldCharType="separate"/>
      </w:r>
      <w:ins w:id="736" w:author="user" w:date="2022-08-17T19:03:00Z">
        <w:r>
          <w:rPr>
            <w:noProof/>
            <w:webHidden/>
          </w:rPr>
          <w:t>92</w:t>
        </w:r>
        <w:r>
          <w:rPr>
            <w:noProof/>
            <w:webHidden/>
          </w:rPr>
          <w:fldChar w:fldCharType="end"/>
        </w:r>
        <w:r w:rsidRPr="009F7F5E">
          <w:rPr>
            <w:rStyle w:val="af8"/>
            <w:rFonts w:eastAsiaTheme="majorEastAsia"/>
            <w:noProof/>
          </w:rPr>
          <w:fldChar w:fldCharType="end"/>
        </w:r>
      </w:ins>
    </w:p>
    <w:p w14:paraId="666F2323" w14:textId="13AEE293" w:rsidR="00ED7BDB" w:rsidRDefault="00ED7BDB">
      <w:pPr>
        <w:pStyle w:val="af9"/>
        <w:tabs>
          <w:tab w:val="right" w:leader="middleDot" w:pos="8494"/>
        </w:tabs>
        <w:rPr>
          <w:ins w:id="737" w:author="user" w:date="2022-08-17T19:03:00Z"/>
          <w:rFonts w:asciiTheme="minorHAnsi" w:eastAsiaTheme="minorEastAsia" w:hAnsiTheme="minorHAnsi" w:cstheme="minorBidi"/>
          <w:noProof/>
          <w:szCs w:val="22"/>
        </w:rPr>
      </w:pPr>
      <w:ins w:id="738"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"_Toc111655428"</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12. Average oxygen utilization rates of all cruises in GC1 and GS1.</w:t>
        </w:r>
        <w:r>
          <w:rPr>
            <w:noProof/>
            <w:webHidden/>
          </w:rPr>
          <w:tab/>
        </w:r>
        <w:r>
          <w:rPr>
            <w:noProof/>
            <w:webHidden/>
          </w:rPr>
          <w:fldChar w:fldCharType="begin"/>
        </w:r>
        <w:r>
          <w:rPr>
            <w:noProof/>
            <w:webHidden/>
          </w:rPr>
          <w:instrText xml:space="preserve"> PAGEREF _Toc111655428 \h </w:instrText>
        </w:r>
      </w:ins>
      <w:r>
        <w:rPr>
          <w:noProof/>
          <w:webHidden/>
        </w:rPr>
      </w:r>
      <w:r>
        <w:rPr>
          <w:noProof/>
          <w:webHidden/>
        </w:rPr>
        <w:fldChar w:fldCharType="separate"/>
      </w:r>
      <w:ins w:id="739" w:author="user" w:date="2022-08-17T19:03:00Z">
        <w:r>
          <w:rPr>
            <w:noProof/>
            <w:webHidden/>
          </w:rPr>
          <w:t>92</w:t>
        </w:r>
        <w:r>
          <w:rPr>
            <w:noProof/>
            <w:webHidden/>
          </w:rPr>
          <w:fldChar w:fldCharType="end"/>
        </w:r>
        <w:r w:rsidRPr="009F7F5E">
          <w:rPr>
            <w:rStyle w:val="af8"/>
            <w:rFonts w:eastAsiaTheme="majorEastAsia"/>
            <w:noProof/>
          </w:rPr>
          <w:fldChar w:fldCharType="end"/>
        </w:r>
      </w:ins>
    </w:p>
    <w:p w14:paraId="50A3EF8C" w14:textId="4C93EE14" w:rsidR="00ED7BDB" w:rsidRDefault="00ED7BDB">
      <w:pPr>
        <w:pStyle w:val="af9"/>
        <w:tabs>
          <w:tab w:val="right" w:leader="middleDot" w:pos="8494"/>
        </w:tabs>
        <w:rPr>
          <w:ins w:id="740" w:author="user" w:date="2022-08-17T19:03:00Z"/>
          <w:rFonts w:asciiTheme="minorHAnsi" w:eastAsiaTheme="minorEastAsia" w:hAnsiTheme="minorHAnsi" w:cstheme="minorBidi"/>
          <w:noProof/>
          <w:szCs w:val="22"/>
        </w:rPr>
      </w:pPr>
      <w:ins w:id="741"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"_Toc111655429"</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13. PERMDISP and PERMANOVA on TOU of GC1 and GS1.</w:t>
        </w:r>
        <w:r>
          <w:rPr>
            <w:noProof/>
            <w:webHidden/>
          </w:rPr>
          <w:tab/>
        </w:r>
        <w:r>
          <w:rPr>
            <w:noProof/>
            <w:webHidden/>
          </w:rPr>
          <w:fldChar w:fldCharType="begin"/>
        </w:r>
        <w:r>
          <w:rPr>
            <w:noProof/>
            <w:webHidden/>
          </w:rPr>
          <w:instrText xml:space="preserve"> PAGEREF _Toc111655429 \h </w:instrText>
        </w:r>
      </w:ins>
      <w:r>
        <w:rPr>
          <w:noProof/>
          <w:webHidden/>
        </w:rPr>
      </w:r>
      <w:r>
        <w:rPr>
          <w:noProof/>
          <w:webHidden/>
        </w:rPr>
        <w:fldChar w:fldCharType="separate"/>
      </w:r>
      <w:ins w:id="742" w:author="user" w:date="2022-08-17T19:03:00Z">
        <w:r>
          <w:rPr>
            <w:noProof/>
            <w:webHidden/>
          </w:rPr>
          <w:t>93</w:t>
        </w:r>
        <w:r>
          <w:rPr>
            <w:noProof/>
            <w:webHidden/>
          </w:rPr>
          <w:fldChar w:fldCharType="end"/>
        </w:r>
        <w:r w:rsidRPr="009F7F5E">
          <w:rPr>
            <w:rStyle w:val="af8"/>
            <w:rFonts w:eastAsiaTheme="majorEastAsia"/>
            <w:noProof/>
          </w:rPr>
          <w:fldChar w:fldCharType="end"/>
        </w:r>
      </w:ins>
    </w:p>
    <w:p w14:paraId="3C29B509" w14:textId="63C6276D" w:rsidR="00ED7BDB" w:rsidRDefault="00ED7BDB">
      <w:pPr>
        <w:pStyle w:val="af9"/>
        <w:tabs>
          <w:tab w:val="right" w:leader="middleDot" w:pos="8494"/>
        </w:tabs>
        <w:rPr>
          <w:ins w:id="743" w:author="user" w:date="2022-08-17T19:03:00Z"/>
          <w:rFonts w:asciiTheme="minorHAnsi" w:eastAsiaTheme="minorEastAsia" w:hAnsiTheme="minorHAnsi" w:cstheme="minorBidi"/>
          <w:noProof/>
          <w:szCs w:val="22"/>
        </w:rPr>
      </w:pPr>
      <w:ins w:id="744" w:author="user" w:date="2022-08-17T19:03:00Z">
        <w:r w:rsidRPr="009F7F5E">
          <w:rPr>
            <w:rStyle w:val="af8"/>
            <w:rFonts w:eastAsiaTheme="majorEastAsia"/>
            <w:noProof/>
          </w:rPr>
          <w:lastRenderedPageBreak/>
          <w:fldChar w:fldCharType="begin"/>
        </w:r>
        <w:r w:rsidRPr="009F7F5E">
          <w:rPr>
            <w:rStyle w:val="af8"/>
            <w:rFonts w:eastAsiaTheme="majorEastAsia"/>
            <w:noProof/>
          </w:rPr>
          <w:instrText xml:space="preserve"> </w:instrText>
        </w:r>
        <w:r>
          <w:rPr>
            <w:noProof/>
          </w:rPr>
          <w:instrText>HYPERLINK \l "_Toc111655430"</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14. PERMDISP and PERMANOVA on DOU of GC1 and GS1.</w:t>
        </w:r>
        <w:r>
          <w:rPr>
            <w:noProof/>
            <w:webHidden/>
          </w:rPr>
          <w:tab/>
        </w:r>
        <w:r>
          <w:rPr>
            <w:noProof/>
            <w:webHidden/>
          </w:rPr>
          <w:fldChar w:fldCharType="begin"/>
        </w:r>
        <w:r>
          <w:rPr>
            <w:noProof/>
            <w:webHidden/>
          </w:rPr>
          <w:instrText xml:space="preserve"> PAGEREF _Toc111655430 \h </w:instrText>
        </w:r>
      </w:ins>
      <w:r>
        <w:rPr>
          <w:noProof/>
          <w:webHidden/>
        </w:rPr>
      </w:r>
      <w:r>
        <w:rPr>
          <w:noProof/>
          <w:webHidden/>
        </w:rPr>
        <w:fldChar w:fldCharType="separate"/>
      </w:r>
      <w:ins w:id="745" w:author="user" w:date="2022-08-17T19:03:00Z">
        <w:r>
          <w:rPr>
            <w:noProof/>
            <w:webHidden/>
          </w:rPr>
          <w:t>93</w:t>
        </w:r>
        <w:r>
          <w:rPr>
            <w:noProof/>
            <w:webHidden/>
          </w:rPr>
          <w:fldChar w:fldCharType="end"/>
        </w:r>
        <w:r w:rsidRPr="009F7F5E">
          <w:rPr>
            <w:rStyle w:val="af8"/>
            <w:rFonts w:eastAsiaTheme="majorEastAsia"/>
            <w:noProof/>
          </w:rPr>
          <w:fldChar w:fldCharType="end"/>
        </w:r>
      </w:ins>
    </w:p>
    <w:p w14:paraId="2712F8AE" w14:textId="3BF9BCAE" w:rsidR="00ED7BDB" w:rsidRDefault="00ED7BDB">
      <w:pPr>
        <w:pStyle w:val="af9"/>
        <w:tabs>
          <w:tab w:val="right" w:leader="middleDot" w:pos="8494"/>
        </w:tabs>
        <w:rPr>
          <w:ins w:id="746" w:author="user" w:date="2022-08-17T19:03:00Z"/>
          <w:rFonts w:asciiTheme="minorHAnsi" w:eastAsiaTheme="minorEastAsia" w:hAnsiTheme="minorHAnsi" w:cstheme="minorBidi"/>
          <w:noProof/>
          <w:szCs w:val="22"/>
        </w:rPr>
      </w:pPr>
      <w:ins w:id="747"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"_Toc111655431"</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15. PERMDISP and PERMANOVA on BMU of GC1 and GS1.</w:t>
        </w:r>
        <w:r>
          <w:rPr>
            <w:noProof/>
            <w:webHidden/>
          </w:rPr>
          <w:tab/>
        </w:r>
        <w:r>
          <w:rPr>
            <w:noProof/>
            <w:webHidden/>
          </w:rPr>
          <w:fldChar w:fldCharType="begin"/>
        </w:r>
        <w:r>
          <w:rPr>
            <w:noProof/>
            <w:webHidden/>
          </w:rPr>
          <w:instrText xml:space="preserve"> PAGEREF _Toc111655431 \h </w:instrText>
        </w:r>
      </w:ins>
      <w:r>
        <w:rPr>
          <w:noProof/>
          <w:webHidden/>
        </w:rPr>
      </w:r>
      <w:r>
        <w:rPr>
          <w:noProof/>
          <w:webHidden/>
        </w:rPr>
        <w:fldChar w:fldCharType="separate"/>
      </w:r>
      <w:ins w:id="748" w:author="user" w:date="2022-08-17T19:03:00Z">
        <w:r>
          <w:rPr>
            <w:noProof/>
            <w:webHidden/>
          </w:rPr>
          <w:t>94</w:t>
        </w:r>
        <w:r>
          <w:rPr>
            <w:noProof/>
            <w:webHidden/>
          </w:rPr>
          <w:fldChar w:fldCharType="end"/>
        </w:r>
        <w:r w:rsidRPr="009F7F5E">
          <w:rPr>
            <w:rStyle w:val="af8"/>
            <w:rFonts w:eastAsiaTheme="majorEastAsia"/>
            <w:noProof/>
          </w:rPr>
          <w:fldChar w:fldCharType="end"/>
        </w:r>
      </w:ins>
    </w:p>
    <w:p w14:paraId="1DDAFFF5" w14:textId="28ADC326" w:rsidR="00ED7BDB" w:rsidRDefault="00ED7BDB">
      <w:pPr>
        <w:pStyle w:val="af9"/>
        <w:tabs>
          <w:tab w:val="right" w:leader="middleDot" w:pos="8494"/>
        </w:tabs>
        <w:rPr>
          <w:ins w:id="749" w:author="user" w:date="2022-08-17T19:03:00Z"/>
          <w:rFonts w:asciiTheme="minorHAnsi" w:eastAsiaTheme="minorEastAsia" w:hAnsiTheme="minorHAnsi" w:cstheme="minorBidi"/>
          <w:noProof/>
          <w:szCs w:val="22"/>
        </w:rPr>
      </w:pPr>
      <w:ins w:id="750"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"_Toc111655432"</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16. Mean and standard deviation of the food web flows of the GC1.</w:t>
        </w:r>
        <w:r>
          <w:rPr>
            <w:noProof/>
            <w:webHidden/>
          </w:rPr>
          <w:tab/>
        </w:r>
        <w:r>
          <w:rPr>
            <w:noProof/>
            <w:webHidden/>
          </w:rPr>
          <w:fldChar w:fldCharType="begin"/>
        </w:r>
        <w:r>
          <w:rPr>
            <w:noProof/>
            <w:webHidden/>
          </w:rPr>
          <w:instrText xml:space="preserve"> PAGEREF _Toc111655432 \h </w:instrText>
        </w:r>
      </w:ins>
      <w:r>
        <w:rPr>
          <w:noProof/>
          <w:webHidden/>
        </w:rPr>
      </w:r>
      <w:r>
        <w:rPr>
          <w:noProof/>
          <w:webHidden/>
        </w:rPr>
        <w:fldChar w:fldCharType="separate"/>
      </w:r>
      <w:ins w:id="751" w:author="user" w:date="2022-08-17T19:03:00Z">
        <w:r>
          <w:rPr>
            <w:noProof/>
            <w:webHidden/>
          </w:rPr>
          <w:t>95</w:t>
        </w:r>
        <w:r>
          <w:rPr>
            <w:noProof/>
            <w:webHidden/>
          </w:rPr>
          <w:fldChar w:fldCharType="end"/>
        </w:r>
        <w:r w:rsidRPr="009F7F5E">
          <w:rPr>
            <w:rStyle w:val="af8"/>
            <w:rFonts w:eastAsiaTheme="majorEastAsia"/>
            <w:noProof/>
          </w:rPr>
          <w:fldChar w:fldCharType="end"/>
        </w:r>
      </w:ins>
    </w:p>
    <w:p w14:paraId="759A1E30" w14:textId="2C7BCBA4" w:rsidR="00ED7BDB" w:rsidRDefault="00ED7BDB">
      <w:pPr>
        <w:pStyle w:val="af9"/>
        <w:tabs>
          <w:tab w:val="right" w:leader="middleDot" w:pos="8494"/>
        </w:tabs>
        <w:rPr>
          <w:ins w:id="752" w:author="user" w:date="2022-08-17T19:03:00Z"/>
          <w:rFonts w:asciiTheme="minorHAnsi" w:eastAsiaTheme="minorEastAsia" w:hAnsiTheme="minorHAnsi" w:cstheme="minorBidi"/>
          <w:noProof/>
          <w:szCs w:val="22"/>
        </w:rPr>
      </w:pPr>
      <w:ins w:id="753"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"_Toc111655433"</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 xml:space="preserve">Table 17. Mean and standard </w:t>
        </w:r>
        <w:r w:rsidR="00B809A8">
          <w:rPr>
            <w:rStyle w:val="af8"/>
            <w:rFonts w:eastAsiaTheme="majorEastAsia"/>
            <w:noProof/>
          </w:rPr>
          <w:t>deviation of the food web flows</w:t>
        </w:r>
        <w:r w:rsidRPr="009F7F5E">
          <w:rPr>
            <w:rStyle w:val="af8"/>
            <w:rFonts w:eastAsiaTheme="majorEastAsia"/>
            <w:noProof/>
          </w:rPr>
          <w:t xml:space="preserve"> of the GS1.</w:t>
        </w:r>
        <w:r>
          <w:rPr>
            <w:noProof/>
            <w:webHidden/>
          </w:rPr>
          <w:tab/>
        </w:r>
        <w:r>
          <w:rPr>
            <w:noProof/>
            <w:webHidden/>
          </w:rPr>
          <w:fldChar w:fldCharType="begin"/>
        </w:r>
        <w:r>
          <w:rPr>
            <w:noProof/>
            <w:webHidden/>
          </w:rPr>
          <w:instrText xml:space="preserve"> PAGEREF _Toc111655433 \h </w:instrText>
        </w:r>
      </w:ins>
      <w:r>
        <w:rPr>
          <w:noProof/>
          <w:webHidden/>
        </w:rPr>
      </w:r>
      <w:r>
        <w:rPr>
          <w:noProof/>
          <w:webHidden/>
        </w:rPr>
        <w:fldChar w:fldCharType="separate"/>
      </w:r>
      <w:ins w:id="754" w:author="user" w:date="2022-08-17T19:03:00Z">
        <w:r>
          <w:rPr>
            <w:noProof/>
            <w:webHidden/>
          </w:rPr>
          <w:t>96</w:t>
        </w:r>
        <w:r>
          <w:rPr>
            <w:noProof/>
            <w:webHidden/>
          </w:rPr>
          <w:fldChar w:fldCharType="end"/>
        </w:r>
        <w:r w:rsidRPr="009F7F5E">
          <w:rPr>
            <w:rStyle w:val="af8"/>
            <w:rFonts w:eastAsiaTheme="majorEastAsia"/>
            <w:noProof/>
          </w:rPr>
          <w:fldChar w:fldCharType="end"/>
        </w:r>
      </w:ins>
    </w:p>
    <w:p w14:paraId="3484FC84" w14:textId="70AE8712" w:rsidR="00ED7BDB" w:rsidRDefault="00ED7BDB">
      <w:pPr>
        <w:pStyle w:val="af9"/>
        <w:tabs>
          <w:tab w:val="right" w:leader="middleDot" w:pos="8494"/>
        </w:tabs>
        <w:rPr>
          <w:ins w:id="755" w:author="user" w:date="2022-08-17T19:03:00Z"/>
          <w:rFonts w:asciiTheme="minorHAnsi" w:eastAsiaTheme="minorEastAsia" w:hAnsiTheme="minorHAnsi" w:cstheme="minorBidi"/>
          <w:noProof/>
          <w:szCs w:val="22"/>
        </w:rPr>
      </w:pPr>
      <w:ins w:id="756"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"_Toc111655434"</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w:t>
        </w:r>
        <w:r w:rsidR="00B809A8">
          <w:rPr>
            <w:rStyle w:val="af8"/>
            <w:rFonts w:eastAsiaTheme="majorEastAsia"/>
            <w:noProof/>
          </w:rPr>
          <w:t>8. Stock turnover</w:t>
        </w:r>
        <w:r w:rsidRPr="009F7F5E">
          <w:rPr>
            <w:rStyle w:val="af8"/>
            <w:rFonts w:eastAsiaTheme="majorEastAsia"/>
            <w:noProof/>
          </w:rPr>
          <w:t xml:space="preserve"> calculated with the two different estimations of oxygen utilization rates.</w:t>
        </w:r>
        <w:r>
          <w:rPr>
            <w:noProof/>
            <w:webHidden/>
          </w:rPr>
          <w:tab/>
        </w:r>
        <w:r>
          <w:rPr>
            <w:noProof/>
            <w:webHidden/>
          </w:rPr>
          <w:fldChar w:fldCharType="begin"/>
        </w:r>
        <w:r>
          <w:rPr>
            <w:noProof/>
            <w:webHidden/>
          </w:rPr>
          <w:instrText xml:space="preserve"> PAGEREF _Toc111655434 \h </w:instrText>
        </w:r>
      </w:ins>
      <w:r>
        <w:rPr>
          <w:noProof/>
          <w:webHidden/>
        </w:rPr>
      </w:r>
      <w:r>
        <w:rPr>
          <w:noProof/>
          <w:webHidden/>
        </w:rPr>
        <w:fldChar w:fldCharType="separate"/>
      </w:r>
      <w:ins w:id="757" w:author="user" w:date="2022-08-17T19:03:00Z">
        <w:r>
          <w:rPr>
            <w:noProof/>
            <w:webHidden/>
          </w:rPr>
          <w:t>97</w:t>
        </w:r>
        <w:r>
          <w:rPr>
            <w:noProof/>
            <w:webHidden/>
          </w:rPr>
          <w:fldChar w:fldCharType="end"/>
        </w:r>
        <w:r w:rsidRPr="009F7F5E">
          <w:rPr>
            <w:rStyle w:val="af8"/>
            <w:rFonts w:eastAsiaTheme="majorEastAsia"/>
            <w:noProof/>
          </w:rPr>
          <w:fldChar w:fldCharType="end"/>
        </w:r>
      </w:ins>
    </w:p>
    <w:p w14:paraId="6CD82F23" w14:textId="74489E82" w:rsidR="00ED7BDB" w:rsidRDefault="00ED7BDB">
      <w:pPr>
        <w:pStyle w:val="af9"/>
        <w:tabs>
          <w:tab w:val="right" w:leader="middleDot" w:pos="8494"/>
        </w:tabs>
        <w:rPr>
          <w:ins w:id="758" w:author="user" w:date="2022-08-17T19:03:00Z"/>
          <w:rFonts w:asciiTheme="minorHAnsi" w:eastAsiaTheme="minorEastAsia" w:hAnsiTheme="minorHAnsi" w:cstheme="minorBidi"/>
          <w:noProof/>
          <w:szCs w:val="22"/>
        </w:rPr>
      </w:pPr>
      <w:ins w:id="759" w:author="user" w:date="2022-08-17T19:03:00Z">
        <w:r w:rsidRPr="009F7F5E">
          <w:rPr>
            <w:rStyle w:val="af8"/>
            <w:rFonts w:eastAsiaTheme="majorEastAsia"/>
            <w:noProof/>
          </w:rPr>
          <w:fldChar w:fldCharType="begin"/>
        </w:r>
        <w:r w:rsidRPr="009F7F5E">
          <w:rPr>
            <w:rStyle w:val="af8"/>
            <w:rFonts w:eastAsiaTheme="majorEastAsia"/>
            <w:noProof/>
          </w:rPr>
          <w:instrText xml:space="preserve"> </w:instrText>
        </w:r>
        <w:r>
          <w:rPr>
            <w:noProof/>
          </w:rPr>
          <w:instrText>HYPERLINK \l "_Toc111655435"</w:instrText>
        </w:r>
        <w:r w:rsidRPr="009F7F5E">
          <w:rPr>
            <w:rStyle w:val="af8"/>
            <w:rFonts w:eastAsiaTheme="majorEastAsia"/>
            <w:noProof/>
          </w:rPr>
          <w:instrText xml:space="preserve"> </w:instrText>
        </w:r>
        <w:r w:rsidRPr="009F7F5E">
          <w:rPr>
            <w:rStyle w:val="af8"/>
            <w:rFonts w:eastAsiaTheme="majorEastAsia"/>
            <w:noProof/>
          </w:rPr>
          <w:fldChar w:fldCharType="separate"/>
        </w:r>
        <w:r w:rsidRPr="009F7F5E">
          <w:rPr>
            <w:rStyle w:val="af8"/>
            <w:rFonts w:eastAsiaTheme="majorEastAsia"/>
            <w:noProof/>
          </w:rPr>
          <w:t>Table 19. Comparison of network indices calculated for GC1 and GS1.</w:t>
        </w:r>
        <w:r>
          <w:rPr>
            <w:noProof/>
            <w:webHidden/>
          </w:rPr>
          <w:tab/>
        </w:r>
        <w:r>
          <w:rPr>
            <w:noProof/>
            <w:webHidden/>
          </w:rPr>
          <w:fldChar w:fldCharType="begin"/>
        </w:r>
        <w:r>
          <w:rPr>
            <w:noProof/>
            <w:webHidden/>
          </w:rPr>
          <w:instrText xml:space="preserve"> PAGEREF _Toc111655435 \h </w:instrText>
        </w:r>
      </w:ins>
      <w:r>
        <w:rPr>
          <w:noProof/>
          <w:webHidden/>
        </w:rPr>
      </w:r>
      <w:r>
        <w:rPr>
          <w:noProof/>
          <w:webHidden/>
        </w:rPr>
        <w:fldChar w:fldCharType="separate"/>
      </w:r>
      <w:ins w:id="760" w:author="user" w:date="2022-08-17T19:03:00Z">
        <w:r>
          <w:rPr>
            <w:noProof/>
            <w:webHidden/>
          </w:rPr>
          <w:t>97</w:t>
        </w:r>
        <w:r>
          <w:rPr>
            <w:noProof/>
            <w:webHidden/>
          </w:rPr>
          <w:fldChar w:fldCharType="end"/>
        </w:r>
        <w:r w:rsidRPr="009F7F5E">
          <w:rPr>
            <w:rStyle w:val="af8"/>
            <w:rFonts w:eastAsiaTheme="majorEastAsia"/>
            <w:noProof/>
          </w:rPr>
          <w:fldChar w:fldCharType="end"/>
        </w:r>
      </w:ins>
    </w:p>
    <w:p w14:paraId="78BCFE12" w14:textId="77777777" w:rsidR="00ED7BDB" w:rsidDel="00ED7BDB" w:rsidRDefault="00ED7BDB" w:rsidP="005C5827">
      <w:pPr>
        <w:pStyle w:val="14"/>
        <w:rPr>
          <w:del w:id="761" w:author="user" w:date="2022-08-17T19:03:00Z"/>
          <w:noProof/>
        </w:rPr>
      </w:pPr>
    </w:p>
    <w:p w14:paraId="50A64048" w14:textId="279420D9" w:rsidR="005C5827" w:rsidDel="00ED7BDB" w:rsidRDefault="005C5827" w:rsidP="005C5827">
      <w:pPr>
        <w:pStyle w:val="14"/>
        <w:rPr>
          <w:del w:id="762" w:author="user" w:date="2022-08-17T19:03:00Z"/>
          <w:noProof/>
        </w:rPr>
      </w:pPr>
    </w:p>
    <w:p w14:paraId="14FCE07A" w14:textId="78ECEA00" w:rsidR="005C5827" w:rsidRPr="008F20EC" w:rsidDel="00ED7BDB" w:rsidRDefault="005C5827">
      <w:pPr>
        <w:pStyle w:val="af9"/>
        <w:tabs>
          <w:tab w:val="right" w:leader="dot" w:pos="8494"/>
        </w:tabs>
        <w:rPr>
          <w:del w:id="763" w:author="user" w:date="2022-08-17T19:03:00Z"/>
          <w:rFonts w:asciiTheme="minorHAnsi" w:eastAsiaTheme="minorEastAsia" w:hAnsiTheme="minorHAnsi" w:cstheme="minorBidi"/>
          <w:noProof/>
          <w:sz w:val="22"/>
          <w:szCs w:val="22"/>
        </w:rPr>
      </w:pPr>
      <w:del w:id="764" w:author="user" w:date="2022-08-17T19:03:00Z">
        <w:r w:rsidRPr="00ED7BDB" w:rsidDel="00ED7BDB">
          <w:rPr>
            <w:rFonts w:eastAsiaTheme="majorEastAsia"/>
            <w:rPrChange w:id="765" w:author="user" w:date="2022-08-17T19:03:00Z">
              <w:rPr>
                <w:rStyle w:val="af8"/>
                <w:rFonts w:eastAsiaTheme="majorEastAsia"/>
                <w:noProof/>
              </w:rPr>
            </w:rPrChange>
          </w:rPr>
          <w:delText>Table 1. Sampling cruises including dates, coordinates, and water depths of two sites.</w:delText>
        </w:r>
        <w:r w:rsidRPr="008F20EC" w:rsidDel="00ED7BDB">
          <w:rPr>
            <w:noProof/>
            <w:webHidden/>
          </w:rPr>
          <w:tab/>
        </w:r>
        <w:r w:rsidR="00ED7BDB" w:rsidDel="00ED7BDB">
          <w:rPr>
            <w:noProof/>
            <w:webHidden/>
          </w:rPr>
          <w:delText>85</w:delText>
        </w:r>
      </w:del>
    </w:p>
    <w:p w14:paraId="443C6563" w14:textId="084AA2C6" w:rsidR="005C5827" w:rsidRPr="008F20EC" w:rsidDel="00ED7BDB" w:rsidRDefault="005C5827">
      <w:pPr>
        <w:pStyle w:val="af9"/>
        <w:tabs>
          <w:tab w:val="right" w:leader="dot" w:pos="8494"/>
        </w:tabs>
        <w:rPr>
          <w:del w:id="766" w:author="user" w:date="2022-08-17T19:03:00Z"/>
          <w:rFonts w:asciiTheme="minorHAnsi" w:eastAsiaTheme="minorEastAsia" w:hAnsiTheme="minorHAnsi" w:cstheme="minorBidi"/>
          <w:noProof/>
          <w:sz w:val="22"/>
          <w:szCs w:val="22"/>
        </w:rPr>
      </w:pPr>
      <w:del w:id="767" w:author="user" w:date="2022-08-17T19:03:00Z">
        <w:r w:rsidRPr="00ED7BDB" w:rsidDel="00ED7BDB">
          <w:rPr>
            <w:rFonts w:eastAsiaTheme="majorEastAsia"/>
            <w:rPrChange w:id="768" w:author="user" w:date="2022-08-17T19:03:00Z">
              <w:rPr>
                <w:rStyle w:val="af8"/>
                <w:rFonts w:eastAsiaTheme="majorEastAsia"/>
                <w:noProof/>
              </w:rPr>
            </w:rPrChange>
          </w:rPr>
          <w:delText>Table 2. The conceptual model of the food web structure formed the basis of our linear inverse model (LIM).</w:delText>
        </w:r>
        <w:r w:rsidRPr="008F20EC" w:rsidDel="00ED7BDB">
          <w:rPr>
            <w:noProof/>
            <w:webHidden/>
          </w:rPr>
          <w:tab/>
        </w:r>
        <w:r w:rsidR="00ED7BDB" w:rsidDel="00ED7BDB">
          <w:rPr>
            <w:noProof/>
            <w:webHidden/>
          </w:rPr>
          <w:delText>86</w:delText>
        </w:r>
      </w:del>
    </w:p>
    <w:p w14:paraId="5C0A623A" w14:textId="33DA0859" w:rsidR="005C5827" w:rsidRPr="008F20EC" w:rsidDel="00ED7BDB" w:rsidRDefault="005C5827">
      <w:pPr>
        <w:pStyle w:val="af9"/>
        <w:tabs>
          <w:tab w:val="right" w:leader="dot" w:pos="8494"/>
        </w:tabs>
        <w:rPr>
          <w:del w:id="769" w:author="user" w:date="2022-08-17T19:03:00Z"/>
          <w:rFonts w:asciiTheme="minorHAnsi" w:eastAsiaTheme="minorEastAsia" w:hAnsiTheme="minorHAnsi" w:cstheme="minorBidi"/>
          <w:noProof/>
          <w:sz w:val="22"/>
          <w:szCs w:val="22"/>
        </w:rPr>
      </w:pPr>
      <w:del w:id="770" w:author="user" w:date="2022-08-17T19:03:00Z">
        <w:r w:rsidRPr="00ED7BDB" w:rsidDel="00ED7BDB">
          <w:rPr>
            <w:rFonts w:eastAsiaTheme="majorEastAsia"/>
            <w:rPrChange w:id="771" w:author="user" w:date="2022-08-17T19:03:00Z">
              <w:rPr>
                <w:rStyle w:val="af8"/>
                <w:rFonts w:eastAsiaTheme="majorEastAsia"/>
                <w:noProof/>
              </w:rPr>
            </w:rPrChange>
          </w:rPr>
          <w:delText>Table 3. Nomenclature of symbols used in calculation of network indices (Kones et al., 2009).</w:delText>
        </w:r>
        <w:r w:rsidRPr="008F20EC" w:rsidDel="00ED7BDB">
          <w:rPr>
            <w:noProof/>
            <w:webHidden/>
          </w:rPr>
          <w:tab/>
        </w:r>
        <w:r w:rsidR="001578CE" w:rsidDel="00ED7BDB">
          <w:rPr>
            <w:noProof/>
            <w:webHidden/>
          </w:rPr>
          <w:delText>87</w:delText>
        </w:r>
      </w:del>
    </w:p>
    <w:p w14:paraId="15672E0E" w14:textId="4E7F0C08" w:rsidR="005C5827" w:rsidRPr="008F20EC" w:rsidDel="00ED7BDB" w:rsidRDefault="005C5827">
      <w:pPr>
        <w:pStyle w:val="af9"/>
        <w:tabs>
          <w:tab w:val="right" w:leader="dot" w:pos="8494"/>
        </w:tabs>
        <w:rPr>
          <w:del w:id="772" w:author="user" w:date="2022-08-17T19:03:00Z"/>
          <w:rFonts w:asciiTheme="minorHAnsi" w:eastAsiaTheme="minorEastAsia" w:hAnsiTheme="minorHAnsi" w:cstheme="minorBidi"/>
          <w:noProof/>
          <w:sz w:val="22"/>
          <w:szCs w:val="22"/>
        </w:rPr>
      </w:pPr>
      <w:del w:id="773" w:author="user" w:date="2022-08-17T19:03:00Z">
        <w:r w:rsidRPr="00ED7BDB" w:rsidDel="00ED7BDB">
          <w:rPr>
            <w:rFonts w:eastAsiaTheme="majorEastAsia"/>
            <w:rPrChange w:id="774" w:author="user" w:date="2022-08-17T19:03:00Z">
              <w:rPr>
                <w:rStyle w:val="af8"/>
                <w:rFonts w:eastAsiaTheme="majorEastAsia"/>
                <w:noProof/>
              </w:rPr>
            </w:rPrChange>
          </w:rPr>
          <w:delText>Table 4. Formula of the network indices.</w:delText>
        </w:r>
        <w:r w:rsidRPr="008F20EC" w:rsidDel="00ED7BDB">
          <w:rPr>
            <w:noProof/>
            <w:webHidden/>
          </w:rPr>
          <w:tab/>
        </w:r>
        <w:r w:rsidR="001578CE" w:rsidDel="00ED7BDB">
          <w:rPr>
            <w:noProof/>
            <w:webHidden/>
          </w:rPr>
          <w:delText>88</w:delText>
        </w:r>
      </w:del>
    </w:p>
    <w:p w14:paraId="325E808A" w14:textId="7AFD769B" w:rsidR="005C5827" w:rsidRPr="008F20EC" w:rsidDel="00ED7BDB" w:rsidRDefault="005C5827">
      <w:pPr>
        <w:pStyle w:val="af9"/>
        <w:tabs>
          <w:tab w:val="right" w:leader="dot" w:pos="8494"/>
        </w:tabs>
        <w:rPr>
          <w:del w:id="775" w:author="user" w:date="2022-08-17T19:03:00Z"/>
          <w:rFonts w:asciiTheme="minorHAnsi" w:eastAsiaTheme="minorEastAsia" w:hAnsiTheme="minorHAnsi" w:cstheme="minorBidi"/>
          <w:noProof/>
          <w:sz w:val="22"/>
          <w:szCs w:val="22"/>
        </w:rPr>
      </w:pPr>
      <w:del w:id="776" w:author="user" w:date="2022-08-17T19:03:00Z">
        <w:r w:rsidRPr="00ED7BDB" w:rsidDel="00ED7BDB">
          <w:rPr>
            <w:rFonts w:eastAsiaTheme="majorEastAsia"/>
            <w:rPrChange w:id="777" w:author="user" w:date="2022-08-17T19:03:00Z">
              <w:rPr>
                <w:rStyle w:val="af8"/>
                <w:rFonts w:eastAsiaTheme="majorEastAsia"/>
                <w:noProof/>
              </w:rPr>
            </w:rPrChange>
          </w:rPr>
          <w:delText>Table 5. Standing stocks of the food web compartments for GC1 and GS1.</w:delText>
        </w:r>
        <w:r w:rsidRPr="008F20EC" w:rsidDel="00ED7BDB">
          <w:rPr>
            <w:noProof/>
            <w:webHidden/>
          </w:rPr>
          <w:tab/>
        </w:r>
        <w:r w:rsidR="001578CE" w:rsidDel="00ED7BDB">
          <w:rPr>
            <w:noProof/>
            <w:webHidden/>
          </w:rPr>
          <w:delText>89</w:delText>
        </w:r>
      </w:del>
    </w:p>
    <w:p w14:paraId="6E760379" w14:textId="68BC0122" w:rsidR="005C5827" w:rsidRPr="008F20EC" w:rsidDel="00ED7BDB" w:rsidRDefault="005C5827">
      <w:pPr>
        <w:pStyle w:val="af9"/>
        <w:tabs>
          <w:tab w:val="right" w:leader="dot" w:pos="8494"/>
        </w:tabs>
        <w:rPr>
          <w:del w:id="778" w:author="user" w:date="2022-08-17T19:03:00Z"/>
          <w:rFonts w:asciiTheme="minorHAnsi" w:eastAsiaTheme="minorEastAsia" w:hAnsiTheme="minorHAnsi" w:cstheme="minorBidi"/>
          <w:noProof/>
          <w:sz w:val="22"/>
          <w:szCs w:val="22"/>
        </w:rPr>
      </w:pPr>
      <w:del w:id="779" w:author="user" w:date="2022-08-17T19:03:00Z">
        <w:r w:rsidRPr="00ED7BDB" w:rsidDel="00ED7BDB">
          <w:rPr>
            <w:rFonts w:eastAsiaTheme="majorEastAsia"/>
            <w:rPrChange w:id="780" w:author="user" w:date="2022-08-17T19:03:00Z">
              <w:rPr>
                <w:rStyle w:val="af8"/>
                <w:rFonts w:eastAsiaTheme="majorEastAsia"/>
                <w:noProof/>
              </w:rPr>
            </w:rPrChange>
          </w:rPr>
          <w:delText>Table 6. Average bottom water temperature and the calculated "Tlim" of GC1 and GS1.</w:delText>
        </w:r>
        <w:r w:rsidRPr="008F20EC" w:rsidDel="00ED7BDB">
          <w:rPr>
            <w:noProof/>
            <w:webHidden/>
          </w:rPr>
          <w:tab/>
        </w:r>
        <w:r w:rsidR="001578CE" w:rsidDel="00ED7BDB">
          <w:rPr>
            <w:noProof/>
            <w:webHidden/>
          </w:rPr>
          <w:delText>89</w:delText>
        </w:r>
      </w:del>
    </w:p>
    <w:p w14:paraId="407034E4" w14:textId="0F8453B1" w:rsidR="005C5827" w:rsidRPr="008F20EC" w:rsidDel="00ED7BDB" w:rsidRDefault="005C5827">
      <w:pPr>
        <w:pStyle w:val="af9"/>
        <w:tabs>
          <w:tab w:val="right" w:leader="dot" w:pos="8494"/>
        </w:tabs>
        <w:rPr>
          <w:del w:id="781" w:author="user" w:date="2022-08-17T19:03:00Z"/>
          <w:rFonts w:asciiTheme="minorHAnsi" w:eastAsiaTheme="minorEastAsia" w:hAnsiTheme="minorHAnsi" w:cstheme="minorBidi"/>
          <w:noProof/>
          <w:sz w:val="22"/>
          <w:szCs w:val="22"/>
        </w:rPr>
      </w:pPr>
      <w:del w:id="782" w:author="user" w:date="2022-08-17T19:03:00Z">
        <w:r w:rsidRPr="00ED7BDB" w:rsidDel="00ED7BDB">
          <w:rPr>
            <w:rFonts w:eastAsiaTheme="majorEastAsia"/>
            <w:rPrChange w:id="783" w:author="user" w:date="2022-08-17T19:03:00Z">
              <w:rPr>
                <w:rStyle w:val="af8"/>
                <w:rFonts w:eastAsiaTheme="majorEastAsia"/>
                <w:noProof/>
              </w:rPr>
            </w:rPrChange>
          </w:rPr>
          <w:delText>Table 7. PERMDISP and PERMANOVA on sediment carbon stock GC1 and GS1.</w:delText>
        </w:r>
        <w:r w:rsidRPr="008F20EC" w:rsidDel="00ED7BDB">
          <w:rPr>
            <w:noProof/>
            <w:webHidden/>
          </w:rPr>
          <w:tab/>
        </w:r>
        <w:r w:rsidR="001578CE" w:rsidDel="00ED7BDB">
          <w:rPr>
            <w:noProof/>
            <w:webHidden/>
          </w:rPr>
          <w:delText>89</w:delText>
        </w:r>
      </w:del>
    </w:p>
    <w:p w14:paraId="2BA9D317" w14:textId="628B54B6" w:rsidR="005C5827" w:rsidRPr="008F20EC" w:rsidDel="00ED7BDB" w:rsidRDefault="005C5827">
      <w:pPr>
        <w:pStyle w:val="af9"/>
        <w:tabs>
          <w:tab w:val="right" w:leader="dot" w:pos="8494"/>
        </w:tabs>
        <w:rPr>
          <w:del w:id="784" w:author="user" w:date="2022-08-17T19:03:00Z"/>
          <w:rFonts w:asciiTheme="minorHAnsi" w:eastAsiaTheme="minorEastAsia" w:hAnsiTheme="minorHAnsi" w:cstheme="minorBidi"/>
          <w:noProof/>
          <w:sz w:val="22"/>
          <w:szCs w:val="22"/>
        </w:rPr>
      </w:pPr>
      <w:del w:id="785" w:author="user" w:date="2022-08-17T19:03:00Z">
        <w:r w:rsidRPr="00ED7BDB" w:rsidDel="00ED7BDB">
          <w:rPr>
            <w:rFonts w:eastAsiaTheme="majorEastAsia"/>
            <w:rPrChange w:id="786" w:author="user" w:date="2022-08-17T19:03:00Z">
              <w:rPr>
                <w:rStyle w:val="af8"/>
                <w:rFonts w:eastAsiaTheme="majorEastAsia"/>
                <w:noProof/>
              </w:rPr>
            </w:rPrChange>
          </w:rPr>
          <w:delText>Table 8. T-test on bacteria carbon stock of GC1 and GS1.</w:delText>
        </w:r>
        <w:r w:rsidRPr="008F20EC" w:rsidDel="00ED7BDB">
          <w:rPr>
            <w:noProof/>
            <w:webHidden/>
          </w:rPr>
          <w:tab/>
        </w:r>
        <w:r w:rsidR="001578CE" w:rsidDel="00ED7BDB">
          <w:rPr>
            <w:noProof/>
            <w:webHidden/>
          </w:rPr>
          <w:delText>90</w:delText>
        </w:r>
      </w:del>
    </w:p>
    <w:p w14:paraId="2D13DF0A" w14:textId="163DB8CA" w:rsidR="005C5827" w:rsidRPr="008F20EC" w:rsidDel="00ED7BDB" w:rsidRDefault="005C5827">
      <w:pPr>
        <w:pStyle w:val="af9"/>
        <w:tabs>
          <w:tab w:val="right" w:leader="dot" w:pos="8494"/>
        </w:tabs>
        <w:rPr>
          <w:del w:id="787" w:author="user" w:date="2022-08-17T19:03:00Z"/>
          <w:rFonts w:asciiTheme="minorHAnsi" w:eastAsiaTheme="minorEastAsia" w:hAnsiTheme="minorHAnsi" w:cstheme="minorBidi"/>
          <w:noProof/>
          <w:sz w:val="22"/>
          <w:szCs w:val="22"/>
        </w:rPr>
      </w:pPr>
      <w:del w:id="788" w:author="user" w:date="2022-08-17T19:03:00Z">
        <w:r w:rsidRPr="00ED7BDB" w:rsidDel="00ED7BDB">
          <w:rPr>
            <w:rFonts w:eastAsiaTheme="majorEastAsia"/>
            <w:rPrChange w:id="789" w:author="user" w:date="2022-08-17T19:03:00Z">
              <w:rPr>
                <w:rStyle w:val="af8"/>
                <w:rFonts w:eastAsiaTheme="majorEastAsia"/>
                <w:noProof/>
              </w:rPr>
            </w:rPrChange>
          </w:rPr>
          <w:delText>Table 9. PERMDISP and PERMANOVA on meiofaunal carbon stock of GC1 and GS1.</w:delText>
        </w:r>
        <w:r w:rsidRPr="008F20EC" w:rsidDel="00ED7BDB">
          <w:rPr>
            <w:noProof/>
            <w:webHidden/>
          </w:rPr>
          <w:tab/>
        </w:r>
        <w:r w:rsidR="001578CE" w:rsidDel="00ED7BDB">
          <w:rPr>
            <w:noProof/>
            <w:webHidden/>
          </w:rPr>
          <w:delText>90</w:delText>
        </w:r>
      </w:del>
    </w:p>
    <w:p w14:paraId="6E60599F" w14:textId="58E6DBB9" w:rsidR="005C5827" w:rsidRPr="008F20EC" w:rsidDel="00ED7BDB" w:rsidRDefault="005C5827">
      <w:pPr>
        <w:pStyle w:val="af9"/>
        <w:tabs>
          <w:tab w:val="right" w:leader="dot" w:pos="8494"/>
        </w:tabs>
        <w:rPr>
          <w:del w:id="790" w:author="user" w:date="2022-08-17T19:03:00Z"/>
          <w:rFonts w:asciiTheme="minorHAnsi" w:eastAsiaTheme="minorEastAsia" w:hAnsiTheme="minorHAnsi" w:cstheme="minorBidi"/>
          <w:noProof/>
          <w:sz w:val="22"/>
          <w:szCs w:val="22"/>
        </w:rPr>
      </w:pPr>
      <w:del w:id="791" w:author="user" w:date="2022-08-17T19:03:00Z">
        <w:r w:rsidRPr="00ED7BDB" w:rsidDel="00ED7BDB">
          <w:rPr>
            <w:rFonts w:eastAsiaTheme="majorEastAsia"/>
            <w:rPrChange w:id="792" w:author="user" w:date="2022-08-17T19:03:00Z">
              <w:rPr>
                <w:rStyle w:val="af8"/>
                <w:rFonts w:eastAsiaTheme="majorEastAsia"/>
                <w:noProof/>
              </w:rPr>
            </w:rPrChange>
          </w:rPr>
          <w:delText>Table 10. PERMDISP and PERMANOVA on macrofaunal carbon stock of GC1 and GS1.</w:delText>
        </w:r>
        <w:r w:rsidRPr="008F20EC" w:rsidDel="00ED7BDB">
          <w:rPr>
            <w:noProof/>
            <w:webHidden/>
          </w:rPr>
          <w:tab/>
        </w:r>
        <w:r w:rsidR="001578CE" w:rsidDel="00ED7BDB">
          <w:rPr>
            <w:noProof/>
            <w:webHidden/>
          </w:rPr>
          <w:delText>91</w:delText>
        </w:r>
      </w:del>
    </w:p>
    <w:p w14:paraId="015B248C" w14:textId="2B8826D8" w:rsidR="005C5827" w:rsidRPr="008F20EC" w:rsidDel="00ED7BDB" w:rsidRDefault="005C5827">
      <w:pPr>
        <w:pStyle w:val="af9"/>
        <w:tabs>
          <w:tab w:val="right" w:leader="dot" w:pos="8494"/>
        </w:tabs>
        <w:rPr>
          <w:del w:id="793" w:author="user" w:date="2022-08-17T19:03:00Z"/>
          <w:rFonts w:asciiTheme="minorHAnsi" w:eastAsiaTheme="minorEastAsia" w:hAnsiTheme="minorHAnsi" w:cstheme="minorBidi"/>
          <w:noProof/>
          <w:sz w:val="22"/>
          <w:szCs w:val="22"/>
        </w:rPr>
      </w:pPr>
      <w:del w:id="794" w:author="user" w:date="2022-08-17T19:03:00Z">
        <w:r w:rsidRPr="00ED7BDB" w:rsidDel="00ED7BDB">
          <w:rPr>
            <w:rFonts w:eastAsiaTheme="majorEastAsia"/>
            <w:rPrChange w:id="795" w:author="user" w:date="2022-08-17T19:03:00Z">
              <w:rPr>
                <w:rStyle w:val="af8"/>
                <w:rFonts w:eastAsiaTheme="majorEastAsia"/>
                <w:noProof/>
              </w:rPr>
            </w:rPrChange>
          </w:rPr>
          <w:delText>Table 11. Average oxygen utilization rates (mg C/ m</w:delText>
        </w:r>
        <w:r w:rsidRPr="00ED7BDB" w:rsidDel="00ED7BDB">
          <w:rPr>
            <w:rFonts w:eastAsiaTheme="majorEastAsia"/>
            <w:noProof/>
            <w:vertAlign w:val="superscript"/>
            <w:rPrChange w:id="796" w:author="user" w:date="2022-08-17T19:03:00Z">
              <w:rPr>
                <w:rStyle w:val="af8"/>
                <w:rFonts w:eastAsiaTheme="majorEastAsia"/>
              </w:rPr>
            </w:rPrChange>
          </w:rPr>
          <w:delText>2</w:delText>
        </w:r>
        <w:r w:rsidRPr="00ED7BDB" w:rsidDel="00ED7BDB">
          <w:rPr>
            <w:rFonts w:eastAsiaTheme="majorEastAsia"/>
            <w:rPrChange w:id="797" w:author="user" w:date="2022-08-17T19:03:00Z">
              <w:rPr>
                <w:rStyle w:val="af8"/>
                <w:rFonts w:eastAsiaTheme="majorEastAsia"/>
                <w:noProof/>
              </w:rPr>
            </w:rPrChange>
          </w:rPr>
          <w:delText>/d) of all cruises in GC1 and GS1.</w:delText>
        </w:r>
        <w:r w:rsidRPr="008F20EC" w:rsidDel="00ED7BDB">
          <w:rPr>
            <w:noProof/>
            <w:webHidden/>
          </w:rPr>
          <w:tab/>
        </w:r>
        <w:r w:rsidR="001578CE" w:rsidDel="00ED7BDB">
          <w:rPr>
            <w:noProof/>
            <w:webHidden/>
          </w:rPr>
          <w:delText>91</w:delText>
        </w:r>
      </w:del>
    </w:p>
    <w:p w14:paraId="2095C509" w14:textId="2146EFC2" w:rsidR="005C5827" w:rsidRPr="008F20EC" w:rsidDel="00ED7BDB" w:rsidRDefault="005C5827">
      <w:pPr>
        <w:pStyle w:val="af9"/>
        <w:tabs>
          <w:tab w:val="right" w:leader="dot" w:pos="8494"/>
        </w:tabs>
        <w:rPr>
          <w:del w:id="798" w:author="user" w:date="2022-08-17T19:03:00Z"/>
          <w:rFonts w:asciiTheme="minorHAnsi" w:eastAsiaTheme="minorEastAsia" w:hAnsiTheme="minorHAnsi" w:cstheme="minorBidi"/>
          <w:noProof/>
          <w:sz w:val="22"/>
          <w:szCs w:val="22"/>
        </w:rPr>
      </w:pPr>
      <w:del w:id="799" w:author="user" w:date="2022-08-17T19:03:00Z">
        <w:r w:rsidRPr="00ED7BDB" w:rsidDel="00ED7BDB">
          <w:rPr>
            <w:rFonts w:eastAsiaTheme="majorEastAsia"/>
            <w:rPrChange w:id="800" w:author="user" w:date="2022-08-17T19:03:00Z">
              <w:rPr>
                <w:rStyle w:val="af8"/>
                <w:rFonts w:eastAsiaTheme="majorEastAsia"/>
                <w:noProof/>
              </w:rPr>
            </w:rPrChange>
          </w:rPr>
          <w:delText>Table 12. PERMDISP and PERMANOVA on TOU of GC1 and GS1.</w:delText>
        </w:r>
        <w:r w:rsidRPr="008F20EC" w:rsidDel="00ED7BDB">
          <w:rPr>
            <w:noProof/>
            <w:webHidden/>
          </w:rPr>
          <w:tab/>
        </w:r>
        <w:r w:rsidR="001578CE" w:rsidDel="00ED7BDB">
          <w:rPr>
            <w:noProof/>
            <w:webHidden/>
          </w:rPr>
          <w:delText>92</w:delText>
        </w:r>
      </w:del>
    </w:p>
    <w:p w14:paraId="2CB4AA43" w14:textId="39689D4D" w:rsidR="005C5827" w:rsidRPr="008F20EC" w:rsidDel="00ED7BDB" w:rsidRDefault="005C5827">
      <w:pPr>
        <w:pStyle w:val="af9"/>
        <w:tabs>
          <w:tab w:val="right" w:leader="dot" w:pos="8494"/>
        </w:tabs>
        <w:rPr>
          <w:del w:id="801" w:author="user" w:date="2022-08-17T19:03:00Z"/>
          <w:rFonts w:asciiTheme="minorHAnsi" w:eastAsiaTheme="minorEastAsia" w:hAnsiTheme="minorHAnsi" w:cstheme="minorBidi"/>
          <w:noProof/>
          <w:sz w:val="22"/>
          <w:szCs w:val="22"/>
        </w:rPr>
      </w:pPr>
      <w:del w:id="802" w:author="user" w:date="2022-08-17T19:03:00Z">
        <w:r w:rsidRPr="00ED7BDB" w:rsidDel="00ED7BDB">
          <w:rPr>
            <w:rFonts w:eastAsiaTheme="majorEastAsia"/>
            <w:rPrChange w:id="803" w:author="user" w:date="2022-08-17T19:03:00Z">
              <w:rPr>
                <w:rStyle w:val="af8"/>
                <w:rFonts w:eastAsiaTheme="majorEastAsia"/>
                <w:noProof/>
              </w:rPr>
            </w:rPrChange>
          </w:rPr>
          <w:delText>Table 13. PERMDISP and PERMANOVA on DOU of GC1 and GS1.</w:delText>
        </w:r>
        <w:r w:rsidRPr="008F20EC" w:rsidDel="00ED7BDB">
          <w:rPr>
            <w:noProof/>
            <w:webHidden/>
          </w:rPr>
          <w:tab/>
        </w:r>
        <w:r w:rsidR="001578CE" w:rsidDel="00ED7BDB">
          <w:rPr>
            <w:noProof/>
            <w:webHidden/>
          </w:rPr>
          <w:delText>92</w:delText>
        </w:r>
      </w:del>
    </w:p>
    <w:p w14:paraId="29F48FF7" w14:textId="7D6752CF" w:rsidR="005C5827" w:rsidRPr="008F20EC" w:rsidDel="00ED7BDB" w:rsidRDefault="005C5827">
      <w:pPr>
        <w:pStyle w:val="af9"/>
        <w:tabs>
          <w:tab w:val="right" w:leader="dot" w:pos="8494"/>
        </w:tabs>
        <w:rPr>
          <w:del w:id="804" w:author="user" w:date="2022-08-17T19:03:00Z"/>
          <w:rFonts w:asciiTheme="minorHAnsi" w:eastAsiaTheme="minorEastAsia" w:hAnsiTheme="minorHAnsi" w:cstheme="minorBidi"/>
          <w:noProof/>
          <w:sz w:val="22"/>
          <w:szCs w:val="22"/>
        </w:rPr>
      </w:pPr>
      <w:del w:id="805" w:author="user" w:date="2022-08-17T19:03:00Z">
        <w:r w:rsidRPr="00ED7BDB" w:rsidDel="00ED7BDB">
          <w:rPr>
            <w:rFonts w:eastAsiaTheme="majorEastAsia"/>
            <w:rPrChange w:id="806" w:author="user" w:date="2022-08-17T19:03:00Z">
              <w:rPr>
                <w:rStyle w:val="af8"/>
                <w:rFonts w:eastAsiaTheme="majorEastAsia"/>
                <w:noProof/>
              </w:rPr>
            </w:rPrChange>
          </w:rPr>
          <w:delText>Table 14. PERMDISP and PERMANOVA on BMU of GC1 and GS1.</w:delText>
        </w:r>
        <w:r w:rsidRPr="008F20EC" w:rsidDel="00ED7BDB">
          <w:rPr>
            <w:noProof/>
            <w:webHidden/>
          </w:rPr>
          <w:tab/>
        </w:r>
        <w:r w:rsidR="001578CE" w:rsidDel="00ED7BDB">
          <w:rPr>
            <w:noProof/>
            <w:webHidden/>
          </w:rPr>
          <w:delText>93</w:delText>
        </w:r>
      </w:del>
    </w:p>
    <w:p w14:paraId="2643BABB" w14:textId="7FE0C61B" w:rsidR="005C5827" w:rsidRPr="008F20EC" w:rsidDel="00ED7BDB" w:rsidRDefault="005C5827">
      <w:pPr>
        <w:pStyle w:val="af9"/>
        <w:tabs>
          <w:tab w:val="right" w:leader="dot" w:pos="8494"/>
        </w:tabs>
        <w:rPr>
          <w:del w:id="807" w:author="user" w:date="2022-08-17T19:03:00Z"/>
          <w:rFonts w:asciiTheme="minorHAnsi" w:eastAsiaTheme="minorEastAsia" w:hAnsiTheme="minorHAnsi" w:cstheme="minorBidi"/>
          <w:noProof/>
          <w:sz w:val="22"/>
          <w:szCs w:val="22"/>
        </w:rPr>
      </w:pPr>
      <w:del w:id="808" w:author="user" w:date="2022-08-17T19:03:00Z">
        <w:r w:rsidRPr="00ED7BDB" w:rsidDel="00ED7BDB">
          <w:rPr>
            <w:rFonts w:eastAsiaTheme="majorEastAsia"/>
            <w:rPrChange w:id="809" w:author="user" w:date="2022-08-17T19:03:00Z">
              <w:rPr>
                <w:rStyle w:val="af8"/>
                <w:rFonts w:eastAsiaTheme="majorEastAsia"/>
                <w:noProof/>
              </w:rPr>
            </w:rPrChange>
          </w:rPr>
          <w:delText>Table 15. Stock turnover calculated with the two different estimations of oxygen utilization rates.</w:delText>
        </w:r>
        <w:r w:rsidRPr="008F20EC" w:rsidDel="00ED7BDB">
          <w:rPr>
            <w:noProof/>
            <w:webHidden/>
          </w:rPr>
          <w:tab/>
        </w:r>
        <w:r w:rsidR="001578CE" w:rsidDel="00ED7BDB">
          <w:rPr>
            <w:noProof/>
            <w:webHidden/>
          </w:rPr>
          <w:delText>93</w:delText>
        </w:r>
      </w:del>
    </w:p>
    <w:p w14:paraId="0F5F586A" w14:textId="6D1D0433" w:rsidR="005C5827" w:rsidRPr="008F20EC" w:rsidDel="00ED7BDB" w:rsidRDefault="005C5827">
      <w:pPr>
        <w:pStyle w:val="af9"/>
        <w:tabs>
          <w:tab w:val="right" w:leader="dot" w:pos="8494"/>
        </w:tabs>
        <w:rPr>
          <w:del w:id="810" w:author="user" w:date="2022-08-17T19:03:00Z"/>
          <w:rFonts w:asciiTheme="minorHAnsi" w:eastAsiaTheme="minorEastAsia" w:hAnsiTheme="minorHAnsi" w:cstheme="minorBidi"/>
          <w:noProof/>
          <w:sz w:val="22"/>
          <w:szCs w:val="22"/>
        </w:rPr>
      </w:pPr>
      <w:del w:id="811" w:author="user" w:date="2022-08-17T19:03:00Z">
        <w:r w:rsidRPr="00ED7BDB" w:rsidDel="00ED7BDB">
          <w:rPr>
            <w:rFonts w:eastAsiaTheme="majorEastAsia"/>
            <w:rPrChange w:id="812" w:author="user" w:date="2022-08-17T19:03:00Z">
              <w:rPr>
                <w:rStyle w:val="af8"/>
                <w:rFonts w:eastAsiaTheme="majorEastAsia"/>
                <w:noProof/>
              </w:rPr>
            </w:rPrChange>
          </w:rPr>
          <w:delText>Table 16. Comparison of network indices calculated for GC1 and GS1.</w:delText>
        </w:r>
        <w:r w:rsidRPr="008F20EC" w:rsidDel="00ED7BDB">
          <w:rPr>
            <w:noProof/>
            <w:webHidden/>
          </w:rPr>
          <w:tab/>
        </w:r>
        <w:r w:rsidR="001578CE" w:rsidDel="00ED7BDB">
          <w:rPr>
            <w:noProof/>
            <w:webHidden/>
          </w:rPr>
          <w:delText>93</w:delText>
        </w:r>
      </w:del>
    </w:p>
    <w:p w14:paraId="1D702331" w14:textId="422CDE7D" w:rsidR="0010030F" w:rsidRDefault="005C5827" w:rsidP="00011783">
      <w:pPr>
        <w:pStyle w:val="14"/>
        <w:jc w:val="left"/>
        <w:rPr>
          <w:rFonts w:eastAsiaTheme="minorEastAsia"/>
          <w:b w:val="0"/>
          <w:bCs w:val="0"/>
        </w:rPr>
        <w:sectPr w:rsidR="0010030F" w:rsidSect="00696D80">
          <w:footerReference w:type="default" r:id="rId17"/>
          <w:pgSz w:w="11906" w:h="16838"/>
          <w:pgMar w:top="1701" w:right="1701" w:bottom="1134" w:left="1701" w:header="851" w:footer="992" w:gutter="0"/>
          <w:pgNumType w:fmt="lowerRoman" w:start="1"/>
          <w:cols w:space="425"/>
          <w:docGrid w:type="lines" w:linePitch="360"/>
        </w:sectPr>
      </w:pPr>
      <w:r>
        <w:rPr>
          <w:rFonts w:eastAsiaTheme="minorEastAsia"/>
        </w:rPr>
        <w:fldChar w:fldCharType="end"/>
      </w:r>
    </w:p>
    <w:p w14:paraId="00BD5A3F" w14:textId="77777777" w:rsidR="00011783" w:rsidRDefault="00696D80" w:rsidP="00EC1197">
      <w:pPr>
        <w:pStyle w:val="14"/>
        <w:rPr>
          <w:noProof/>
        </w:rPr>
      </w:pPr>
      <w:bookmarkStart w:id="813" w:name="_Toc111656012"/>
      <w:r>
        <w:rPr>
          <w:rFonts w:eastAsiaTheme="minorEastAsia" w:hint="eastAsia"/>
        </w:rPr>
        <w:lastRenderedPageBreak/>
        <w:t>L</w:t>
      </w:r>
      <w:r>
        <w:rPr>
          <w:rFonts w:eastAsiaTheme="minorEastAsia"/>
        </w:rPr>
        <w:t>ist of figures</w:t>
      </w:r>
      <w:bookmarkEnd w:id="813"/>
      <w:r w:rsidR="00011783">
        <w:rPr>
          <w:rFonts w:eastAsiaTheme="minorEastAsia"/>
        </w:rPr>
        <w:fldChar w:fldCharType="begin"/>
      </w:r>
      <w:r w:rsidR="00011783">
        <w:rPr>
          <w:rFonts w:eastAsiaTheme="minorEastAsia"/>
        </w:rPr>
        <w:instrText xml:space="preserve"> TOC \h \z \c "Figure" </w:instrText>
      </w:r>
      <w:r w:rsidR="00011783">
        <w:rPr>
          <w:rFonts w:eastAsiaTheme="minorEastAsia"/>
        </w:rPr>
        <w:fldChar w:fldCharType="separate"/>
      </w:r>
    </w:p>
    <w:p w14:paraId="7B3BCB92" w14:textId="098E6D9A" w:rsidR="00011783" w:rsidRDefault="00F61596">
      <w:pPr>
        <w:pStyle w:val="af9"/>
        <w:tabs>
          <w:tab w:val="right" w:leader="middleDot" w:pos="8494"/>
        </w:tabs>
        <w:rPr>
          <w:rFonts w:asciiTheme="minorHAnsi" w:eastAsiaTheme="minorEastAsia" w:hAnsiTheme="minorHAnsi" w:cstheme="minorBidi"/>
          <w:noProof/>
          <w:szCs w:val="22"/>
        </w:rPr>
      </w:pPr>
      <w:hyperlink w:anchor="_Toc109165566" w:history="1">
        <w:r w:rsidR="00011783" w:rsidRPr="00954760">
          <w:rPr>
            <w:rStyle w:val="af8"/>
            <w:rFonts w:eastAsiaTheme="majorEastAsia"/>
            <w:noProof/>
          </w:rPr>
          <w:t>Figure 1. The map of sampling stations of the upper Gaoping Submarine Canyon (GC1) and Gaoping Slope (GS1).</w:t>
        </w:r>
        <w:r w:rsidR="00011783">
          <w:rPr>
            <w:noProof/>
            <w:webHidden/>
          </w:rPr>
          <w:tab/>
        </w:r>
        <w:r w:rsidR="00011783">
          <w:rPr>
            <w:noProof/>
            <w:webHidden/>
          </w:rPr>
          <w:fldChar w:fldCharType="begin"/>
        </w:r>
        <w:r w:rsidR="00011783">
          <w:rPr>
            <w:noProof/>
            <w:webHidden/>
          </w:rPr>
          <w:instrText xml:space="preserve"> PAGEREF _Toc109165566 \h </w:instrText>
        </w:r>
        <w:r w:rsidR="00011783">
          <w:rPr>
            <w:noProof/>
            <w:webHidden/>
          </w:rPr>
        </w:r>
        <w:r w:rsidR="00011783">
          <w:rPr>
            <w:noProof/>
            <w:webHidden/>
          </w:rPr>
          <w:fldChar w:fldCharType="separate"/>
        </w:r>
        <w:r w:rsidR="001578CE">
          <w:rPr>
            <w:noProof/>
            <w:webHidden/>
          </w:rPr>
          <w:t>94</w:t>
        </w:r>
        <w:r w:rsidR="00011783">
          <w:rPr>
            <w:noProof/>
            <w:webHidden/>
          </w:rPr>
          <w:fldChar w:fldCharType="end"/>
        </w:r>
      </w:hyperlink>
    </w:p>
    <w:p w14:paraId="3FFD9215" w14:textId="2F859700" w:rsidR="00011783" w:rsidRDefault="00F73276">
      <w:pPr>
        <w:pStyle w:val="af9"/>
        <w:tabs>
          <w:tab w:val="right" w:leader="middleDot" w:pos="8494"/>
        </w:tabs>
        <w:rPr>
          <w:rFonts w:asciiTheme="minorHAnsi" w:eastAsiaTheme="minorEastAsia" w:hAnsiTheme="minorHAnsi" w:cstheme="minorBidi"/>
          <w:noProof/>
          <w:szCs w:val="22"/>
        </w:rPr>
      </w:pPr>
      <w:r>
        <w:fldChar w:fldCharType="begin"/>
      </w:r>
      <w:r>
        <w:instrText xml:space="preserve"> HYPERLINK \l "_Toc109165567" </w:instrText>
      </w:r>
      <w:r>
        <w:fldChar w:fldCharType="separate"/>
      </w:r>
      <w:r w:rsidR="00011783" w:rsidRPr="00954760">
        <w:rPr>
          <w:rStyle w:val="af8"/>
          <w:rFonts w:eastAsiaTheme="majorEastAsia"/>
          <w:noProof/>
        </w:rPr>
        <w:t>Figure 2. The conceptual model of the food web structure formed the basis of our linear inverse model (LIM).</w:t>
      </w:r>
      <w:del w:id="814" w:author="user" w:date="2022-08-19T19:15:00Z">
        <w:r w:rsidR="00011783" w:rsidRPr="00954760" w:rsidDel="00D10C73">
          <w:rPr>
            <w:rStyle w:val="af8"/>
            <w:rFonts w:eastAsiaTheme="majorEastAsia"/>
            <w:noProof/>
          </w:rPr>
          <w:delText xml:space="preserve"> See section “Structure” for description.</w:delText>
        </w:r>
      </w:del>
      <w:r w:rsidR="00011783">
        <w:rPr>
          <w:noProof/>
          <w:webHidden/>
        </w:rPr>
        <w:tab/>
      </w:r>
      <w:r w:rsidR="00011783">
        <w:rPr>
          <w:noProof/>
          <w:webHidden/>
        </w:rPr>
        <w:fldChar w:fldCharType="begin"/>
      </w:r>
      <w:r w:rsidR="00011783">
        <w:rPr>
          <w:noProof/>
          <w:webHidden/>
        </w:rPr>
        <w:instrText xml:space="preserve"> PAGEREF _Toc109165567 \h </w:instrText>
      </w:r>
      <w:r w:rsidR="00011783">
        <w:rPr>
          <w:noProof/>
          <w:webHidden/>
        </w:rPr>
      </w:r>
      <w:r w:rsidR="00011783">
        <w:rPr>
          <w:noProof/>
          <w:webHidden/>
        </w:rPr>
        <w:fldChar w:fldCharType="separate"/>
      </w:r>
      <w:r w:rsidR="001578CE">
        <w:rPr>
          <w:noProof/>
          <w:webHidden/>
        </w:rPr>
        <w:t>95</w:t>
      </w:r>
      <w:r w:rsidR="00011783">
        <w:rPr>
          <w:noProof/>
          <w:webHidden/>
        </w:rPr>
        <w:fldChar w:fldCharType="end"/>
      </w:r>
      <w:r>
        <w:rPr>
          <w:noProof/>
        </w:rPr>
        <w:fldChar w:fldCharType="end"/>
      </w:r>
    </w:p>
    <w:p w14:paraId="7DDA002C" w14:textId="44019A14" w:rsidR="00011783" w:rsidRDefault="00F61596">
      <w:pPr>
        <w:pStyle w:val="af9"/>
        <w:tabs>
          <w:tab w:val="right" w:leader="middleDot" w:pos="8494"/>
        </w:tabs>
        <w:rPr>
          <w:rFonts w:asciiTheme="minorHAnsi" w:eastAsiaTheme="minorEastAsia" w:hAnsiTheme="minorHAnsi" w:cstheme="minorBidi"/>
          <w:noProof/>
          <w:szCs w:val="22"/>
        </w:rPr>
      </w:pPr>
      <w:hyperlink w:anchor="_Toc109165568" w:history="1">
        <w:r w:rsidR="00011783" w:rsidRPr="00954760">
          <w:rPr>
            <w:rStyle w:val="af8"/>
            <w:rFonts w:eastAsiaTheme="majorEastAsia"/>
            <w:noProof/>
          </w:rPr>
          <w:t>Figure 3 Water temperature profile for each cruise of the two sites.</w:t>
        </w:r>
        <w:r w:rsidR="00011783">
          <w:rPr>
            <w:noProof/>
            <w:webHidden/>
          </w:rPr>
          <w:tab/>
        </w:r>
        <w:r w:rsidR="00011783">
          <w:rPr>
            <w:noProof/>
            <w:webHidden/>
          </w:rPr>
          <w:fldChar w:fldCharType="begin"/>
        </w:r>
        <w:r w:rsidR="00011783">
          <w:rPr>
            <w:noProof/>
            <w:webHidden/>
          </w:rPr>
          <w:instrText xml:space="preserve"> PAGEREF _Toc109165568 \h </w:instrText>
        </w:r>
        <w:r w:rsidR="00011783">
          <w:rPr>
            <w:noProof/>
            <w:webHidden/>
          </w:rPr>
        </w:r>
        <w:r w:rsidR="00011783">
          <w:rPr>
            <w:noProof/>
            <w:webHidden/>
          </w:rPr>
          <w:fldChar w:fldCharType="separate"/>
        </w:r>
        <w:r w:rsidR="001578CE">
          <w:rPr>
            <w:noProof/>
            <w:webHidden/>
          </w:rPr>
          <w:t>96</w:t>
        </w:r>
        <w:r w:rsidR="00011783">
          <w:rPr>
            <w:noProof/>
            <w:webHidden/>
          </w:rPr>
          <w:fldChar w:fldCharType="end"/>
        </w:r>
      </w:hyperlink>
    </w:p>
    <w:p w14:paraId="2F45A24E" w14:textId="442D7A48" w:rsidR="00011783" w:rsidRDefault="00F61596">
      <w:pPr>
        <w:pStyle w:val="af9"/>
        <w:tabs>
          <w:tab w:val="right" w:leader="middleDot" w:pos="8494"/>
        </w:tabs>
        <w:rPr>
          <w:rFonts w:asciiTheme="minorHAnsi" w:eastAsiaTheme="minorEastAsia" w:hAnsiTheme="minorHAnsi" w:cstheme="minorBidi"/>
          <w:noProof/>
          <w:szCs w:val="22"/>
        </w:rPr>
      </w:pPr>
      <w:hyperlink w:anchor="_Toc109165569" w:history="1">
        <w:r w:rsidR="00011783" w:rsidRPr="00954760">
          <w:rPr>
            <w:rStyle w:val="af8"/>
            <w:rFonts w:eastAsiaTheme="majorEastAsia"/>
            <w:noProof/>
          </w:rPr>
          <w:t>Figure 4. Light transmission profile f</w:t>
        </w:r>
        <w:r w:rsidR="00011783">
          <w:rPr>
            <w:rStyle w:val="af8"/>
            <w:rFonts w:eastAsiaTheme="majorEastAsia"/>
            <w:noProof/>
          </w:rPr>
          <w:t>or each cruise of the two sites</w:t>
        </w:r>
        <w:r w:rsidR="00011783" w:rsidRPr="00954760">
          <w:rPr>
            <w:rStyle w:val="af8"/>
            <w:rFonts w:eastAsiaTheme="majorEastAsia"/>
            <w:noProof/>
          </w:rPr>
          <w:t>.</w:t>
        </w:r>
        <w:r w:rsidR="00011783">
          <w:rPr>
            <w:noProof/>
            <w:webHidden/>
          </w:rPr>
          <w:tab/>
        </w:r>
        <w:r w:rsidR="00011783">
          <w:rPr>
            <w:noProof/>
            <w:webHidden/>
          </w:rPr>
          <w:fldChar w:fldCharType="begin"/>
        </w:r>
        <w:r w:rsidR="00011783">
          <w:rPr>
            <w:noProof/>
            <w:webHidden/>
          </w:rPr>
          <w:instrText xml:space="preserve"> PAGEREF _Toc109165569 \h </w:instrText>
        </w:r>
        <w:r w:rsidR="00011783">
          <w:rPr>
            <w:noProof/>
            <w:webHidden/>
          </w:rPr>
        </w:r>
        <w:r w:rsidR="00011783">
          <w:rPr>
            <w:noProof/>
            <w:webHidden/>
          </w:rPr>
          <w:fldChar w:fldCharType="separate"/>
        </w:r>
        <w:r w:rsidR="001578CE">
          <w:rPr>
            <w:noProof/>
            <w:webHidden/>
          </w:rPr>
          <w:t>97</w:t>
        </w:r>
        <w:r w:rsidR="00011783">
          <w:rPr>
            <w:noProof/>
            <w:webHidden/>
          </w:rPr>
          <w:fldChar w:fldCharType="end"/>
        </w:r>
      </w:hyperlink>
    </w:p>
    <w:p w14:paraId="1D7049CD" w14:textId="16B09E94" w:rsidR="00011783" w:rsidRDefault="00F61596">
      <w:pPr>
        <w:pStyle w:val="af9"/>
        <w:tabs>
          <w:tab w:val="right" w:leader="middleDot" w:pos="8494"/>
        </w:tabs>
        <w:rPr>
          <w:rFonts w:asciiTheme="minorHAnsi" w:eastAsiaTheme="minorEastAsia" w:hAnsiTheme="minorHAnsi" w:cstheme="minorBidi"/>
          <w:noProof/>
          <w:szCs w:val="22"/>
        </w:rPr>
      </w:pPr>
      <w:hyperlink w:anchor="_Toc109165570" w:history="1">
        <w:r w:rsidR="00011783" w:rsidRPr="00954760">
          <w:rPr>
            <w:rStyle w:val="af8"/>
            <w:rFonts w:eastAsiaTheme="majorEastAsia"/>
            <w:noProof/>
          </w:rPr>
          <w:t>Figure 5. Carbon stocks of sediment of GC1 and GS1.</w:t>
        </w:r>
        <w:r w:rsidR="00011783">
          <w:rPr>
            <w:noProof/>
            <w:webHidden/>
          </w:rPr>
          <w:tab/>
        </w:r>
        <w:r w:rsidR="00011783">
          <w:rPr>
            <w:noProof/>
            <w:webHidden/>
          </w:rPr>
          <w:fldChar w:fldCharType="begin"/>
        </w:r>
        <w:r w:rsidR="00011783">
          <w:rPr>
            <w:noProof/>
            <w:webHidden/>
          </w:rPr>
          <w:instrText xml:space="preserve"> PAGEREF _Toc109165570 \h </w:instrText>
        </w:r>
        <w:r w:rsidR="00011783">
          <w:rPr>
            <w:noProof/>
            <w:webHidden/>
          </w:rPr>
        </w:r>
        <w:r w:rsidR="00011783">
          <w:rPr>
            <w:noProof/>
            <w:webHidden/>
          </w:rPr>
          <w:fldChar w:fldCharType="separate"/>
        </w:r>
        <w:r w:rsidR="001578CE">
          <w:rPr>
            <w:noProof/>
            <w:webHidden/>
          </w:rPr>
          <w:t>98</w:t>
        </w:r>
        <w:r w:rsidR="00011783">
          <w:rPr>
            <w:noProof/>
            <w:webHidden/>
          </w:rPr>
          <w:fldChar w:fldCharType="end"/>
        </w:r>
      </w:hyperlink>
    </w:p>
    <w:p w14:paraId="77CC118A" w14:textId="3BE44269" w:rsidR="00011783" w:rsidRDefault="00F61596">
      <w:pPr>
        <w:pStyle w:val="af9"/>
        <w:tabs>
          <w:tab w:val="right" w:leader="middleDot" w:pos="8494"/>
        </w:tabs>
        <w:rPr>
          <w:rFonts w:asciiTheme="minorHAnsi" w:eastAsiaTheme="minorEastAsia" w:hAnsiTheme="minorHAnsi" w:cstheme="minorBidi"/>
          <w:noProof/>
          <w:szCs w:val="22"/>
        </w:rPr>
      </w:pPr>
      <w:hyperlink w:anchor="_Toc109165571" w:history="1">
        <w:r w:rsidR="00011783" w:rsidRPr="00954760">
          <w:rPr>
            <w:rStyle w:val="af8"/>
            <w:rFonts w:eastAsiaTheme="majorEastAsia"/>
            <w:noProof/>
          </w:rPr>
          <w:t>Figure 6. Carbon stocks of bacteria of GC1 and GS1.</w:t>
        </w:r>
        <w:r w:rsidR="00011783">
          <w:rPr>
            <w:noProof/>
            <w:webHidden/>
          </w:rPr>
          <w:tab/>
        </w:r>
        <w:r w:rsidR="00011783">
          <w:rPr>
            <w:noProof/>
            <w:webHidden/>
          </w:rPr>
          <w:fldChar w:fldCharType="begin"/>
        </w:r>
        <w:r w:rsidR="00011783">
          <w:rPr>
            <w:noProof/>
            <w:webHidden/>
          </w:rPr>
          <w:instrText xml:space="preserve"> PAGEREF _Toc109165571 \h </w:instrText>
        </w:r>
        <w:r w:rsidR="00011783">
          <w:rPr>
            <w:noProof/>
            <w:webHidden/>
          </w:rPr>
        </w:r>
        <w:r w:rsidR="00011783">
          <w:rPr>
            <w:noProof/>
            <w:webHidden/>
          </w:rPr>
          <w:fldChar w:fldCharType="separate"/>
        </w:r>
        <w:r w:rsidR="001578CE">
          <w:rPr>
            <w:noProof/>
            <w:webHidden/>
          </w:rPr>
          <w:t>99</w:t>
        </w:r>
        <w:r w:rsidR="00011783">
          <w:rPr>
            <w:noProof/>
            <w:webHidden/>
          </w:rPr>
          <w:fldChar w:fldCharType="end"/>
        </w:r>
      </w:hyperlink>
    </w:p>
    <w:p w14:paraId="6AC9D3B1" w14:textId="7BB8A74F" w:rsidR="00011783" w:rsidRDefault="00F61596">
      <w:pPr>
        <w:pStyle w:val="af9"/>
        <w:tabs>
          <w:tab w:val="right" w:leader="middleDot" w:pos="8494"/>
        </w:tabs>
        <w:rPr>
          <w:rFonts w:asciiTheme="minorHAnsi" w:eastAsiaTheme="minorEastAsia" w:hAnsiTheme="minorHAnsi" w:cstheme="minorBidi"/>
          <w:noProof/>
          <w:szCs w:val="22"/>
        </w:rPr>
      </w:pPr>
      <w:hyperlink w:anchor="_Toc109165572" w:history="1">
        <w:r w:rsidR="00011783" w:rsidRPr="00954760">
          <w:rPr>
            <w:rStyle w:val="af8"/>
            <w:rFonts w:eastAsiaTheme="majorEastAsia"/>
            <w:noProof/>
          </w:rPr>
          <w:t>Figure 7. The abundance of meiofauna in each cruise of GC1 and GS1.</w:t>
        </w:r>
        <w:r w:rsidR="00011783">
          <w:rPr>
            <w:noProof/>
            <w:webHidden/>
          </w:rPr>
          <w:tab/>
        </w:r>
        <w:r w:rsidR="00011783">
          <w:rPr>
            <w:noProof/>
            <w:webHidden/>
          </w:rPr>
          <w:fldChar w:fldCharType="begin"/>
        </w:r>
        <w:r w:rsidR="00011783">
          <w:rPr>
            <w:noProof/>
            <w:webHidden/>
          </w:rPr>
          <w:instrText xml:space="preserve"> PAGEREF _Toc109165572 \h </w:instrText>
        </w:r>
        <w:r w:rsidR="00011783">
          <w:rPr>
            <w:noProof/>
            <w:webHidden/>
          </w:rPr>
        </w:r>
        <w:r w:rsidR="00011783">
          <w:rPr>
            <w:noProof/>
            <w:webHidden/>
          </w:rPr>
          <w:fldChar w:fldCharType="separate"/>
        </w:r>
        <w:r w:rsidR="001578CE">
          <w:rPr>
            <w:noProof/>
            <w:webHidden/>
          </w:rPr>
          <w:t>100</w:t>
        </w:r>
        <w:r w:rsidR="00011783">
          <w:rPr>
            <w:noProof/>
            <w:webHidden/>
          </w:rPr>
          <w:fldChar w:fldCharType="end"/>
        </w:r>
      </w:hyperlink>
    </w:p>
    <w:p w14:paraId="5BCB112E" w14:textId="349B1CF1" w:rsidR="00011783" w:rsidRDefault="00F61596">
      <w:pPr>
        <w:pStyle w:val="af9"/>
        <w:tabs>
          <w:tab w:val="right" w:leader="middleDot" w:pos="8494"/>
        </w:tabs>
        <w:rPr>
          <w:rFonts w:asciiTheme="minorHAnsi" w:eastAsiaTheme="minorEastAsia" w:hAnsiTheme="minorHAnsi" w:cstheme="minorBidi"/>
          <w:noProof/>
          <w:szCs w:val="22"/>
        </w:rPr>
      </w:pPr>
      <w:hyperlink w:anchor="_Toc109165573" w:history="1">
        <w:r w:rsidR="00011783" w:rsidRPr="00954760">
          <w:rPr>
            <w:rStyle w:val="af8"/>
            <w:rFonts w:eastAsiaTheme="majorEastAsia"/>
            <w:noProof/>
          </w:rPr>
          <w:t>Figure 8. Carbon stocks of the meiofauna of GC1 and GS1.</w:t>
        </w:r>
        <w:r w:rsidR="00011783">
          <w:rPr>
            <w:noProof/>
            <w:webHidden/>
          </w:rPr>
          <w:tab/>
        </w:r>
        <w:r w:rsidR="00011783">
          <w:rPr>
            <w:noProof/>
            <w:webHidden/>
          </w:rPr>
          <w:fldChar w:fldCharType="begin"/>
        </w:r>
        <w:r w:rsidR="00011783">
          <w:rPr>
            <w:noProof/>
            <w:webHidden/>
          </w:rPr>
          <w:instrText xml:space="preserve"> PAGEREF _Toc109165573 \h </w:instrText>
        </w:r>
        <w:r w:rsidR="00011783">
          <w:rPr>
            <w:noProof/>
            <w:webHidden/>
          </w:rPr>
        </w:r>
        <w:r w:rsidR="00011783">
          <w:rPr>
            <w:noProof/>
            <w:webHidden/>
          </w:rPr>
          <w:fldChar w:fldCharType="separate"/>
        </w:r>
        <w:r w:rsidR="001578CE">
          <w:rPr>
            <w:noProof/>
            <w:webHidden/>
          </w:rPr>
          <w:t>102</w:t>
        </w:r>
        <w:r w:rsidR="00011783">
          <w:rPr>
            <w:noProof/>
            <w:webHidden/>
          </w:rPr>
          <w:fldChar w:fldCharType="end"/>
        </w:r>
      </w:hyperlink>
    </w:p>
    <w:p w14:paraId="185EF07F" w14:textId="75F90584" w:rsidR="00011783" w:rsidRDefault="00F61596">
      <w:pPr>
        <w:pStyle w:val="af9"/>
        <w:tabs>
          <w:tab w:val="right" w:leader="middleDot" w:pos="8494"/>
        </w:tabs>
        <w:rPr>
          <w:rFonts w:asciiTheme="minorHAnsi" w:eastAsiaTheme="minorEastAsia" w:hAnsiTheme="minorHAnsi" w:cstheme="minorBidi"/>
          <w:noProof/>
          <w:szCs w:val="22"/>
        </w:rPr>
      </w:pPr>
      <w:hyperlink w:anchor="_Toc109165574" w:history="1">
        <w:r w:rsidR="00011783" w:rsidRPr="00954760">
          <w:rPr>
            <w:rStyle w:val="af8"/>
            <w:rFonts w:eastAsiaTheme="majorEastAsia"/>
            <w:noProof/>
          </w:rPr>
          <w:t>Figure 9. The abundance of macrofauna in each cruise of GC1 and GS1.</w:t>
        </w:r>
        <w:r w:rsidR="00011783">
          <w:rPr>
            <w:noProof/>
            <w:webHidden/>
          </w:rPr>
          <w:tab/>
        </w:r>
        <w:r w:rsidR="00011783">
          <w:rPr>
            <w:noProof/>
            <w:webHidden/>
          </w:rPr>
          <w:fldChar w:fldCharType="begin"/>
        </w:r>
        <w:r w:rsidR="00011783">
          <w:rPr>
            <w:noProof/>
            <w:webHidden/>
          </w:rPr>
          <w:instrText xml:space="preserve"> PAGEREF _Toc109165574 \h </w:instrText>
        </w:r>
        <w:r w:rsidR="00011783">
          <w:rPr>
            <w:noProof/>
            <w:webHidden/>
          </w:rPr>
        </w:r>
        <w:r w:rsidR="00011783">
          <w:rPr>
            <w:noProof/>
            <w:webHidden/>
          </w:rPr>
          <w:fldChar w:fldCharType="separate"/>
        </w:r>
        <w:r w:rsidR="001578CE">
          <w:rPr>
            <w:noProof/>
            <w:webHidden/>
          </w:rPr>
          <w:t>103</w:t>
        </w:r>
        <w:r w:rsidR="00011783">
          <w:rPr>
            <w:noProof/>
            <w:webHidden/>
          </w:rPr>
          <w:fldChar w:fldCharType="end"/>
        </w:r>
      </w:hyperlink>
    </w:p>
    <w:p w14:paraId="0D3D095D" w14:textId="0488CBD2" w:rsidR="00011783" w:rsidRDefault="00F61596">
      <w:pPr>
        <w:pStyle w:val="af9"/>
        <w:tabs>
          <w:tab w:val="right" w:leader="middleDot" w:pos="8494"/>
        </w:tabs>
        <w:rPr>
          <w:rFonts w:asciiTheme="minorHAnsi" w:eastAsiaTheme="minorEastAsia" w:hAnsiTheme="minorHAnsi" w:cstheme="minorBidi"/>
          <w:noProof/>
          <w:szCs w:val="22"/>
        </w:rPr>
      </w:pPr>
      <w:hyperlink w:anchor="_Toc109165575" w:history="1">
        <w:r w:rsidR="00011783" w:rsidRPr="00954760">
          <w:rPr>
            <w:rStyle w:val="af8"/>
            <w:rFonts w:eastAsiaTheme="majorEastAsia"/>
            <w:noProof/>
          </w:rPr>
          <w:t>Figure 10. Carbon stocks of macrofauna of GC1 and GS1.</w:t>
        </w:r>
        <w:r w:rsidR="00011783">
          <w:rPr>
            <w:noProof/>
            <w:webHidden/>
          </w:rPr>
          <w:tab/>
        </w:r>
        <w:r w:rsidR="00011783">
          <w:rPr>
            <w:noProof/>
            <w:webHidden/>
          </w:rPr>
          <w:fldChar w:fldCharType="begin"/>
        </w:r>
        <w:r w:rsidR="00011783">
          <w:rPr>
            <w:noProof/>
            <w:webHidden/>
          </w:rPr>
          <w:instrText xml:space="preserve"> PAGEREF _Toc109165575 \h </w:instrText>
        </w:r>
        <w:r w:rsidR="00011783">
          <w:rPr>
            <w:noProof/>
            <w:webHidden/>
          </w:rPr>
        </w:r>
        <w:r w:rsidR="00011783">
          <w:rPr>
            <w:noProof/>
            <w:webHidden/>
          </w:rPr>
          <w:fldChar w:fldCharType="separate"/>
        </w:r>
        <w:r w:rsidR="001578CE">
          <w:rPr>
            <w:noProof/>
            <w:webHidden/>
          </w:rPr>
          <w:t>104</w:t>
        </w:r>
        <w:r w:rsidR="00011783">
          <w:rPr>
            <w:noProof/>
            <w:webHidden/>
          </w:rPr>
          <w:fldChar w:fldCharType="end"/>
        </w:r>
      </w:hyperlink>
    </w:p>
    <w:p w14:paraId="799CE45D" w14:textId="0BEC66B9" w:rsidR="00011783" w:rsidRDefault="00F61596">
      <w:pPr>
        <w:pStyle w:val="af9"/>
        <w:tabs>
          <w:tab w:val="right" w:leader="middleDot" w:pos="8494"/>
        </w:tabs>
        <w:rPr>
          <w:rFonts w:asciiTheme="minorHAnsi" w:eastAsiaTheme="minorEastAsia" w:hAnsiTheme="minorHAnsi" w:cstheme="minorBidi"/>
          <w:noProof/>
          <w:szCs w:val="22"/>
        </w:rPr>
      </w:pPr>
      <w:hyperlink w:anchor="_Toc109165576" w:history="1">
        <w:r w:rsidR="00011783" w:rsidRPr="00954760">
          <w:rPr>
            <w:rStyle w:val="af8"/>
            <w:rFonts w:eastAsiaTheme="majorEastAsia"/>
            <w:noProof/>
          </w:rPr>
          <w:t>Figure 11. Average total oxygen utilization (TOU) for each cruise of GC1 and GS1.</w:t>
        </w:r>
        <w:r w:rsidR="00011783">
          <w:rPr>
            <w:noProof/>
            <w:webHidden/>
          </w:rPr>
          <w:tab/>
        </w:r>
        <w:r w:rsidR="00011783">
          <w:rPr>
            <w:noProof/>
            <w:webHidden/>
          </w:rPr>
          <w:fldChar w:fldCharType="begin"/>
        </w:r>
        <w:r w:rsidR="00011783">
          <w:rPr>
            <w:noProof/>
            <w:webHidden/>
          </w:rPr>
          <w:instrText xml:space="preserve"> PAGEREF _Toc109165576 \h </w:instrText>
        </w:r>
        <w:r w:rsidR="00011783">
          <w:rPr>
            <w:noProof/>
            <w:webHidden/>
          </w:rPr>
        </w:r>
        <w:r w:rsidR="00011783">
          <w:rPr>
            <w:noProof/>
            <w:webHidden/>
          </w:rPr>
          <w:fldChar w:fldCharType="separate"/>
        </w:r>
        <w:r w:rsidR="001578CE">
          <w:rPr>
            <w:noProof/>
            <w:webHidden/>
          </w:rPr>
          <w:t>105</w:t>
        </w:r>
        <w:r w:rsidR="00011783">
          <w:rPr>
            <w:noProof/>
            <w:webHidden/>
          </w:rPr>
          <w:fldChar w:fldCharType="end"/>
        </w:r>
      </w:hyperlink>
    </w:p>
    <w:p w14:paraId="12F1AABD" w14:textId="7627647C" w:rsidR="00011783" w:rsidRDefault="00F61596">
      <w:pPr>
        <w:pStyle w:val="af9"/>
        <w:tabs>
          <w:tab w:val="right" w:leader="middleDot" w:pos="8494"/>
        </w:tabs>
        <w:rPr>
          <w:rFonts w:asciiTheme="minorHAnsi" w:eastAsiaTheme="minorEastAsia" w:hAnsiTheme="minorHAnsi" w:cstheme="minorBidi"/>
          <w:noProof/>
          <w:szCs w:val="22"/>
        </w:rPr>
      </w:pPr>
      <w:hyperlink w:anchor="_Toc109165577" w:history="1">
        <w:r w:rsidR="00011783" w:rsidRPr="00954760">
          <w:rPr>
            <w:rStyle w:val="af8"/>
            <w:rFonts w:eastAsiaTheme="majorEastAsia"/>
            <w:noProof/>
          </w:rPr>
          <w:t>Figure 12. LIM results for each flow in the food web by the two different methods.</w:t>
        </w:r>
        <w:r w:rsidR="00011783">
          <w:rPr>
            <w:noProof/>
            <w:webHidden/>
          </w:rPr>
          <w:tab/>
        </w:r>
        <w:r w:rsidR="00011783">
          <w:rPr>
            <w:noProof/>
            <w:webHidden/>
          </w:rPr>
          <w:fldChar w:fldCharType="begin"/>
        </w:r>
        <w:r w:rsidR="00011783">
          <w:rPr>
            <w:noProof/>
            <w:webHidden/>
          </w:rPr>
          <w:instrText xml:space="preserve"> PAGEREF _Toc109165577 \h </w:instrText>
        </w:r>
        <w:r w:rsidR="00011783">
          <w:rPr>
            <w:noProof/>
            <w:webHidden/>
          </w:rPr>
        </w:r>
        <w:r w:rsidR="00011783">
          <w:rPr>
            <w:noProof/>
            <w:webHidden/>
          </w:rPr>
          <w:fldChar w:fldCharType="separate"/>
        </w:r>
        <w:r w:rsidR="001578CE">
          <w:rPr>
            <w:noProof/>
            <w:webHidden/>
          </w:rPr>
          <w:t>106</w:t>
        </w:r>
        <w:r w:rsidR="00011783">
          <w:rPr>
            <w:noProof/>
            <w:webHidden/>
          </w:rPr>
          <w:fldChar w:fldCharType="end"/>
        </w:r>
      </w:hyperlink>
    </w:p>
    <w:p w14:paraId="5C2FDE50" w14:textId="1B74CDBE" w:rsidR="00011783" w:rsidRDefault="00F61596">
      <w:pPr>
        <w:pStyle w:val="af9"/>
        <w:tabs>
          <w:tab w:val="right" w:leader="middleDot" w:pos="8494"/>
        </w:tabs>
        <w:rPr>
          <w:rFonts w:asciiTheme="minorHAnsi" w:eastAsiaTheme="minorEastAsia" w:hAnsiTheme="minorHAnsi" w:cstheme="minorBidi"/>
          <w:noProof/>
          <w:szCs w:val="22"/>
        </w:rPr>
      </w:pPr>
      <w:hyperlink w:anchor="_Toc109165578" w:history="1">
        <w:r w:rsidR="00011783" w:rsidRPr="00954760">
          <w:rPr>
            <w:rStyle w:val="af8"/>
            <w:rFonts w:eastAsiaTheme="majorEastAsia"/>
            <w:noProof/>
          </w:rPr>
          <w:t>Figure 13. The conceptual model plotted with LIM results of GC1 processed with the MCMC algorithm.</w:t>
        </w:r>
        <w:r w:rsidR="00011783">
          <w:rPr>
            <w:noProof/>
            <w:webHidden/>
          </w:rPr>
          <w:tab/>
        </w:r>
        <w:r w:rsidR="00011783">
          <w:rPr>
            <w:noProof/>
            <w:webHidden/>
          </w:rPr>
          <w:fldChar w:fldCharType="begin"/>
        </w:r>
        <w:r w:rsidR="00011783">
          <w:rPr>
            <w:noProof/>
            <w:webHidden/>
          </w:rPr>
          <w:instrText xml:space="preserve"> PAGEREF _Toc109165578 \h </w:instrText>
        </w:r>
        <w:r w:rsidR="00011783">
          <w:rPr>
            <w:noProof/>
            <w:webHidden/>
          </w:rPr>
        </w:r>
        <w:r w:rsidR="00011783">
          <w:rPr>
            <w:noProof/>
            <w:webHidden/>
          </w:rPr>
          <w:fldChar w:fldCharType="separate"/>
        </w:r>
        <w:r w:rsidR="001578CE">
          <w:rPr>
            <w:noProof/>
            <w:webHidden/>
          </w:rPr>
          <w:t>108</w:t>
        </w:r>
        <w:r w:rsidR="00011783">
          <w:rPr>
            <w:noProof/>
            <w:webHidden/>
          </w:rPr>
          <w:fldChar w:fldCharType="end"/>
        </w:r>
      </w:hyperlink>
    </w:p>
    <w:p w14:paraId="3370921B" w14:textId="5268D425" w:rsidR="00011783" w:rsidRDefault="00F61596">
      <w:pPr>
        <w:pStyle w:val="af9"/>
        <w:tabs>
          <w:tab w:val="right" w:leader="middleDot" w:pos="8494"/>
        </w:tabs>
        <w:rPr>
          <w:rFonts w:asciiTheme="minorHAnsi" w:eastAsiaTheme="minorEastAsia" w:hAnsiTheme="minorHAnsi" w:cstheme="minorBidi"/>
          <w:noProof/>
          <w:szCs w:val="22"/>
        </w:rPr>
      </w:pPr>
      <w:hyperlink w:anchor="_Toc109165579" w:history="1">
        <w:r w:rsidR="00011783" w:rsidRPr="00954760">
          <w:rPr>
            <w:rStyle w:val="af8"/>
            <w:rFonts w:eastAsiaTheme="majorEastAsia"/>
            <w:noProof/>
          </w:rPr>
          <w:t>Figure 14. The conceptual model plotted with LIM results of GS1 processed with the MCMC algorithm.</w:t>
        </w:r>
        <w:r w:rsidR="00011783">
          <w:rPr>
            <w:noProof/>
            <w:webHidden/>
          </w:rPr>
          <w:tab/>
        </w:r>
        <w:r w:rsidR="00011783">
          <w:rPr>
            <w:noProof/>
            <w:webHidden/>
          </w:rPr>
          <w:fldChar w:fldCharType="begin"/>
        </w:r>
        <w:r w:rsidR="00011783">
          <w:rPr>
            <w:noProof/>
            <w:webHidden/>
          </w:rPr>
          <w:instrText xml:space="preserve"> PAGEREF _Toc109165579 \h </w:instrText>
        </w:r>
        <w:r w:rsidR="00011783">
          <w:rPr>
            <w:noProof/>
            <w:webHidden/>
          </w:rPr>
        </w:r>
        <w:r w:rsidR="00011783">
          <w:rPr>
            <w:noProof/>
            <w:webHidden/>
          </w:rPr>
          <w:fldChar w:fldCharType="separate"/>
        </w:r>
        <w:r w:rsidR="001578CE">
          <w:rPr>
            <w:noProof/>
            <w:webHidden/>
          </w:rPr>
          <w:t>109</w:t>
        </w:r>
        <w:r w:rsidR="00011783">
          <w:rPr>
            <w:noProof/>
            <w:webHidden/>
          </w:rPr>
          <w:fldChar w:fldCharType="end"/>
        </w:r>
      </w:hyperlink>
    </w:p>
    <w:p w14:paraId="00A1F6FF" w14:textId="733D224E" w:rsidR="00011783" w:rsidRDefault="00F61596">
      <w:pPr>
        <w:pStyle w:val="af9"/>
        <w:tabs>
          <w:tab w:val="right" w:leader="middleDot" w:pos="8494"/>
        </w:tabs>
        <w:rPr>
          <w:rFonts w:asciiTheme="minorHAnsi" w:eastAsiaTheme="minorEastAsia" w:hAnsiTheme="minorHAnsi" w:cstheme="minorBidi"/>
          <w:noProof/>
          <w:szCs w:val="22"/>
        </w:rPr>
      </w:pPr>
      <w:hyperlink w:anchor="_Toc109165580" w:history="1">
        <w:r w:rsidR="00011783" w:rsidRPr="00954760">
          <w:rPr>
            <w:rStyle w:val="af8"/>
            <w:rFonts w:eastAsiaTheme="majorEastAsia"/>
            <w:noProof/>
          </w:rPr>
          <w:t>Figure 15. The selected network indices of GC1 and GS1.</w:t>
        </w:r>
        <w:r w:rsidR="00011783">
          <w:rPr>
            <w:noProof/>
            <w:webHidden/>
          </w:rPr>
          <w:tab/>
        </w:r>
        <w:r w:rsidR="00011783">
          <w:rPr>
            <w:noProof/>
            <w:webHidden/>
          </w:rPr>
          <w:fldChar w:fldCharType="begin"/>
        </w:r>
        <w:r w:rsidR="00011783">
          <w:rPr>
            <w:noProof/>
            <w:webHidden/>
          </w:rPr>
          <w:instrText xml:space="preserve"> PAGEREF _Toc109165580 \h </w:instrText>
        </w:r>
        <w:r w:rsidR="00011783">
          <w:rPr>
            <w:noProof/>
            <w:webHidden/>
          </w:rPr>
        </w:r>
        <w:r w:rsidR="00011783">
          <w:rPr>
            <w:noProof/>
            <w:webHidden/>
          </w:rPr>
          <w:fldChar w:fldCharType="separate"/>
        </w:r>
        <w:r w:rsidR="001578CE">
          <w:rPr>
            <w:noProof/>
            <w:webHidden/>
          </w:rPr>
          <w:t>110</w:t>
        </w:r>
        <w:r w:rsidR="00011783">
          <w:rPr>
            <w:noProof/>
            <w:webHidden/>
          </w:rPr>
          <w:fldChar w:fldCharType="end"/>
        </w:r>
      </w:hyperlink>
    </w:p>
    <w:p w14:paraId="62A68A3D" w14:textId="218EDCE7" w:rsidR="00696D80" w:rsidRDefault="00011783" w:rsidP="00EC1197">
      <w:pPr>
        <w:pStyle w:val="14"/>
        <w:rPr>
          <w:rFonts w:eastAsiaTheme="minorEastAsia"/>
        </w:rPr>
        <w:sectPr w:rsidR="00696D80" w:rsidSect="00864E3C">
          <w:pgSz w:w="11906" w:h="16838"/>
          <w:pgMar w:top="1701" w:right="1701" w:bottom="1134" w:left="1701" w:header="851" w:footer="992" w:gutter="0"/>
          <w:pgNumType w:fmt="lowerRoman" w:start="14"/>
          <w:cols w:space="425"/>
          <w:docGrid w:type="lines" w:linePitch="360"/>
        </w:sectPr>
      </w:pPr>
      <w:r>
        <w:rPr>
          <w:rFonts w:eastAsiaTheme="minorEastAsia"/>
        </w:rPr>
        <w:fldChar w:fldCharType="end"/>
      </w:r>
    </w:p>
    <w:p w14:paraId="5FECB277" w14:textId="59BC7945" w:rsidR="005F6792" w:rsidRDefault="005F6792" w:rsidP="00EC1197">
      <w:pPr>
        <w:pStyle w:val="14"/>
        <w:numPr>
          <w:ilvl w:val="0"/>
          <w:numId w:val="22"/>
        </w:numPr>
      </w:pPr>
      <w:bookmarkStart w:id="815" w:name="_Toc111656013"/>
      <w:r w:rsidRPr="00554519">
        <w:rPr>
          <w:rFonts w:hint="eastAsia"/>
        </w:rPr>
        <w:lastRenderedPageBreak/>
        <w:t>I</w:t>
      </w:r>
      <w:r w:rsidRPr="00554519">
        <w:t>ntroduction</w:t>
      </w:r>
      <w:bookmarkEnd w:id="815"/>
    </w:p>
    <w:p w14:paraId="076DDA70" w14:textId="77777777" w:rsidR="004B5F27" w:rsidRPr="00DE071F" w:rsidRDefault="004B5F27" w:rsidP="00DE071F">
      <w:pPr>
        <w:pStyle w:val="11"/>
      </w:pPr>
      <w:bookmarkStart w:id="816" w:name="_Toc111656014"/>
      <w:r w:rsidRPr="00DE071F">
        <w:rPr>
          <w:rFonts w:hint="eastAsia"/>
        </w:rPr>
        <w:t>Su</w:t>
      </w:r>
      <w:r w:rsidRPr="00DE071F">
        <w:t>bmarine canyon</w:t>
      </w:r>
      <w:bookmarkEnd w:id="816"/>
    </w:p>
    <w:p w14:paraId="1C61A938" w14:textId="04218005" w:rsidR="004B5F27" w:rsidRPr="001E3B47" w:rsidRDefault="004B5F27" w:rsidP="004B5F27">
      <w:pPr>
        <w:ind w:firstLine="480"/>
      </w:pPr>
      <w:r w:rsidRPr="001E3B47">
        <w:t>Submarine canyons are steep-walled</w:t>
      </w:r>
      <w:r>
        <w:t>,</w:t>
      </w:r>
      <w:r w:rsidRPr="001E3B47">
        <w:t xml:space="preserve"> V-shaped valleys incised into continental margins (Shepard 1973; Shepard 1981), directly connecting continental shelves to deep ocean basins by transporting sediments and organic matters</w:t>
      </w:r>
      <w:r>
        <w:t xml:space="preserve"> </w:t>
      </w:r>
      <w:r w:rsidRPr="001E3B47">
        <w:t xml:space="preserve">(OM) (Vetter </w:t>
      </w:r>
      <w:r w:rsidR="00394D7D">
        <w:t>&amp;</w:t>
      </w:r>
      <w:r w:rsidRPr="001E3B47">
        <w:t xml:space="preserve"> Dayton, 1999; Epping et al., 2002; Nittro</w:t>
      </w:r>
      <w:r w:rsidR="00E110CB">
        <w:t xml:space="preserve">uer </w:t>
      </w:r>
      <w:r w:rsidR="00394D7D">
        <w:t>&amp;</w:t>
      </w:r>
      <w:r w:rsidR="00E110CB">
        <w:t xml:space="preserve"> Wright, 1994). Shepard and</w:t>
      </w:r>
      <w:r w:rsidRPr="001E3B47">
        <w:t xml:space="preserve"> Dill (1966) reviewed the distribution, characteristics, and origins of submarine canyons and mapped 96 major canyons </w:t>
      </w:r>
      <w:r>
        <w:t>worldwide</w:t>
      </w:r>
      <w:r w:rsidRPr="001E3B47">
        <w:t xml:space="preserve">. Later, </w:t>
      </w:r>
      <w:r w:rsidRPr="00577A43">
        <w:t xml:space="preserve">Harris </w:t>
      </w:r>
      <w:r w:rsidR="00394D7D">
        <w:t>&amp;</w:t>
      </w:r>
      <w:r w:rsidRPr="00577A43">
        <w:t xml:space="preserve"> Whiteway</w:t>
      </w:r>
      <w:r w:rsidRPr="001E3B47" w:rsidDel="00A02A64">
        <w:t xml:space="preserve"> </w:t>
      </w:r>
      <w:r>
        <w:rPr>
          <w:rFonts w:hint="eastAsia"/>
        </w:rPr>
        <w:t>(2</w:t>
      </w:r>
      <w:r>
        <w:t>011)</w:t>
      </w:r>
      <w:r w:rsidRPr="001E3B47">
        <w:t xml:space="preserve"> </w:t>
      </w:r>
      <w:r>
        <w:t xml:space="preserve">analyzed </w:t>
      </w:r>
      <w:r w:rsidRPr="001E3B47">
        <w:t xml:space="preserve">more detailed bathymetric data </w:t>
      </w:r>
      <w:r>
        <w:t>showing</w:t>
      </w:r>
      <w:r w:rsidRPr="001E3B47">
        <w:t xml:space="preserve"> abundant and ubiquitous submarine canyons </w:t>
      </w:r>
      <w:r>
        <w:t>a</w:t>
      </w:r>
      <w:r w:rsidRPr="001E3B47">
        <w:t xml:space="preserve">cross continental margins globally. </w:t>
      </w:r>
    </w:p>
    <w:p w14:paraId="69A59B77" w14:textId="1434C238" w:rsidR="004B5F27" w:rsidRDefault="004B5F27" w:rsidP="004B5F27">
      <w:pPr>
        <w:ind w:firstLine="480"/>
      </w:pPr>
      <w:r w:rsidRPr="001E3B47">
        <w:t xml:space="preserve">Though the benthic community structure and productivity have been </w:t>
      </w:r>
      <w:r>
        <w:t>poorly</w:t>
      </w:r>
      <w:r w:rsidRPr="001E3B47">
        <w:t xml:space="preserve"> studied in </w:t>
      </w:r>
      <w:ins w:id="817" w:author="Chih-Lin Wei" w:date="2022-07-30T19:54:00Z">
        <w:r w:rsidR="00EB4CAF">
          <w:t xml:space="preserve">the </w:t>
        </w:r>
      </w:ins>
      <w:r>
        <w:t xml:space="preserve">submarine </w:t>
      </w:r>
      <w:r w:rsidRPr="001E3B47">
        <w:t xml:space="preserve">canyons, some findings suggest that </w:t>
      </w:r>
      <w:r>
        <w:t xml:space="preserve">the elevated benthic </w:t>
      </w:r>
      <w:r w:rsidRPr="001E3B47">
        <w:t xml:space="preserve">biomass and diversity in the canyon can be attributed to </w:t>
      </w:r>
      <w:r>
        <w:t xml:space="preserve">the </w:t>
      </w:r>
      <w:r w:rsidRPr="001E3B47">
        <w:t>high habitat heterogeneity (De Leo et al</w:t>
      </w:r>
      <w:r>
        <w:t>.</w:t>
      </w:r>
      <w:r w:rsidRPr="001E3B47">
        <w:t xml:space="preserve">, 2014; McClain </w:t>
      </w:r>
      <w:r w:rsidR="00394D7D">
        <w:t>&amp;</w:t>
      </w:r>
      <w:r w:rsidRPr="001E3B47">
        <w:t xml:space="preserve"> Barry, 2010). For example, </w:t>
      </w:r>
      <w:r w:rsidRPr="00646C63">
        <w:t>habitat heterogeneity among sampling localities may enh</w:t>
      </w:r>
      <w:r>
        <w:t>a</w:t>
      </w:r>
      <w:r w:rsidRPr="00646C63">
        <w:t xml:space="preserve">nce meiofauna trophic complexity in the sedimentary environment </w:t>
      </w:r>
      <w:r w:rsidRPr="001E3B47">
        <w:t xml:space="preserve">(Ramalho et al., 2014). Moreover, </w:t>
      </w:r>
      <w:r>
        <w:t>commercially-</w:t>
      </w:r>
      <w:r w:rsidRPr="001E3B47">
        <w:t xml:space="preserve">important rockfishes </w:t>
      </w:r>
      <w:del w:id="818" w:author="Chih-Lin Wei" w:date="2022-07-30T19:55:00Z">
        <w:r w:rsidDel="00EB4CAF">
          <w:delText>were found to</w:delText>
        </w:r>
      </w:del>
      <w:ins w:id="819" w:author="Chih-Lin Wei" w:date="2022-07-30T19:55:00Z">
        <w:r w:rsidR="00EB4CAF">
          <w:t>may</w:t>
        </w:r>
      </w:ins>
      <w:r>
        <w:t xml:space="preserve"> be </w:t>
      </w:r>
      <w:r w:rsidRPr="001E3B47">
        <w:t xml:space="preserve">benefited from the natural refuge </w:t>
      </w:r>
      <w:r>
        <w:t>provided by the</w:t>
      </w:r>
      <w:r w:rsidRPr="001E3B47">
        <w:t xml:space="preserve"> Soquel Submarine Canyon in Monterey Bay</w:t>
      </w:r>
      <w:r>
        <w:t xml:space="preserve"> </w:t>
      </w:r>
      <w:r w:rsidRPr="001E3B47">
        <w:t>(Yoklavich et al., 2000)</w:t>
      </w:r>
      <w:r>
        <w:t>.</w:t>
      </w:r>
      <w:r w:rsidRPr="001E3B47">
        <w:t xml:space="preserve"> </w:t>
      </w:r>
      <w:r>
        <w:t>T</w:t>
      </w:r>
      <w:r w:rsidRPr="001E3B47">
        <w:t xml:space="preserve">he high-relief boulders and rock </w:t>
      </w:r>
      <w:r w:rsidRPr="001E3B47">
        <w:lastRenderedPageBreak/>
        <w:t>outcrops</w:t>
      </w:r>
      <w:r>
        <w:t xml:space="preserve"> make these</w:t>
      </w:r>
      <w:r w:rsidRPr="001E3B47">
        <w:t xml:space="preserve"> </w:t>
      </w:r>
      <w:r>
        <w:t xml:space="preserve">narrow, </w:t>
      </w:r>
      <w:r w:rsidRPr="001E3B47">
        <w:t>deep-water canyons</w:t>
      </w:r>
      <w:r>
        <w:t xml:space="preserve"> </w:t>
      </w:r>
      <w:r w:rsidRPr="001E3B47">
        <w:t xml:space="preserve">less accessible to fishing activities (Yoklavich et al., 2000). Other </w:t>
      </w:r>
      <w:r>
        <w:rPr>
          <w:rFonts w:hint="eastAsia"/>
        </w:rPr>
        <w:t>r</w:t>
      </w:r>
      <w:r>
        <w:t>emarkable</w:t>
      </w:r>
      <w:r w:rsidRPr="001E3B47">
        <w:t xml:space="preserve"> ecological and physical characteristics of submarine canyons have also been reported</w:t>
      </w:r>
      <w:r>
        <w:t>. For instance, submarine canyons may</w:t>
      </w:r>
      <w:r w:rsidRPr="001E3B47">
        <w:t xml:space="preserve"> </w:t>
      </w:r>
      <w:r>
        <w:t xml:space="preserve">reflect and </w:t>
      </w:r>
      <w:r w:rsidRPr="001E3B47">
        <w:t>focus internal waves</w:t>
      </w:r>
      <w:r>
        <w:t xml:space="preserve"> and lead to strong bottom currents</w:t>
      </w:r>
      <w:r w:rsidRPr="001E3B47">
        <w:t xml:space="preserve"> (Hall &amp; Carter, 2011)</w:t>
      </w:r>
      <w:r>
        <w:t>.</w:t>
      </w:r>
      <w:r w:rsidRPr="001E3B47">
        <w:t xml:space="preserve"> </w:t>
      </w:r>
      <w:r>
        <w:t>T</w:t>
      </w:r>
      <w:r w:rsidRPr="001E3B47">
        <w:t>he interaction</w:t>
      </w:r>
      <w:r>
        <w:t>s</w:t>
      </w:r>
      <w:r w:rsidRPr="001E3B47">
        <w:t xml:space="preserve"> </w:t>
      </w:r>
      <w:r>
        <w:t>between</w:t>
      </w:r>
      <w:r w:rsidRPr="001E3B47">
        <w:t xml:space="preserve"> canyon</w:t>
      </w:r>
      <w:r>
        <w:t>s</w:t>
      </w:r>
      <w:r w:rsidRPr="001E3B47">
        <w:t xml:space="preserve"> </w:t>
      </w:r>
      <w:r>
        <w:t>and</w:t>
      </w:r>
      <w:r w:rsidRPr="001E3B47">
        <w:t xml:space="preserve"> coastal ecosystem</w:t>
      </w:r>
      <w:r>
        <w:t>s may lead to seasonal upwelling and</w:t>
      </w:r>
      <w:r w:rsidRPr="001E3B47">
        <w:t xml:space="preserve"> contribute to high productivity (Sobarzo et al., 2001)</w:t>
      </w:r>
      <w:r>
        <w:t>.</w:t>
      </w:r>
      <w:r w:rsidRPr="001E3B47">
        <w:t xml:space="preserve"> </w:t>
      </w:r>
      <w:r>
        <w:t xml:space="preserve">Submarine canyons may also </w:t>
      </w:r>
      <w:r>
        <w:rPr>
          <w:rFonts w:hint="eastAsia"/>
        </w:rPr>
        <w:t>t</w:t>
      </w:r>
      <w:r>
        <w:t>rap</w:t>
      </w:r>
      <w:r w:rsidRPr="001E3B47">
        <w:t xml:space="preserve"> dense aggregation of diel vertical migrators</w:t>
      </w:r>
      <w:r>
        <w:t xml:space="preserve"> and their predators</w:t>
      </w:r>
      <w:r w:rsidRPr="001E3B47">
        <w:t xml:space="preserve"> (Greene et al.</w:t>
      </w:r>
      <w:r>
        <w:t>,</w:t>
      </w:r>
      <w:r w:rsidRPr="001E3B47">
        <w:t xml:space="preserve"> 1988</w:t>
      </w:r>
      <w:r>
        <w:t xml:space="preserve">; </w:t>
      </w:r>
      <w:r w:rsidRPr="001804EB">
        <w:t>Maycas</w:t>
      </w:r>
      <w:r>
        <w:rPr>
          <w:rFonts w:hint="eastAsia"/>
        </w:rPr>
        <w:t xml:space="preserve"> e</w:t>
      </w:r>
      <w:r>
        <w:t>t al., 1999</w:t>
      </w:r>
      <w:r w:rsidRPr="001E3B47">
        <w:t>).</w:t>
      </w:r>
      <w:r>
        <w:t xml:space="preserve"> </w:t>
      </w:r>
      <w:r w:rsidRPr="00DC1D2D">
        <w:t xml:space="preserve">These </w:t>
      </w:r>
      <w:r>
        <w:t>unique</w:t>
      </w:r>
      <w:r w:rsidRPr="00DC1D2D">
        <w:t xml:space="preserve"> ecological and physical characteristics </w:t>
      </w:r>
      <w:r>
        <w:t>can</w:t>
      </w:r>
      <w:r w:rsidRPr="00DC1D2D">
        <w:t xml:space="preserve"> be attributed to the </w:t>
      </w:r>
      <w:r>
        <w:t xml:space="preserve">interactions between </w:t>
      </w:r>
      <w:r w:rsidRPr="00DC1D2D">
        <w:t xml:space="preserve">complex topographic features </w:t>
      </w:r>
      <w:r>
        <w:t xml:space="preserve">and hydrodynamics </w:t>
      </w:r>
      <w:r w:rsidRPr="00DC1D2D">
        <w:t xml:space="preserve">in </w:t>
      </w:r>
      <w:r>
        <w:t xml:space="preserve">the </w:t>
      </w:r>
      <w:r w:rsidRPr="00DC1D2D">
        <w:t xml:space="preserve">submarine canyons. </w:t>
      </w:r>
    </w:p>
    <w:p w14:paraId="15424C0D" w14:textId="76A30946" w:rsidR="00885FA4" w:rsidDel="005D6340" w:rsidRDefault="004B5F27" w:rsidP="004B5F27">
      <w:pPr>
        <w:ind w:firstLine="480"/>
        <w:rPr>
          <w:ins w:id="820" w:author="Yushih Lin" w:date="2022-07-27T20:32:00Z"/>
          <w:del w:id="821" w:author="user" w:date="2022-08-16T15:31:00Z"/>
        </w:rPr>
      </w:pPr>
      <w:r w:rsidRPr="00BD1AAB">
        <w:t>A great variety of hypotheses ha</w:t>
      </w:r>
      <w:r>
        <w:t>s</w:t>
      </w:r>
      <w:r w:rsidRPr="00BD1AAB">
        <w:t xml:space="preserve"> been proposed to explain the origin of submarine canyons</w:t>
      </w:r>
      <w:r>
        <w:t>. Still,</w:t>
      </w:r>
      <w:r w:rsidRPr="00BD1AAB">
        <w:t xml:space="preserve"> the most </w:t>
      </w:r>
      <w:r>
        <w:t>critical</w:t>
      </w:r>
      <w:r w:rsidRPr="00BD1AAB">
        <w:t xml:space="preserve"> factors in the development of canyons are the erosion triggered by turbidity currents (Shepard,1981) and the mass failures during sea-level low stands (Walsh et al., 2007). The sediment transport efficiency of canyons is partly controlled by how </w:t>
      </w:r>
      <w:r>
        <w:t>far</w:t>
      </w:r>
      <w:r w:rsidRPr="00BD1AAB">
        <w:t xml:space="preserve"> the canyon head extent </w:t>
      </w:r>
      <w:r>
        <w:t>into</w:t>
      </w:r>
      <w:r w:rsidRPr="00BD1AAB">
        <w:t xml:space="preserve"> the shelf. When the distance between the canyon head and the shore is short, terrestrial sediment and organic carbon can be efficiently transported to the deep ocean (Covault et al., 2007; Galy et al., 2007), and the canyon stays active. There are many examples of these shore-connected canyons, which </w:t>
      </w:r>
      <w:r w:rsidRPr="00BD1AAB">
        <w:lastRenderedPageBreak/>
        <w:t xml:space="preserve">frequently occur along the Californian coast, the Indian-Ocean coast of the Arabic Peninsula, and the Eastern Black Sea (Bernhardt &amp; Schwanghart, 2021). The connection between </w:t>
      </w:r>
      <w:ins w:id="822" w:author="user" w:date="2022-08-16T15:25:00Z">
        <w:r w:rsidR="005F6328">
          <w:t xml:space="preserve">a </w:t>
        </w:r>
      </w:ins>
      <w:r w:rsidRPr="00BD1AAB">
        <w:t xml:space="preserve">river and </w:t>
      </w:r>
      <w:ins w:id="823" w:author="user" w:date="2022-08-16T15:25:00Z">
        <w:r w:rsidR="005F6328">
          <w:t xml:space="preserve">a </w:t>
        </w:r>
      </w:ins>
      <w:r w:rsidRPr="00BD1AAB">
        <w:t xml:space="preserve">canyon is not the only factor involved in the </w:t>
      </w:r>
      <w:del w:id="824" w:author="user" w:date="2022-08-16T15:28:00Z">
        <w:r w:rsidRPr="00BD1AAB">
          <w:delText>activity</w:delText>
        </w:r>
      </w:del>
      <w:ins w:id="825" w:author="user" w:date="2022-08-16T15:28:00Z">
        <w:r w:rsidRPr="00BD1AAB">
          <w:t>activit</w:t>
        </w:r>
      </w:ins>
      <w:ins w:id="826" w:author="Chih-Lin Wei" w:date="2022-07-30T19:57:00Z">
        <w:r w:rsidR="00EB4CAF">
          <w:t>ies</w:t>
        </w:r>
      </w:ins>
      <w:del w:id="827" w:author="Chih-Lin Wei" w:date="2022-07-30T19:57:00Z">
        <w:r w:rsidRPr="00BD1AAB" w:rsidDel="00EB4CAF">
          <w:delText>y</w:delText>
        </w:r>
      </w:del>
      <w:r w:rsidRPr="00BD1AAB">
        <w:t xml:space="preserve"> of a submarine canyon. Some canyons, such as the Monterey, La Jolla, and Hueneme </w:t>
      </w:r>
      <w:r>
        <w:t>C</w:t>
      </w:r>
      <w:r w:rsidRPr="00BD1AAB">
        <w:t xml:space="preserve">anyons, can capture longshore-transported sediments to feed their canyon head through the bottom currents (Covault &amp; Graham, 2010). </w:t>
      </w:r>
      <w:r>
        <w:t xml:space="preserve">In a recent analysis, </w:t>
      </w:r>
      <w:r w:rsidRPr="00F35549">
        <w:t>Bernhardt and Schwanghart (2021)</w:t>
      </w:r>
      <w:r>
        <w:t xml:space="preserve"> examined </w:t>
      </w:r>
      <w:r w:rsidRPr="00BD1AAB">
        <w:t>4</w:t>
      </w:r>
      <w:r>
        <w:t>,</w:t>
      </w:r>
      <w:r w:rsidRPr="00BD1AAB">
        <w:t>633 submarine canyons in the world</w:t>
      </w:r>
      <w:r>
        <w:t>'</w:t>
      </w:r>
      <w:r w:rsidRPr="00BD1AAB">
        <w:t xml:space="preserve">s oceans. </w:t>
      </w:r>
      <w:r>
        <w:t>They found that m</w:t>
      </w:r>
      <w:r w:rsidRPr="00BD1AAB">
        <w:t xml:space="preserve">ost canyons </w:t>
      </w:r>
      <w:r>
        <w:t>can be</w:t>
      </w:r>
      <w:r w:rsidRPr="00BD1AAB">
        <w:t xml:space="preserve"> classified as slope</w:t>
      </w:r>
      <w:r>
        <w:t>-incising</w:t>
      </w:r>
      <w:r w:rsidRPr="00BD1AAB">
        <w:t xml:space="preserve"> (60%) and shelf-incising canyons (37%)</w:t>
      </w:r>
      <w:r>
        <w:t>.</w:t>
      </w:r>
      <w:r w:rsidRPr="00BD1AAB">
        <w:t xml:space="preserve"> </w:t>
      </w:r>
      <w:r>
        <w:t>There are</w:t>
      </w:r>
      <w:r w:rsidRPr="00BD1AAB">
        <w:t xml:space="preserve"> only 183 </w:t>
      </w:r>
      <w:r w:rsidRPr="00F35549">
        <w:t>shore-connected</w:t>
      </w:r>
      <w:r w:rsidRPr="00175DEC">
        <w:t xml:space="preserve"> </w:t>
      </w:r>
      <w:r w:rsidRPr="00BD1AAB">
        <w:t xml:space="preserve">canyons. </w:t>
      </w:r>
      <w:r>
        <w:t>Using similar methods, Chiang &amp; Yu (2022) also studied t</w:t>
      </w:r>
      <w:r w:rsidRPr="00BD1AAB">
        <w:t>he submarine canyons around Taiwan. In contrast to the world</w:t>
      </w:r>
      <w:r>
        <w:t>'</w:t>
      </w:r>
      <w:r w:rsidRPr="00BD1AAB">
        <w:t xml:space="preserve">s canyons, Taiwan's </w:t>
      </w:r>
      <w:r>
        <w:t xml:space="preserve">continental </w:t>
      </w:r>
      <w:r w:rsidRPr="00BD1AAB">
        <w:t>margin is dominated by shore-connected canyons (n=7, 54%)</w:t>
      </w:r>
      <w:r>
        <w:t xml:space="preserve"> (</w:t>
      </w:r>
      <w:r w:rsidRPr="00F35549">
        <w:t>Chiang &amp; Yu</w:t>
      </w:r>
      <w:r>
        <w:t>, 2022)</w:t>
      </w:r>
      <w:r w:rsidRPr="00BD1AAB">
        <w:t xml:space="preserve">. </w:t>
      </w:r>
      <w:r>
        <w:t>There are s</w:t>
      </w:r>
      <w:r w:rsidRPr="00BD1AAB">
        <w:t>ix shore-connected canyons locate</w:t>
      </w:r>
      <w:r>
        <w:t>d</w:t>
      </w:r>
      <w:r w:rsidRPr="00BD1AAB">
        <w:t xml:space="preserve"> in the </w:t>
      </w:r>
      <w:r>
        <w:t>e</w:t>
      </w:r>
      <w:r w:rsidRPr="00BD1AAB">
        <w:t>ast</w:t>
      </w:r>
      <w:r>
        <w:t>ern</w:t>
      </w:r>
      <w:r w:rsidRPr="00BD1AAB">
        <w:t xml:space="preserve"> Taiwan margin</w:t>
      </w:r>
      <w:r>
        <w:t>.</w:t>
      </w:r>
      <w:r w:rsidRPr="00BD1AAB">
        <w:t xml:space="preserve"> </w:t>
      </w:r>
      <w:r>
        <w:t>These canyons</w:t>
      </w:r>
      <w:r w:rsidRPr="00BD1AAB">
        <w:t xml:space="preserve"> receive sufficient input of terrestrial material</w:t>
      </w:r>
      <w:r>
        <w:t>,</w:t>
      </w:r>
      <w:r w:rsidRPr="00BD1AAB">
        <w:t xml:space="preserve"> and </w:t>
      </w:r>
      <w:r>
        <w:t>their</w:t>
      </w:r>
      <w:r w:rsidRPr="00BD1AAB">
        <w:t xml:space="preserve"> headward </w:t>
      </w:r>
      <w:r>
        <w:t>erosion</w:t>
      </w:r>
      <w:r w:rsidRPr="00BD1AAB">
        <w:t xml:space="preserve"> rate</w:t>
      </w:r>
      <w:r>
        <w:t>s</w:t>
      </w:r>
      <w:r w:rsidRPr="00BD1AAB">
        <w:t xml:space="preserve"> </w:t>
      </w:r>
      <w:r>
        <w:t xml:space="preserve">are </w:t>
      </w:r>
      <w:r w:rsidRPr="00BD1AAB">
        <w:t xml:space="preserve">comparable </w:t>
      </w:r>
      <w:r>
        <w:t>to</w:t>
      </w:r>
      <w:r w:rsidRPr="00BD1AAB">
        <w:t xml:space="preserve"> the Holocene's millennial-scale sea-level rise. The </w:t>
      </w:r>
      <w:r>
        <w:t>other</w:t>
      </w:r>
      <w:r w:rsidRPr="00BD1AAB">
        <w:t xml:space="preserve"> shore-connected canyon</w:t>
      </w:r>
      <w:ins w:id="828" w:author="Chih-Lin Wei" w:date="2022-07-30T19:59:00Z">
        <w:r w:rsidR="00EB4CAF">
          <w:t xml:space="preserve"> in the southwestern margin</w:t>
        </w:r>
      </w:ins>
      <w:r w:rsidRPr="00BD1AAB">
        <w:t xml:space="preserve"> is the Gaoping submarine canyon (GPSC)</w:t>
      </w:r>
      <w:del w:id="829" w:author="Chih-Lin Wei" w:date="2022-07-30T20:00:00Z">
        <w:r w:rsidRPr="00BD1AAB" w:rsidDel="00EB4CAF">
          <w:delText xml:space="preserve"> off southwest</w:delText>
        </w:r>
        <w:r w:rsidDel="00EB4CAF">
          <w:delText xml:space="preserve"> (SW)</w:delText>
        </w:r>
        <w:r w:rsidRPr="00BD1AAB" w:rsidDel="00EB4CAF">
          <w:delText xml:space="preserve"> Taiwan</w:delText>
        </w:r>
      </w:del>
      <w:r w:rsidRPr="00BD1AAB">
        <w:t xml:space="preserve">. The GPSC is deeply incised into the Gaoping Shelf, and the canyon head is near the mouth of </w:t>
      </w:r>
      <w:r>
        <w:t xml:space="preserve">the </w:t>
      </w:r>
      <w:r w:rsidRPr="00BD1AAB">
        <w:t>Gaoping River (GPR). The GPR</w:t>
      </w:r>
      <w:r w:rsidRPr="00BD1AAB">
        <w:rPr>
          <w:color w:val="000000"/>
          <w:shd w:val="clear" w:color="auto" w:fill="FFFFFF"/>
        </w:rPr>
        <w:t xml:space="preserve"> is a typical small mountain river (SMR) with steep </w:t>
      </w:r>
      <w:r>
        <w:rPr>
          <w:color w:val="000000"/>
          <w:shd w:val="clear" w:color="auto" w:fill="FFFFFF"/>
        </w:rPr>
        <w:t>elevation changes</w:t>
      </w:r>
      <w:r w:rsidRPr="00BD1AAB">
        <w:rPr>
          <w:color w:val="000000"/>
          <w:shd w:val="clear" w:color="auto" w:fill="FFFFFF"/>
        </w:rPr>
        <w:t xml:space="preserve"> over a short </w:t>
      </w:r>
      <w:r w:rsidRPr="00BD1AAB">
        <w:rPr>
          <w:color w:val="000000"/>
          <w:shd w:val="clear" w:color="auto" w:fill="FFFFFF"/>
        </w:rPr>
        <w:lastRenderedPageBreak/>
        <w:t>distance from its headwaters to its confluence or mouth (Li</w:t>
      </w:r>
      <w:r w:rsidR="00D60254">
        <w:rPr>
          <w:color w:val="000000"/>
          <w:shd w:val="clear" w:color="auto" w:fill="FFFFFF"/>
        </w:rPr>
        <w:t>u</w:t>
      </w:r>
      <w:r w:rsidRPr="00BD1AAB">
        <w:rPr>
          <w:color w:val="000000"/>
          <w:shd w:val="clear" w:color="auto" w:fill="FFFFFF"/>
        </w:rPr>
        <w:t xml:space="preserve"> et al., 2016).</w:t>
      </w:r>
      <w:r w:rsidRPr="00BD1AAB">
        <w:t xml:space="preserve"> With only 1 km from the canyon head to the </w:t>
      </w:r>
      <w:r>
        <w:t>river mouth</w:t>
      </w:r>
      <w:r w:rsidRPr="00BD1AAB">
        <w:t xml:space="preserve">, </w:t>
      </w:r>
      <w:ins w:id="830" w:author="user" w:date="2022-08-16T15:25:00Z">
        <w:r w:rsidR="005F6328">
          <w:t xml:space="preserve">a </w:t>
        </w:r>
      </w:ins>
      <w:r w:rsidRPr="00BD1AAB">
        <w:t>high</w:t>
      </w:r>
      <w:ins w:id="831" w:author="user" w:date="2022-08-16T15:25:00Z">
        <w:r w:rsidR="005F6328" w:rsidRPr="00BD1AAB">
          <w:t xml:space="preserve"> </w:t>
        </w:r>
        <w:r w:rsidR="005F6328">
          <w:t>proportion of</w:t>
        </w:r>
      </w:ins>
      <w:ins w:id="832" w:author="Yushih Lin" w:date="2022-07-27T20:31:00Z">
        <w:r w:rsidRPr="00BD1AAB">
          <w:t xml:space="preserve"> </w:t>
        </w:r>
      </w:ins>
      <w:r w:rsidRPr="00BD1AAB">
        <w:t>suspended sediment discharge</w:t>
      </w:r>
      <w:r>
        <w:t>d</w:t>
      </w:r>
      <w:r w:rsidRPr="00BD1AAB">
        <w:t xml:space="preserve"> from the GPR (49 MT/</w:t>
      </w:r>
      <w:ins w:id="833" w:author="user" w:date="2022-08-20T17:44:00Z">
        <w:r w:rsidR="00F13BFA">
          <w:t xml:space="preserve"> </w:t>
        </w:r>
      </w:ins>
      <w:r w:rsidRPr="00BD1AAB">
        <w:t xml:space="preserve">yr) is delivered to the GPSC. </w:t>
      </w:r>
      <w:r>
        <w:t>Besides the direct river-canyon connection, t</w:t>
      </w:r>
      <w:r w:rsidRPr="00BD1AAB">
        <w:t>h</w:t>
      </w:r>
      <w:r>
        <w:t>is region also experiences</w:t>
      </w:r>
      <w:r w:rsidRPr="00BD1AAB">
        <w:t xml:space="preserve"> frequent earthquake</w:t>
      </w:r>
      <w:r>
        <w:t>s</w:t>
      </w:r>
      <w:r w:rsidRPr="00BD1AAB">
        <w:t xml:space="preserve"> and typhoon events, such as the 2006 Pingtung Earthquake and 2009 Typhoon Morakot</w:t>
      </w:r>
      <w:r>
        <w:t>.</w:t>
      </w:r>
      <w:r w:rsidRPr="00BD1AAB">
        <w:t xml:space="preserve"> </w:t>
      </w:r>
      <w:r>
        <w:t>These natural disasters can</w:t>
      </w:r>
      <w:r w:rsidRPr="00BD1AAB">
        <w:t xml:space="preserve"> lead to recurring turbidity and episodic gravity-driven sediment flows in </w:t>
      </w:r>
      <w:ins w:id="834" w:author="user" w:date="2022-08-16T15:26:00Z">
        <w:r w:rsidR="005F6328">
          <w:t>the</w:t>
        </w:r>
        <w:r w:rsidR="005F6328">
          <w:rPr>
            <w:rFonts w:asciiTheme="minorEastAsia" w:hAnsiTheme="minorEastAsia"/>
            <w:rPrChange w:id="835" w:author="user" w:date="2022-08-16T15:28:00Z">
              <w:rPr/>
            </w:rPrChange>
          </w:rPr>
          <w:t xml:space="preserve"> </w:t>
        </w:r>
      </w:ins>
      <w:r w:rsidRPr="00BD1AAB">
        <w:t>GPSC, allow</w:t>
      </w:r>
      <w:r>
        <w:t>ing</w:t>
      </w:r>
      <w:r w:rsidRPr="00BD1AAB">
        <w:t xml:space="preserve"> for the continual erosion of the canyon floor and sediment transportation (Gavey et al., 2017; Ikehara et al., 2020; Chiang et al., 2020). Because of the extremely high </w:t>
      </w:r>
      <w:r>
        <w:t xml:space="preserve">sediment </w:t>
      </w:r>
      <w:r w:rsidRPr="00BD1AAB">
        <w:t xml:space="preserve">discharge from the GPR, the canyon head of GPSC remains active as a conduit for terrestrial sediment from </w:t>
      </w:r>
      <w:r>
        <w:t>Taiwan's high mountains</w:t>
      </w:r>
      <w:r w:rsidRPr="00BD1AAB">
        <w:t xml:space="preserve"> to the deep South China Sea (SCS</w:t>
      </w:r>
      <w:ins w:id="836" w:author="user" w:date="2022-08-16T15:28:00Z">
        <w:r w:rsidRPr="00BD1AAB">
          <w:t>)</w:t>
        </w:r>
      </w:ins>
      <w:ins w:id="837" w:author="user" w:date="2022-08-16T15:31:00Z">
        <w:r w:rsidR="005D6340">
          <w:t xml:space="preserve"> </w:t>
        </w:r>
      </w:ins>
      <w:ins w:id="838" w:author="user" w:date="2022-08-16T15:28:00Z">
        <w:del w:id="839" w:author="user" w:date="2022-08-16T15:31:00Z">
          <w:r w:rsidRPr="00BD1AAB" w:rsidDel="005D6340">
            <w:delText xml:space="preserve">. </w:delText>
          </w:r>
        </w:del>
      </w:ins>
    </w:p>
    <w:p w14:paraId="114A0112" w14:textId="61361081" w:rsidR="004B5F27" w:rsidRPr="003B3690" w:rsidRDefault="004B5F27" w:rsidP="005D6340">
      <w:pPr>
        <w:ind w:firstLine="480"/>
      </w:pPr>
      <w:ins w:id="840" w:author="user" w:date="2022-08-16T15:28:00Z">
        <w:del w:id="841" w:author="user" w:date="2022-08-16T15:31:00Z">
          <w:r w:rsidRPr="00BD1AAB" w:rsidDel="005D6340">
            <w:delText>)</w:delText>
          </w:r>
        </w:del>
      </w:ins>
      <w:ins w:id="842" w:author="Chih-Lin Wei" w:date="2022-07-30T20:02:00Z">
        <w:del w:id="843" w:author="user" w:date="2022-08-16T15:31:00Z">
          <w:r w:rsidR="00EB4CAF" w:rsidDel="005D6340">
            <w:delText xml:space="preserve"> </w:delText>
          </w:r>
        </w:del>
        <w:r w:rsidR="00EB4CAF">
          <w:t>(Liu et al., 2016)</w:t>
        </w:r>
      </w:ins>
      <w:ins w:id="844" w:author="user" w:date="2022-08-16T15:28:00Z">
        <w:r w:rsidRPr="00BD1AAB">
          <w:t xml:space="preserve">. </w:t>
        </w:r>
      </w:ins>
      <w:r w:rsidRPr="00BD1AAB">
        <w:t>It has been suggested that the</w:t>
      </w:r>
      <w:del w:id="845" w:author="user" w:date="2022-08-16T15:26:00Z">
        <w:r w:rsidRPr="00BD1AAB" w:rsidDel="005F6328">
          <w:delText>se</w:delText>
        </w:r>
      </w:del>
      <w:r w:rsidRPr="00BD1AAB">
        <w:t xml:space="preserve"> oceanographic settings in </w:t>
      </w:r>
      <w:del w:id="846" w:author="user" w:date="2022-08-16T15:26:00Z">
        <w:r w:rsidRPr="00BD1AAB" w:rsidDel="005F6328">
          <w:delText xml:space="preserve">the </w:delText>
        </w:r>
      </w:del>
      <w:r w:rsidRPr="00BD1AAB">
        <w:t xml:space="preserve">submarine canyons </w:t>
      </w:r>
      <w:r>
        <w:t xml:space="preserve">may </w:t>
      </w:r>
      <w:r w:rsidRPr="00BD1AAB">
        <w:t xml:space="preserve">increase the concentration of suspended particulate matter and </w:t>
      </w:r>
      <w:r>
        <w:t>sediment</w:t>
      </w:r>
      <w:r w:rsidRPr="00BD1AAB">
        <w:t xml:space="preserve"> transport (Keller et al., 1973; Puig et al., 2008; Gaudin et al., 2009). </w:t>
      </w:r>
      <w:r>
        <w:t xml:space="preserve">The </w:t>
      </w:r>
      <w:del w:id="847" w:author="Yushih Lin" w:date="2022-07-27T20:33:00Z">
        <w:r>
          <w:delText>organic matter</w:delText>
        </w:r>
      </w:del>
      <w:commentRangeStart w:id="848"/>
      <w:ins w:id="849" w:author="Yushih Lin" w:date="2022-07-27T20:33:00Z">
        <w:r w:rsidR="00885FA4">
          <w:t>OM</w:t>
        </w:r>
        <w:commentRangeEnd w:id="848"/>
        <w:r w:rsidR="00885FA4">
          <w:rPr>
            <w:rStyle w:val="ac"/>
          </w:rPr>
          <w:commentReference w:id="848"/>
        </w:r>
      </w:ins>
      <w:r w:rsidRPr="00BD1AAB">
        <w:t xml:space="preserve"> from the </w:t>
      </w:r>
      <w:r>
        <w:t xml:space="preserve">riverine inputs and </w:t>
      </w:r>
      <w:r w:rsidRPr="00BD1AAB">
        <w:t xml:space="preserve">coastal zone is essential energy to the undernourished </w:t>
      </w:r>
      <w:ins w:id="850" w:author="user" w:date="2022-08-16T15:28:00Z">
        <w:r w:rsidRPr="00BD1AAB">
          <w:t>deep</w:t>
        </w:r>
      </w:ins>
      <w:ins w:id="851" w:author="Yushih Lin" w:date="2022-07-27T20:34:00Z">
        <w:r w:rsidR="00F65176">
          <w:t>-</w:t>
        </w:r>
      </w:ins>
      <w:ins w:id="852" w:author="user" w:date="2022-08-16T15:28:00Z">
        <w:r w:rsidRPr="00BD1AAB">
          <w:t>sea</w:t>
        </w:r>
      </w:ins>
      <w:del w:id="853" w:author="user" w:date="2022-08-16T15:28:00Z">
        <w:r w:rsidRPr="00BD1AAB">
          <w:delText>deepsea</w:delText>
        </w:r>
      </w:del>
      <w:r w:rsidRPr="00BD1AAB">
        <w:t xml:space="preserve"> ecosystems (Rex et al., 2006; Wei et al., 2010)</w:t>
      </w:r>
      <w:r>
        <w:t>.</w:t>
      </w:r>
      <w:r w:rsidRPr="00BD1AAB">
        <w:t xml:space="preserve"> </w:t>
      </w:r>
      <w:r>
        <w:t>They may</w:t>
      </w:r>
      <w:r w:rsidRPr="00BD1AAB">
        <w:t xml:space="preserve"> also be responsible for enhancing biodiversity and productivity (Rowe 1971; Vet</w:t>
      </w:r>
      <w:r w:rsidR="008B68A0">
        <w:t>ter and</w:t>
      </w:r>
      <w:r w:rsidRPr="00BD1AAB">
        <w:t xml:space="preserve"> Dayton, 1998; Schlacher et al., 2007). </w:t>
      </w:r>
      <w:ins w:id="854" w:author="Chih-Lin Wei" w:date="2022-07-30T20:04:00Z">
        <w:r w:rsidR="00EB4CAF">
          <w:t>In the GPSC, t</w:t>
        </w:r>
      </w:ins>
      <w:commentRangeStart w:id="855"/>
      <w:del w:id="856" w:author="Chih-Lin Wei" w:date="2022-07-30T20:04:00Z">
        <w:r w:rsidRPr="00BD1AAB" w:rsidDel="00EB4CAF">
          <w:delText>T</w:delText>
        </w:r>
      </w:del>
      <w:r w:rsidRPr="00BD1AAB">
        <w:t xml:space="preserve">he annual sediment discharge </w:t>
      </w:r>
      <w:del w:id="857" w:author="Chih-Lin Wei" w:date="2022-07-30T20:05:00Z">
        <w:r w:rsidRPr="00BD1AAB" w:rsidDel="00EB4CAF">
          <w:delText>into the GPSC</w:delText>
        </w:r>
      </w:del>
      <w:commentRangeEnd w:id="855"/>
      <w:r w:rsidR="00F65176">
        <w:rPr>
          <w:rStyle w:val="ac"/>
        </w:rPr>
        <w:commentReference w:id="855"/>
      </w:r>
      <w:del w:id="858" w:author="Chih-Lin Wei" w:date="2022-07-30T20:05:00Z">
        <w:r w:rsidRPr="00BD1AAB" w:rsidDel="00EB4CAF">
          <w:delText xml:space="preserve"> </w:delText>
        </w:r>
      </w:del>
      <w:r w:rsidRPr="00BD1AAB">
        <w:t xml:space="preserve">is approximately 30–80% of the Mississippi's annual export (Meade </w:t>
      </w:r>
      <w:r w:rsidRPr="00BD1AAB">
        <w:lastRenderedPageBreak/>
        <w:t xml:space="preserve">and Moody, 2010), the world's third-largest river. It is remarkable given that </w:t>
      </w:r>
      <w:r>
        <w:t>the GPR basin only</w:t>
      </w:r>
      <w:r w:rsidRPr="00BD1AAB">
        <w:t xml:space="preserve"> represents </w:t>
      </w:r>
      <w:r>
        <w:t>~</w:t>
      </w:r>
      <w:r w:rsidRPr="00BD1AAB">
        <w:t>0.</w:t>
      </w:r>
      <w:r>
        <w:t>1</w:t>
      </w:r>
      <w:r w:rsidRPr="00BD1AAB">
        <w:t xml:space="preserve">% of the </w:t>
      </w:r>
      <w:r>
        <w:t xml:space="preserve">Mississippi drainage area (US Environmental Protection Agency, Taiwan </w:t>
      </w:r>
      <w:r w:rsidRPr="00DC2E20">
        <w:t>Water Resources Agency</w:t>
      </w:r>
      <w:r>
        <w:t>)</w:t>
      </w:r>
      <w:r w:rsidRPr="00BD1AAB">
        <w:t xml:space="preserve">. Liu et al. (2016) </w:t>
      </w:r>
      <w:r>
        <w:t xml:space="preserve">also </w:t>
      </w:r>
      <w:r w:rsidRPr="00BD1AAB">
        <w:t xml:space="preserve">reported that </w:t>
      </w:r>
      <w:r>
        <w:t xml:space="preserve">the </w:t>
      </w:r>
      <w:r w:rsidRPr="00BD1AAB">
        <w:t xml:space="preserve">particulate organic carbon (POC) </w:t>
      </w:r>
      <w:r>
        <w:t xml:space="preserve">transported </w:t>
      </w:r>
      <w:r w:rsidRPr="00BD1AAB">
        <w:t>through the GPR</w:t>
      </w:r>
      <w:r w:rsidRPr="00BD1AAB">
        <w:rPr>
          <w:rFonts w:hint="eastAsia"/>
        </w:rPr>
        <w:t>–</w:t>
      </w:r>
      <w:r w:rsidRPr="00BD1AAB">
        <w:t xml:space="preserve">GPSC system is </w:t>
      </w:r>
      <w:r>
        <w:t>~</w:t>
      </w:r>
      <w:r w:rsidRPr="00BD1AAB">
        <w:t xml:space="preserve"> 5.98 × 10</w:t>
      </w:r>
      <w:r w:rsidRPr="00BD1AAB">
        <w:rPr>
          <w:vertAlign w:val="superscript"/>
        </w:rPr>
        <w:t>6</w:t>
      </w:r>
      <w:r w:rsidRPr="00BD1AAB">
        <w:t xml:space="preserve"> g C/</w:t>
      </w:r>
      <w:ins w:id="859" w:author="user" w:date="2022-08-19T19:20:00Z">
        <w:r w:rsidR="003541D8">
          <w:t xml:space="preserve"> </w:t>
        </w:r>
      </w:ins>
      <w:r w:rsidRPr="00BD1AAB">
        <w:t>d in the dry season and 1.25–276 × 10</w:t>
      </w:r>
      <w:r w:rsidRPr="00BD1AAB">
        <w:rPr>
          <w:vertAlign w:val="superscript"/>
        </w:rPr>
        <w:t>6</w:t>
      </w:r>
      <w:r w:rsidRPr="00BD1AAB">
        <w:t xml:space="preserve"> g C/</w:t>
      </w:r>
      <w:ins w:id="860" w:author="user" w:date="2022-08-19T19:20:00Z">
        <w:r w:rsidR="003541D8">
          <w:t xml:space="preserve"> </w:t>
        </w:r>
      </w:ins>
      <w:r w:rsidRPr="00BD1AAB">
        <w:t>d in the</w:t>
      </w:r>
      <w:r>
        <w:t xml:space="preserve"> </w:t>
      </w:r>
      <w:r w:rsidRPr="00BD1AAB">
        <w:t xml:space="preserve">flood season. </w:t>
      </w:r>
      <w:r>
        <w:t>M</w:t>
      </w:r>
      <w:r w:rsidRPr="00BD1AAB">
        <w:t>any researchers have investigated the source</w:t>
      </w:r>
      <w:r>
        <w:t xml:space="preserve"> and</w:t>
      </w:r>
      <w:r w:rsidRPr="00BD1AAB">
        <w:t xml:space="preserve"> spati</w:t>
      </w:r>
      <w:r>
        <w:t>o</w:t>
      </w:r>
      <w:r w:rsidRPr="00BD1AAB">
        <w:t>temporal variations of riverine carbon fluxes under global climate change</w:t>
      </w:r>
      <w:r>
        <w:t>s</w:t>
      </w:r>
      <w:r w:rsidRPr="00BD1AAB">
        <w:t xml:space="preserve"> and anthropogenic perturbations (Huang et al., 2012; Zhang et al., 2013; Li et al., 2017). However, little is known about the carbon cycling after </w:t>
      </w:r>
      <w:r>
        <w:t xml:space="preserve">the organic matter </w:t>
      </w:r>
      <w:r w:rsidRPr="00BD1AAB">
        <w:t>enter</w:t>
      </w:r>
      <w:r>
        <w:t>s</w:t>
      </w:r>
      <w:r w:rsidRPr="00BD1AAB">
        <w:t xml:space="preserve"> </w:t>
      </w:r>
      <w:r>
        <w:t xml:space="preserve">the canyon </w:t>
      </w:r>
      <w:r w:rsidRPr="00BD1AAB">
        <w:t>and accumulat</w:t>
      </w:r>
      <w:r>
        <w:t>es</w:t>
      </w:r>
      <w:r w:rsidRPr="00BD1AAB">
        <w:t xml:space="preserve"> </w:t>
      </w:r>
      <w:r>
        <w:t>on the seabed</w:t>
      </w:r>
      <w:r w:rsidRPr="00BD1AAB">
        <w:t xml:space="preserve">. </w:t>
      </w:r>
      <w:r>
        <w:t>Given t</w:t>
      </w:r>
      <w:r w:rsidRPr="00F35549">
        <w:t xml:space="preserve">he high </w:t>
      </w:r>
      <w:r>
        <w:t>association</w:t>
      </w:r>
      <w:r w:rsidRPr="00F35549">
        <w:t xml:space="preserve"> between sediment load and POC flux</w:t>
      </w:r>
      <w:r>
        <w:t>,</w:t>
      </w:r>
      <w:r w:rsidRPr="00F35549">
        <w:t xml:space="preserve"> </w:t>
      </w:r>
      <w:r>
        <w:t>it is vital to understand</w:t>
      </w:r>
      <w:r w:rsidRPr="00F35549">
        <w:t xml:space="preserve"> </w:t>
      </w:r>
      <w:r>
        <w:t>how submarine canyons mediate the fate of organic carbon entering the continental margin ecosystem.</w:t>
      </w:r>
      <w:r w:rsidRPr="00DC2E20">
        <w:t xml:space="preserve"> </w:t>
      </w:r>
      <w:r w:rsidRPr="00BD1AAB">
        <w:t xml:space="preserve">Hence, we focused on </w:t>
      </w:r>
      <w:r>
        <w:t xml:space="preserve">comparing </w:t>
      </w:r>
      <w:r w:rsidRPr="00BD1AAB">
        <w:t xml:space="preserve">carbon cycling </w:t>
      </w:r>
      <w:r>
        <w:t>between</w:t>
      </w:r>
      <w:r w:rsidRPr="00BD1AAB">
        <w:t xml:space="preserve"> the head of GPSC and </w:t>
      </w:r>
      <w:r>
        <w:t xml:space="preserve">the adjacent </w:t>
      </w:r>
      <w:r w:rsidRPr="00BD1AAB">
        <w:t xml:space="preserve">Gaoping Slope (GS) off </w:t>
      </w:r>
      <w:r>
        <w:t>SW</w:t>
      </w:r>
      <w:r w:rsidRPr="00BD1AAB">
        <w:t xml:space="preserve"> Taiwan.</w:t>
      </w:r>
    </w:p>
    <w:p w14:paraId="21412385" w14:textId="77777777" w:rsidR="004B5F27" w:rsidRPr="00DE071F" w:rsidRDefault="004B5F27" w:rsidP="00DE071F">
      <w:pPr>
        <w:pStyle w:val="11"/>
      </w:pPr>
      <w:bookmarkStart w:id="861" w:name="_Toc111656015"/>
      <w:r w:rsidRPr="00DE071F">
        <w:t xml:space="preserve">Compare GPSC </w:t>
      </w:r>
      <w:r w:rsidRPr="00DE071F">
        <w:rPr>
          <w:rFonts w:hint="eastAsia"/>
        </w:rPr>
        <w:t>w</w:t>
      </w:r>
      <w:r w:rsidRPr="00DE071F">
        <w:t xml:space="preserve">ith GS in terms of physical conditions and </w:t>
      </w:r>
      <w:r w:rsidRPr="00DE071F">
        <w:rPr>
          <w:rFonts w:hint="eastAsia"/>
        </w:rPr>
        <w:t>c</w:t>
      </w:r>
      <w:r w:rsidRPr="00DE071F">
        <w:t>ommunity structure</w:t>
      </w:r>
      <w:bookmarkEnd w:id="861"/>
    </w:p>
    <w:p w14:paraId="5AFC744A" w14:textId="242759D9" w:rsidR="004B5F27" w:rsidRPr="00300B3C" w:rsidRDefault="004B5F27" w:rsidP="004B5F27">
      <w:pPr>
        <w:ind w:firstLine="480"/>
      </w:pPr>
      <w:r>
        <w:t>Gaoping River-Canyon system is</w:t>
      </w:r>
      <w:r w:rsidRPr="003A7BAB">
        <w:t xml:space="preserve"> the </w:t>
      </w:r>
      <w:r>
        <w:t>most extensive sediment</w:t>
      </w:r>
      <w:r w:rsidRPr="003A7BAB">
        <w:t xml:space="preserve"> dispersal system </w:t>
      </w:r>
      <w:r>
        <w:t>off</w:t>
      </w:r>
      <w:r w:rsidRPr="003A7BAB">
        <w:t xml:space="preserve"> SW Taiwan, including the Gaoping River drainage basin, the Gaoping Shelf, the Gaoping Slope, the Gaoping submarine canyon, and the Manila Trench in the north</w:t>
      </w:r>
      <w:r>
        <w:t xml:space="preserve">east </w:t>
      </w:r>
      <w:r>
        <w:lastRenderedPageBreak/>
        <w:t>margin of the SCS. T</w:t>
      </w:r>
      <w:r w:rsidRPr="00300B3C">
        <w:t xml:space="preserve">he Gaoping </w:t>
      </w:r>
      <w:r>
        <w:rPr>
          <w:rFonts w:hint="eastAsia"/>
        </w:rPr>
        <w:t>s</w:t>
      </w:r>
      <w:r w:rsidRPr="00300B3C">
        <w:t>lope</w:t>
      </w:r>
      <w:r>
        <w:t xml:space="preserve"> (GS)</w:t>
      </w:r>
      <w:r w:rsidRPr="00300B3C">
        <w:t xml:space="preserve"> continues from the narrow (&lt;</w:t>
      </w:r>
      <w:ins w:id="862" w:author="user" w:date="2022-08-19T19:20:00Z">
        <w:r w:rsidR="003541D8">
          <w:t xml:space="preserve"> </w:t>
        </w:r>
      </w:ins>
      <w:del w:id="863" w:author="Yushih Lin" w:date="2022-07-27T20:38:00Z">
        <w:r w:rsidRPr="00300B3C">
          <w:delText xml:space="preserve">10 </w:delText>
        </w:r>
      </w:del>
      <w:ins w:id="864" w:author="Yushih Lin" w:date="2022-07-27T20:38:00Z">
        <w:r w:rsidR="00F65176">
          <w:t>20</w:t>
        </w:r>
        <w:r w:rsidR="00F65176" w:rsidRPr="00300B3C">
          <w:t xml:space="preserve"> </w:t>
        </w:r>
      </w:ins>
      <w:r w:rsidRPr="00300B3C">
        <w:t>km) continental shelf, extending southwest toward the northern SCS. The slope can be divided into upper and lower part</w:t>
      </w:r>
      <w:r>
        <w:t>s</w:t>
      </w:r>
      <w:r w:rsidRPr="00300B3C">
        <w:t xml:space="preserve"> </w:t>
      </w:r>
      <w:r>
        <w:t>by</w:t>
      </w:r>
      <w:r w:rsidRPr="00300B3C">
        <w:t xml:space="preserve"> 1000 to 1200</w:t>
      </w:r>
      <w:r>
        <w:t>-</w:t>
      </w:r>
      <w:r w:rsidRPr="00300B3C">
        <w:t xml:space="preserve">m water depth (Yu et al., 2009). </w:t>
      </w:r>
      <w:r>
        <w:t>Embedded within the GS</w:t>
      </w:r>
      <w:r w:rsidRPr="00300B3C">
        <w:t xml:space="preserve">, </w:t>
      </w:r>
      <w:r>
        <w:t xml:space="preserve">the </w:t>
      </w:r>
      <w:r w:rsidRPr="003A7BAB">
        <w:t>Gaoping submarine canyon</w:t>
      </w:r>
      <w:r>
        <w:t xml:space="preserve"> (</w:t>
      </w:r>
      <w:r w:rsidRPr="00300B3C">
        <w:t>GPSC</w:t>
      </w:r>
      <w:r>
        <w:t>)</w:t>
      </w:r>
      <w:r w:rsidRPr="00300B3C">
        <w:t xml:space="preserve"> extend</w:t>
      </w:r>
      <w:r>
        <w:t>s 260 km</w:t>
      </w:r>
      <w:r w:rsidRPr="00300B3C">
        <w:t xml:space="preserve"> from the Gaoping River (GPR)</w:t>
      </w:r>
      <w:r>
        <w:t xml:space="preserve"> mouth</w:t>
      </w:r>
      <w:r w:rsidRPr="00300B3C">
        <w:t xml:space="preserve">, crossing through the </w:t>
      </w:r>
      <w:r>
        <w:t xml:space="preserve">continental </w:t>
      </w:r>
      <w:r w:rsidRPr="00300B3C">
        <w:t xml:space="preserve">shelf and slope </w:t>
      </w:r>
      <w:r>
        <w:t>and</w:t>
      </w:r>
      <w:r w:rsidRPr="00300B3C">
        <w:t xml:space="preserve"> merging into the </w:t>
      </w:r>
      <w:r>
        <w:t xml:space="preserve">Manila </w:t>
      </w:r>
      <w:r w:rsidRPr="00300B3C">
        <w:t>trench (Liu et al</w:t>
      </w:r>
      <w:r>
        <w:t>.</w:t>
      </w:r>
      <w:r w:rsidRPr="00300B3C">
        <w:t>, 2016). The canyon comprises three geographically distinct segments. The upper section meander</w:t>
      </w:r>
      <w:r>
        <w:t xml:space="preserve">s </w:t>
      </w:r>
      <w:r w:rsidRPr="00300B3C">
        <w:t>southwestward from 126 to 1750 m in water depth</w:t>
      </w:r>
      <w:r>
        <w:t>,</w:t>
      </w:r>
      <w:r w:rsidRPr="00300B3C">
        <w:t xml:space="preserve"> featur</w:t>
      </w:r>
      <w:del w:id="865" w:author="Yushih Lin" w:date="2022-07-27T20:40:00Z">
        <w:r w:rsidRPr="00300B3C">
          <w:delText>ed in</w:delText>
        </w:r>
      </w:del>
      <w:ins w:id="866" w:author="Yushih Lin" w:date="2022-07-27T20:40:00Z">
        <w:r w:rsidR="00333017">
          <w:t>ing</w:t>
        </w:r>
      </w:ins>
      <w:r w:rsidRPr="00300B3C">
        <w:t xml:space="preserve"> great relief</w:t>
      </w:r>
      <w:r>
        <w:t>.</w:t>
      </w:r>
      <w:r w:rsidRPr="00300B3C">
        <w:t xml:space="preserve"> The middle reach runs</w:t>
      </w:r>
      <w:r>
        <w:t xml:space="preserve"> </w:t>
      </w:r>
      <w:r w:rsidRPr="00300B3C">
        <w:t xml:space="preserve">southeastward along an elongate escarpment </w:t>
      </w:r>
      <w:r>
        <w:t>and then</w:t>
      </w:r>
      <w:r w:rsidRPr="00300B3C">
        <w:t xml:space="preserve"> mak</w:t>
      </w:r>
      <w:r>
        <w:t>es</w:t>
      </w:r>
      <w:r w:rsidRPr="00300B3C">
        <w:t xml:space="preserve"> a sharp turn to the southwest</w:t>
      </w:r>
      <w:r>
        <w:t>, covering the water depths between</w:t>
      </w:r>
      <w:r w:rsidRPr="00300B3C">
        <w:t xml:space="preserve"> 1750 </w:t>
      </w:r>
      <w:r>
        <w:t>and</w:t>
      </w:r>
      <w:r w:rsidRPr="00300B3C">
        <w:t xml:space="preserve"> 2800</w:t>
      </w:r>
      <w:r>
        <w:t xml:space="preserve"> </w:t>
      </w:r>
      <w:r w:rsidRPr="00300B3C">
        <w:t>m</w:t>
      </w:r>
      <w:r>
        <w:t>.</w:t>
      </w:r>
      <w:r w:rsidRPr="00300B3C">
        <w:t xml:space="preserve"> </w:t>
      </w:r>
      <w:r>
        <w:t>The lower canyon</w:t>
      </w:r>
      <w:r w:rsidRPr="00300B3C">
        <w:t xml:space="preserve"> </w:t>
      </w:r>
      <w:r>
        <w:t>span</w:t>
      </w:r>
      <w:r w:rsidRPr="00300B3C">
        <w:t>s 2800 to 3600 m in water depth</w:t>
      </w:r>
      <w:r>
        <w:t>s and</w:t>
      </w:r>
      <w:r w:rsidRPr="00300B3C">
        <w:t xml:space="preserve"> finally </w:t>
      </w:r>
      <w:r>
        <w:t>connects</w:t>
      </w:r>
      <w:r w:rsidRPr="00300B3C">
        <w:t xml:space="preserve"> to the north</w:t>
      </w:r>
      <w:r>
        <w:t>ern opening</w:t>
      </w:r>
      <w:r w:rsidRPr="00300B3C">
        <w:t xml:space="preserve"> of the trench (Yu et al., 2009). </w:t>
      </w:r>
    </w:p>
    <w:p w14:paraId="220625F5" w14:textId="5CA03C83" w:rsidR="004B5F27" w:rsidRPr="00E256C8" w:rsidRDefault="004B5F27" w:rsidP="004B5F27">
      <w:pPr>
        <w:ind w:firstLine="480"/>
      </w:pPr>
      <w:r w:rsidRPr="003A7BAB">
        <w:t>The physical settings</w:t>
      </w:r>
      <w:r>
        <w:t xml:space="preserve"> and topographic features</w:t>
      </w:r>
      <w:r w:rsidRPr="003A7BAB">
        <w:t xml:space="preserve"> are markedly different</w:t>
      </w:r>
      <w:r>
        <w:rPr>
          <w:rFonts w:hint="eastAsia"/>
        </w:rPr>
        <w:t xml:space="preserve"> b</w:t>
      </w:r>
      <w:r>
        <w:t>etween the GPSC and GS</w:t>
      </w:r>
      <w:r w:rsidRPr="003A7BAB">
        <w:t xml:space="preserve">. Hsu et al. (2013) suggested that the </w:t>
      </w:r>
      <w:r>
        <w:t>"</w:t>
      </w:r>
      <w:r w:rsidRPr="003A7BAB">
        <w:t>filling-and-spilling</w:t>
      </w:r>
      <w:r>
        <w:t>"</w:t>
      </w:r>
      <w:r w:rsidRPr="003A7BAB">
        <w:t xml:space="preserve"> plays a key</w:t>
      </w:r>
      <w:r>
        <w:t xml:space="preserve"> role in the</w:t>
      </w:r>
      <w:r w:rsidRPr="003A7BAB">
        <w:t xml:space="preserve"> sediment</w:t>
      </w:r>
      <w:r>
        <w:t xml:space="preserve"> deposition across the</w:t>
      </w:r>
      <w:r w:rsidRPr="003A7BAB">
        <w:t xml:space="preserve"> GS</w:t>
      </w:r>
      <w:r>
        <w:t>. In contrast,</w:t>
      </w:r>
      <w:r w:rsidRPr="003A7BAB">
        <w:t xml:space="preserve"> </w:t>
      </w:r>
      <w:r>
        <w:t>other</w:t>
      </w:r>
      <w:r w:rsidRPr="003A7BAB">
        <w:t xml:space="preserve"> processes </w:t>
      </w:r>
      <w:r>
        <w:t>such as</w:t>
      </w:r>
      <w:r w:rsidRPr="003A7BAB">
        <w:t xml:space="preserve"> tectonic activities, mass wasting events, and canyon and channel feedings diversif</w:t>
      </w:r>
      <w:r>
        <w:t>y</w:t>
      </w:r>
      <w:r w:rsidRPr="003A7BAB">
        <w:t xml:space="preserve"> the</w:t>
      </w:r>
      <w:r>
        <w:t xml:space="preserve"> sediment transport dynamics</w:t>
      </w:r>
      <w:r w:rsidRPr="003A7BAB">
        <w:t xml:space="preserve"> from the inner to outer slopes. </w:t>
      </w:r>
      <w:r>
        <w:rPr>
          <w:rFonts w:hint="eastAsia"/>
        </w:rPr>
        <w:t>T</w:t>
      </w:r>
      <w:r>
        <w:t>he bedding geometries in the slope basin</w:t>
      </w:r>
      <w:r>
        <w:rPr>
          <w:rFonts w:hint="eastAsia"/>
        </w:rPr>
        <w:t xml:space="preserve"> r</w:t>
      </w:r>
      <w:r>
        <w:t xml:space="preserve">evealed </w:t>
      </w:r>
      <w:del w:id="867" w:author="Chih-Lin Wei" w:date="2022-07-30T20:11:00Z">
        <w:r w:rsidDel="00EB4CAF">
          <w:delText xml:space="preserve">a </w:delText>
        </w:r>
      </w:del>
      <w:r>
        <w:t>comp</w:t>
      </w:r>
      <w:r>
        <w:rPr>
          <w:rFonts w:hint="eastAsia"/>
        </w:rPr>
        <w:t>e</w:t>
      </w:r>
      <w:r>
        <w:t xml:space="preserve">tition between </w:t>
      </w:r>
      <w:r w:rsidRPr="00C355F7">
        <w:t>local basin flank uplift and sediment deposition rate</w:t>
      </w:r>
      <w:r>
        <w:t>s</w:t>
      </w:r>
      <w:r>
        <w:rPr>
          <w:rFonts w:hint="eastAsia"/>
        </w:rPr>
        <w:t xml:space="preserve">. </w:t>
      </w:r>
      <w:r>
        <w:t>As such, the upper</w:t>
      </w:r>
      <w:r w:rsidRPr="003A7BAB">
        <w:t xml:space="preserve"> GS</w:t>
      </w:r>
      <w:r>
        <w:t xml:space="preserve"> tends to have</w:t>
      </w:r>
      <w:r w:rsidRPr="003A7BAB">
        <w:t xml:space="preserve"> higher </w:t>
      </w:r>
      <w:del w:id="868" w:author="Chih-Lin Wei" w:date="2022-07-30T20:11:00Z">
        <w:r w:rsidRPr="003A7BAB" w:rsidDel="00EB4CAF">
          <w:delText xml:space="preserve">accommodation </w:delText>
        </w:r>
      </w:del>
      <w:ins w:id="869" w:author="Chih-Lin Wei" w:date="2022-07-30T20:11:00Z">
        <w:r w:rsidR="00EB4CAF" w:rsidRPr="003A7BAB">
          <w:t>acc</w:t>
        </w:r>
        <w:r w:rsidR="00EB4CAF">
          <w:t>umul</w:t>
        </w:r>
        <w:r w:rsidR="00EB4CAF" w:rsidRPr="003A7BAB">
          <w:t xml:space="preserve">ation </w:t>
        </w:r>
      </w:ins>
      <w:r w:rsidRPr="003A7BAB">
        <w:t xml:space="preserve">rates and </w:t>
      </w:r>
      <w:r w:rsidRPr="003A7BAB">
        <w:lastRenderedPageBreak/>
        <w:t xml:space="preserve">relatively slower deposition rates </w:t>
      </w:r>
      <w:r>
        <w:t>than</w:t>
      </w:r>
      <w:r w:rsidRPr="003A7BAB">
        <w:t xml:space="preserve"> the </w:t>
      </w:r>
      <w:r>
        <w:t>lower</w:t>
      </w:r>
      <w:r w:rsidRPr="003A7BAB">
        <w:t xml:space="preserve"> GS (Hsu et al., 2013). </w:t>
      </w:r>
      <w:r>
        <w:t>In contrast</w:t>
      </w:r>
      <w:r w:rsidRPr="003A7BAB">
        <w:t xml:space="preserve">, much more complex </w:t>
      </w:r>
      <w:r>
        <w:t xml:space="preserve">sediment </w:t>
      </w:r>
      <w:r w:rsidRPr="003A7BAB">
        <w:t>deposition and transport</w:t>
      </w:r>
      <w:r>
        <w:t xml:space="preserve"> processe</w:t>
      </w:r>
      <w:r>
        <w:rPr>
          <w:rFonts w:hint="eastAsia"/>
        </w:rPr>
        <w:t>s</w:t>
      </w:r>
      <w:r w:rsidRPr="003A7BAB">
        <w:t xml:space="preserve"> </w:t>
      </w:r>
      <w:r>
        <w:t>occur</w:t>
      </w:r>
      <w:r w:rsidRPr="003A7BAB">
        <w:t xml:space="preserve"> in submarine canyons. </w:t>
      </w:r>
      <w:r>
        <w:t xml:space="preserve">For example, </w:t>
      </w:r>
      <w:r w:rsidRPr="003A7BAB">
        <w:t xml:space="preserve">gravity currents such as turbidity and hyperpycnal flows </w:t>
      </w:r>
      <w:r>
        <w:t xml:space="preserve">may erode the surface sediment </w:t>
      </w:r>
      <w:r>
        <w:rPr>
          <w:rFonts w:hint="eastAsia"/>
        </w:rPr>
        <w:t>i</w:t>
      </w:r>
      <w:r>
        <w:t>n</w:t>
      </w:r>
      <w:r w:rsidRPr="003A7BAB">
        <w:t xml:space="preserve"> the submarine canyons</w:t>
      </w:r>
      <w:r>
        <w:rPr>
          <w:rFonts w:hint="eastAsia"/>
        </w:rPr>
        <w:t xml:space="preserve"> </w:t>
      </w:r>
      <w:r w:rsidRPr="003A7BAB">
        <w:t>(Mulder et al., 2001). The</w:t>
      </w:r>
      <w:r>
        <w:rPr>
          <w:rFonts w:hint="eastAsia"/>
        </w:rPr>
        <w:t xml:space="preserve"> </w:t>
      </w:r>
      <w:r>
        <w:t>erosion processes may be more pronounced in the canyons like</w:t>
      </w:r>
      <w:r w:rsidRPr="003A7BAB">
        <w:t xml:space="preserve"> GPSC subjected to </w:t>
      </w:r>
      <w:r>
        <w:t>frequent gravity currents and</w:t>
      </w:r>
      <w:r w:rsidRPr="003A7BAB">
        <w:t xml:space="preserve"> strong internal tides from the Luzon and southeastern Taiwan Strait (Chiou et al., 2011; Jan et al., 2008). Accompanying the semidiurnal tides (M2), the head-ward propagation of the internal waves</w:t>
      </w:r>
      <w:r>
        <w:t xml:space="preserve"> and bottom currents</w:t>
      </w:r>
      <w:r w:rsidRPr="003A7BAB">
        <w:t xml:space="preserve"> converges </w:t>
      </w:r>
      <w:r>
        <w:t>in</w:t>
      </w:r>
      <w:r w:rsidRPr="003A7BAB">
        <w:t xml:space="preserve"> beam</w:t>
      </w:r>
      <w:r>
        <w:t xml:space="preserve"> patterns</w:t>
      </w:r>
      <w:r w:rsidRPr="003A7BAB">
        <w:t xml:space="preserve"> </w:t>
      </w:r>
      <w:r>
        <w:t xml:space="preserve">that move </w:t>
      </w:r>
      <w:r w:rsidRPr="003A7BAB">
        <w:t xml:space="preserve">parallel </w:t>
      </w:r>
      <w:r>
        <w:t xml:space="preserve">to the </w:t>
      </w:r>
      <w:r w:rsidRPr="003A7BAB">
        <w:t>canyon</w:t>
      </w:r>
      <w:r>
        <w:t xml:space="preserve"> thalweg</w:t>
      </w:r>
      <w:r w:rsidRPr="003A7BAB">
        <w:t xml:space="preserve"> (Wang et al., 2008). Also, the existence of isopycnal surfaces in the head region of GPSC can be conducive to the generation and propagation of internal tides (Lee et al., 2</w:t>
      </w:r>
      <w:r>
        <w:t>009</w:t>
      </w:r>
      <w:r w:rsidRPr="003A7BAB">
        <w:t xml:space="preserve">; Liu et al., 2002; Wang et al., 2008). Above the </w:t>
      </w:r>
      <w:r>
        <w:t>GPSC</w:t>
      </w:r>
      <w:r w:rsidRPr="003A7BAB">
        <w:t xml:space="preserve"> seafloor, </w:t>
      </w:r>
      <w:r>
        <w:t>a</w:t>
      </w:r>
      <w:r w:rsidRPr="003A7BAB">
        <w:t xml:space="preserve"> benthic nepheloid layer (BNL) </w:t>
      </w:r>
      <w:r>
        <w:t xml:space="preserve">thicker </w:t>
      </w:r>
      <w:r w:rsidRPr="003A7BAB">
        <w:t>than 100 m</w:t>
      </w:r>
      <w:r>
        <w:t xml:space="preserve"> with</w:t>
      </w:r>
      <w:r w:rsidRPr="003A7BAB">
        <w:t xml:space="preserve"> suspended sediment concentration (SSC) exceed</w:t>
      </w:r>
      <w:r>
        <w:t>ing</w:t>
      </w:r>
      <w:r w:rsidRPr="003A7BAB">
        <w:t xml:space="preserve"> 30 mg/</w:t>
      </w:r>
      <w:ins w:id="870" w:author="user" w:date="2022-08-19T19:26:00Z">
        <w:r w:rsidR="00BC2A2E">
          <w:rPr>
            <w:rFonts w:asciiTheme="minorEastAsia" w:eastAsiaTheme="minorEastAsia" w:hAnsiTheme="minorEastAsia" w:hint="eastAsia"/>
          </w:rPr>
          <w:t xml:space="preserve"> </w:t>
        </w:r>
      </w:ins>
      <w:r w:rsidRPr="003A7BAB">
        <w:t xml:space="preserve">l </w:t>
      </w:r>
      <w:r>
        <w:t xml:space="preserve">was documented and likely maintained by current-induced resuspension </w:t>
      </w:r>
      <w:r w:rsidRPr="003A7BAB">
        <w:t xml:space="preserve">(Liu et al., 2002). </w:t>
      </w:r>
    </w:p>
    <w:p w14:paraId="60EAF122" w14:textId="4C9F5416" w:rsidR="004B5F27" w:rsidRDefault="004B5F27" w:rsidP="004B5F27">
      <w:pPr>
        <w:ind w:firstLine="480"/>
      </w:pPr>
      <w:r>
        <w:rPr>
          <w:rFonts w:hint="eastAsia"/>
        </w:rPr>
        <w:t>B</w:t>
      </w:r>
      <w:r>
        <w:t>esides the physical environment</w:t>
      </w:r>
      <w:r w:rsidRPr="003A7BAB">
        <w:t xml:space="preserve">, food availability has been considered the most important driving force for the abundance, diversity, and composition of the deep-sea benthic ecosystem (McClain et al., 2012; Rex et al., 2006). Some proxies have been widely used to determine sedimentation sources. For example, the total organic carbon </w:t>
      </w:r>
      <w:r w:rsidRPr="003A7BAB">
        <w:lastRenderedPageBreak/>
        <w:t xml:space="preserve">(TOC) content in marine sediments is a common proxy for </w:t>
      </w:r>
      <w:del w:id="871" w:author="user" w:date="2022-08-19T19:27:00Z">
        <w:r w:rsidDel="00BC2A2E">
          <w:delText>organic matter (</w:delText>
        </w:r>
      </w:del>
      <w:r w:rsidRPr="003A7BAB">
        <w:t>OM</w:t>
      </w:r>
      <w:del w:id="872" w:author="user" w:date="2022-08-19T19:27:00Z">
        <w:r w:rsidDel="00BC2A2E">
          <w:delText>)</w:delText>
        </w:r>
      </w:del>
      <w:r w:rsidRPr="003A7BAB">
        <w:t xml:space="preserve"> deposition from the water column to the seafloor. Meanwhile, because the </w:t>
      </w:r>
      <w:r>
        <w:t>nitrogen</w:t>
      </w:r>
      <w:r w:rsidRPr="003A7BAB">
        <w:t xml:space="preserve"> consum</w:t>
      </w:r>
      <w:r>
        <w:t>ption</w:t>
      </w:r>
      <w:r w:rsidRPr="003A7BAB">
        <w:t xml:space="preserve"> rate is h</w:t>
      </w:r>
      <w:r w:rsidR="00FC3581">
        <w:t>igher than carbon (Danovaro, 20</w:t>
      </w:r>
      <w:r w:rsidRPr="003A7BAB">
        <w:t>0</w:t>
      </w:r>
      <w:r w:rsidR="00FC3581">
        <w:t>9</w:t>
      </w:r>
      <w:r w:rsidRPr="003A7BAB">
        <w:t>; Meyers, 1994), the TOC to nitrogen (C/N) ratio can estimat</w:t>
      </w:r>
      <w:r>
        <w:t>e</w:t>
      </w:r>
      <w:r w:rsidRPr="003A7BAB">
        <w:t xml:space="preserve"> the aging and sources of OM. Generally, the benthic population densities decline with depth because of the </w:t>
      </w:r>
      <w:del w:id="873" w:author="Yushih Lin" w:date="2022-07-27T20:47:00Z">
        <w:r w:rsidRPr="003A7BAB">
          <w:delText>declinature of</w:delText>
        </w:r>
      </w:del>
      <w:ins w:id="874" w:author="Yushih Lin" w:date="2022-07-27T20:47:00Z">
        <w:r w:rsidR="00A402C6">
          <w:t>attenuated</w:t>
        </w:r>
      </w:ins>
      <w:r w:rsidRPr="003A7BAB">
        <w:t xml:space="preserve"> sinking </w:t>
      </w:r>
      <w:r>
        <w:t>particulate organic matter (</w:t>
      </w:r>
      <w:r w:rsidRPr="003A7BAB">
        <w:t>POM</w:t>
      </w:r>
      <w:r>
        <w:rPr>
          <w:rFonts w:hint="eastAsia"/>
        </w:rPr>
        <w:t>)</w:t>
      </w:r>
      <w:r w:rsidRPr="003A7BAB">
        <w:t xml:space="preserve"> flux (McClain and Rex, 2015; Wei et al., 2010), while higher population densities are expected in the submarine canyon head </w:t>
      </w:r>
      <w:r>
        <w:t xml:space="preserve">and near the shelf break </w:t>
      </w:r>
      <w:r w:rsidRPr="003A7BAB">
        <w:t xml:space="preserve">due to the </w:t>
      </w:r>
      <w:r>
        <w:t xml:space="preserve">higher </w:t>
      </w:r>
      <w:r w:rsidRPr="003A7BAB">
        <w:t>concentration of OM. Liao et al. (2017) compared the TOC contents and C/N ratios</w:t>
      </w:r>
      <w:r>
        <w:t xml:space="preserve"> between the surface sediment from GPSC and GC.</w:t>
      </w:r>
      <w:r w:rsidRPr="003A7BAB">
        <w:t xml:space="preserve"> </w:t>
      </w:r>
      <w:r>
        <w:t>H</w:t>
      </w:r>
      <w:r w:rsidRPr="003A7BAB">
        <w:t xml:space="preserve">owever, </w:t>
      </w:r>
      <w:r>
        <w:t xml:space="preserve">they found that </w:t>
      </w:r>
      <w:r w:rsidRPr="003A7BAB">
        <w:t xml:space="preserve">the TOC was negatively related to the </w:t>
      </w:r>
      <w:r>
        <w:t>bottom</w:t>
      </w:r>
      <w:r w:rsidRPr="003A7BAB">
        <w:t xml:space="preserve"> current </w:t>
      </w:r>
      <w:r>
        <w:t>velocity</w:t>
      </w:r>
      <w:r w:rsidRPr="003A7BAB">
        <w:t xml:space="preserve">, resulting in a lower </w:t>
      </w:r>
      <w:ins w:id="875" w:author="Chih-Lin Wei" w:date="2022-07-30T20:14:00Z">
        <w:r w:rsidR="00EB4CAF">
          <w:t xml:space="preserve">TOC, </w:t>
        </w:r>
      </w:ins>
      <w:r w:rsidRPr="003A7BAB">
        <w:t>faunal abundance</w:t>
      </w:r>
      <w:ins w:id="876" w:author="Chih-Lin Wei" w:date="2022-07-30T20:14:00Z">
        <w:r w:rsidR="00EB4CAF">
          <w:t>,</w:t>
        </w:r>
      </w:ins>
      <w:r w:rsidRPr="003A7BAB">
        <w:t xml:space="preserve"> and diversity </w:t>
      </w:r>
      <w:r>
        <w:t>near</w:t>
      </w:r>
      <w:r w:rsidRPr="003A7BAB">
        <w:t xml:space="preserve"> the canyon head</w:t>
      </w:r>
      <w:r>
        <w:t xml:space="preserve"> due to stronger bed flows</w:t>
      </w:r>
      <w:r w:rsidRPr="003A7BAB">
        <w:t xml:space="preserve">. </w:t>
      </w:r>
      <w:r>
        <w:t>In comparison,</w:t>
      </w:r>
      <w:r w:rsidRPr="003A7BAB">
        <w:t xml:space="preserve"> the TOC increased toward the GS </w:t>
      </w:r>
      <w:r>
        <w:t>and</w:t>
      </w:r>
      <w:r w:rsidRPr="003A7BAB">
        <w:t xml:space="preserve"> result</w:t>
      </w:r>
      <w:r>
        <w:t>ed</w:t>
      </w:r>
      <w:r w:rsidRPr="003A7BAB">
        <w:t xml:space="preserve"> </w:t>
      </w:r>
      <w:r>
        <w:t>in</w:t>
      </w:r>
      <w:r w:rsidRPr="003A7BAB">
        <w:t xml:space="preserve"> higher benthos population density, indicating significant influences of food supplies on benthic community structure. </w:t>
      </w:r>
    </w:p>
    <w:p w14:paraId="303189FB" w14:textId="3BDE7C20" w:rsidR="004B5F27" w:rsidRPr="00554519" w:rsidRDefault="004B5F27" w:rsidP="004B5F27">
      <w:pPr>
        <w:ind w:firstLine="480"/>
        <w:rPr>
          <w:rFonts w:eastAsiaTheme="minorEastAsia"/>
        </w:rPr>
      </w:pPr>
      <w:r w:rsidRPr="003A7BAB">
        <w:t>The benthic macrofaunal and meiofaunal community structure</w:t>
      </w:r>
      <w:r>
        <w:t>s</w:t>
      </w:r>
      <w:r w:rsidRPr="003A7BAB">
        <w:t xml:space="preserve"> in the GPSC and GS were studied </w:t>
      </w:r>
      <w:r>
        <w:t>by</w:t>
      </w:r>
      <w:r w:rsidRPr="003A7BAB">
        <w:t xml:space="preserve"> Liao et al. (2017</w:t>
      </w:r>
      <w:r>
        <w:t xml:space="preserve">, </w:t>
      </w:r>
      <w:r w:rsidRPr="003A7BAB">
        <w:t xml:space="preserve">2020). Unlike </w:t>
      </w:r>
      <w:r>
        <w:t>the typical</w:t>
      </w:r>
      <w:r w:rsidRPr="003A7BAB">
        <w:t xml:space="preserve"> high</w:t>
      </w:r>
      <w:r>
        <w:t>-</w:t>
      </w:r>
      <w:r w:rsidRPr="003A7BAB">
        <w:t xml:space="preserve">productivity submarine canyons, the upper GPSC was severely impacted by physical disturbance triggered by internal tides and gravity flows. </w:t>
      </w:r>
      <w:r>
        <w:t>T</w:t>
      </w:r>
      <w:r w:rsidRPr="003A7BAB">
        <w:t>he biological response</w:t>
      </w:r>
      <w:r>
        <w:t>s,</w:t>
      </w:r>
      <w:r w:rsidRPr="003A7BAB">
        <w:t xml:space="preserve"> such as reduction </w:t>
      </w:r>
      <w:r w:rsidRPr="003A7BAB">
        <w:lastRenderedPageBreak/>
        <w:t xml:space="preserve">and loss in species richness or total abundance, alteration of taxonomic composition, and the </w:t>
      </w:r>
      <w:r>
        <w:t xml:space="preserve">dominance of </w:t>
      </w:r>
      <w:r w:rsidRPr="003A7BAB">
        <w:t>deep</w:t>
      </w:r>
      <w:r>
        <w:t>-</w:t>
      </w:r>
      <w:r w:rsidRPr="003A7BAB">
        <w:t xml:space="preserve">dwelling burrowing infauna, showed </w:t>
      </w:r>
      <w:r>
        <w:t xml:space="preserve">that </w:t>
      </w:r>
      <w:r w:rsidRPr="003A7BAB">
        <w:t xml:space="preserve">the </w:t>
      </w:r>
      <w:r>
        <w:t xml:space="preserve">benthic </w:t>
      </w:r>
      <w:r w:rsidRPr="003A7BAB">
        <w:t xml:space="preserve">communities </w:t>
      </w:r>
      <w:r>
        <w:t>underwent</w:t>
      </w:r>
      <w:r w:rsidRPr="003A7BAB">
        <w:t xml:space="preserve"> intense </w:t>
      </w:r>
      <w:r>
        <w:t xml:space="preserve">physical </w:t>
      </w:r>
      <w:r w:rsidRPr="003A7BAB">
        <w:t>disturbance</w:t>
      </w:r>
      <w:r>
        <w:t>s in the GPSC</w:t>
      </w:r>
      <w:r w:rsidRPr="003A7BAB">
        <w:t xml:space="preserve"> (Liao et al., 2017). Moreover, distinct nematode assemblages were identified </w:t>
      </w:r>
      <w:r>
        <w:t>between</w:t>
      </w:r>
      <w:r w:rsidRPr="003A7BAB">
        <w:t xml:space="preserve"> the GPSC and GS (Liao et al., 2020). The</w:t>
      </w:r>
      <w:r>
        <w:t>y also found that the</w:t>
      </w:r>
      <w:r w:rsidRPr="003A7BAB">
        <w:t xml:space="preserve"> nematodes species, functional and trophic diversity</w:t>
      </w:r>
      <w:r>
        <w:t>,</w:t>
      </w:r>
      <w:r w:rsidRPr="003A7BAB">
        <w:t xml:space="preserve"> </w:t>
      </w:r>
      <w:r>
        <w:t xml:space="preserve">and community maturity </w:t>
      </w:r>
      <w:r w:rsidRPr="003A7BAB">
        <w:t>were severely depressed in the GPSC</w:t>
      </w:r>
      <w:r>
        <w:t xml:space="preserve">. </w:t>
      </w:r>
      <w:r w:rsidRPr="003A7BAB">
        <w:t>The</w:t>
      </w:r>
      <w:r>
        <w:t>se</w:t>
      </w:r>
      <w:r w:rsidRPr="003A7BAB">
        <w:t xml:space="preserve"> physical extremes, such as strong near-bottom currents and </w:t>
      </w:r>
      <w:del w:id="877" w:author="Yushih Lin" w:date="2022-07-27T20:56:00Z">
        <w:r w:rsidRPr="003A7BAB">
          <w:delText>low</w:delText>
        </w:r>
      </w:del>
      <w:del w:id="878" w:author="Yushih Lin" w:date="2022-07-27T20:49:00Z">
        <w:r w:rsidRPr="003A7BAB">
          <w:delText>er</w:delText>
        </w:r>
      </w:del>
      <w:del w:id="879" w:author="Yushih Lin" w:date="2022-07-27T20:56:00Z">
        <w:r w:rsidRPr="003A7BAB">
          <w:delText xml:space="preserve"> TOC</w:delText>
        </w:r>
        <w:r>
          <w:delText xml:space="preserve"> due to</w:delText>
        </w:r>
      </w:del>
      <w:ins w:id="880" w:author="Yushih Lin" w:date="2022-07-27T20:56:00Z">
        <w:r w:rsidR="008B7658">
          <w:t>to the associated</w:t>
        </w:r>
      </w:ins>
      <w:r>
        <w:t xml:space="preserve"> sediment </w:t>
      </w:r>
      <w:del w:id="881" w:author="Yushih Lin" w:date="2022-07-27T20:56:00Z">
        <w:r>
          <w:delText>erosion</w:delText>
        </w:r>
      </w:del>
      <w:ins w:id="882" w:author="Yushih Lin" w:date="2022-07-27T20:56:00Z">
        <w:r w:rsidR="008B7658">
          <w:t>sorting</w:t>
        </w:r>
      </w:ins>
      <w:r>
        <w:t xml:space="preserve">, likely </w:t>
      </w:r>
      <w:del w:id="883" w:author="Yushih Lin" w:date="2022-07-27T20:55:00Z">
        <w:r w:rsidRPr="003A7BAB">
          <w:delText xml:space="preserve">overwhelmed </w:delText>
        </w:r>
      </w:del>
      <w:ins w:id="884" w:author="Yushih Lin" w:date="2022-07-27T20:55:00Z">
        <w:r w:rsidR="008B7658">
          <w:t>outweigh</w:t>
        </w:r>
        <w:r w:rsidR="008B7658" w:rsidRPr="003A7BAB">
          <w:t xml:space="preserve"> </w:t>
        </w:r>
      </w:ins>
      <w:r w:rsidRPr="003A7BAB">
        <w:t>the</w:t>
      </w:r>
      <w:ins w:id="885" w:author="user" w:date="2022-08-16T15:28:00Z">
        <w:r w:rsidRPr="003A7BAB">
          <w:t xml:space="preserve"> </w:t>
        </w:r>
      </w:ins>
      <w:ins w:id="886" w:author="Yushih Lin" w:date="2022-07-27T20:55:00Z">
        <w:r w:rsidR="008B7658">
          <w:t>geofocusing</w:t>
        </w:r>
        <w:r w:rsidRPr="003A7BAB">
          <w:t xml:space="preserve"> </w:t>
        </w:r>
      </w:ins>
      <w:r>
        <w:t>effect</w:t>
      </w:r>
      <w:r w:rsidRPr="003A7BAB">
        <w:t xml:space="preserve"> of </w:t>
      </w:r>
      <w:r>
        <w:t xml:space="preserve">OM </w:t>
      </w:r>
      <w:del w:id="887" w:author="Yushih Lin" w:date="2022-07-27T20:55:00Z">
        <w:r>
          <w:delText>accumulation and possibly the high</w:delText>
        </w:r>
        <w:r w:rsidRPr="003A7BAB">
          <w:delText xml:space="preserve"> food </w:delText>
        </w:r>
      </w:del>
      <w:r>
        <w:t>delivery</w:t>
      </w:r>
      <w:r w:rsidRPr="003A7BAB">
        <w:t xml:space="preserve"> in the </w:t>
      </w:r>
      <w:r>
        <w:t>active submarine canyons like GPSC</w:t>
      </w:r>
      <w:r w:rsidRPr="003A7BAB">
        <w:t xml:space="preserve">. </w:t>
      </w:r>
      <w:r>
        <w:t>Liao et al. (2020) also attributed t</w:t>
      </w:r>
      <w:r w:rsidRPr="003A7BAB">
        <w:t>he distinct nematode</w:t>
      </w:r>
      <w:r>
        <w:t xml:space="preserve"> assemblages in the GPSC</w:t>
      </w:r>
      <w:r w:rsidRPr="003A7BAB">
        <w:t xml:space="preserve"> to the species </w:t>
      </w:r>
      <w:r>
        <w:t>filtering</w:t>
      </w:r>
      <w:r w:rsidRPr="003A7BAB">
        <w:t xml:space="preserve"> </w:t>
      </w:r>
      <w:r>
        <w:t>by</w:t>
      </w:r>
      <w:r w:rsidRPr="003A7BAB">
        <w:t xml:space="preserve"> </w:t>
      </w:r>
      <w:r>
        <w:t xml:space="preserve">the </w:t>
      </w:r>
      <w:r w:rsidRPr="003A7BAB">
        <w:t xml:space="preserve">environmental </w:t>
      </w:r>
      <w:r>
        <w:t>stresses in the canyon</w:t>
      </w:r>
      <w:r w:rsidRPr="003A7BAB">
        <w:t xml:space="preserve">. </w:t>
      </w:r>
      <w:r>
        <w:t>As a result</w:t>
      </w:r>
      <w:r w:rsidRPr="003A7BAB">
        <w:t xml:space="preserve">, </w:t>
      </w:r>
      <w:r>
        <w:t xml:space="preserve">the </w:t>
      </w:r>
      <w:r w:rsidRPr="003A7BAB">
        <w:t xml:space="preserve">nematode assemblages </w:t>
      </w:r>
      <w:r>
        <w:t xml:space="preserve">in the GPSC </w:t>
      </w:r>
      <w:r w:rsidRPr="003A7BAB">
        <w:t>were dominated by r-strategist</w:t>
      </w:r>
      <w:r>
        <w:t xml:space="preserve"> and</w:t>
      </w:r>
      <w:r w:rsidRPr="003A7BAB">
        <w:t xml:space="preserve"> non-selective deposit feeders with clavate tails</w:t>
      </w:r>
      <w:r>
        <w:t>. In contrast,</w:t>
      </w:r>
      <w:r w:rsidRPr="003A7BAB">
        <w:t xml:space="preserve"> the species with longer lifespans, diverse feeding strategies, and tail shapes </w:t>
      </w:r>
      <w:ins w:id="888" w:author="user" w:date="2022-08-16T15:44:00Z">
        <w:r w:rsidR="00655969">
          <w:t xml:space="preserve">were found </w:t>
        </w:r>
      </w:ins>
      <w:ins w:id="889" w:author="user" w:date="2022-08-16T15:45:00Z">
        <w:r w:rsidR="00655969">
          <w:t xml:space="preserve">in </w:t>
        </w:r>
      </w:ins>
      <w:commentRangeStart w:id="890"/>
      <w:del w:id="891" w:author="user" w:date="2022-08-16T15:44:00Z">
        <w:r w:rsidRPr="003A7BAB" w:rsidDel="00655969">
          <w:delText>co</w:delText>
        </w:r>
      </w:del>
      <w:del w:id="892" w:author="user" w:date="2022-08-16T15:45:00Z">
        <w:r w:rsidRPr="003A7BAB" w:rsidDel="00655969">
          <w:delText>existed</w:delText>
        </w:r>
        <w:commentRangeEnd w:id="890"/>
        <w:r w:rsidR="004C4D58" w:rsidDel="00655969">
          <w:rPr>
            <w:rStyle w:val="ac"/>
          </w:rPr>
          <w:commentReference w:id="890"/>
        </w:r>
        <w:r w:rsidRPr="003A7BAB" w:rsidDel="00655969">
          <w:delText xml:space="preserve"> on </w:delText>
        </w:r>
      </w:del>
      <w:r w:rsidRPr="003A7BAB">
        <w:t xml:space="preserve">the </w:t>
      </w:r>
      <w:r>
        <w:t>GS</w:t>
      </w:r>
      <w:r w:rsidRPr="003A7BAB">
        <w:t xml:space="preserve">. Though environmental filtering was </w:t>
      </w:r>
      <w:r>
        <w:t>the primary</w:t>
      </w:r>
      <w:r w:rsidRPr="003A7BAB">
        <w:t xml:space="preserve"> mechanism</w:t>
      </w:r>
      <w:r>
        <w:t xml:space="preserve"> structuring the benthic community between the GPSC and GS</w:t>
      </w:r>
      <w:r w:rsidRPr="003A7BAB">
        <w:t>, the nes</w:t>
      </w:r>
      <w:r>
        <w:t>tedness patterns (Baselga, 2010;</w:t>
      </w:r>
      <w:r w:rsidRPr="003A7BAB">
        <w:t xml:space="preserve"> 2012)</w:t>
      </w:r>
      <w:r>
        <w:t xml:space="preserve"> were also evident,</w:t>
      </w:r>
      <w:r w:rsidRPr="003A7BAB">
        <w:t xml:space="preserve"> indicat</w:t>
      </w:r>
      <w:r>
        <w:t>ing</w:t>
      </w:r>
      <w:r w:rsidRPr="003A7BAB">
        <w:t xml:space="preserve"> that species immigration and local extinction m</w:t>
      </w:r>
      <w:r>
        <w:t>ight</w:t>
      </w:r>
      <w:r w:rsidRPr="003A7BAB">
        <w:t xml:space="preserve"> also occupy crucial roles in shaping the species composition in the canyon.</w:t>
      </w:r>
    </w:p>
    <w:p w14:paraId="10827928" w14:textId="77777777" w:rsidR="004B5F27" w:rsidRPr="00DE071F" w:rsidRDefault="004B5F27" w:rsidP="00DE071F">
      <w:pPr>
        <w:pStyle w:val="11"/>
      </w:pPr>
      <w:bookmarkStart w:id="893" w:name="_Toc111656016"/>
      <w:r w:rsidRPr="00DE071F">
        <w:t>Carbon flows</w:t>
      </w:r>
      <w:r w:rsidRPr="00DE071F">
        <w:rPr>
          <w:rFonts w:hint="eastAsia"/>
        </w:rPr>
        <w:t xml:space="preserve"> a</w:t>
      </w:r>
      <w:r w:rsidRPr="00DE071F">
        <w:t>nd food webs in the deep</w:t>
      </w:r>
      <w:r w:rsidRPr="00DE071F">
        <w:rPr>
          <w:rFonts w:hint="eastAsia"/>
        </w:rPr>
        <w:t>-</w:t>
      </w:r>
      <w:r w:rsidRPr="00DE071F">
        <w:t>sea environment</w:t>
      </w:r>
      <w:bookmarkEnd w:id="893"/>
      <w:r w:rsidRPr="00DE071F">
        <w:t xml:space="preserve"> </w:t>
      </w:r>
    </w:p>
    <w:p w14:paraId="786EAB33" w14:textId="18C8254F" w:rsidR="004B5F27" w:rsidRDefault="004B5F27" w:rsidP="004B5F27">
      <w:pPr>
        <w:ind w:firstLine="480"/>
      </w:pPr>
      <w:r w:rsidRPr="00E33C1F">
        <w:lastRenderedPageBreak/>
        <w:t xml:space="preserve">Despite the unique geology and community structure </w:t>
      </w:r>
      <w:r>
        <w:t>between</w:t>
      </w:r>
      <w:r w:rsidRPr="00E33C1F">
        <w:t xml:space="preserve"> the GPSC and GS, </w:t>
      </w:r>
      <w:r>
        <w:t xml:space="preserve">their effects on </w:t>
      </w:r>
      <w:r w:rsidRPr="00E33C1F">
        <w:t xml:space="preserve">the </w:t>
      </w:r>
      <w:r>
        <w:t xml:space="preserve">sediment </w:t>
      </w:r>
      <w:r w:rsidRPr="00E33C1F">
        <w:t xml:space="preserve">biogeochemical cycles </w:t>
      </w:r>
      <w:r>
        <w:t>and</w:t>
      </w:r>
      <w:r w:rsidRPr="00E33C1F">
        <w:t xml:space="preserve"> ecosystem functioning</w:t>
      </w:r>
      <w:r>
        <w:t xml:space="preserve"> </w:t>
      </w:r>
      <w:r w:rsidRPr="00E33C1F">
        <w:t xml:space="preserve">remain unknown. </w:t>
      </w:r>
      <w:r>
        <w:t>The b</w:t>
      </w:r>
      <w:r w:rsidRPr="00E33C1F">
        <w:t>iogeochemical cycles in aquatic sediments depend on coupled reaction</w:t>
      </w:r>
      <w:r>
        <w:t>s</w:t>
      </w:r>
      <w:r w:rsidRPr="00E33C1F">
        <w:t xml:space="preserve"> and transport processes, including diffusion, advection, and biologically induced transport (Meile et al., 2001). For example, macrobenthos burrowing (i.e.</w:t>
      </w:r>
      <w:r>
        <w:t>,</w:t>
      </w:r>
      <w:r w:rsidRPr="00E33C1F">
        <w:t xml:space="preserve"> </w:t>
      </w:r>
      <w:r>
        <w:t xml:space="preserve">bioturbation and </w:t>
      </w:r>
      <w:r w:rsidRPr="00E33C1F">
        <w:t>bioirrigation</w:t>
      </w:r>
      <w:r>
        <w:t xml:space="preserve"> activities</w:t>
      </w:r>
      <w:r w:rsidRPr="00E33C1F">
        <w:t>)</w:t>
      </w:r>
      <w:r>
        <w:t xml:space="preserve"> </w:t>
      </w:r>
      <w:r w:rsidRPr="00E33C1F">
        <w:t>enhance</w:t>
      </w:r>
      <w:r>
        <w:t>s</w:t>
      </w:r>
      <w:r w:rsidRPr="00E33C1F">
        <w:t xml:space="preserve"> solute transport </w:t>
      </w:r>
      <w:r>
        <w:t>between</w:t>
      </w:r>
      <w:r w:rsidRPr="00E33C1F">
        <w:t xml:space="preserve"> the sediment</w:t>
      </w:r>
      <w:r>
        <w:t xml:space="preserve"> and </w:t>
      </w:r>
      <w:r w:rsidRPr="00E33C1F">
        <w:t xml:space="preserve">water interface. In </w:t>
      </w:r>
      <w:r>
        <w:t xml:space="preserve">the </w:t>
      </w:r>
      <w:r w:rsidRPr="00E33C1F">
        <w:t xml:space="preserve">sediment with high macrofauna densities (e.g., Hammond and Fuller 1979; Archer and Devol 1992), </w:t>
      </w:r>
      <w:r>
        <w:rPr>
          <w:rFonts w:hint="eastAsia"/>
        </w:rPr>
        <w:t>t</w:t>
      </w:r>
      <w:r>
        <w:t xml:space="preserve">he fluxes </w:t>
      </w:r>
      <w:r w:rsidRPr="00E33C1F">
        <w:t>across the sediment-water interface</w:t>
      </w:r>
      <w:r>
        <w:t xml:space="preserve"> are mainly attributed to bioirrigation instead of </w:t>
      </w:r>
      <w:r w:rsidRPr="00E33C1F">
        <w:t>diffusion.</w:t>
      </w:r>
      <w:r>
        <w:t xml:space="preserve"> </w:t>
      </w:r>
      <w:r w:rsidRPr="00E33C1F">
        <w:t>On the other hand, ecosystem functioning is defined as the flow of matter and energy transfer within or between different trophic levels or ecosystems (Danovaro et al., 2008; Loreau, 2008). For instance, burrowing infauna and epifauna may affect microbial carbon remineralization, sediment oxygen penetration, carbon storage, and nutrient regenerations through reworking sediment and bioirrigation (Lohrer et al., 2004). In addition, the feeding, growth, predation, and mortality of the benthos directly affect the productivity, nutrient cycling, organic matter decomposition, and carbon sequestration on the seafloor (S</w:t>
      </w:r>
      <w:r>
        <w:t>nelgrove et al., 2014).</w:t>
      </w:r>
    </w:p>
    <w:p w14:paraId="48AAC228" w14:textId="5BA8E26B" w:rsidR="004B5F27" w:rsidRDefault="004B5F27" w:rsidP="004B5F27">
      <w:pPr>
        <w:ind w:firstLine="480"/>
      </w:pPr>
      <w:r w:rsidRPr="00E33C1F">
        <w:t xml:space="preserve">The estimate of annual sediment </w:t>
      </w:r>
      <w:r>
        <w:t>ex</w:t>
      </w:r>
      <w:r w:rsidRPr="00E33C1F">
        <w:t xml:space="preserve">porting from the Gaoping Rivers into the GPSC </w:t>
      </w:r>
      <w:r w:rsidRPr="00E33C1F">
        <w:lastRenderedPageBreak/>
        <w:t>range</w:t>
      </w:r>
      <w:r>
        <w:t>s</w:t>
      </w:r>
      <w:r w:rsidRPr="00E33C1F">
        <w:t xml:space="preserve"> from 45.6 to 110 MT (Hsu et al., 2014). This quantity is about 30-80% of the sediment transport</w:t>
      </w:r>
      <w:r>
        <w:t>ed</w:t>
      </w:r>
      <w:r w:rsidRPr="00E33C1F">
        <w:t xml:space="preserve"> </w:t>
      </w:r>
      <w:del w:id="894" w:author="user" w:date="2022-08-16T15:28:00Z">
        <w:r>
          <w:delText>b</w:delText>
        </w:r>
      </w:del>
      <w:ins w:id="895" w:author="user" w:date="2022-08-16T15:28:00Z">
        <w:r>
          <w:t>b</w:t>
        </w:r>
      </w:ins>
      <w:ins w:id="896" w:author="Chih-Lin Wei" w:date="2022-07-30T20:28:00Z">
        <w:r w:rsidR="00A3273C">
          <w:t>y</w:t>
        </w:r>
      </w:ins>
      <w:r w:rsidRPr="00E33C1F">
        <w:t xml:space="preserve"> the Mississippi River (~145 MT</w:t>
      </w:r>
      <w:ins w:id="897" w:author="user" w:date="2022-08-19T19:33:00Z">
        <w:r w:rsidR="000F346C">
          <w:t>/</w:t>
        </w:r>
      </w:ins>
      <w:r w:rsidRPr="00E33C1F">
        <w:t xml:space="preserve"> yr</w:t>
      </w:r>
      <w:del w:id="898" w:author="user" w:date="2022-08-19T19:33:00Z">
        <w:r w:rsidRPr="00BD1AAB" w:rsidDel="000F346C">
          <w:rPr>
            <w:vertAlign w:val="superscript"/>
          </w:rPr>
          <w:delText>-1</w:delText>
        </w:r>
      </w:del>
      <w:r w:rsidRPr="00E33C1F">
        <w:t xml:space="preserve">, Meade and Moody, 2010). However, the </w:t>
      </w:r>
      <w:r>
        <w:t>sediment</w:t>
      </w:r>
      <w:r w:rsidRPr="00E33C1F">
        <w:t xml:space="preserve"> accumulation </w:t>
      </w:r>
      <w:r>
        <w:t>rates</w:t>
      </w:r>
      <w:r w:rsidRPr="00E33C1F">
        <w:t xml:space="preserve"> were 2-12 MT</w:t>
      </w:r>
      <w:ins w:id="899" w:author="user" w:date="2022-08-19T19:34:00Z">
        <w:r w:rsidR="000F346C">
          <w:t>/</w:t>
        </w:r>
      </w:ins>
      <w:r w:rsidRPr="00E33C1F">
        <w:t xml:space="preserve"> yr</w:t>
      </w:r>
      <w:del w:id="900" w:author="user" w:date="2022-08-19T19:34:00Z">
        <w:r w:rsidRPr="00BD1AAB" w:rsidDel="000F346C">
          <w:rPr>
            <w:vertAlign w:val="superscript"/>
          </w:rPr>
          <w:delText>-1</w:delText>
        </w:r>
      </w:del>
      <w:r w:rsidRPr="00E33C1F">
        <w:t xml:space="preserve"> in the Gaoping shelf and slope area (Hsu et al., 2014; Huh et al., 2009), which is approximately 4 to 55 times less than the transporting mass flux. Thus, most of the sediment, </w:t>
      </w:r>
      <w:r>
        <w:t>primari</w:t>
      </w:r>
      <w:r w:rsidRPr="00E33C1F">
        <w:t>ly the organic carbon (OC)</w:t>
      </w:r>
      <w:del w:id="901" w:author="Yushih Lin" w:date="2022-07-27T21:03:00Z">
        <w:r w:rsidRPr="00E33C1F">
          <w:delText xml:space="preserve"> content</w:delText>
        </w:r>
      </w:del>
      <w:r w:rsidRPr="00E33C1F">
        <w:t xml:space="preserve">, is likely exported down through the GPSC and buried in the deep SCS (Hsu et al., 2014; Kao et al., 2014; Liu et al., 2016, 2013). However, this view completely ignores the role of benthos, which likely </w:t>
      </w:r>
      <w:del w:id="902" w:author="Yushih Lin" w:date="2022-07-27T21:03:00Z">
        <w:r w:rsidRPr="00E33C1F">
          <w:delText xml:space="preserve">remineralizes </w:delText>
        </w:r>
      </w:del>
      <w:ins w:id="903" w:author="Yushih Lin" w:date="2022-07-27T21:03:00Z">
        <w:r w:rsidR="00E62EB7">
          <w:t>oxidizes</w:t>
        </w:r>
        <w:r w:rsidR="00E62EB7" w:rsidRPr="00E33C1F">
          <w:t xml:space="preserve"> </w:t>
        </w:r>
      </w:ins>
      <w:r w:rsidRPr="00E33C1F">
        <w:t>the OC through their feeding, respiration, burrowing, and predation activities</w:t>
      </w:r>
      <w:r>
        <w:t>. It</w:t>
      </w:r>
      <w:r w:rsidRPr="00E33C1F">
        <w:t xml:space="preserve"> may lead to an erroneous estimate of OC cycling on the </w:t>
      </w:r>
      <w:r>
        <w:t>seafloor (Snelgrove et al., 201</w:t>
      </w:r>
      <w:r>
        <w:rPr>
          <w:rFonts w:hint="eastAsia"/>
        </w:rPr>
        <w:t>8</w:t>
      </w:r>
      <w:r w:rsidRPr="00E33C1F">
        <w:t>).</w:t>
      </w:r>
    </w:p>
    <w:p w14:paraId="59E75178" w14:textId="77777777" w:rsidR="004B5F27" w:rsidRDefault="004B5F27" w:rsidP="004B5F27">
      <w:pPr>
        <w:ind w:firstLine="480"/>
      </w:pPr>
      <w:r w:rsidRPr="00161382">
        <w:t xml:space="preserve">Previous studies suggested </w:t>
      </w:r>
      <w:r>
        <w:t xml:space="preserve">that the </w:t>
      </w:r>
      <w:r w:rsidRPr="00161382">
        <w:t>active canyon</w:t>
      </w:r>
      <w:r w:rsidRPr="00161382" w:rsidDel="005A41F1">
        <w:t xml:space="preserve"> </w:t>
      </w:r>
      <w:r>
        <w:t>may transport a higher</w:t>
      </w:r>
      <w:r w:rsidRPr="00161382">
        <w:t xml:space="preserve"> </w:t>
      </w:r>
      <w:r>
        <w:t xml:space="preserve">quantity and </w:t>
      </w:r>
      <w:r w:rsidRPr="00161382">
        <w:t xml:space="preserve">quality of sedimentary OC </w:t>
      </w:r>
      <w:r>
        <w:t>than</w:t>
      </w:r>
      <w:r w:rsidRPr="00161382">
        <w:t xml:space="preserve"> the slop</w:t>
      </w:r>
      <w:r>
        <w:t>ping environment</w:t>
      </w:r>
      <w:r w:rsidRPr="00161382">
        <w:t xml:space="preserve"> at </w:t>
      </w:r>
      <w:r>
        <w:t xml:space="preserve">a </w:t>
      </w:r>
      <w:r w:rsidRPr="00161382">
        <w:t>similar depth (Garcia et al., 2007; Pusceddu et al., 2010; Vetter and Dayton, 1999). The</w:t>
      </w:r>
      <w:del w:id="904" w:author="Yushih Lin" w:date="2022-07-27T21:04:00Z">
        <w:r w:rsidRPr="00161382">
          <w:delText>se</w:delText>
        </w:r>
      </w:del>
      <w:r w:rsidRPr="00161382">
        <w:t xml:space="preserve"> high quantit</w:t>
      </w:r>
      <w:r>
        <w:t>y</w:t>
      </w:r>
      <w:r w:rsidRPr="00161382">
        <w:t xml:space="preserve"> and quality OM in submarine canyons</w:t>
      </w:r>
      <w:r>
        <w:t xml:space="preserve"> are known to</w:t>
      </w:r>
      <w:r w:rsidRPr="00161382">
        <w:t xml:space="preserve"> enhance the carbon oxidation rates (Epping et al., 2002; Rabouille et al., 2009), benthic standing stocks of nematodes (Ingels et al., 2009), and holothurians deposit-feeding (Amaro et al., 2009; De Leo et al., 2010; Vetter and Dayton, 1999), indicating </w:t>
      </w:r>
      <w:del w:id="905" w:author="Yushih Lin" w:date="2022-07-27T21:05:00Z">
        <w:r w:rsidRPr="00161382">
          <w:delText>the extensive</w:delText>
        </w:r>
      </w:del>
      <w:ins w:id="906" w:author="Yushih Lin" w:date="2022-07-27T21:05:00Z">
        <w:r w:rsidR="00E62EB7">
          <w:t>intensified</w:t>
        </w:r>
      </w:ins>
      <w:r w:rsidRPr="00161382">
        <w:t xml:space="preserve"> carbon cycling in the benthic food web. Though we </w:t>
      </w:r>
      <w:r>
        <w:t>know</w:t>
      </w:r>
      <w:r w:rsidRPr="00161382">
        <w:t xml:space="preserve"> </w:t>
      </w:r>
      <w:r>
        <w:t>that the</w:t>
      </w:r>
      <w:r w:rsidRPr="00161382">
        <w:t xml:space="preserve"> unfavorable physical disturbance</w:t>
      </w:r>
      <w:r>
        <w:t xml:space="preserve"> in the GPSC may </w:t>
      </w:r>
      <w:r>
        <w:lastRenderedPageBreak/>
        <w:t xml:space="preserve">severely impact </w:t>
      </w:r>
      <w:r w:rsidRPr="00161382">
        <w:t>the benthic communit</w:t>
      </w:r>
      <w:r>
        <w:t>ies</w:t>
      </w:r>
      <w:r w:rsidRPr="00161382">
        <w:t xml:space="preserve">, how the carbon </w:t>
      </w:r>
      <w:r>
        <w:t>cycling</w:t>
      </w:r>
      <w:r w:rsidRPr="00161382">
        <w:t xml:space="preserve"> within the </w:t>
      </w:r>
      <w:r>
        <w:t xml:space="preserve">canyon </w:t>
      </w:r>
      <w:r w:rsidRPr="00161382">
        <w:t xml:space="preserve">food web </w:t>
      </w:r>
      <w:r>
        <w:t>may be</w:t>
      </w:r>
      <w:r w:rsidRPr="00161382">
        <w:t xml:space="preserve"> affected remains unclear.</w:t>
      </w:r>
      <w:r>
        <w:t xml:space="preserve"> In addition, most of the marine </w:t>
      </w:r>
      <w:r>
        <w:rPr>
          <w:rFonts w:hint="eastAsia"/>
        </w:rPr>
        <w:t>b</w:t>
      </w:r>
      <w:r>
        <w:t xml:space="preserve">enthic studies focused on </w:t>
      </w:r>
      <w:del w:id="907" w:author="Yushih Lin" w:date="2022-07-27T21:05:00Z">
        <w:r>
          <w:delText xml:space="preserve">the </w:delText>
        </w:r>
      </w:del>
      <w:r>
        <w:t>individual components of the food web (e.g.,</w:t>
      </w:r>
      <w:r w:rsidRPr="006524AB">
        <w:t xml:space="preserve"> Ramirez‐Llodra</w:t>
      </w:r>
      <w:r>
        <w:t xml:space="preserve"> et al., 2010; </w:t>
      </w:r>
      <w:r w:rsidRPr="00F15E26">
        <w:t>Bianchelli</w:t>
      </w:r>
      <w:r>
        <w:t xml:space="preserve"> et al., 2010</w:t>
      </w:r>
      <w:r>
        <w:rPr>
          <w:rFonts w:hint="eastAsia"/>
        </w:rPr>
        <w:t>)</w:t>
      </w:r>
      <w:r>
        <w:t xml:space="preserve"> and suggested that the entire benthic systems may be benefited from the increased OM flux into the canyons. However, these comparisons were only based on </w:t>
      </w:r>
      <w:r w:rsidRPr="00E33C1F">
        <w:t>single biomass-to-biomass or process-by-process comparisons</w:t>
      </w:r>
      <w:r>
        <w:rPr>
          <w:rFonts w:hint="eastAsia"/>
        </w:rPr>
        <w:t xml:space="preserve">. </w:t>
      </w:r>
      <w:r>
        <w:t>A comprehensive understanding of the benthic ecosystem structure is needed to evaluate the carbon cycle within the food web.</w:t>
      </w:r>
    </w:p>
    <w:p w14:paraId="1A2D59BD" w14:textId="77777777" w:rsidR="004B5F27" w:rsidRPr="00554519" w:rsidRDefault="004B5F27" w:rsidP="004B5F27">
      <w:pPr>
        <w:ind w:firstLine="480"/>
        <w:rPr>
          <w:rFonts w:eastAsiaTheme="minorEastAsia"/>
        </w:rPr>
      </w:pPr>
      <w:r w:rsidRPr="00BD1AAB">
        <w:t xml:space="preserve">The deep-sea benthic ecosystems depend on the slow sinking of detritus derived from primary production in the euphotic zone. Before detritus settle on the seabed, suspension feeders first consume the detritus from the overlying bottom water (Gage and Tyler, 1996). Bacteria (Lochte and Turley, 1988) and deposit feeders (Blair et al., 1996) of all sizes, who respond rapidly to the food supplies with metabolic activities, such as growth and reproduction, consume the remaining detritus deposited on the seafloor (Tyler et al., 1982; Smith et al., 2008). Then, the detritivores are predated by larger animals such as megafauna and fish. The waste products of all consumers again become food for deposit-feeders and bacteria or are released back to the water column as dissolved inorganic carbon (DIC) or nutrients. In brief, the food web comprises the </w:t>
      </w:r>
      <w:r w:rsidRPr="00BD1AAB">
        <w:lastRenderedPageBreak/>
        <w:t xml:space="preserve">abiotic (detritus, DIC, etc.), biotic compartments, and the linkage of flows between one another. Identifying and quantifying energy flows in the food web is essential to understanding their functional interactions. However, direct measurement and experimentation are notoriously </w:t>
      </w:r>
      <w:r>
        <w:t>tricky</w:t>
      </w:r>
      <w:r w:rsidRPr="00BD1AAB">
        <w:t xml:space="preserve">, even for relatively well-studied shallow-water benthic ecosystems (e.g., van Oevelen et al., 2006), not to mention the undersampled deep sea. Nevertheless, a linear inverse model (LIM) has been developed and applied to marine </w:t>
      </w:r>
      <w:ins w:id="908" w:author="user" w:date="2022-08-16T15:28:00Z">
        <w:r w:rsidRPr="00BD1AAB">
          <w:t>food</w:t>
        </w:r>
      </w:ins>
      <w:ins w:id="909" w:author="Yushih Lin" w:date="2022-07-27T21:10:00Z">
        <w:r w:rsidR="00EB1964">
          <w:t xml:space="preserve"> </w:t>
        </w:r>
      </w:ins>
      <w:ins w:id="910" w:author="user" w:date="2022-08-16T15:28:00Z">
        <w:r w:rsidRPr="00BD1AAB">
          <w:t>web</w:t>
        </w:r>
      </w:ins>
      <w:del w:id="911" w:author="user" w:date="2022-08-16T15:28:00Z">
        <w:r w:rsidRPr="00BD1AAB">
          <w:delText>foodweb</w:delText>
        </w:r>
      </w:del>
      <w:r w:rsidRPr="00BD1AAB">
        <w:t xml:space="preserve"> studies to deal with data limitations (Vézina and Platt, 1988). Also, network analysis developed from the information theory has been used to solve information in a complex network (e.g., a food web) and then condense this information into interpretable indices (Fath and Patten, 1999; Ulanowicz, 2004). </w:t>
      </w:r>
    </w:p>
    <w:p w14:paraId="42F439A5" w14:textId="1E7FABD9" w:rsidR="004B5F27" w:rsidRPr="00DE071F" w:rsidRDefault="004B5F27" w:rsidP="00DE071F">
      <w:pPr>
        <w:pStyle w:val="11"/>
      </w:pPr>
      <w:bookmarkStart w:id="912" w:name="_Toc111656017"/>
      <w:r w:rsidRPr="00DE071F">
        <w:t xml:space="preserve">Related </w:t>
      </w:r>
      <w:del w:id="913" w:author="user" w:date="2022-08-20T16:58:00Z">
        <w:r w:rsidRPr="00DE071F" w:rsidDel="001A1AB5">
          <w:delText>foodweb</w:delText>
        </w:r>
      </w:del>
      <w:ins w:id="914" w:author="user" w:date="2022-08-20T16:58:00Z">
        <w:r w:rsidR="001A1AB5" w:rsidRPr="00DE071F">
          <w:t>food web</w:t>
        </w:r>
      </w:ins>
      <w:r w:rsidRPr="00DE071F">
        <w:t xml:space="preserve"> studies in submarine canyons</w:t>
      </w:r>
      <w:bookmarkEnd w:id="912"/>
      <w:r w:rsidRPr="00DE071F">
        <w:t xml:space="preserve"> </w:t>
      </w:r>
    </w:p>
    <w:p w14:paraId="2E54572B" w14:textId="3BF0C596" w:rsidR="004B5F27" w:rsidRDefault="004B5F27" w:rsidP="004B5F27">
      <w:pPr>
        <w:ind w:firstLine="480"/>
      </w:pPr>
      <w:r w:rsidRPr="002D4132">
        <w:t xml:space="preserve">To </w:t>
      </w:r>
      <w:ins w:id="915" w:author="Chih-Lin Wei" w:date="2022-07-30T20:32:00Z">
        <w:r w:rsidR="00A3273C">
          <w:t>my</w:t>
        </w:r>
      </w:ins>
      <w:del w:id="916" w:author="Chih-Lin Wei" w:date="2022-07-30T20:32:00Z">
        <w:r w:rsidDel="00A3273C">
          <w:delText>our</w:delText>
        </w:r>
      </w:del>
      <w:r>
        <w:t xml:space="preserve"> knowledge, only two studies have attempted to construct a comprehensive benthic carbon food web in </w:t>
      </w:r>
      <w:del w:id="917" w:author="Chih-Lin Wei" w:date="2022-07-30T20:32:00Z">
        <w:r w:rsidDel="00A3273C">
          <w:delText xml:space="preserve">the </w:delText>
        </w:r>
      </w:del>
      <w:r>
        <w:t>submarine canyons</w:t>
      </w:r>
      <w:r w:rsidRPr="002D4132">
        <w:t>. The first study was conducted in the northern Gulf of Mexico (Rowe et al., 2008). The carbon food webs were contrasted between the head of the Mississippi Canyon and the adjacent mid-slopes. A single species of amphipod dominated the Mississippi Canyon head, resulting in extremely high macrofauna abundance (&gt; 20,000 individual</w:t>
      </w:r>
      <w:ins w:id="918" w:author="user" w:date="2022-08-19T19:35:00Z">
        <w:r w:rsidR="000F346C">
          <w:t>/</w:t>
        </w:r>
      </w:ins>
      <w:r w:rsidRPr="002D4132">
        <w:t xml:space="preserve"> m</w:t>
      </w:r>
      <w:del w:id="919" w:author="user" w:date="2022-08-19T19:35:00Z">
        <w:r w:rsidRPr="00072186" w:rsidDel="000F346C">
          <w:rPr>
            <w:vertAlign w:val="superscript"/>
          </w:rPr>
          <w:delText>-2</w:delText>
        </w:r>
      </w:del>
      <w:r>
        <w:t xml:space="preserve">) and biomass (&gt; 400 </w:t>
      </w:r>
      <w:r w:rsidRPr="006C40C0">
        <w:t>mg C/ m</w:t>
      </w:r>
      <w:r w:rsidRPr="006C40C0">
        <w:rPr>
          <w:vertAlign w:val="superscript"/>
        </w:rPr>
        <w:t>2</w:t>
      </w:r>
      <w:r>
        <w:t xml:space="preserve">) </w:t>
      </w:r>
      <w:r w:rsidRPr="002D4132">
        <w:t xml:space="preserve">(Wei et al., 2012). Therefore, based on the secondary production estimates and total </w:t>
      </w:r>
      <w:r w:rsidRPr="002D4132">
        <w:lastRenderedPageBreak/>
        <w:t>sediment community oxygen consumption (SCOC), considerable carbon was cycled mainly through the macrofauna stock</w:t>
      </w:r>
      <w:r>
        <w:t>. At the same time,</w:t>
      </w:r>
      <w:r w:rsidRPr="002D4132">
        <w:t xml:space="preserve"> the OC remineralization of bacteria and meiofauna was reduced in the canyon. </w:t>
      </w:r>
      <w:r>
        <w:t>B</w:t>
      </w:r>
      <w:r w:rsidRPr="002D4132">
        <w:t xml:space="preserve">ecause the production of the amphipods was considered a food source for larger invertebrates and fishes, the biomass of megafauna and fishes were relatively higher </w:t>
      </w:r>
      <w:r>
        <w:t xml:space="preserve">in the Mississippi Canyon </w:t>
      </w:r>
      <w:r w:rsidRPr="002D4132">
        <w:t xml:space="preserve">than on the </w:t>
      </w:r>
      <w:del w:id="920" w:author="Chih-Lin Wei" w:date="2022-07-30T20:34:00Z">
        <w:r w:rsidRPr="002D4132" w:rsidDel="00A3273C">
          <w:delText xml:space="preserve">upper </w:delText>
        </w:r>
      </w:del>
      <w:ins w:id="921" w:author="Chih-Lin Wei" w:date="2022-07-30T20:34:00Z">
        <w:r w:rsidR="00A3273C">
          <w:t>middle</w:t>
        </w:r>
        <w:r w:rsidR="00A3273C" w:rsidRPr="002D4132">
          <w:t xml:space="preserve"> </w:t>
        </w:r>
      </w:ins>
      <w:r w:rsidRPr="002D4132">
        <w:t xml:space="preserve">continental slopes. </w:t>
      </w:r>
      <w:r>
        <w:t>Notably</w:t>
      </w:r>
      <w:r w:rsidRPr="002D4132">
        <w:t xml:space="preserve">, the </w:t>
      </w:r>
      <w:del w:id="922" w:author="user" w:date="2022-08-19T19:55:00Z">
        <w:r w:rsidDel="001D3E7B">
          <w:rPr>
            <w:rFonts w:hint="eastAsia"/>
          </w:rPr>
          <w:delText>p</w:delText>
        </w:r>
        <w:r w:rsidDel="001D3E7B">
          <w:delText>articulate organic carbon (</w:delText>
        </w:r>
      </w:del>
      <w:r>
        <w:t>POC</w:t>
      </w:r>
      <w:del w:id="923" w:author="user" w:date="2022-08-19T19:55:00Z">
        <w:r w:rsidDel="001D3E7B">
          <w:delText>)</w:delText>
        </w:r>
      </w:del>
      <w:r w:rsidRPr="002D4132">
        <w:t xml:space="preserve"> input was two times higher than the required amount to support the calculated </w:t>
      </w:r>
      <w:r>
        <w:t xml:space="preserve">biological </w:t>
      </w:r>
      <w:r w:rsidRPr="002D4132">
        <w:t>demand (i.e.</w:t>
      </w:r>
      <w:r>
        <w:t>,</w:t>
      </w:r>
      <w:r w:rsidRPr="002D4132">
        <w:t xml:space="preserve"> </w:t>
      </w:r>
      <w:r>
        <w:t xml:space="preserve">the </w:t>
      </w:r>
      <w:r w:rsidRPr="002D4132">
        <w:t xml:space="preserve">sum of total respiration, production, and export), suggesting almost 40% of POC rain was exported </w:t>
      </w:r>
      <w:r>
        <w:t>through</w:t>
      </w:r>
      <w:r w:rsidRPr="002D4132">
        <w:t xml:space="preserve"> the</w:t>
      </w:r>
      <w:r>
        <w:t xml:space="preserve"> Mississippi</w:t>
      </w:r>
      <w:r w:rsidRPr="002D4132">
        <w:t xml:space="preserve"> </w:t>
      </w:r>
      <w:r>
        <w:t>C</w:t>
      </w:r>
      <w:r w:rsidRPr="002D4132">
        <w:t>anyon</w:t>
      </w:r>
      <w:r>
        <w:t xml:space="preserve"> (Rowe et al., 2008)</w:t>
      </w:r>
      <w:r w:rsidRPr="002D4132">
        <w:t xml:space="preserve">. </w:t>
      </w:r>
      <w:r>
        <w:t>In contrast,</w:t>
      </w:r>
      <w:r w:rsidRPr="002D4132">
        <w:t xml:space="preserve"> the carbon demand at the continental slope was greater than the estimated POC input, indicating </w:t>
      </w:r>
      <w:r>
        <w:t xml:space="preserve">that </w:t>
      </w:r>
      <w:r w:rsidRPr="002D4132">
        <w:t xml:space="preserve">the organic resources </w:t>
      </w:r>
      <w:r>
        <w:t>required by</w:t>
      </w:r>
      <w:r w:rsidRPr="002D4132">
        <w:t xml:space="preserve"> the community were supplemented from the basin margin</w:t>
      </w:r>
      <w:r>
        <w:t xml:space="preserve"> (Rowe et al., 2008)</w:t>
      </w:r>
      <w:r w:rsidRPr="002D4132">
        <w:t xml:space="preserve">. </w:t>
      </w:r>
    </w:p>
    <w:p w14:paraId="74A0D97F" w14:textId="1DF0B189" w:rsidR="004B5F27" w:rsidRPr="00554519" w:rsidRDefault="004B5F27" w:rsidP="004B5F27">
      <w:pPr>
        <w:ind w:firstLine="480"/>
        <w:rPr>
          <w:rFonts w:eastAsiaTheme="minorEastAsia"/>
        </w:rPr>
      </w:pPr>
      <w:r w:rsidRPr="002D4132">
        <w:t xml:space="preserve">In </w:t>
      </w:r>
      <w:r>
        <w:rPr>
          <w:rFonts w:hint="eastAsia"/>
        </w:rPr>
        <w:t>t</w:t>
      </w:r>
      <w:r>
        <w:t>he other</w:t>
      </w:r>
      <w:r w:rsidRPr="002D4132">
        <w:t xml:space="preserve"> study, carbon </w:t>
      </w:r>
      <w:ins w:id="924" w:author="user" w:date="2022-08-16T15:28:00Z">
        <w:r w:rsidRPr="002D4132">
          <w:t>food</w:t>
        </w:r>
      </w:ins>
      <w:ins w:id="925" w:author="Yushih Lin" w:date="2022-07-27T21:13:00Z">
        <w:r w:rsidR="00EB1964">
          <w:t xml:space="preserve"> </w:t>
        </w:r>
      </w:ins>
      <w:ins w:id="926" w:author="user" w:date="2022-08-16T15:28:00Z">
        <w:r w:rsidRPr="002D4132">
          <w:t>web</w:t>
        </w:r>
      </w:ins>
      <w:del w:id="927" w:author="user" w:date="2022-08-16T15:28:00Z">
        <w:r w:rsidRPr="002D4132">
          <w:delText>foodweb</w:delText>
        </w:r>
      </w:del>
      <w:r w:rsidRPr="002D4132">
        <w:t xml:space="preserve"> models were contrasted within </w:t>
      </w:r>
      <w:r>
        <w:t xml:space="preserve">the </w:t>
      </w:r>
      <w:r w:rsidRPr="002D4132">
        <w:t xml:space="preserve">three sections of the Nazaré Canyon (eastern Atlantic Ocean) off Portugal's coast (van Oevelen et al., 2011), including </w:t>
      </w:r>
      <w:r>
        <w:t xml:space="preserve">the </w:t>
      </w:r>
      <w:r w:rsidRPr="002D4132">
        <w:t>upper (300–750 m water depth), middle (2700–3500 m) and a lower section</w:t>
      </w:r>
      <w:r>
        <w:t>s</w:t>
      </w:r>
      <w:r w:rsidRPr="002D4132">
        <w:t xml:space="preserve"> (4000–5000 m) of the canyon. </w:t>
      </w:r>
      <w:r>
        <w:t>Compared</w:t>
      </w:r>
      <w:r w:rsidRPr="002D4132">
        <w:t xml:space="preserve"> to Rowe et al. (2008), the </w:t>
      </w:r>
      <w:r>
        <w:t>food web</w:t>
      </w:r>
      <w:r w:rsidRPr="002D4132">
        <w:t xml:space="preserve">s were constructed with linear inverse modeling, which combined the biomass, data of carbon processes, and the general physiological constraints from </w:t>
      </w:r>
      <w:r w:rsidRPr="002D4132">
        <w:lastRenderedPageBreak/>
        <w:t>literature to examine how the characteristics of different</w:t>
      </w:r>
      <w:r>
        <w:t xml:space="preserve"> canyon</w:t>
      </w:r>
      <w:r w:rsidRPr="002D4132">
        <w:t xml:space="preserve"> sections </w:t>
      </w:r>
      <w:r>
        <w:t>may influence the food webs</w:t>
      </w:r>
      <w:r w:rsidRPr="002D4132">
        <w:t xml:space="preserve">. The environmental conditions, especially OM input and hydrodynamic activity, </w:t>
      </w:r>
      <w:r>
        <w:t>vary significantly along the canyon, resulting in distinct food web structures at different canyon sections</w:t>
      </w:r>
      <w:r w:rsidRPr="002D4132">
        <w:t xml:space="preserve">. </w:t>
      </w:r>
      <w:r>
        <w:t>For example, the</w:t>
      </w:r>
      <w:r w:rsidRPr="002D4132">
        <w:t xml:space="preserve"> prokaryote uptake of </w:t>
      </w:r>
      <w:ins w:id="928" w:author="user" w:date="2022-08-19T19:55:00Z">
        <w:r w:rsidR="001D3E7B">
          <w:t>dissolved organic carbon (</w:t>
        </w:r>
      </w:ins>
      <w:r w:rsidRPr="002D4132">
        <w:t>DOC</w:t>
      </w:r>
      <w:ins w:id="929" w:author="user" w:date="2022-08-19T19:55:00Z">
        <w:r w:rsidR="001D3E7B">
          <w:t>)</w:t>
        </w:r>
      </w:ins>
      <w:r w:rsidRPr="002D4132">
        <w:t xml:space="preserve"> and its respiration to DIC dominated the </w:t>
      </w:r>
      <w:r>
        <w:t xml:space="preserve">carbon flows in the </w:t>
      </w:r>
      <w:r w:rsidRPr="002D4132">
        <w:t xml:space="preserve">upper </w:t>
      </w:r>
      <w:r>
        <w:t>canyon food web.</w:t>
      </w:r>
      <w:r w:rsidRPr="002D4132">
        <w:t xml:space="preserve"> </w:t>
      </w:r>
      <w:r>
        <w:t>The</w:t>
      </w:r>
      <w:r w:rsidRPr="002D4132">
        <w:t xml:space="preserve"> meiofauna </w:t>
      </w:r>
      <w:r>
        <w:t>also has a higher density and contributes more to the carbon flows than</w:t>
      </w:r>
      <w:r w:rsidRPr="002D4132" w:rsidDel="003A4937">
        <w:t xml:space="preserve"> </w:t>
      </w:r>
      <w:r>
        <w:t xml:space="preserve">the </w:t>
      </w:r>
      <w:r w:rsidRPr="002D4132">
        <w:t>macrofauna</w:t>
      </w:r>
      <w:r>
        <w:t>,</w:t>
      </w:r>
      <w:r w:rsidRPr="002D4132">
        <w:t xml:space="preserve"> suggest</w:t>
      </w:r>
      <w:r>
        <w:t>ing</w:t>
      </w:r>
      <w:r w:rsidRPr="002D4132">
        <w:t xml:space="preserve"> that the </w:t>
      </w:r>
      <w:r>
        <w:t xml:space="preserve">meifauna may tolerate the </w:t>
      </w:r>
      <w:r w:rsidRPr="002D4132">
        <w:t>high current speeds and sediment resuspension</w:t>
      </w:r>
      <w:r>
        <w:t xml:space="preserve"> in the upper canyon better than the macrofauna</w:t>
      </w:r>
      <w:r w:rsidRPr="002D4132">
        <w:t>. In the mid</w:t>
      </w:r>
      <w:ins w:id="930" w:author="user" w:date="2022-08-19T19:57:00Z">
        <w:r w:rsidR="001D3E7B">
          <w:t>-</w:t>
        </w:r>
      </w:ins>
      <w:del w:id="931" w:author="user" w:date="2022-08-19T19:57:00Z">
        <w:r w:rsidRPr="002D4132" w:rsidDel="001D3E7B">
          <w:delText xml:space="preserve"> </w:delText>
        </w:r>
      </w:del>
      <w:r w:rsidRPr="002D4132">
        <w:t>canyon, holothurians benefited from the high OM input</w:t>
      </w:r>
      <w:r>
        <w:t>s</w:t>
      </w:r>
      <w:r w:rsidRPr="002D4132">
        <w:t xml:space="preserve"> and accreted sediments, </w:t>
      </w:r>
      <w:r>
        <w:t>resulting in</w:t>
      </w:r>
      <w:r w:rsidRPr="002D4132">
        <w:t xml:space="preserve"> a megafaunal hotspot. In </w:t>
      </w:r>
      <w:r>
        <w:t>the low canyon</w:t>
      </w:r>
      <w:r w:rsidRPr="002D4132">
        <w:t>, all carbon flows diminished</w:t>
      </w:r>
      <w:r>
        <w:t>,</w:t>
      </w:r>
      <w:r w:rsidRPr="002D4132">
        <w:t xml:space="preserve"> </w:t>
      </w:r>
      <w:r>
        <w:t xml:space="preserve">but the </w:t>
      </w:r>
      <w:r w:rsidRPr="002D4132">
        <w:t>prokaryote uptake of DIC dominated the food web</w:t>
      </w:r>
      <w:r>
        <w:rPr>
          <w:rFonts w:hint="eastAsia"/>
        </w:rPr>
        <w:t>,</w:t>
      </w:r>
      <w:r w:rsidRPr="002D4132">
        <w:t xml:space="preserve"> resembl</w:t>
      </w:r>
      <w:r>
        <w:t>ing the food web</w:t>
      </w:r>
      <w:r w:rsidRPr="002D4132">
        <w:t xml:space="preserve"> of </w:t>
      </w:r>
      <w:r>
        <w:t xml:space="preserve">the </w:t>
      </w:r>
      <w:r w:rsidRPr="002D4132">
        <w:t xml:space="preserve">lower slope and abyssal plain sediments. </w:t>
      </w:r>
    </w:p>
    <w:p w14:paraId="238F4058" w14:textId="77777777" w:rsidR="004B5F27" w:rsidRPr="00554519" w:rsidRDefault="004B5F27" w:rsidP="00DE071F">
      <w:pPr>
        <w:pStyle w:val="11"/>
      </w:pPr>
      <w:bookmarkStart w:id="932" w:name="_Toc111656018"/>
      <w:r w:rsidRPr="00554519">
        <w:t>Aim of this study</w:t>
      </w:r>
      <w:bookmarkEnd w:id="932"/>
    </w:p>
    <w:p w14:paraId="49A446E3" w14:textId="79451BA2" w:rsidR="004B5F27" w:rsidRPr="005F6792" w:rsidRDefault="004B5F27" w:rsidP="004B5F27">
      <w:pPr>
        <w:ind w:firstLine="480"/>
      </w:pPr>
      <w:r>
        <w:t>T</w:t>
      </w:r>
      <w:r w:rsidRPr="00C131FD">
        <w:t>his study</w:t>
      </w:r>
      <w:r>
        <w:t xml:space="preserve"> estimated</w:t>
      </w:r>
      <w:r w:rsidRPr="00C131FD">
        <w:t xml:space="preserve"> </w:t>
      </w:r>
      <w:r>
        <w:t xml:space="preserve">biotic and abiotic </w:t>
      </w:r>
      <w:r w:rsidRPr="00C131FD">
        <w:t xml:space="preserve">carbon stocks in the upper GPSC and adjacent slope off SW Taiwan. Firstly, </w:t>
      </w:r>
      <w:r>
        <w:t>I examined whether</w:t>
      </w:r>
      <w:r w:rsidRPr="00C131FD">
        <w:t xml:space="preserve"> the seasonal difference exist</w:t>
      </w:r>
      <w:r>
        <w:t>ed</w:t>
      </w:r>
      <w:r w:rsidRPr="00C131FD">
        <w:t xml:space="preserve"> </w:t>
      </w:r>
      <w:r>
        <w:t>in these stock estimates</w:t>
      </w:r>
      <w:r w:rsidRPr="00C131FD">
        <w:t xml:space="preserve">. Then, </w:t>
      </w:r>
      <w:r>
        <w:t xml:space="preserve">I </w:t>
      </w:r>
      <w:r w:rsidRPr="00C131FD">
        <w:t>combin</w:t>
      </w:r>
      <w:r>
        <w:t>ed</w:t>
      </w:r>
      <w:r w:rsidRPr="00C131FD">
        <w:t xml:space="preserve"> biogeochemical data from </w:t>
      </w:r>
      <w:r>
        <w:t>literature and</w:t>
      </w:r>
      <w:r w:rsidRPr="00C131FD">
        <w:t xml:space="preserve"> </w:t>
      </w:r>
      <w:r>
        <w:rPr>
          <w:i/>
          <w:kern w:val="0"/>
        </w:rPr>
        <w:t>in situ</w:t>
      </w:r>
      <w:r w:rsidRPr="00C131FD">
        <w:t xml:space="preserve"> data</w:t>
      </w:r>
      <w:r>
        <w:t xml:space="preserve"> collected in the GPSC and GS. Thirdly</w:t>
      </w:r>
      <w:r w:rsidRPr="00C131FD">
        <w:t xml:space="preserve">, </w:t>
      </w:r>
      <w:r>
        <w:t xml:space="preserve">I constructed </w:t>
      </w:r>
      <w:r w:rsidRPr="00C131FD">
        <w:t>LIM models</w:t>
      </w:r>
      <w:r>
        <w:t xml:space="preserve"> from the literature and in situ data</w:t>
      </w:r>
      <w:r w:rsidRPr="00C131FD">
        <w:t xml:space="preserve"> to </w:t>
      </w:r>
      <w:r>
        <w:t>compare</w:t>
      </w:r>
      <w:r w:rsidRPr="00C131FD">
        <w:t xml:space="preserve"> carbon flows in simplified food webs </w:t>
      </w:r>
      <w:r>
        <w:t xml:space="preserve">between </w:t>
      </w:r>
      <w:r>
        <w:lastRenderedPageBreak/>
        <w:t>the GPSC and GS</w:t>
      </w:r>
      <w:r w:rsidRPr="00C131FD">
        <w:t xml:space="preserve">. Finally, </w:t>
      </w:r>
      <w:r>
        <w:t>I used</w:t>
      </w:r>
      <w:r w:rsidRPr="00C131FD">
        <w:t xml:space="preserve"> selected network indices </w:t>
      </w:r>
      <w:r>
        <w:t>to</w:t>
      </w:r>
      <w:r w:rsidRPr="00C131FD">
        <w:t xml:space="preserve"> examine</w:t>
      </w:r>
      <w:r>
        <w:t xml:space="preserve"> the ecosystem</w:t>
      </w:r>
      <w:r w:rsidRPr="00C131FD">
        <w:t xml:space="preserve"> function </w:t>
      </w:r>
      <w:r>
        <w:t>and</w:t>
      </w:r>
      <w:r w:rsidRPr="00C131FD">
        <w:t xml:space="preserve"> characteristics of the </w:t>
      </w:r>
      <w:r>
        <w:t xml:space="preserve">GPSC and GS </w:t>
      </w:r>
      <w:del w:id="933" w:author="user" w:date="2022-08-20T16:59:00Z">
        <w:r w:rsidDel="001A1AB5">
          <w:delText>foodwebs</w:delText>
        </w:r>
      </w:del>
      <w:ins w:id="934" w:author="user" w:date="2022-08-20T16:59:00Z">
        <w:r w:rsidR="001A1AB5">
          <w:t>food webs</w:t>
        </w:r>
      </w:ins>
      <w:r w:rsidRPr="00C131FD">
        <w:t>. This study attempt</w:t>
      </w:r>
      <w:r>
        <w:t>s</w:t>
      </w:r>
      <w:r w:rsidRPr="00C131FD">
        <w:t xml:space="preserve"> to contribute knowledge gap</w:t>
      </w:r>
      <w:r>
        <w:t xml:space="preserve"> in benthic </w:t>
      </w:r>
      <w:ins w:id="935" w:author="user" w:date="2022-08-16T15:28:00Z">
        <w:r>
          <w:t>food</w:t>
        </w:r>
      </w:ins>
      <w:ins w:id="936" w:author="Yushih Lin" w:date="2022-07-27T21:16:00Z">
        <w:r w:rsidR="00B66373">
          <w:t xml:space="preserve"> </w:t>
        </w:r>
      </w:ins>
      <w:ins w:id="937" w:author="user" w:date="2022-08-16T15:28:00Z">
        <w:r>
          <w:t>web</w:t>
        </w:r>
      </w:ins>
      <w:del w:id="938" w:author="user" w:date="2022-08-16T15:28:00Z">
        <w:r>
          <w:delText>foodweb</w:delText>
        </w:r>
      </w:del>
      <w:r w:rsidRPr="00C131FD">
        <w:t xml:space="preserve"> by quantifying the carbon cycling in an SMR-fed submarine canyon ecosystem.</w:t>
      </w:r>
    </w:p>
    <w:p w14:paraId="3E4040EA" w14:textId="221A9F98" w:rsidR="004B5F27" w:rsidRDefault="004B5F27" w:rsidP="007153BC">
      <w:pPr>
        <w:pStyle w:val="14"/>
        <w:ind w:left="425"/>
        <w:jc w:val="left"/>
        <w:sectPr w:rsidR="004B5F27" w:rsidSect="00A675BB">
          <w:footerReference w:type="default" r:id="rId18"/>
          <w:pgSz w:w="11906" w:h="16838"/>
          <w:pgMar w:top="1701" w:right="1701" w:bottom="1134" w:left="1701" w:header="851" w:footer="992" w:gutter="0"/>
          <w:pgNumType w:start="1"/>
          <w:cols w:space="425"/>
          <w:docGrid w:type="lines" w:linePitch="360"/>
        </w:sectPr>
      </w:pPr>
    </w:p>
    <w:p w14:paraId="36D693EF" w14:textId="0C475A28" w:rsidR="003168E9" w:rsidRDefault="003168E9" w:rsidP="004B5F27">
      <w:pPr>
        <w:pStyle w:val="14"/>
        <w:numPr>
          <w:ilvl w:val="0"/>
          <w:numId w:val="22"/>
        </w:numPr>
      </w:pPr>
      <w:bookmarkStart w:id="939" w:name="_Toc111656019"/>
      <w:del w:id="940" w:author="user" w:date="2022-08-16T15:28:00Z">
        <w:r w:rsidRPr="00EC1197">
          <w:rPr>
            <w:rFonts w:hint="eastAsia"/>
          </w:rPr>
          <w:lastRenderedPageBreak/>
          <w:delText>Material</w:delText>
        </w:r>
      </w:del>
      <w:ins w:id="941" w:author="user" w:date="2022-08-16T15:28:00Z">
        <w:r w:rsidRPr="00EC1197">
          <w:rPr>
            <w:rFonts w:hint="eastAsia"/>
          </w:rPr>
          <w:t>Material</w:t>
        </w:r>
      </w:ins>
      <w:ins w:id="942" w:author="Chih-Lin Wei" w:date="2022-08-01T22:05:00Z">
        <w:r w:rsidR="00BD57D9">
          <w:t>s</w:t>
        </w:r>
      </w:ins>
      <w:r w:rsidRPr="00EC1197">
        <w:rPr>
          <w:rFonts w:hint="eastAsia"/>
        </w:rPr>
        <w:t xml:space="preserve"> and </w:t>
      </w:r>
      <w:del w:id="943" w:author="user" w:date="2022-08-16T15:28:00Z">
        <w:r w:rsidRPr="00EC1197">
          <w:rPr>
            <w:rFonts w:hint="eastAsia"/>
          </w:rPr>
          <w:delText>Method</w:delText>
        </w:r>
      </w:del>
      <w:ins w:id="944" w:author="user" w:date="2022-08-16T15:28:00Z">
        <w:r w:rsidRPr="00EC1197">
          <w:rPr>
            <w:rFonts w:hint="eastAsia"/>
          </w:rPr>
          <w:t>Method</w:t>
        </w:r>
      </w:ins>
      <w:ins w:id="945" w:author="Chih-Lin Wei" w:date="2022-08-01T22:05:00Z">
        <w:r w:rsidR="00BD57D9">
          <w:t>s</w:t>
        </w:r>
      </w:ins>
      <w:bookmarkEnd w:id="939"/>
    </w:p>
    <w:p w14:paraId="0FB386E6" w14:textId="77777777" w:rsidR="004B5F27" w:rsidRPr="003168E9" w:rsidRDefault="004B5F27" w:rsidP="00DE071F">
      <w:pPr>
        <w:pStyle w:val="11"/>
      </w:pPr>
      <w:bookmarkStart w:id="946" w:name="_Toc111656020"/>
      <w:r w:rsidRPr="003168E9">
        <w:rPr>
          <w:rFonts w:hint="eastAsia"/>
        </w:rPr>
        <w:t>S</w:t>
      </w:r>
      <w:r w:rsidRPr="003168E9">
        <w:t>tudying sites</w:t>
      </w:r>
      <w:bookmarkEnd w:id="946"/>
    </w:p>
    <w:p w14:paraId="754ADFEC" w14:textId="43348458" w:rsidR="004B5F27" w:rsidRPr="003168E9" w:rsidRDefault="004B5F27" w:rsidP="004B5F27">
      <w:pPr>
        <w:ind w:rightChars="100" w:right="240" w:firstLine="480"/>
      </w:pPr>
      <w:r w:rsidRPr="003168E9">
        <w:t>From 2014 to 2020, the upper GPSC and GS were repeatedly visited by the National Taiwan University's R/V Ocean Researcher 1 and New Ocean Researcher 1</w:t>
      </w:r>
      <w:ins w:id="947" w:author="Yushih Lin" w:date="2022-07-27T21:20:00Z">
        <w:r w:rsidR="00742E35">
          <w:t xml:space="preserve">, with results </w:t>
        </w:r>
      </w:ins>
      <w:ins w:id="948" w:author="Yushih Lin" w:date="2022-07-27T21:21:00Z">
        <w:r w:rsidR="00742E35">
          <w:t xml:space="preserve">published in </w:t>
        </w:r>
        <w:r w:rsidR="00742E35" w:rsidRPr="003168E9">
          <w:t xml:space="preserve">Liao et al. </w:t>
        </w:r>
        <w:r w:rsidR="00742E35">
          <w:rPr>
            <w:rFonts w:asciiTheme="minorEastAsia" w:eastAsiaTheme="minorEastAsia" w:hAnsiTheme="minorEastAsia" w:hint="eastAsia"/>
          </w:rPr>
          <w:t>(</w:t>
        </w:r>
        <w:r w:rsidR="00742E35" w:rsidRPr="003168E9">
          <w:t>2017</w:t>
        </w:r>
        <w:r w:rsidR="00742E35">
          <w:rPr>
            <w:rFonts w:ascii="新細明體" w:eastAsia="新細明體" w:hAnsi="新細明體" w:cs="新細明體" w:hint="eastAsia"/>
          </w:rPr>
          <w:t>,</w:t>
        </w:r>
        <w:r w:rsidR="00742E35" w:rsidRPr="003168E9">
          <w:t xml:space="preserve"> 2020)</w:t>
        </w:r>
      </w:ins>
      <w:r w:rsidRPr="003168E9">
        <w:t xml:space="preserve"> (Fig. 1). </w:t>
      </w:r>
      <w:del w:id="949" w:author="Yushih Lin" w:date="2022-07-27T21:22:00Z">
        <w:r w:rsidRPr="003168E9">
          <w:delText xml:space="preserve">Corresponding to previous studies (i.e., </w:delText>
        </w:r>
      </w:del>
      <w:del w:id="950" w:author="Yushih Lin" w:date="2022-07-27T21:21:00Z">
        <w:r w:rsidRPr="003168E9">
          <w:delText>Liao et al., 2017; 2020)</w:delText>
        </w:r>
      </w:del>
      <w:del w:id="951" w:author="Yushih Lin" w:date="2022-07-27T21:22:00Z">
        <w:r w:rsidRPr="003168E9">
          <w:delText xml:space="preserve">, </w:delText>
        </w:r>
      </w:del>
      <w:del w:id="952" w:author="Yushih Lin" w:date="2022-07-27T21:21:00Z">
        <w:r w:rsidRPr="003168E9" w:rsidDel="00742E35">
          <w:rPr>
            <w:rFonts w:asciiTheme="minorEastAsia" w:eastAsiaTheme="minorEastAsia" w:hAnsiTheme="minorEastAsia" w:hint="eastAsia"/>
          </w:rPr>
          <w:delText>t</w:delText>
        </w:r>
      </w:del>
      <w:ins w:id="953" w:author="Yushih Lin" w:date="2022-07-27T21:21:00Z">
        <w:r w:rsidR="00742E35" w:rsidRPr="00742E35">
          <w:rPr>
            <w:rFonts w:eastAsiaTheme="minorEastAsia"/>
          </w:rPr>
          <w:t>T</w:t>
        </w:r>
      </w:ins>
      <w:ins w:id="954" w:author="user" w:date="2022-08-16T15:28:00Z">
        <w:r w:rsidRPr="003168E9">
          <w:t>he</w:t>
        </w:r>
      </w:ins>
      <w:del w:id="955" w:author="user" w:date="2022-08-16T15:28:00Z">
        <w:r w:rsidRPr="003168E9">
          <w:delText>the</w:delText>
        </w:r>
      </w:del>
      <w:r w:rsidRPr="003168E9">
        <w:t xml:space="preserve"> two shallowest stations </w:t>
      </w:r>
      <w:ins w:id="956" w:author="Yushih Lin" w:date="2022-07-27T21:22:00Z">
        <w:r w:rsidR="00742E35">
          <w:t xml:space="preserve">of Liao and coworkers </w:t>
        </w:r>
      </w:ins>
      <w:r w:rsidRPr="003168E9">
        <w:t>were chosen in this study and were abbreviated as GC1 and GS1, respectively. At each visit, CTD/</w:t>
      </w:r>
      <w:ins w:id="957" w:author="user" w:date="2022-08-19T19:57:00Z">
        <w:r w:rsidR="001D3E7B">
          <w:t xml:space="preserve"> </w:t>
        </w:r>
      </w:ins>
      <w:r w:rsidRPr="003168E9">
        <w:t xml:space="preserve">rosette cast and UNSEL box corer (Hessler and Jumars, 1974) or OSIL megacorer were deployed. The hydrocasts of temperature and salinity were measured with a CTD recorder (Sea-Bird SBE 911). For the box core operation, five transparent polycarbonate tubes (i.d. = 67 mm) were inserted into the sediments to take subsamples. For the megacorer operations, a maximum of 12 polycarbonate tubes (i.d. = 105 mm) were recovered as the replicate samples. The cruise details, sampling sites, and sampling gears are </w:t>
      </w:r>
      <w:del w:id="958" w:author="Yushih Lin" w:date="2022-07-27T21:23:00Z">
        <w:r w:rsidRPr="003168E9">
          <w:delText>included</w:delText>
        </w:r>
      </w:del>
      <w:ins w:id="959" w:author="Yushih Lin" w:date="2022-07-27T21:23:00Z">
        <w:r w:rsidR="00742E35">
          <w:t>listed</w:t>
        </w:r>
      </w:ins>
      <w:ins w:id="960" w:author="user" w:date="2022-08-19T20:41:00Z">
        <w:r w:rsidR="00E842F0">
          <w:t xml:space="preserve"> </w:t>
        </w:r>
      </w:ins>
      <w:del w:id="961" w:author="Yushih Lin" w:date="2022-07-27T21:23:00Z">
        <w:r w:rsidRPr="003168E9">
          <w:delText xml:space="preserve"> </w:delText>
        </w:r>
      </w:del>
      <w:r w:rsidRPr="003168E9">
        <w:t>in Table 1.</w:t>
      </w:r>
    </w:p>
    <w:p w14:paraId="547D4DAE" w14:textId="77777777" w:rsidR="004B5F27" w:rsidRPr="003168E9" w:rsidRDefault="004B5F27" w:rsidP="004B5F27">
      <w:pPr>
        <w:ind w:rightChars="100" w:right="240" w:firstLine="480"/>
      </w:pPr>
    </w:p>
    <w:p w14:paraId="426E5B77" w14:textId="208BBFFE" w:rsidR="004B5F27" w:rsidRPr="003168E9" w:rsidRDefault="00655969" w:rsidP="00DE071F">
      <w:pPr>
        <w:pStyle w:val="11"/>
      </w:pPr>
      <w:bookmarkStart w:id="962" w:name="_Toc111656021"/>
      <w:ins w:id="963" w:author="user" w:date="2022-08-16T15:46:00Z">
        <w:r>
          <w:t>Definition of OC stocks</w:t>
        </w:r>
      </w:ins>
      <w:commentRangeStart w:id="964"/>
      <w:del w:id="965" w:author="user" w:date="2022-08-16T15:46:00Z">
        <w:r w:rsidR="004B5F27" w:rsidRPr="003168E9" w:rsidDel="00655969">
          <w:rPr>
            <w:rFonts w:hint="eastAsia"/>
          </w:rPr>
          <w:delText>Se</w:delText>
        </w:r>
        <w:r w:rsidR="004B5F27" w:rsidRPr="003168E9" w:rsidDel="00655969">
          <w:delText>diment carbon budget</w:delText>
        </w:r>
        <w:commentRangeEnd w:id="964"/>
        <w:r w:rsidR="00257272" w:rsidDel="00655969">
          <w:rPr>
            <w:rStyle w:val="ac"/>
            <w:b w:val="0"/>
          </w:rPr>
          <w:commentReference w:id="964"/>
        </w:r>
      </w:del>
      <w:bookmarkEnd w:id="962"/>
    </w:p>
    <w:p w14:paraId="1EB7ABCA" w14:textId="0E8A73D0" w:rsidR="004B5F27" w:rsidRPr="003168E9" w:rsidRDefault="004B5F27" w:rsidP="004B5F27">
      <w:pPr>
        <w:ind w:firstLine="480"/>
      </w:pPr>
      <w:r w:rsidRPr="003168E9">
        <w:t xml:space="preserve">In the deep-sea sediments, the total inventory of OC can be divided into the living and the non-living components. The living component of OC is mainly made up of the biomass of prokaryotes (mostly bacteria), protozoan (mostly foraminifera), meiofauna </w:t>
      </w:r>
      <w:r w:rsidRPr="003168E9">
        <w:lastRenderedPageBreak/>
        <w:t xml:space="preserve">(&gt; 40 μm in length), and macrofauna (&gt; 1 mm in length) (Burnett, 1979; Mare,1942; Rowe 1983). The non-living component of OC comprises labile, semi-labile, and refractory OC. The labile OC (e.g., neutral sugars and amino acids) supports rapid microbial production with turnover time scales of minutes to days (Hansell </w:t>
      </w:r>
      <w:ins w:id="966" w:author="user" w:date="2022-08-19T19:58:00Z">
        <w:r w:rsidR="001D3E7B">
          <w:t>and</w:t>
        </w:r>
      </w:ins>
      <w:del w:id="967" w:author="user" w:date="2022-08-19T19:58:00Z">
        <w:r w:rsidRPr="003168E9" w:rsidDel="001D3E7B">
          <w:delText>&amp;</w:delText>
        </w:r>
      </w:del>
      <w:r w:rsidRPr="003168E9">
        <w:t xml:space="preserve"> Carlso, 2001). The semi-labile OC (i.e., polysaccharides) cycles with intermediate time scales of weeks to years (Benner et al., 1992; Ogura 1972). The refractory OC (e.g., humic and fulvic acids) is structural carbohydrates and "black" carbon, with very low degradation rates (Danovaro, 2009). The source of OC is </w:t>
      </w:r>
      <w:del w:id="968" w:author="Chih-Lin Wei" w:date="2022-07-30T21:06:00Z">
        <w:r w:rsidRPr="003168E9" w:rsidDel="00366770">
          <w:delText xml:space="preserve">mostly </w:delText>
        </w:r>
      </w:del>
      <w:ins w:id="969" w:author="Chih-Lin Wei" w:date="2022-07-30T21:06:00Z">
        <w:r w:rsidR="00366770" w:rsidRPr="003168E9">
          <w:t>m</w:t>
        </w:r>
        <w:r w:rsidR="00366770">
          <w:t>ain</w:t>
        </w:r>
        <w:r w:rsidR="00366770" w:rsidRPr="003168E9">
          <w:t xml:space="preserve">ly </w:t>
        </w:r>
      </w:ins>
      <w:r w:rsidRPr="003168E9">
        <w:t xml:space="preserve">supplied by the rain of </w:t>
      </w:r>
      <w:del w:id="970" w:author="user" w:date="2022-08-19T20:43:00Z">
        <w:r w:rsidRPr="003168E9" w:rsidDel="00781ED1">
          <w:delText>particulate organic carbon (</w:delText>
        </w:r>
      </w:del>
      <w:r w:rsidRPr="003168E9">
        <w:t>POC</w:t>
      </w:r>
      <w:del w:id="971" w:author="user" w:date="2022-08-19T20:43:00Z">
        <w:r w:rsidRPr="003168E9" w:rsidDel="00781ED1">
          <w:delText>)</w:delText>
        </w:r>
      </w:del>
      <w:r w:rsidRPr="003168E9">
        <w:t xml:space="preserve"> from the euphotic zone, and the lateral advection of POC from terrestrial or marine organics. On the other hand, the loss of OC balances the input through biological utilization of labile OC, predation on living components of OC, carbon remineralization, the long-term burial of refractory OC, and down-slope export (e.g., by turbidity currents).</w:t>
      </w:r>
    </w:p>
    <w:p w14:paraId="074629C5" w14:textId="77777777" w:rsidR="004B5F27" w:rsidRPr="003168E9" w:rsidRDefault="004B5F27" w:rsidP="004B5F27">
      <w:pPr>
        <w:ind w:rightChars="100" w:right="240" w:firstLine="480"/>
      </w:pPr>
    </w:p>
    <w:p w14:paraId="7A9F416A" w14:textId="77777777" w:rsidR="004B5F27" w:rsidRPr="003168E9" w:rsidRDefault="004B5F27" w:rsidP="00DE071F">
      <w:pPr>
        <w:pStyle w:val="11"/>
      </w:pPr>
      <w:bookmarkStart w:id="972" w:name="_Toc111656022"/>
      <w:r w:rsidRPr="003168E9">
        <w:t>Sampling</w:t>
      </w:r>
      <w:r w:rsidRPr="003168E9">
        <w:rPr>
          <w:rFonts w:hint="eastAsia"/>
        </w:rPr>
        <w:t xml:space="preserve"> </w:t>
      </w:r>
      <w:r w:rsidRPr="003168E9">
        <w:t>procedures of living component of OC</w:t>
      </w:r>
      <w:bookmarkEnd w:id="972"/>
    </w:p>
    <w:p w14:paraId="4A9D7692" w14:textId="77777777" w:rsidR="004B5F27" w:rsidRPr="004B5F27" w:rsidRDefault="004B5F27" w:rsidP="00A675BB">
      <w:pPr>
        <w:pStyle w:val="111"/>
      </w:pPr>
      <w:bookmarkStart w:id="973" w:name="_Toc111656023"/>
      <w:r w:rsidRPr="004B5F27">
        <w:rPr>
          <w:rFonts w:hint="eastAsia"/>
        </w:rPr>
        <w:t>P</w:t>
      </w:r>
      <w:r w:rsidRPr="004B5F27">
        <w:t>rokaryote biomass</w:t>
      </w:r>
      <w:bookmarkEnd w:id="973"/>
    </w:p>
    <w:p w14:paraId="15DA8AA5" w14:textId="2BCBD7AE" w:rsidR="004B5F27" w:rsidRPr="003168E9" w:rsidRDefault="004B5F27" w:rsidP="004B5F27">
      <w:pPr>
        <w:ind w:firstLine="480"/>
      </w:pPr>
      <w:r w:rsidRPr="003168E9">
        <w:t xml:space="preserve">A cutoff 10 ml sterile syringe (i.d. 15 mm) was used to take the subsample from the top 1 cm of sediment within a core tube. The syringe plunger was held fixed at the sediment surface as the operation of a piston core, and then the barrel was pushed into </w:t>
      </w:r>
      <w:r w:rsidRPr="003168E9">
        <w:lastRenderedPageBreak/>
        <w:t>the sediment to take 2 m</w:t>
      </w:r>
      <w:ins w:id="974" w:author="user" w:date="2022-08-19T19:59:00Z">
        <w:r w:rsidR="001D3E7B">
          <w:t>l</w:t>
        </w:r>
      </w:ins>
      <w:del w:id="975" w:author="user" w:date="2022-08-19T19:59:00Z">
        <w:r w:rsidRPr="003168E9" w:rsidDel="001D3E7B">
          <w:delText>L</w:delText>
        </w:r>
      </w:del>
      <w:r w:rsidRPr="003168E9">
        <w:t xml:space="preserve"> of the subsample. Then, the subsample was added to a 15 m</w:t>
      </w:r>
      <w:ins w:id="976" w:author="user" w:date="2022-08-19T19:57:00Z">
        <w:r w:rsidR="001D3E7B">
          <w:t>l</w:t>
        </w:r>
      </w:ins>
      <w:del w:id="977" w:author="user" w:date="2022-08-19T19:57:00Z">
        <w:r w:rsidRPr="003168E9" w:rsidDel="001D3E7B">
          <w:delText>L</w:delText>
        </w:r>
      </w:del>
      <w:r w:rsidRPr="003168E9">
        <w:t xml:space="preserve"> polyethylene centrifuge tube which contained 2 m</w:t>
      </w:r>
      <w:ins w:id="978" w:author="user" w:date="2022-08-19T19:58:00Z">
        <w:r w:rsidR="001D3E7B">
          <w:t>l</w:t>
        </w:r>
      </w:ins>
      <w:del w:id="979" w:author="user" w:date="2022-08-19T19:58:00Z">
        <w:r w:rsidRPr="003168E9" w:rsidDel="001D3E7B">
          <w:delText>L</w:delText>
        </w:r>
      </w:del>
      <w:r w:rsidRPr="003168E9">
        <w:t xml:space="preserve"> of pre-filtered PBS solution. Later, 0.3 m</w:t>
      </w:r>
      <w:ins w:id="980" w:author="user" w:date="2022-08-19T19:58:00Z">
        <w:r w:rsidR="001D3E7B">
          <w:t>l</w:t>
        </w:r>
      </w:ins>
      <w:del w:id="981" w:author="user" w:date="2022-08-19T19:58:00Z">
        <w:r w:rsidRPr="003168E9" w:rsidDel="001D3E7B">
          <w:delText>L</w:delText>
        </w:r>
      </w:del>
      <w:r w:rsidRPr="003168E9">
        <w:t xml:space="preserve"> of 16% formaldehyde was also added to the centrifuge tube until the sample reached a concentration of 2% formalin, and then it was stored in a 4˚C fridge. In the lab, the sediment samples were further diluted by 500- or 1000-fold in PBS solution depending on the number of potentially interfering particles, treated with Triton-X detergent to loosen attached or aggregated cells, centrifuged through Nycodenz®, and then placed on a 0.2 µm pore size filter. The filtered sample was stained with SYBR Green and DAPI stains and mounted on a slide for enumeration (Deming and Carpenter, 2008; Kallmeyer et al., 2008). The prokaryote abundance was counted using epifluorescence microscopy. The cellular dimensions in each slide were estimated from an image taken by a CCD digital camera. By assuming a conversion factor of 10 fg C per cell (Deming &amp; Ca</w:t>
      </w:r>
      <w:r w:rsidR="00215CBF">
        <w:t>r</w:t>
      </w:r>
      <w:r w:rsidRPr="003168E9">
        <w:t>penter 2008), the stock of bacterium OC was calculated as,</w:t>
      </w:r>
    </w:p>
    <w:p w14:paraId="7C0599FB" w14:textId="3AAF5CAC" w:rsidR="004B5F27" w:rsidRPr="003168E9" w:rsidRDefault="00F61596" w:rsidP="004B5F27">
      <w:pPr>
        <w:ind w:firstLine="480"/>
      </w:pPr>
      <m:oMathPara>
        <m:oMath>
          <m:f>
            <m:fPr>
              <m:type m:val="lin"/>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bac</m:t>
              </m:r>
              <m:r>
                <w:ins w:id="982" w:author="user" w:date="2022-08-21T10:59:00Z">
                  <m:rPr>
                    <m:sty m:val="p"/>
                  </m:rPr>
                  <w:rPr>
                    <w:rFonts w:ascii="Cambria Math" w:hAnsi="Cambria Math"/>
                  </w:rPr>
                  <m:t>∙</m:t>
                </w:ins>
              </m:r>
              <m:r>
                <w:del w:id="983" w:author="user" w:date="2022-08-21T10:59:00Z">
                  <m:rPr>
                    <m:sty m:val="p"/>
                  </m:rPr>
                  <w:rPr>
                    <w:rFonts w:ascii="Cambria Math" w:eastAsia="MS Mincho" w:hAnsi="Cambria Math" w:cs="MS Mincho" w:hint="eastAsia"/>
                  </w:rPr>
                  <m:t>*</m:t>
                </w:del>
              </m:r>
              <m:r>
                <m:rPr>
                  <m:sty m:val="p"/>
                </m:rPr>
                <w:rPr>
                  <w:rFonts w:ascii="Cambria Math" w:eastAsia="微軟正黑體" w:hAnsi="微軟正黑體" w:cs="微軟正黑體"/>
                </w:rPr>
                <m:t>10 fg C</m:t>
              </m:r>
            </m:num>
            <m:den>
              <m:r>
                <w:rPr>
                  <w:rFonts w:ascii="Cambria Math" w:hAnsi="Cambria Math" w:hint="eastAsia"/>
                </w:rPr>
                <m:t>(</m:t>
              </m:r>
              <m:r>
                <w:rPr>
                  <w:rFonts w:ascii="Cambria Math" w:hAnsi="Cambria Math"/>
                </w:rPr>
                <m:t>volume</m:t>
              </m:r>
              <m:d>
                <m:dPr>
                  <m:ctrlPr>
                    <w:rPr>
                      <w:rFonts w:ascii="Cambria Math" w:hAnsi="Cambria Math"/>
                      <w:i/>
                    </w:rPr>
                  </m:ctrlPr>
                </m:dPr>
                <m:e>
                  <m:sSup>
                    <m:sSupPr>
                      <m:ctrlPr>
                        <w:rPr>
                          <w:rFonts w:ascii="Cambria Math" w:hAnsi="Cambria Math"/>
                          <w:i/>
                        </w:rPr>
                      </m:ctrlPr>
                    </m:sSupPr>
                    <m:e>
                      <m:r>
                        <w:rPr>
                          <w:rFonts w:ascii="Cambria Math" w:hAnsi="Cambria Math"/>
                        </w:rPr>
                        <m:t>cm</m:t>
                      </m:r>
                    </m:e>
                    <m:sup>
                      <m:r>
                        <w:rPr>
                          <w:rFonts w:ascii="Cambria Math" w:hAnsi="Cambria Math"/>
                        </w:rPr>
                        <m:t>3</m:t>
                      </m:r>
                    </m:sup>
                  </m:sSup>
                </m:e>
              </m:d>
              <m:r>
                <w:ins w:id="984" w:author="user" w:date="2022-08-21T10:59:00Z">
                  <m:rPr>
                    <m:sty m:val="p"/>
                  </m:rPr>
                  <w:rPr>
                    <w:rFonts w:ascii="Cambria Math" w:hAnsi="Cambria Math"/>
                  </w:rPr>
                  <m:t>∙</m:t>
                </w:ins>
              </m:r>
              <m:r>
                <w:del w:id="985" w:author="user" w:date="2022-08-21T10:59:00Z">
                  <w:rPr>
                    <w:rFonts w:ascii="Cambria Math" w:eastAsia="MS Mincho" w:hAnsi="Cambria Math" w:cs="MS Mincho" w:hint="eastAsia"/>
                  </w:rPr>
                  <m:t>*</m:t>
                </w:del>
              </m:r>
              <m:r>
                <w:rPr>
                  <w:rFonts w:ascii="Cambria Math" w:hAnsi="Cambria Math"/>
                </w:rPr>
                <m:t xml:space="preserve">depth </m:t>
              </m:r>
              <m:d>
                <m:dPr>
                  <m:ctrlPr>
                    <w:rPr>
                      <w:rFonts w:ascii="Cambria Math" w:hAnsi="Cambria Math"/>
                      <w:i/>
                    </w:rPr>
                  </m:ctrlPr>
                </m:dPr>
                <m:e>
                  <m:r>
                    <w:rPr>
                      <w:rFonts w:ascii="Cambria Math" w:hAnsi="Cambria Math"/>
                    </w:rPr>
                    <m:t>cm</m:t>
                  </m:r>
                </m:e>
              </m:d>
              <m:r>
                <w:rPr>
                  <w:rFonts w:ascii="Cambria Math" w:hAnsi="Cambria Math" w:hint="eastAsia"/>
                </w:rPr>
                <m:t>)</m:t>
              </m:r>
            </m:den>
          </m:f>
          <m:r>
            <m:rPr>
              <m:sty m:val="p"/>
            </m:rPr>
            <w:rPr>
              <w:rFonts w:ascii="Cambria Math" w:hAnsi="Cambria Math" w:hint="eastAsia"/>
            </w:rPr>
            <m:t xml:space="preserve"> </m:t>
          </m:r>
          <m:r>
            <m:rPr>
              <m:sty m:val="p"/>
            </m:rPr>
            <w:rPr>
              <w:rFonts w:ascii="Cambria Math" w:hAnsi="Cambria Math"/>
            </w:rPr>
            <m:t>(eq.1)</m:t>
          </m:r>
        </m:oMath>
      </m:oMathPara>
    </w:p>
    <w:p w14:paraId="25B1798C" w14:textId="4B51A399" w:rsidR="004B5F27" w:rsidRPr="00696D80" w:rsidRDefault="004B5F27" w:rsidP="00696D80">
      <w:pPr>
        <w:ind w:firstLine="480"/>
        <w:rPr>
          <w:rFonts w:eastAsiaTheme="minorEastAsia"/>
        </w:rPr>
      </w:pPr>
      <w:r w:rsidRPr="003168E9">
        <w:t>and finally converted to the unit of mg C/ m</w:t>
      </w:r>
      <w:r w:rsidRPr="003168E9">
        <w:rPr>
          <w:vertAlign w:val="superscript"/>
        </w:rPr>
        <w:t>2</w:t>
      </w:r>
      <w:r w:rsidRPr="003168E9">
        <w:rPr>
          <w:rFonts w:hint="eastAsia"/>
        </w:rPr>
        <w:t>.</w:t>
      </w:r>
    </w:p>
    <w:p w14:paraId="2490AD3A" w14:textId="77777777" w:rsidR="004B5F27" w:rsidRPr="003168E9" w:rsidRDefault="004B5F27" w:rsidP="00A675BB">
      <w:pPr>
        <w:pStyle w:val="111"/>
      </w:pPr>
      <w:bookmarkStart w:id="986" w:name="_Toc111656024"/>
      <w:r w:rsidRPr="003168E9">
        <w:t>Meiofauna biomass</w:t>
      </w:r>
      <w:bookmarkEnd w:id="986"/>
    </w:p>
    <w:p w14:paraId="5D525AD7" w14:textId="7BEBB249" w:rsidR="004B5F27" w:rsidRPr="003168E9" w:rsidRDefault="004B5F27" w:rsidP="004B5F27">
      <w:pPr>
        <w:ind w:firstLine="480"/>
      </w:pPr>
      <w:r w:rsidRPr="003168E9">
        <w:t xml:space="preserve">A cutoff 10 ml sterile syringe (i.d. 15 mm) was used to take the subsample from the top 5 cm of sediment, as suggested by Montagna et al. (2017). When taking the </w:t>
      </w:r>
      <w:r w:rsidRPr="003168E9">
        <w:lastRenderedPageBreak/>
        <w:t xml:space="preserve">meiofauna samples, the syringe plunger was held fixed at the sediment surface, and then the barrel was pushed into the sediments to create vacuum suction to draw the sediment samples into a 250 ml specimen jar. An equal volume of 10% buffered formalin (with borax, sodium tetraborate </w:t>
      </w:r>
      <w:commentRangeStart w:id="987"/>
      <w:r w:rsidRPr="003168E9">
        <w:t>Na</w:t>
      </w:r>
      <w:r w:rsidRPr="00A72440">
        <w:rPr>
          <w:vertAlign w:val="subscript"/>
          <w:rPrChange w:id="988" w:author="user" w:date="2022-08-16T15:28:00Z">
            <w:rPr/>
          </w:rPrChange>
        </w:rPr>
        <w:t>2</w:t>
      </w:r>
      <w:r w:rsidRPr="003168E9">
        <w:t>B</w:t>
      </w:r>
      <w:r w:rsidRPr="00A72440">
        <w:rPr>
          <w:vertAlign w:val="subscript"/>
          <w:rPrChange w:id="989" w:author="user" w:date="2022-08-16T15:28:00Z">
            <w:rPr/>
          </w:rPrChange>
        </w:rPr>
        <w:t>4</w:t>
      </w:r>
      <w:r w:rsidRPr="003168E9">
        <w:t>O</w:t>
      </w:r>
      <w:r w:rsidRPr="00A72440">
        <w:rPr>
          <w:vertAlign w:val="subscript"/>
          <w:rPrChange w:id="990" w:author="user" w:date="2022-08-16T15:28:00Z">
            <w:rPr/>
          </w:rPrChange>
        </w:rPr>
        <w:t>7</w:t>
      </w:r>
      <w:commentRangeEnd w:id="987"/>
      <w:r w:rsidR="00EC105F">
        <w:rPr>
          <w:rStyle w:val="ac"/>
        </w:rPr>
        <w:commentReference w:id="987"/>
      </w:r>
      <w:r w:rsidRPr="003168E9">
        <w:t>, and 1 g</w:t>
      </w:r>
      <w:ins w:id="991" w:author="user" w:date="2022-08-19T19:58:00Z">
        <w:r w:rsidR="001D3E7B">
          <w:t>/</w:t>
        </w:r>
      </w:ins>
      <w:r w:rsidRPr="003168E9">
        <w:t xml:space="preserve"> </w:t>
      </w:r>
      <w:ins w:id="992" w:author="user" w:date="2022-08-19T19:58:00Z">
        <w:r w:rsidR="001D3E7B">
          <w:t>l</w:t>
        </w:r>
      </w:ins>
      <w:del w:id="993" w:author="user" w:date="2022-08-19T19:58:00Z">
        <w:r w:rsidRPr="003168E9" w:rsidDel="001D3E7B">
          <w:delText>L</w:delText>
        </w:r>
        <w:r w:rsidRPr="003168E9" w:rsidDel="001D3E7B">
          <w:rPr>
            <w:vertAlign w:val="superscript"/>
          </w:rPr>
          <w:delText>-1</w:delText>
        </w:r>
      </w:del>
      <w:r w:rsidRPr="003168E9">
        <w:t xml:space="preserve"> Rose Bengal) is added to the sediment sample to make a concentration of 5% formalin. Later in the lab, the sediment samples were wet sieved through a 1000 µm sieve with a 40-µm sieve underneath, and then transferred to 70% ethanol. The meiobenthos specimens were extracted from the sediments using Ludox HS40 solution (gravity = 1.18 g</w:t>
      </w:r>
      <w:ins w:id="994" w:author="user" w:date="2022-08-19T19:59:00Z">
        <w:r w:rsidR="001D3E7B">
          <w:t>/</w:t>
        </w:r>
      </w:ins>
      <w:r w:rsidRPr="003168E9">
        <w:t xml:space="preserve"> cm</w:t>
      </w:r>
      <w:del w:id="995" w:author="user" w:date="2022-08-19T19:59:00Z">
        <w:r w:rsidRPr="003168E9" w:rsidDel="001D3E7B">
          <w:rPr>
            <w:vertAlign w:val="superscript"/>
          </w:rPr>
          <w:delText>-</w:delText>
        </w:r>
      </w:del>
      <w:r w:rsidRPr="003168E9">
        <w:rPr>
          <w:vertAlign w:val="superscript"/>
        </w:rPr>
        <w:t>3</w:t>
      </w:r>
      <w:r w:rsidRPr="003168E9">
        <w:t xml:space="preserve">) after centrifuging at 8,000 rpm for 10 min with 3-times repeat (Danovaro, 2009; Montagna et al., 2017). Then the meiofauna was enumerated into major taxonomic groups under a high-power stereomicroscope (Olympus® SZX16; 0.7-11.5 X zoom). The body volume of meiofauna specimens was calculated with the formula: </w:t>
      </w:r>
    </w:p>
    <w:p w14:paraId="3B73E2F7" w14:textId="77777777" w:rsidR="004B5F27" w:rsidRPr="003168E9" w:rsidRDefault="004B5F27" w:rsidP="004B5F27">
      <w:pPr>
        <w:ind w:firstLine="480"/>
      </w:pPr>
      <m:oMathPara>
        <m:oMath>
          <m:r>
            <m:rPr>
              <m:sty m:val="p"/>
            </m:rPr>
            <w:rPr>
              <w:rFonts w:ascii="Cambria Math" w:hAnsi="Cambria Math" w:hint="eastAsia"/>
            </w:rPr>
            <m:t>V=L</m:t>
          </m:r>
          <m:r>
            <m:rPr>
              <m:sty m:val="p"/>
            </m:rPr>
            <w:rPr>
              <w:rFonts w:ascii="Cambria Math" w:hAnsi="Cambria Math"/>
            </w:rPr>
            <m:t>∙</m:t>
          </m:r>
          <m:sSup>
            <m:sSupPr>
              <m:ctrlPr>
                <w:rPr>
                  <w:rFonts w:ascii="Cambria Math" w:hAnsi="Cambria Math"/>
                </w:rPr>
              </m:ctrlPr>
            </m:sSupPr>
            <m:e>
              <m:r>
                <w:rPr>
                  <w:rFonts w:ascii="Cambria Math" w:hAnsi="Cambria Math" w:hint="eastAsia"/>
                </w:rPr>
                <m:t>W</m:t>
              </m:r>
            </m:e>
            <m:sup>
              <m:r>
                <w:rPr>
                  <w:rFonts w:ascii="Cambria Math" w:hAnsi="Cambria Math"/>
                </w:rPr>
                <m:t>2</m:t>
              </m:r>
            </m:sup>
          </m:sSup>
          <m:r>
            <w:rPr>
              <w:rFonts w:ascii="Cambria Math" w:hAnsi="Cambria Math"/>
            </w:rPr>
            <m:t xml:space="preserve">∙C </m:t>
          </m:r>
          <m:r>
            <m:rPr>
              <m:sty m:val="p"/>
            </m:rPr>
            <w:rPr>
              <w:rFonts w:ascii="Cambria Math" w:eastAsia="標楷體" w:hAnsi="Cambria Math"/>
            </w:rPr>
            <m:t xml:space="preserve">(eq. </m:t>
          </m:r>
          <m:r>
            <m:rPr>
              <m:sty m:val="p"/>
            </m:rPr>
            <w:rPr>
              <w:rFonts w:ascii="Cambria Math" w:eastAsia="標楷體" w:hAnsi="Cambria Math" w:hint="eastAsia"/>
            </w:rPr>
            <m:t>2</m:t>
          </m:r>
          <m:r>
            <m:rPr>
              <m:sty m:val="p"/>
            </m:rPr>
            <w:rPr>
              <w:rFonts w:ascii="Cambria Math" w:eastAsia="標楷體" w:hAnsi="Cambria Math"/>
            </w:rPr>
            <m:t>),</m:t>
          </m:r>
        </m:oMath>
      </m:oMathPara>
    </w:p>
    <w:p w14:paraId="67D6F70B" w14:textId="77777777" w:rsidR="004B5F27" w:rsidRPr="004B5F27" w:rsidRDefault="004B5F27" w:rsidP="004B5F27">
      <w:pPr>
        <w:ind w:firstLine="480"/>
        <w:rPr>
          <w:rFonts w:eastAsiaTheme="minorEastAsia"/>
        </w:rPr>
      </w:pPr>
      <w:r w:rsidRPr="003168E9">
        <w:t xml:space="preserve">where V was the volume, L was the length, W was the width, and C is the taxon-specific conversion factors (Warwick and Gee, 1984). The biovolume was converted into wet weight by assuming a specific gravity of 1.13 (Warwick and Gee, 1984) and converted into OC using the conversion factor of 12% (Baguley et al., 2004). Finally, the meiofauna OC stock was divided by the sampling area and then converted to the </w:t>
      </w:r>
      <w:r w:rsidRPr="003168E9">
        <w:lastRenderedPageBreak/>
        <w:t>unit of mg C/ m</w:t>
      </w:r>
      <w:r w:rsidRPr="003168E9">
        <w:rPr>
          <w:vertAlign w:val="superscript"/>
        </w:rPr>
        <w:t>2</w:t>
      </w:r>
      <w:r w:rsidRPr="003168E9">
        <w:t>.</w:t>
      </w:r>
    </w:p>
    <w:p w14:paraId="3CD04E9E" w14:textId="77777777" w:rsidR="004B5F27" w:rsidRPr="003168E9" w:rsidRDefault="004B5F27" w:rsidP="00A675BB">
      <w:pPr>
        <w:pStyle w:val="111"/>
      </w:pPr>
      <w:bookmarkStart w:id="996" w:name="_Toc111656025"/>
      <w:r w:rsidRPr="003168E9">
        <w:t>Macrofauna biomass</w:t>
      </w:r>
      <w:bookmarkEnd w:id="996"/>
    </w:p>
    <w:p w14:paraId="1E64D346" w14:textId="3C658593" w:rsidR="004B5F27" w:rsidRPr="003168E9" w:rsidRDefault="004B5F27" w:rsidP="004B5F27">
      <w:pPr>
        <w:ind w:firstLine="480"/>
      </w:pPr>
      <w:r w:rsidRPr="003168E9">
        <w:t>Once the sediment cores were recovered, the supernatant water above the sediment surface was siphoned carefully through a 300-µm sieve. Then, the top 10 cm of the sediments</w:t>
      </w:r>
      <w:ins w:id="997" w:author="user" w:date="2022-08-17T15:24:00Z">
        <w:r w:rsidR="00E63D78">
          <w:t>, where the macrofauna may dwell,</w:t>
        </w:r>
      </w:ins>
      <w:r w:rsidRPr="003168E9">
        <w:t xml:space="preserve"> were extruded by an extruder and washed with 5 µm filtered seawater through the same 300-µm sieve as suggested by Montagna et al. (2017). Later, the remaining sediment was kept in a 250 m</w:t>
      </w:r>
      <w:ins w:id="998" w:author="user" w:date="2022-08-19T20:42:00Z">
        <w:r w:rsidR="00781ED1">
          <w:t>l</w:t>
        </w:r>
      </w:ins>
      <w:del w:id="999" w:author="user" w:date="2022-08-19T20:42:00Z">
        <w:r w:rsidRPr="003168E9" w:rsidDel="00781ED1">
          <w:delText>L</w:delText>
        </w:r>
      </w:del>
      <w:r w:rsidRPr="003168E9">
        <w:t xml:space="preserve"> specimen jar with an equal volume of 10% buffered formalin (with borax, sodium tetraborate </w:t>
      </w:r>
      <w:commentRangeStart w:id="1000"/>
      <w:r w:rsidRPr="003168E9">
        <w:t>Na</w:t>
      </w:r>
      <w:r w:rsidRPr="00A72440">
        <w:rPr>
          <w:vertAlign w:val="subscript"/>
          <w:rPrChange w:id="1001" w:author="user" w:date="2022-08-16T15:28:00Z">
            <w:rPr/>
          </w:rPrChange>
        </w:rPr>
        <w:t>2</w:t>
      </w:r>
      <w:r w:rsidRPr="003168E9">
        <w:t>B</w:t>
      </w:r>
      <w:r w:rsidRPr="00A72440">
        <w:rPr>
          <w:vertAlign w:val="subscript"/>
          <w:rPrChange w:id="1002" w:author="user" w:date="2022-08-16T15:28:00Z">
            <w:rPr/>
          </w:rPrChange>
        </w:rPr>
        <w:t>4</w:t>
      </w:r>
      <w:r w:rsidRPr="003168E9">
        <w:t>O</w:t>
      </w:r>
      <w:r w:rsidRPr="00A72440">
        <w:rPr>
          <w:vertAlign w:val="subscript"/>
          <w:rPrChange w:id="1003" w:author="user" w:date="2022-08-16T15:28:00Z">
            <w:rPr/>
          </w:rPrChange>
        </w:rPr>
        <w:t>7</w:t>
      </w:r>
      <w:commentRangeEnd w:id="1000"/>
      <w:r w:rsidR="00EC105F">
        <w:rPr>
          <w:rStyle w:val="ac"/>
        </w:rPr>
        <w:commentReference w:id="1000"/>
      </w:r>
      <w:r w:rsidRPr="003168E9">
        <w:t>, and 1 g</w:t>
      </w:r>
      <w:ins w:id="1004" w:author="user" w:date="2022-08-19T20:00:00Z">
        <w:r w:rsidR="001D3E7B">
          <w:t>/</w:t>
        </w:r>
      </w:ins>
      <w:r w:rsidRPr="003168E9">
        <w:t xml:space="preserve"> </w:t>
      </w:r>
      <w:ins w:id="1005" w:author="user" w:date="2022-08-19T20:00:00Z">
        <w:r w:rsidR="001D3E7B">
          <w:t>l</w:t>
        </w:r>
      </w:ins>
      <w:commentRangeStart w:id="1006"/>
      <w:del w:id="1007" w:author="user" w:date="2022-08-19T20:00:00Z">
        <w:r w:rsidRPr="003168E9" w:rsidDel="001D3E7B">
          <w:delText>L</w:delText>
        </w:r>
        <w:r w:rsidRPr="00A72440" w:rsidDel="001D3E7B">
          <w:rPr>
            <w:vertAlign w:val="superscript"/>
            <w:rPrChange w:id="1008" w:author="user" w:date="2022-08-16T15:28:00Z">
              <w:rPr/>
            </w:rPrChange>
          </w:rPr>
          <w:delText>-</w:delText>
        </w:r>
      </w:del>
      <w:del w:id="1009" w:author="user" w:date="2022-08-19T20:43:00Z">
        <w:r w:rsidRPr="00A72440" w:rsidDel="00781ED1">
          <w:rPr>
            <w:vertAlign w:val="superscript"/>
            <w:rPrChange w:id="1010" w:author="user" w:date="2022-08-16T15:28:00Z">
              <w:rPr/>
            </w:rPrChange>
          </w:rPr>
          <w:delText>1</w:delText>
        </w:r>
      </w:del>
      <w:commentRangeEnd w:id="1006"/>
      <w:r w:rsidR="00EC105F">
        <w:rPr>
          <w:rStyle w:val="ac"/>
        </w:rPr>
        <w:commentReference w:id="1006"/>
      </w:r>
      <w:r w:rsidRPr="003168E9">
        <w:t xml:space="preserve"> Rose Bengal) to fix the samples for at least 24 hours. Macrobenthos samples were sorted and enumerated into major taxonomic groups using a stereo sorting microscope (Olympus® SZ61; 0.67-4.5X zoom) and then permanently-preserved in 70% ethanol. The body volume of macrofauna specimens was estimated by the same length-width relationship as eq.2. </w:t>
      </w:r>
    </w:p>
    <w:p w14:paraId="1D09F009" w14:textId="77777777" w:rsidR="004B5F27" w:rsidRPr="004B5F27" w:rsidRDefault="004B5F27" w:rsidP="004B5F27">
      <w:pPr>
        <w:ind w:firstLine="480"/>
        <w:rPr>
          <w:rFonts w:eastAsiaTheme="minorEastAsia"/>
        </w:rPr>
      </w:pPr>
      <w:r w:rsidRPr="003168E9">
        <w:t xml:space="preserve">For the common taxa such as polychaetes and nematodes, the conversion factor was from the previous study (i.e., Warwick and Gee, 1984). For the taxa whose conversion factors were unavailable, the biovolume was calculated from length and width using the nearest geometric shapes (e.g., cone shape: scaphopods; cylinder shape: aplacophorans, sipunculans, and nemerteans; ellipsoid shape: ophiuroids and asteroids.) </w:t>
      </w:r>
      <w:r w:rsidRPr="003168E9">
        <w:lastRenderedPageBreak/>
        <w:t>The biovolume was also converted into wet weight by assuming a specific gravity of 1.13 (Warwick and Gee, 1984) and then multiplied by 4.3 % to obtain the organic carbon content (Rowe, 1983). Finally, the OC stock of macrofauna was divided by the sampling area and then converted to the unit of mg C/ m</w:t>
      </w:r>
      <w:r w:rsidRPr="003168E9">
        <w:rPr>
          <w:vertAlign w:val="superscript"/>
        </w:rPr>
        <w:t>2</w:t>
      </w:r>
      <w:r>
        <w:t>.</w:t>
      </w:r>
    </w:p>
    <w:p w14:paraId="75F404F8" w14:textId="77777777" w:rsidR="004B5F27" w:rsidRPr="004B5F27" w:rsidRDefault="004B5F27" w:rsidP="00DE071F">
      <w:pPr>
        <w:pStyle w:val="11"/>
      </w:pPr>
      <w:bookmarkStart w:id="1011" w:name="_Toc111656026"/>
      <w:r w:rsidRPr="003168E9">
        <w:t>Sampling</w:t>
      </w:r>
      <w:r w:rsidRPr="003168E9">
        <w:rPr>
          <w:rFonts w:hint="eastAsia"/>
        </w:rPr>
        <w:t xml:space="preserve"> </w:t>
      </w:r>
      <w:r w:rsidRPr="003168E9">
        <w:t>procedures of non-living component of OC</w:t>
      </w:r>
      <w:bookmarkEnd w:id="1011"/>
    </w:p>
    <w:p w14:paraId="2D6F880B" w14:textId="77777777" w:rsidR="004B5F27" w:rsidRPr="003168E9" w:rsidRDefault="004B5F27" w:rsidP="00A675BB">
      <w:pPr>
        <w:pStyle w:val="111"/>
      </w:pPr>
      <w:bookmarkStart w:id="1012" w:name="_Toc111656027"/>
      <w:r w:rsidRPr="003168E9">
        <w:t>Detrital organic carbon</w:t>
      </w:r>
      <w:bookmarkEnd w:id="1012"/>
    </w:p>
    <w:p w14:paraId="2AC2E1D8" w14:textId="6C716D92" w:rsidR="004B5F27" w:rsidRPr="003168E9" w:rsidRDefault="004B5F27" w:rsidP="004B5F27">
      <w:pPr>
        <w:ind w:firstLine="480"/>
      </w:pPr>
      <w:r w:rsidRPr="003168E9">
        <w:t xml:space="preserve">Surface sediment </w:t>
      </w:r>
      <w:r w:rsidRPr="003168E9">
        <w:rPr>
          <w:rFonts w:hint="eastAsia"/>
        </w:rPr>
        <w:t>w</w:t>
      </w:r>
      <w:r w:rsidRPr="003168E9">
        <w:t>as taken and stored in 50-ml centrifuge tube in -20°C freezer. In the lab, the sediment samples were freeze-dried for 3 to 5 days to measure wet weight (before freeze-drying), dry weight (after freeze-drying), water content, and porosity. An aliquot of freeze-drying sediment (~0.4 g) was acidified with HCl to remove calcium carbonate, combusted at 1000˚C with pure oxygen, and analyzed with a Flash EA 1112 elemental analyzer for total organic carbon (TOC).</w:t>
      </w:r>
      <w:del w:id="1013" w:author="user" w:date="2022-08-17T15:19:00Z">
        <w:r w:rsidRPr="003168E9" w:rsidDel="00F326F2">
          <w:delText xml:space="preserve"> </w:delText>
        </w:r>
      </w:del>
    </w:p>
    <w:p w14:paraId="115ED8C3" w14:textId="0D8F9005" w:rsidR="004B5F27" w:rsidRPr="004B5F27" w:rsidRDefault="004B5F27" w:rsidP="004B5F27">
      <w:pPr>
        <w:ind w:firstLine="480"/>
        <w:rPr>
          <w:rFonts w:eastAsiaTheme="minorEastAsia"/>
        </w:rPr>
      </w:pPr>
      <w:r w:rsidRPr="003168E9">
        <w:t>Before calculating the stock of detritus</w:t>
      </w:r>
      <w:r w:rsidRPr="003168E9">
        <w:rPr>
          <w:rFonts w:asciiTheme="minorEastAsia" w:hAnsiTheme="minorEastAsia"/>
        </w:rPr>
        <w:t xml:space="preserve"> </w:t>
      </w:r>
      <w:r w:rsidRPr="003168E9">
        <w:rPr>
          <w:rFonts w:hint="cs"/>
        </w:rPr>
        <w:t>O</w:t>
      </w:r>
      <w:r w:rsidRPr="003168E9">
        <w:t>C, the core area</w:t>
      </w:r>
      <w:r w:rsidRPr="003168E9">
        <w:rPr>
          <w:rFonts w:hint="eastAsia"/>
        </w:rPr>
        <w:t xml:space="preserve"> (</w:t>
      </w:r>
      <w:r w:rsidRPr="003168E9">
        <w:t>m</w:t>
      </w:r>
      <w:r w:rsidRPr="003168E9">
        <w:rPr>
          <w:vertAlign w:val="superscript"/>
        </w:rPr>
        <w:t>2</w:t>
      </w:r>
      <w:r w:rsidRPr="003168E9">
        <w:t>) was first converted</w:t>
      </w:r>
      <w:r w:rsidRPr="003168E9">
        <w:rPr>
          <w:rFonts w:hint="eastAsia"/>
        </w:rPr>
        <w:t xml:space="preserve"> </w:t>
      </w:r>
      <w:r w:rsidRPr="003168E9">
        <w:t>to volume (m</w:t>
      </w:r>
      <w:r w:rsidRPr="003168E9">
        <w:rPr>
          <w:vertAlign w:val="superscript"/>
        </w:rPr>
        <w:t>3</w:t>
      </w:r>
      <w:r w:rsidRPr="003168E9">
        <w:t xml:space="preserve">) by multiplying the </w:t>
      </w:r>
      <w:del w:id="1014" w:author="user" w:date="2022-08-17T15:15:00Z">
        <w:r w:rsidRPr="003168E9" w:rsidDel="00F326F2">
          <w:delText xml:space="preserve">sampling </w:delText>
        </w:r>
      </w:del>
      <w:r w:rsidRPr="003168E9">
        <w:t xml:space="preserve">depth (i.e., </w:t>
      </w:r>
      <w:ins w:id="1015" w:author="user" w:date="2022-08-17T15:15:00Z">
        <w:r w:rsidR="00F326F2">
          <w:t>1</w:t>
        </w:r>
      </w:ins>
      <w:r w:rsidRPr="003168E9">
        <w:t>0</w:t>
      </w:r>
      <w:ins w:id="1016" w:author="user" w:date="2022-08-17T15:15:00Z">
        <w:r w:rsidR="00F326F2">
          <w:t xml:space="preserve"> </w:t>
        </w:r>
      </w:ins>
      <w:del w:id="1017" w:author="user" w:date="2022-08-17T15:15:00Z">
        <w:r w:rsidRPr="003168E9" w:rsidDel="00F326F2">
          <w:delText xml:space="preserve">.1 </w:delText>
        </w:r>
      </w:del>
      <w:ins w:id="1018" w:author="user" w:date="2022-08-17T15:15:00Z">
        <w:r w:rsidR="00F326F2">
          <w:t>c</w:t>
        </w:r>
      </w:ins>
      <w:r w:rsidRPr="003168E9">
        <w:t>m)</w:t>
      </w:r>
      <w:ins w:id="1019" w:author="user" w:date="2022-08-17T15:15:00Z">
        <w:r w:rsidR="00F326F2">
          <w:t xml:space="preserve"> at which the macrofauna may dwell</w:t>
        </w:r>
      </w:ins>
      <w:r w:rsidRPr="003168E9">
        <w:rPr>
          <w:rFonts w:hint="eastAsia"/>
        </w:rPr>
        <w:t>.</w:t>
      </w:r>
      <w:r w:rsidRPr="003168E9">
        <w:t xml:space="preserve"> </w:t>
      </w:r>
      <w:bookmarkStart w:id="1020" w:name="_Hlk110003046"/>
      <w:r w:rsidRPr="003168E9">
        <w:t>The volume</w:t>
      </w:r>
      <w:r w:rsidRPr="003168E9">
        <w:rPr>
          <w:rFonts w:asciiTheme="minorEastAsia" w:hAnsiTheme="minorEastAsia" w:hint="eastAsia"/>
        </w:rPr>
        <w:t xml:space="preserve"> </w:t>
      </w:r>
      <w:r w:rsidRPr="003168E9">
        <w:t>was then converted into mass by assuming the</w:t>
      </w:r>
      <w:r w:rsidRPr="003168E9">
        <w:rPr>
          <w:rFonts w:hint="eastAsia"/>
        </w:rPr>
        <w:t xml:space="preserve"> </w:t>
      </w:r>
      <w:commentRangeStart w:id="1021"/>
      <w:r w:rsidRPr="003168E9">
        <w:t>sediment bulk density of 2.65</w:t>
      </w:r>
      <w:r w:rsidRPr="003168E9">
        <w:rPr>
          <w:rFonts w:hint="eastAsia"/>
        </w:rPr>
        <w:t xml:space="preserve"> (</w:t>
      </w:r>
      <w:r w:rsidRPr="003168E9">
        <w:t>g/</w:t>
      </w:r>
      <w:ins w:id="1022" w:author="user" w:date="2022-08-19T20:00:00Z">
        <w:r w:rsidR="001D3E7B">
          <w:t xml:space="preserve"> </w:t>
        </w:r>
      </w:ins>
      <w:r w:rsidRPr="003168E9">
        <w:t>cm</w:t>
      </w:r>
      <w:r w:rsidRPr="003168E9">
        <w:rPr>
          <w:vertAlign w:val="superscript"/>
        </w:rPr>
        <w:t>3</w:t>
      </w:r>
      <w:r w:rsidRPr="003168E9">
        <w:rPr>
          <w:rFonts w:hint="eastAsia"/>
        </w:rPr>
        <w:t>)</w:t>
      </w:r>
      <w:commentRangeEnd w:id="1021"/>
      <w:r w:rsidR="00005A17">
        <w:rPr>
          <w:rStyle w:val="ac"/>
        </w:rPr>
        <w:commentReference w:id="1021"/>
      </w:r>
      <w:bookmarkEnd w:id="1020"/>
      <w:r w:rsidRPr="003168E9">
        <w:t xml:space="preserve"> (Eleftheriou</w:t>
      </w:r>
      <w:r w:rsidRPr="003168E9">
        <w:rPr>
          <w:rFonts w:hint="eastAsia"/>
        </w:rPr>
        <w:t>,</w:t>
      </w:r>
      <w:r w:rsidRPr="003168E9">
        <w:t xml:space="preserve"> 2013). Finally, </w:t>
      </w:r>
      <w:bookmarkStart w:id="1023" w:name="_Hlk110002935"/>
      <w:r w:rsidRPr="003168E9">
        <w:t xml:space="preserve">the OC stock was sediment mass multiplying TOC content (%) and divided by the sampling area to the unit of </w:t>
      </w:r>
      <w:commentRangeStart w:id="1024"/>
      <w:r w:rsidRPr="003168E9">
        <w:t>mg C/ m</w:t>
      </w:r>
      <w:r w:rsidRPr="003168E9">
        <w:rPr>
          <w:vertAlign w:val="superscript"/>
        </w:rPr>
        <w:t>2</w:t>
      </w:r>
      <w:commentRangeEnd w:id="1024"/>
      <w:r w:rsidR="007A1106">
        <w:rPr>
          <w:rStyle w:val="ac"/>
        </w:rPr>
        <w:commentReference w:id="1024"/>
      </w:r>
      <w:bookmarkEnd w:id="1023"/>
      <w:r w:rsidRPr="003168E9">
        <w:rPr>
          <w:rFonts w:hint="eastAsia"/>
        </w:rPr>
        <w:t>.</w:t>
      </w:r>
      <w:ins w:id="1025" w:author="user" w:date="2022-08-17T15:20:00Z">
        <w:r w:rsidR="00F326F2" w:rsidRPr="00F326F2">
          <w:t xml:space="preserve"> </w:t>
        </w:r>
        <w:r w:rsidR="00F326F2">
          <w:t xml:space="preserve">Because only a small aliquot of sediment was used </w:t>
        </w:r>
      </w:ins>
      <w:ins w:id="1026" w:author="user" w:date="2022-08-17T15:21:00Z">
        <w:r w:rsidR="00F326F2">
          <w:t xml:space="preserve">in </w:t>
        </w:r>
      </w:ins>
      <w:ins w:id="1027" w:author="user" w:date="2022-08-17T15:20:00Z">
        <w:r w:rsidR="00F326F2">
          <w:t xml:space="preserve">TOC measurement, the sample </w:t>
        </w:r>
        <w:r w:rsidR="00F326F2">
          <w:lastRenderedPageBreak/>
          <w:t xml:space="preserve">likely missed the larger fauna and </w:t>
        </w:r>
      </w:ins>
      <w:ins w:id="1028" w:author="user" w:date="2022-08-17T15:21:00Z">
        <w:r w:rsidR="00F326F2">
          <w:t xml:space="preserve">was </w:t>
        </w:r>
      </w:ins>
      <w:ins w:id="1029" w:author="user" w:date="2022-08-17T15:20:00Z">
        <w:r w:rsidR="00F326F2">
          <w:t>considered only containing OC.</w:t>
        </w:r>
      </w:ins>
    </w:p>
    <w:p w14:paraId="7440EEE3" w14:textId="77777777" w:rsidR="004B5F27" w:rsidRPr="003168E9" w:rsidRDefault="004B5F27" w:rsidP="00DE071F">
      <w:pPr>
        <w:pStyle w:val="11"/>
      </w:pPr>
      <w:bookmarkStart w:id="1030" w:name="_Toc111656028"/>
      <w:r w:rsidRPr="003168E9">
        <w:t xml:space="preserve">Sediment community oxygen consumption </w:t>
      </w:r>
      <w:r w:rsidRPr="003168E9">
        <w:rPr>
          <w:rFonts w:hint="eastAsia"/>
        </w:rPr>
        <w:t>(SCOC)</w:t>
      </w:r>
      <w:bookmarkEnd w:id="1030"/>
    </w:p>
    <w:p w14:paraId="7A196E9A" w14:textId="24256E2A" w:rsidR="004B5F27" w:rsidRPr="003168E9" w:rsidRDefault="004B5F27" w:rsidP="004B5F27">
      <w:pPr>
        <w:ind w:firstLine="480"/>
        <w:rPr>
          <w:b/>
        </w:rPr>
      </w:pPr>
      <w:r w:rsidRPr="003168E9">
        <w:t>Three core tubes recovered from a megacorer were used to measure sediment community oxygen consumption (SCOC). The incubation was taken place in a dark, temperature-controlled water bath. If the supernatant water was insufficient to fill the core tube, the sediment core was carefully filled with bottom water collected from the CTD rosette.</w:t>
      </w:r>
      <w:r w:rsidRPr="003168E9">
        <w:rPr>
          <w:rFonts w:hint="eastAsia"/>
        </w:rPr>
        <w:t xml:space="preserve"> </w:t>
      </w:r>
      <w:r w:rsidRPr="003168E9">
        <w:t xml:space="preserve">The core tube </w:t>
      </w:r>
      <w:r w:rsidRPr="003168E9">
        <w:rPr>
          <w:rFonts w:hint="eastAsia"/>
        </w:rPr>
        <w:t>w</w:t>
      </w:r>
      <w:r w:rsidRPr="003168E9">
        <w:t>as then closed hermetically with a custom-built HDPE lid, and air bubbles were carefully removed. A magnetically driven impeller (60–80 rpm) attached to the core lid gently circulated the water during the incubation. Then, the sediments were acclimated for approximately 6 hours until the flocculent materials settled and the overlying water was clear. The dissolved oxygen concentration was measured every 8 hours with a miniature oxygen optode (i.d. 2 mm) through a sampling port on the core lid (PreSens® Microx 4). According to Glud (2008)</w:t>
      </w:r>
      <w:r w:rsidRPr="003168E9">
        <w:rPr>
          <w:rFonts w:hint="eastAsia"/>
        </w:rPr>
        <w:t>,</w:t>
      </w:r>
      <w:r w:rsidRPr="003168E9">
        <w:t xml:space="preserve"> the</w:t>
      </w:r>
      <w:r w:rsidRPr="003168E9">
        <w:rPr>
          <w:rFonts w:hint="eastAsia"/>
        </w:rPr>
        <w:t xml:space="preserve"> </w:t>
      </w:r>
      <w:r w:rsidRPr="003168E9">
        <w:t xml:space="preserve">dissolved oxygen concentration was measured until it decreased by 15% of the initial concentration to prevent hypoxic stress. The fluxes of oxygen into or out of the sediments </w:t>
      </w:r>
      <w:del w:id="1031" w:author="Chih-Lin Wei" w:date="2022-07-30T21:23:00Z">
        <w:r w:rsidRPr="003168E9" w:rsidDel="00366770">
          <w:delText xml:space="preserve">was </w:delText>
        </w:r>
      </w:del>
      <w:ins w:id="1032" w:author="Chih-Lin Wei" w:date="2022-07-30T21:23:00Z">
        <w:r w:rsidR="00366770" w:rsidRPr="003168E9">
          <w:t>w</w:t>
        </w:r>
        <w:r w:rsidR="00366770">
          <w:t>ere</w:t>
        </w:r>
        <w:r w:rsidR="00366770" w:rsidRPr="003168E9">
          <w:t xml:space="preserve"> </w:t>
        </w:r>
      </w:ins>
      <w:r w:rsidRPr="003168E9">
        <w:t>calculated as:</w:t>
      </w:r>
    </w:p>
    <w:p w14:paraId="3CB4F8C4" w14:textId="77777777" w:rsidR="004B5F27" w:rsidRPr="003168E9" w:rsidRDefault="004B5F27" w:rsidP="004B5F27">
      <w:pPr>
        <w:ind w:firstLine="480"/>
        <w:jc w:val="center"/>
      </w:pPr>
      <m:oMath>
        <m:r>
          <m:rPr>
            <m:sty m:val="p"/>
          </m:rPr>
          <w:rPr>
            <w:rFonts w:ascii="Cambria Math" w:hAnsi="Cambria Math"/>
          </w:rPr>
          <m:t>Flux=</m:t>
        </m:r>
        <m:f>
          <m:fPr>
            <m:ctrlPr>
              <w:rPr>
                <w:rFonts w:ascii="Cambria Math" w:hAnsi="Cambria Math"/>
                <w:i/>
              </w:rPr>
            </m:ctrlPr>
          </m:fPr>
          <m:num>
            <m:d>
              <m:dPr>
                <m:begChr m:val="["/>
                <m:endChr m:val="]"/>
                <m:ctrlPr>
                  <w:rPr>
                    <w:rFonts w:ascii="Cambria Math" w:hAnsi="Cambria Math"/>
                    <w:i/>
                  </w:rPr>
                </m:ctrlPr>
              </m:dPr>
              <m:e>
                <m:r>
                  <w:rPr>
                    <w:rFonts w:ascii="Cambria Math" w:hAnsi="Cambria Math"/>
                  </w:rPr>
                  <m:t>Change in contentration</m:t>
                </m:r>
              </m:e>
            </m:d>
            <m:r>
              <w:rPr>
                <w:rFonts w:ascii="Cambria Math" w:hAnsi="Cambria Math"/>
              </w:rPr>
              <m:t xml:space="preserve"> ∙ V</m:t>
            </m:r>
          </m:num>
          <m:den>
            <m:r>
              <w:rPr>
                <w:rFonts w:ascii="Cambria Math" w:hAnsi="Cambria Math"/>
              </w:rPr>
              <m:t>Core area ∙ Time</m:t>
            </m:r>
          </m:den>
        </m:f>
      </m:oMath>
      <w:r w:rsidRPr="003168E9">
        <w:t xml:space="preserve"> </w:t>
      </w:r>
      <m:oMath>
        <m:r>
          <m:rPr>
            <m:sty m:val="p"/>
          </m:rPr>
          <w:rPr>
            <w:rFonts w:ascii="Cambria Math" w:hAnsi="Cambria Math"/>
          </w:rPr>
          <m:t>(eq.3)</m:t>
        </m:r>
      </m:oMath>
      <w:r w:rsidRPr="003168E9">
        <w:t>,</w:t>
      </w:r>
    </w:p>
    <w:p w14:paraId="05B8438F" w14:textId="77777777" w:rsidR="004B5F27" w:rsidRPr="003168E9" w:rsidRDefault="004B5F27" w:rsidP="004B5F27">
      <w:pPr>
        <w:ind w:firstLine="480"/>
      </w:pPr>
      <w:r w:rsidRPr="003168E9">
        <w:t xml:space="preserve">where V was the volume of overlying water. </w:t>
      </w:r>
    </w:p>
    <w:p w14:paraId="09047BF3" w14:textId="12AD2E08" w:rsidR="004B5F27" w:rsidRPr="003168E9" w:rsidRDefault="004B5F27" w:rsidP="004B5F27">
      <w:pPr>
        <w:ind w:firstLine="480"/>
      </w:pPr>
      <w:r w:rsidRPr="003168E9">
        <w:lastRenderedPageBreak/>
        <w:t xml:space="preserve">After </w:t>
      </w:r>
      <w:del w:id="1033" w:author="Yushih Lin" w:date="2022-07-27T21:40:00Z">
        <w:r w:rsidRPr="003168E9">
          <w:delText xml:space="preserve">the </w:delText>
        </w:r>
      </w:del>
      <w:r w:rsidRPr="003168E9">
        <w:t xml:space="preserve">shipboard incubation, one to three oxygen microelectrodes (100 µm tip size) were inserted simultaneously into sediments at 100 µm increments using Unisense® Field Microprofiling System. The diffusive oxygen fluxes through the sediment-water interface were calculated according to Fick’s first law of diffusion (Berg et al., 1998; Glud, 2008). The oxygen concentration profile, sediment porosity, initial concentrations in the overlying water, and oxygen diffusion coefficient corrected by temperature were inputs to calculate diffusive oxygen fluxes </w:t>
      </w:r>
      <w:del w:id="1034" w:author="user" w:date="2022-08-19T20:06:00Z">
        <w:r w:rsidRPr="003168E9" w:rsidDel="00286DFC">
          <w:delText xml:space="preserve">(DOU) </w:delText>
        </w:r>
      </w:del>
      <w:r w:rsidRPr="003168E9">
        <w:t>using Unisense® Profile software. The oxygen penetration depth (OPD) was determined by the depth of dissolved oxygen concentration &lt; 5 µmol</w:t>
      </w:r>
      <w:ins w:id="1035" w:author="user" w:date="2022-08-19T20:05:00Z">
        <w:r w:rsidR="00286DFC">
          <w:t>/</w:t>
        </w:r>
      </w:ins>
      <w:r w:rsidRPr="003168E9">
        <w:t xml:space="preserve"> </w:t>
      </w:r>
      <w:ins w:id="1036" w:author="user" w:date="2022-08-19T20:05:00Z">
        <w:r w:rsidR="00286DFC">
          <w:t>l</w:t>
        </w:r>
      </w:ins>
      <w:del w:id="1037" w:author="user" w:date="2022-08-19T20:05:00Z">
        <w:r w:rsidRPr="003168E9" w:rsidDel="00286DFC">
          <w:delText>L</w:delText>
        </w:r>
        <w:r w:rsidRPr="003168E9" w:rsidDel="00286DFC">
          <w:rPr>
            <w:vertAlign w:val="superscript"/>
          </w:rPr>
          <w:delText>-1</w:delText>
        </w:r>
      </w:del>
      <w:r w:rsidRPr="003168E9">
        <w:t xml:space="preserve">. The diffusive carbon remineralization was calculated by the flux of oxygen in moles multiplying a </w:t>
      </w:r>
      <w:commentRangeStart w:id="1038"/>
      <w:commentRangeStart w:id="1039"/>
      <w:r w:rsidRPr="003168E9">
        <w:t>respiratory quotient of 0.85</w:t>
      </w:r>
      <w:commentRangeEnd w:id="1038"/>
      <w:r w:rsidR="00DE0141">
        <w:rPr>
          <w:rStyle w:val="ac"/>
        </w:rPr>
        <w:commentReference w:id="1038"/>
      </w:r>
      <w:commentRangeEnd w:id="1039"/>
      <w:ins w:id="1040" w:author="user" w:date="2022-08-16T15:47:00Z">
        <w:r w:rsidR="00655969">
          <w:t xml:space="preserve"> (</w:t>
        </w:r>
        <w:r w:rsidR="00655969" w:rsidRPr="00655969">
          <w:t>Rowe et al., 2008</w:t>
        </w:r>
        <w:r w:rsidR="00655969">
          <w:t>)</w:t>
        </w:r>
      </w:ins>
      <w:r w:rsidR="00CA1FBA">
        <w:rPr>
          <w:rStyle w:val="ac"/>
        </w:rPr>
        <w:commentReference w:id="1039"/>
      </w:r>
      <w:r w:rsidRPr="003168E9">
        <w:t xml:space="preserve">. </w:t>
      </w:r>
    </w:p>
    <w:p w14:paraId="0C13D932" w14:textId="549153A3" w:rsidR="004B5F27" w:rsidRPr="004B5F27" w:rsidRDefault="004B5F27" w:rsidP="004B5F27">
      <w:pPr>
        <w:ind w:firstLine="480"/>
        <w:rPr>
          <w:rFonts w:eastAsiaTheme="minorEastAsia"/>
        </w:rPr>
      </w:pPr>
      <w:r w:rsidRPr="003168E9">
        <w:t xml:space="preserve">In general, the sediment oxygen profile concentration measures the diffusive oxygen utilization (DOU) mainly contributed by aerobic respiration of microorganisms through slow diffusion of oxygen molecules. In contrast, the sediment incubation experiment measures the total oxygen utilization (TOU, also </w:t>
      </w:r>
      <w:del w:id="1041" w:author="Chih-Lin Wei" w:date="2022-07-30T21:25:00Z">
        <w:r w:rsidRPr="003168E9" w:rsidDel="00366770">
          <w:delText>referred to</w:delText>
        </w:r>
      </w:del>
      <w:ins w:id="1042" w:author="Chih-Lin Wei" w:date="2022-07-30T21:25:00Z">
        <w:r w:rsidR="00366770">
          <w:t>known</w:t>
        </w:r>
      </w:ins>
      <w:r w:rsidRPr="003168E9">
        <w:t xml:space="preserve"> as </w:t>
      </w:r>
      <w:del w:id="1043" w:author="user" w:date="2022-08-16T15:28:00Z">
        <w:r w:rsidRPr="003168E9">
          <w:delText>SCOC).</w:delText>
        </w:r>
      </w:del>
      <w:ins w:id="1044" w:author="Chih-Lin Wei" w:date="2022-07-30T21:25:00Z">
        <w:r w:rsidR="00366770">
          <w:t xml:space="preserve">sediment community oxygen consumption or </w:t>
        </w:r>
      </w:ins>
      <w:ins w:id="1045" w:author="user" w:date="2022-08-16T15:28:00Z">
        <w:r w:rsidRPr="003168E9">
          <w:t>SCOC).</w:t>
        </w:r>
      </w:ins>
      <w:r w:rsidRPr="003168E9">
        <w:t xml:space="preserve"> The TOU not only accounts for DOU but also for benthos' respiration and the benthos-mediated oxygen utilization (BMU) through their bioirrigation and bioturbation activities (Glud, 2008; Lichtschlag et al., 2015; Wenzhöfer and Glud, 2004). Therefore, the difference between the TOU and </w:t>
      </w:r>
      <w:r w:rsidRPr="003168E9">
        <w:lastRenderedPageBreak/>
        <w:t>DOU is the</w:t>
      </w:r>
      <w:del w:id="1046" w:author="user" w:date="2022-08-19T20:06:00Z">
        <w:r w:rsidRPr="003168E9" w:rsidDel="00286DFC">
          <w:delText xml:space="preserve"> benthos-mediated oxygen utilization (</w:delText>
        </w:r>
      </w:del>
      <w:r w:rsidRPr="003168E9">
        <w:t>BMU</w:t>
      </w:r>
      <w:del w:id="1047" w:author="user" w:date="2022-08-19T20:06:00Z">
        <w:r w:rsidRPr="003168E9" w:rsidDel="00286DFC">
          <w:delText>)</w:delText>
        </w:r>
      </w:del>
      <w:r w:rsidRPr="003168E9">
        <w:t>, characterizing benthos' contributi</w:t>
      </w:r>
      <w:r>
        <w:t>on to sediment oxygen dynamics.</w:t>
      </w:r>
    </w:p>
    <w:p w14:paraId="619D3AEF" w14:textId="77777777" w:rsidR="004B5F27" w:rsidRPr="003168E9" w:rsidRDefault="004B5F27" w:rsidP="00DE071F">
      <w:pPr>
        <w:pStyle w:val="11"/>
      </w:pPr>
      <w:bookmarkStart w:id="1048" w:name="_Toc111656029"/>
      <w:r w:rsidRPr="003168E9">
        <w:rPr>
          <w:rFonts w:hint="eastAsia"/>
        </w:rPr>
        <w:t>S</w:t>
      </w:r>
      <w:r w:rsidRPr="003168E9">
        <w:t>tatistical analysis</w:t>
      </w:r>
      <w:bookmarkEnd w:id="1048"/>
    </w:p>
    <w:p w14:paraId="67EACEB8" w14:textId="77777777" w:rsidR="004B5F27" w:rsidRPr="004B5F27" w:rsidRDefault="004B5F27" w:rsidP="004B5F27">
      <w:pPr>
        <w:ind w:firstLine="480"/>
        <w:rPr>
          <w:rFonts w:eastAsiaTheme="minorEastAsia"/>
        </w:rPr>
      </w:pPr>
      <w:r w:rsidRPr="003168E9">
        <w:t>Mixed effect permutational analysis of variance (PERMANOVA)</w:t>
      </w:r>
      <w:r w:rsidRPr="003168E9">
        <w:rPr>
          <w:b/>
        </w:rPr>
        <w:t xml:space="preserve"> </w:t>
      </w:r>
      <w:r w:rsidRPr="003168E9">
        <w:t>was used to examine the effects of habitat (canyon v.s. slope) and season (spring, summer, and fall)</w:t>
      </w:r>
      <w:r w:rsidRPr="003168E9">
        <w:rPr>
          <w:rFonts w:hint="eastAsia"/>
        </w:rPr>
        <w:t xml:space="preserve"> o</w:t>
      </w:r>
      <w:r w:rsidRPr="003168E9">
        <w:t>n the biotic, abiotic carbon stocks and oxygen utilization. The assumption of homogeneous variance was examined by permutational analysis of dispersion (PERMDISP, Anderson et al., 2008). Except for the calculated BMU, the number of permutations for each test was set to 9999. The number of permutations was set to 999</w:t>
      </w:r>
      <w:r w:rsidRPr="003168E9">
        <w:rPr>
          <w:rFonts w:hint="eastAsia"/>
        </w:rPr>
        <w:t xml:space="preserve"> f</w:t>
      </w:r>
      <w:r w:rsidRPr="003168E9">
        <w:t>or BMU due to the small sample size. All statistical tests used α-value = 0.05. Statistical analyses used software R</w:t>
      </w:r>
      <w:r w:rsidRPr="003168E9">
        <w:rPr>
          <w:rFonts w:hint="eastAsia"/>
        </w:rPr>
        <w:t xml:space="preserve"> </w:t>
      </w:r>
      <w:r w:rsidRPr="003168E9">
        <w:t>(</w:t>
      </w:r>
      <w:r w:rsidRPr="003168E9">
        <w:rPr>
          <w:rFonts w:eastAsia="標楷體"/>
        </w:rPr>
        <w:t>R Development Core Team 2020), and PERMANOVA and PERMDISP</w:t>
      </w:r>
      <w:r w:rsidRPr="003168E9">
        <w:t xml:space="preserve"> were conducted with the "vegan" package. </w:t>
      </w:r>
    </w:p>
    <w:p w14:paraId="3CEDFFCF" w14:textId="77777777" w:rsidR="004B5F27" w:rsidRPr="003168E9" w:rsidRDefault="004B5F27" w:rsidP="00DE071F">
      <w:pPr>
        <w:pStyle w:val="11"/>
      </w:pPr>
      <w:bookmarkStart w:id="1049" w:name="_Toc111656030"/>
      <w:r w:rsidRPr="003168E9">
        <w:t>Rain of POC</w:t>
      </w:r>
      <w:bookmarkEnd w:id="1049"/>
    </w:p>
    <w:p w14:paraId="117B6AF7" w14:textId="531C6621" w:rsidR="004B5F27" w:rsidRPr="003168E9" w:rsidRDefault="004B5F27" w:rsidP="004B5F27">
      <w:pPr>
        <w:ind w:firstLine="480"/>
      </w:pPr>
      <w:r w:rsidRPr="003168E9">
        <w:t xml:space="preserve">To balance the sediment carbon budget, accurate estimates of the sinking </w:t>
      </w:r>
      <w:del w:id="1050" w:author="user" w:date="2022-08-19T20:08:00Z">
        <w:r w:rsidRPr="003168E9" w:rsidDel="00C76F9A">
          <w:delText>particulate organic carbon flux, or</w:delText>
        </w:r>
      </w:del>
      <w:r w:rsidRPr="003168E9">
        <w:t xml:space="preserve"> POC flux</w:t>
      </w:r>
      <w:del w:id="1051" w:author="user" w:date="2022-08-19T20:08:00Z">
        <w:r w:rsidRPr="003168E9" w:rsidDel="00C76F9A">
          <w:delText>,</w:delText>
        </w:r>
      </w:del>
      <w:r w:rsidRPr="003168E9">
        <w:t xml:space="preserve"> are essential. Traditionally, sediment trap has been widely used in oceanographic studies to capture vertically sinking materials (Giering et al., 2014; Steinberg et al., 2008). However, the local conditions, such as hydrodynamic variables and the sinking particle characteristics, can lead to erroneous POC flux estimates (Baker et al., 2020). </w:t>
      </w:r>
    </w:p>
    <w:p w14:paraId="46C33323" w14:textId="40A286C2" w:rsidR="004B5F27" w:rsidRPr="004B5F27" w:rsidRDefault="004B5F27" w:rsidP="004B5F27">
      <w:pPr>
        <w:ind w:firstLine="480"/>
        <w:rPr>
          <w:rFonts w:eastAsiaTheme="minorEastAsia"/>
        </w:rPr>
      </w:pPr>
      <w:r w:rsidRPr="003168E9">
        <w:t xml:space="preserve">In the GPSC, Liu &amp; Lin (2004) and Liu et al. (2006) reported that the estimated </w:t>
      </w:r>
      <w:r w:rsidRPr="003168E9">
        <w:lastRenderedPageBreak/>
        <w:t>mass flux collected by sediment traps exceeded 700 g</w:t>
      </w:r>
      <w:ins w:id="1052" w:author="user" w:date="2022-08-19T20:08:00Z">
        <w:r w:rsidR="00C76F9A">
          <w:t>/</w:t>
        </w:r>
      </w:ins>
      <w:r w:rsidRPr="003168E9">
        <w:t xml:space="preserve"> m</w:t>
      </w:r>
      <w:del w:id="1053" w:author="user" w:date="2022-08-19T20:08:00Z">
        <w:r w:rsidRPr="003168E9" w:rsidDel="00C76F9A">
          <w:rPr>
            <w:vertAlign w:val="superscript"/>
          </w:rPr>
          <w:delText>-</w:delText>
        </w:r>
      </w:del>
      <w:r w:rsidRPr="003168E9">
        <w:rPr>
          <w:vertAlign w:val="superscript"/>
        </w:rPr>
        <w:t>2</w:t>
      </w:r>
      <w:ins w:id="1054" w:author="user" w:date="2022-08-19T20:08:00Z">
        <w:r w:rsidR="00C76F9A">
          <w:t>/</w:t>
        </w:r>
      </w:ins>
      <w:ins w:id="1055" w:author="user" w:date="2022-08-19T20:09:00Z">
        <w:r w:rsidR="00C76F9A">
          <w:rPr>
            <w:rFonts w:asciiTheme="minorEastAsia" w:eastAsiaTheme="minorEastAsia" w:hAnsiTheme="minorEastAsia"/>
          </w:rPr>
          <w:t xml:space="preserve"> </w:t>
        </w:r>
      </w:ins>
      <w:del w:id="1056" w:author="user" w:date="2022-08-19T20:08:00Z">
        <w:r w:rsidRPr="003168E9" w:rsidDel="00C76F9A">
          <w:delText xml:space="preserve"> </w:delText>
        </w:r>
      </w:del>
      <w:r w:rsidRPr="003168E9">
        <w:t>d</w:t>
      </w:r>
      <w:del w:id="1057" w:author="user" w:date="2022-08-19T20:08:00Z">
        <w:r w:rsidRPr="003168E9" w:rsidDel="00C76F9A">
          <w:rPr>
            <w:vertAlign w:val="superscript"/>
          </w:rPr>
          <w:delText>-</w:delText>
        </w:r>
      </w:del>
      <w:del w:id="1058" w:author="user" w:date="2022-08-19T20:09:00Z">
        <w:r w:rsidRPr="003168E9" w:rsidDel="00C76F9A">
          <w:rPr>
            <w:vertAlign w:val="superscript"/>
          </w:rPr>
          <w:delText>1</w:delText>
        </w:r>
      </w:del>
      <w:r w:rsidRPr="003168E9">
        <w:rPr>
          <w:rFonts w:hint="eastAsia"/>
        </w:rPr>
        <w:t xml:space="preserve"> d</w:t>
      </w:r>
      <w:r w:rsidRPr="003168E9">
        <w:t>uring</w:t>
      </w:r>
      <w:r w:rsidRPr="003168E9">
        <w:rPr>
          <w:rFonts w:hint="eastAsia"/>
        </w:rPr>
        <w:t xml:space="preserve"> </w:t>
      </w:r>
      <w:r w:rsidRPr="003168E9">
        <w:t>spring tide</w:t>
      </w:r>
      <w:r w:rsidRPr="003168E9">
        <w:rPr>
          <w:rFonts w:hint="eastAsia"/>
        </w:rPr>
        <w:t>.</w:t>
      </w:r>
      <w:r w:rsidRPr="003168E9">
        <w:t xml:space="preserve"> But a lower value (c.a. 200 g</w:t>
      </w:r>
      <w:ins w:id="1059" w:author="user" w:date="2022-08-19T20:08:00Z">
        <w:r w:rsidR="00C76F9A">
          <w:t>/</w:t>
        </w:r>
      </w:ins>
      <w:r w:rsidRPr="003168E9">
        <w:t xml:space="preserve"> m</w:t>
      </w:r>
      <w:del w:id="1060" w:author="user" w:date="2022-08-20T17:45:00Z">
        <w:r w:rsidRPr="003168E9" w:rsidDel="00C65767">
          <w:rPr>
            <w:vertAlign w:val="superscript"/>
          </w:rPr>
          <w:delText>-</w:delText>
        </w:r>
      </w:del>
      <w:r w:rsidRPr="003168E9">
        <w:rPr>
          <w:vertAlign w:val="superscript"/>
        </w:rPr>
        <w:t>2</w:t>
      </w:r>
      <w:del w:id="1061" w:author="user" w:date="2022-08-19T20:08:00Z">
        <w:r w:rsidRPr="003168E9" w:rsidDel="00C76F9A">
          <w:delText xml:space="preserve"> </w:delText>
        </w:r>
      </w:del>
      <w:ins w:id="1062" w:author="user" w:date="2022-08-19T20:08:00Z">
        <w:r w:rsidR="00C76F9A">
          <w:t xml:space="preserve">/ </w:t>
        </w:r>
      </w:ins>
      <w:r w:rsidRPr="003168E9">
        <w:t>d</w:t>
      </w:r>
      <w:del w:id="1063" w:author="user" w:date="2022-08-19T20:08:00Z">
        <w:r w:rsidRPr="003168E9" w:rsidDel="00C76F9A">
          <w:rPr>
            <w:vertAlign w:val="superscript"/>
          </w:rPr>
          <w:delText>-</w:delText>
        </w:r>
      </w:del>
      <w:del w:id="1064" w:author="user" w:date="2022-08-19T20:09:00Z">
        <w:r w:rsidRPr="003168E9" w:rsidDel="00C76F9A">
          <w:rPr>
            <w:vertAlign w:val="superscript"/>
          </w:rPr>
          <w:delText>1</w:delText>
        </w:r>
      </w:del>
      <w:r w:rsidRPr="003168E9">
        <w:t>) was observed before spring tide passing. If we multiply this value with the TOC content (c.a. 0.4-0.6 %) reported in Liu et al. (2006), the POC flux would be 800 to 4200 mg C/ m</w:t>
      </w:r>
      <w:r w:rsidRPr="003168E9">
        <w:rPr>
          <w:vertAlign w:val="superscript"/>
        </w:rPr>
        <w:t>2</w:t>
      </w:r>
      <w:r w:rsidRPr="003168E9">
        <w:t>/ d</w:t>
      </w:r>
      <w:r w:rsidRPr="003168E9">
        <w:rPr>
          <w:rFonts w:hint="eastAsia"/>
        </w:rPr>
        <w:t>.</w:t>
      </w:r>
      <w:ins w:id="1065" w:author="user" w:date="2022-08-17T15:39:00Z">
        <w:r w:rsidR="00BC73C9">
          <w:rPr>
            <w:rFonts w:asciiTheme="minorEastAsia" w:eastAsiaTheme="minorEastAsia" w:hAnsiTheme="minorEastAsia" w:hint="eastAsia"/>
          </w:rPr>
          <w:t xml:space="preserve"> </w:t>
        </w:r>
      </w:ins>
      <w:del w:id="1066" w:author="user" w:date="2022-08-17T15:39:00Z">
        <w:r w:rsidRPr="003168E9" w:rsidDel="00BC73C9">
          <w:delText xml:space="preserve"> On the other hand</w:delText>
        </w:r>
        <w:r w:rsidRPr="003168E9" w:rsidDel="00BC73C9">
          <w:rPr>
            <w:rFonts w:hint="eastAsia"/>
          </w:rPr>
          <w:delText>,</w:delText>
        </w:r>
        <w:r w:rsidRPr="003168E9" w:rsidDel="00BC73C9">
          <w:delText xml:space="preserve"> Huh et al. (2009) used sediment data collected by the box-cores and</w:delText>
        </w:r>
        <w:r w:rsidRPr="003168E9" w:rsidDel="00BC73C9">
          <w:rPr>
            <w:rFonts w:hint="eastAsia"/>
          </w:rPr>
          <w:delText xml:space="preserve"> </w:delText>
        </w:r>
        <w:r w:rsidRPr="003168E9" w:rsidDel="00BC73C9">
          <w:delText xml:space="preserve">reported that the areal-weighted </w:delText>
        </w:r>
        <w:commentRangeStart w:id="1067"/>
        <w:r w:rsidRPr="003168E9" w:rsidDel="00BC73C9">
          <w:delText xml:space="preserve">mass accumulation rate </w:delText>
        </w:r>
        <w:commentRangeEnd w:id="1067"/>
        <w:r w:rsidR="00FE741E" w:rsidDel="00BC73C9">
          <w:rPr>
            <w:rStyle w:val="ac"/>
          </w:rPr>
          <w:commentReference w:id="1067"/>
        </w:r>
        <w:r w:rsidRPr="003168E9" w:rsidDel="00BC73C9">
          <w:delText xml:space="preserve">on </w:delText>
        </w:r>
      </w:del>
      <w:del w:id="1068" w:author="user" w:date="2022-08-16T14:00:00Z">
        <w:r w:rsidRPr="003168E9" w:rsidDel="00A72440">
          <w:delText>upper GS</w:delText>
        </w:r>
      </w:del>
      <w:del w:id="1069" w:author="user" w:date="2022-08-17T15:39:00Z">
        <w:r w:rsidRPr="003168E9" w:rsidDel="00BC73C9">
          <w:delText xml:space="preserve"> </w:delText>
        </w:r>
      </w:del>
      <w:del w:id="1070" w:author="user" w:date="2022-08-16T14:00:00Z">
        <w:r w:rsidRPr="003168E9" w:rsidDel="00A72440">
          <w:delText>(200-600 m)</w:delText>
        </w:r>
      </w:del>
      <w:del w:id="1071" w:author="user" w:date="2022-08-17T15:39:00Z">
        <w:r w:rsidRPr="003168E9" w:rsidDel="00BC73C9">
          <w:delText xml:space="preserve"> was 0</w:delText>
        </w:r>
      </w:del>
      <w:del w:id="1072" w:author="user" w:date="2022-08-16T14:00:00Z">
        <w:r w:rsidRPr="003168E9" w:rsidDel="00A72440">
          <w:delText>.44</w:delText>
        </w:r>
      </w:del>
      <w:del w:id="1073" w:author="user" w:date="2022-08-17T15:39:00Z">
        <w:r w:rsidRPr="003168E9" w:rsidDel="00BC73C9">
          <w:delText xml:space="preserve"> g C/ cm</w:delText>
        </w:r>
        <w:r w:rsidRPr="003168E9" w:rsidDel="00BC73C9">
          <w:rPr>
            <w:vertAlign w:val="superscript"/>
          </w:rPr>
          <w:delText>2</w:delText>
        </w:r>
        <w:r w:rsidRPr="003168E9" w:rsidDel="00BC73C9">
          <w:delText>/ y (</w:delText>
        </w:r>
        <w:r w:rsidRPr="003168E9" w:rsidDel="00BC73C9">
          <w:rPr>
            <w:rFonts w:hint="eastAsia"/>
          </w:rPr>
          <w:delText>c</w:delText>
        </w:r>
        <w:r w:rsidRPr="003168E9" w:rsidDel="00BC73C9">
          <w:delText xml:space="preserve">.a. </w:delText>
        </w:r>
      </w:del>
      <w:del w:id="1074" w:author="user" w:date="2022-08-16T14:01:00Z">
        <w:r w:rsidRPr="003168E9" w:rsidDel="00A72440">
          <w:delText>12054.79</w:delText>
        </w:r>
      </w:del>
      <w:del w:id="1075" w:author="user" w:date="2022-08-17T15:39:00Z">
        <w:r w:rsidRPr="003168E9" w:rsidDel="00BC73C9">
          <w:delText xml:space="preserve"> mg C/ m</w:delText>
        </w:r>
        <w:r w:rsidRPr="003168E9" w:rsidDel="00BC73C9">
          <w:rPr>
            <w:vertAlign w:val="superscript"/>
          </w:rPr>
          <w:delText>2</w:delText>
        </w:r>
        <w:r w:rsidRPr="003168E9" w:rsidDel="00BC73C9">
          <w:delText>/ d after unit conversions).</w:delText>
        </w:r>
        <w:r w:rsidRPr="003168E9" w:rsidDel="00BC73C9">
          <w:rPr>
            <w:rFonts w:hint="eastAsia"/>
          </w:rPr>
          <w:delText xml:space="preserve"> </w:delText>
        </w:r>
        <w:r w:rsidRPr="003168E9" w:rsidDel="00BC73C9">
          <w:delText xml:space="preserve">If we multiply this value by the average TOC content </w:delText>
        </w:r>
        <w:r w:rsidRPr="003168E9" w:rsidDel="00BC73C9">
          <w:rPr>
            <w:rFonts w:hint="eastAsia"/>
          </w:rPr>
          <w:delText>m</w:delText>
        </w:r>
        <w:r w:rsidRPr="003168E9" w:rsidDel="00BC73C9">
          <w:delText xml:space="preserve">easured in the Gaping Canyon (c.a. </w:delText>
        </w:r>
        <w:r w:rsidRPr="003168E9" w:rsidDel="00BC73C9">
          <w:rPr>
            <w:rFonts w:hint="eastAsia"/>
          </w:rPr>
          <w:delText>0</w:delText>
        </w:r>
        <w:r w:rsidRPr="003168E9" w:rsidDel="00BC73C9">
          <w:delText xml:space="preserve">.45%) from </w:delText>
        </w:r>
        <w:r w:rsidRPr="003168E9" w:rsidDel="00BC73C9">
          <w:rPr>
            <w:rFonts w:hint="eastAsia"/>
          </w:rPr>
          <w:delText>H</w:delText>
        </w:r>
        <w:r w:rsidRPr="003168E9" w:rsidDel="00BC73C9">
          <w:delText>ung et al. (2009), the organic carbon accumulation rate would be 53.85 mg C/ m</w:delText>
        </w:r>
        <w:r w:rsidRPr="003168E9" w:rsidDel="00BC73C9">
          <w:rPr>
            <w:vertAlign w:val="superscript"/>
          </w:rPr>
          <w:delText>2</w:delText>
        </w:r>
        <w:r w:rsidRPr="003168E9" w:rsidDel="00BC73C9">
          <w:delText xml:space="preserve">/d. </w:delText>
        </w:r>
      </w:del>
      <w:r w:rsidRPr="003168E9">
        <w:t>Considering the i</w:t>
      </w:r>
      <w:r w:rsidRPr="003168E9">
        <w:rPr>
          <w:rFonts w:hint="eastAsia"/>
        </w:rPr>
        <w:t>g</w:t>
      </w:r>
      <w:r w:rsidRPr="003168E9">
        <w:t xml:space="preserve">nored process before and after POC settled down on the seafloor and the huge variations </w:t>
      </w:r>
      <w:r w:rsidRPr="003168E9">
        <w:rPr>
          <w:rFonts w:hint="eastAsia"/>
        </w:rPr>
        <w:t>b</w:t>
      </w:r>
      <w:r w:rsidRPr="003168E9">
        <w:t>etween the POC fluxes and organic carbon accumulation rates estimated by different techniques, the organic carbon demand determined by the food web model can provide an alternative estimate of POC flux to the seafloor.</w:t>
      </w:r>
      <w:r w:rsidRPr="003168E9">
        <w:rPr>
          <w:rFonts w:hint="eastAsia"/>
        </w:rPr>
        <w:t xml:space="preserve"> </w:t>
      </w:r>
    </w:p>
    <w:p w14:paraId="76E4090B" w14:textId="77777777" w:rsidR="004B5F27" w:rsidRPr="003168E9" w:rsidRDefault="004B5F27" w:rsidP="00DE071F">
      <w:pPr>
        <w:pStyle w:val="11"/>
      </w:pPr>
      <w:bookmarkStart w:id="1076" w:name="_Toc111656031"/>
      <w:r w:rsidRPr="003168E9">
        <w:t xml:space="preserve">Burial </w:t>
      </w:r>
      <w:del w:id="1077" w:author="Yushih Lin" w:date="2022-07-27T21:52:00Z">
        <w:r w:rsidRPr="003168E9">
          <w:delText xml:space="preserve">efficiency </w:delText>
        </w:r>
      </w:del>
      <w:ins w:id="1078" w:author="Yushih Lin" w:date="2022-07-27T21:52:00Z">
        <w:r w:rsidR="00CC2A3C">
          <w:t>rates</w:t>
        </w:r>
        <w:r w:rsidR="00CC2A3C" w:rsidRPr="003168E9">
          <w:t xml:space="preserve"> </w:t>
        </w:r>
      </w:ins>
      <w:r w:rsidRPr="003168E9">
        <w:t>of organic carbon</w:t>
      </w:r>
      <w:bookmarkEnd w:id="1076"/>
    </w:p>
    <w:p w14:paraId="253BE714" w14:textId="00DBC0F5" w:rsidR="004B5F27" w:rsidRPr="004B5F27" w:rsidRDefault="004B5F27" w:rsidP="004B5F27">
      <w:pPr>
        <w:ind w:firstLine="480"/>
        <w:rPr>
          <w:rFonts w:eastAsiaTheme="minorEastAsia"/>
        </w:rPr>
      </w:pPr>
      <w:r w:rsidRPr="003168E9">
        <w:t xml:space="preserve">The sedimentation rates of the Gaoping continental shelf and canyon system were studied by Huh et al. (2009) and Hsu et al. (2014). Therefore, our model used the reported sedimentation rates and burial efficiency as </w:t>
      </w:r>
      <w:r w:rsidRPr="003168E9">
        <w:rPr>
          <w:i/>
        </w:rPr>
        <w:t>in situ</w:t>
      </w:r>
      <w:r w:rsidRPr="003168E9">
        <w:t xml:space="preserve"> data. For GS1, the average </w:t>
      </w:r>
      <w:del w:id="1079" w:author="Yushih Lin" w:date="2022-07-27T21:51:00Z">
        <w:r w:rsidRPr="003168E9">
          <w:delText xml:space="preserve">sedimentation </w:delText>
        </w:r>
      </w:del>
      <w:ins w:id="1080" w:author="Yushih Lin" w:date="2022-07-27T21:51:00Z">
        <w:r w:rsidR="00CC2A3C">
          <w:t>mass accumulation</w:t>
        </w:r>
        <w:r w:rsidR="00CC2A3C" w:rsidRPr="003168E9">
          <w:t xml:space="preserve"> </w:t>
        </w:r>
      </w:ins>
      <w:r w:rsidRPr="003168E9">
        <w:t xml:space="preserve">rate in the upper slope region ranging from 200 to 600 m water depth was </w:t>
      </w:r>
      <w:del w:id="1081" w:author="Yushih Lin" w:date="2022-07-27T21:51:00Z">
        <w:r w:rsidRPr="003168E9">
          <w:delText xml:space="preserve">reported as </w:delText>
        </w:r>
      </w:del>
      <w:commentRangeStart w:id="1082"/>
      <w:r w:rsidRPr="003168E9">
        <w:t>0.43</w:t>
      </w:r>
      <w:commentRangeEnd w:id="1082"/>
      <w:r w:rsidR="00FE741E">
        <w:rPr>
          <w:rStyle w:val="ac"/>
        </w:rPr>
        <w:commentReference w:id="1082"/>
      </w:r>
      <w:r w:rsidRPr="003168E9">
        <w:t xml:space="preserve"> g</w:t>
      </w:r>
      <w:ins w:id="1083" w:author="user" w:date="2022-08-19T20:09:00Z">
        <w:r w:rsidR="00C76F9A">
          <w:t>/</w:t>
        </w:r>
      </w:ins>
      <w:r w:rsidRPr="003168E9">
        <w:t xml:space="preserve"> cm</w:t>
      </w:r>
      <w:del w:id="1084" w:author="user" w:date="2022-08-19T20:09:00Z">
        <w:r w:rsidRPr="003168E9" w:rsidDel="00C76F9A">
          <w:rPr>
            <w:vertAlign w:val="superscript"/>
          </w:rPr>
          <w:delText>-</w:delText>
        </w:r>
      </w:del>
      <w:r w:rsidRPr="003168E9">
        <w:rPr>
          <w:vertAlign w:val="superscript"/>
        </w:rPr>
        <w:t>2</w:t>
      </w:r>
      <w:del w:id="1085" w:author="user" w:date="2022-08-19T20:09:00Z">
        <w:r w:rsidRPr="003168E9" w:rsidDel="00C76F9A">
          <w:delText xml:space="preserve"> </w:delText>
        </w:r>
      </w:del>
      <w:ins w:id="1086" w:author="user" w:date="2022-08-19T20:09:00Z">
        <w:r w:rsidR="00C76F9A">
          <w:t xml:space="preserve">/ </w:t>
        </w:r>
      </w:ins>
      <w:r w:rsidRPr="003168E9">
        <w:t>y</w:t>
      </w:r>
      <w:ins w:id="1087" w:author="user" w:date="2022-08-19T20:10:00Z">
        <w:r w:rsidR="00C76F9A">
          <w:t>r</w:t>
        </w:r>
      </w:ins>
      <w:del w:id="1088" w:author="user" w:date="2022-08-19T20:09:00Z">
        <w:r w:rsidRPr="003168E9" w:rsidDel="00C76F9A">
          <w:delText>r</w:delText>
        </w:r>
        <w:r w:rsidRPr="003168E9" w:rsidDel="00C76F9A">
          <w:rPr>
            <w:vertAlign w:val="superscript"/>
          </w:rPr>
          <w:delText>-1</w:delText>
        </w:r>
      </w:del>
      <w:r w:rsidRPr="003168E9">
        <w:t>. In contrast, a higher mass accumulation rate (&gt; 1.0 g</w:t>
      </w:r>
      <w:ins w:id="1089" w:author="user" w:date="2022-08-19T20:10:00Z">
        <w:r w:rsidR="00C76F9A">
          <w:t>/</w:t>
        </w:r>
      </w:ins>
      <w:r w:rsidRPr="003168E9">
        <w:t xml:space="preserve"> cm</w:t>
      </w:r>
      <w:del w:id="1090" w:author="user" w:date="2022-08-19T20:10:00Z">
        <w:r w:rsidRPr="003168E9" w:rsidDel="00C76F9A">
          <w:rPr>
            <w:vertAlign w:val="superscript"/>
          </w:rPr>
          <w:delText>-</w:delText>
        </w:r>
      </w:del>
      <w:r w:rsidRPr="003168E9">
        <w:rPr>
          <w:vertAlign w:val="superscript"/>
        </w:rPr>
        <w:t>2</w:t>
      </w:r>
      <w:ins w:id="1091" w:author="user" w:date="2022-08-19T20:10:00Z">
        <w:r w:rsidR="00C76F9A">
          <w:t>/</w:t>
        </w:r>
      </w:ins>
      <w:del w:id="1092" w:author="user" w:date="2022-08-19T20:10:00Z">
        <w:r w:rsidRPr="003168E9" w:rsidDel="00C76F9A">
          <w:delText xml:space="preserve"> </w:delText>
        </w:r>
      </w:del>
      <w:ins w:id="1093" w:author="user" w:date="2022-08-19T20:10:00Z">
        <w:r w:rsidR="00C76F9A">
          <w:t xml:space="preserve"> </w:t>
        </w:r>
      </w:ins>
      <w:r w:rsidRPr="003168E9">
        <w:t>y</w:t>
      </w:r>
      <w:ins w:id="1094" w:author="user" w:date="2022-08-19T20:10:00Z">
        <w:r w:rsidR="00C76F9A">
          <w:t>r</w:t>
        </w:r>
      </w:ins>
      <w:del w:id="1095" w:author="user" w:date="2022-08-19T20:10:00Z">
        <w:r w:rsidRPr="003168E9" w:rsidDel="00C76F9A">
          <w:delText>r</w:delText>
        </w:r>
        <w:r w:rsidRPr="003168E9" w:rsidDel="00C76F9A">
          <w:rPr>
            <w:vertAlign w:val="superscript"/>
          </w:rPr>
          <w:delText>-1</w:delText>
        </w:r>
      </w:del>
      <w:r w:rsidRPr="003168E9">
        <w:t>) was estimated in the GPSC at a water depth of 300 m (GC1). With this information, we converted the accumulation rate into the unit of mg C/ m</w:t>
      </w:r>
      <w:r w:rsidRPr="003168E9">
        <w:rPr>
          <w:vertAlign w:val="superscript"/>
        </w:rPr>
        <w:t>2</w:t>
      </w:r>
      <w:r w:rsidRPr="003168E9">
        <w:t>/ d</w:t>
      </w:r>
      <w:r w:rsidRPr="003168E9">
        <w:rPr>
          <w:vertAlign w:val="superscript"/>
        </w:rPr>
        <w:t xml:space="preserve"> </w:t>
      </w:r>
      <w:r w:rsidRPr="003168E9">
        <w:t>and then multiplied by TOC content (%) measured in two areas, respectively.</w:t>
      </w:r>
    </w:p>
    <w:p w14:paraId="4CFCDA01" w14:textId="77777777" w:rsidR="004B5F27" w:rsidRPr="004B5F27" w:rsidRDefault="004B5F27" w:rsidP="00DE071F">
      <w:pPr>
        <w:pStyle w:val="11"/>
      </w:pPr>
      <w:bookmarkStart w:id="1096" w:name="_Toc111656032"/>
      <w:r w:rsidRPr="003168E9">
        <w:t>Linear inverse model formulation</w:t>
      </w:r>
      <w:bookmarkEnd w:id="1096"/>
    </w:p>
    <w:p w14:paraId="1B44416A" w14:textId="77777777" w:rsidR="004B5F27" w:rsidRPr="003168E9" w:rsidRDefault="004B5F27" w:rsidP="00A675BB">
      <w:pPr>
        <w:pStyle w:val="111"/>
      </w:pPr>
      <w:bookmarkStart w:id="1097" w:name="_Toc111656033"/>
      <w:r w:rsidRPr="003168E9">
        <w:rPr>
          <w:rFonts w:hint="eastAsia"/>
        </w:rPr>
        <w:lastRenderedPageBreak/>
        <w:t>S</w:t>
      </w:r>
      <w:r w:rsidRPr="003168E9">
        <w:t>tructure</w:t>
      </w:r>
      <w:bookmarkEnd w:id="1097"/>
    </w:p>
    <w:p w14:paraId="248E4C50" w14:textId="79D9D1C8" w:rsidR="004B5F27" w:rsidRPr="004B5F27" w:rsidRDefault="004B5F27" w:rsidP="004B5F27">
      <w:pPr>
        <w:ind w:firstLine="480"/>
        <w:rPr>
          <w:rFonts w:eastAsiaTheme="minorEastAsia"/>
        </w:rPr>
      </w:pPr>
      <w:r w:rsidRPr="003168E9">
        <w:t>The linear inverse model starts with choosing relevant abiotic and biotic compartments and specifying the links between them (Fig</w:t>
      </w:r>
      <w:r w:rsidRPr="003168E9">
        <w:rPr>
          <w:rFonts w:asciiTheme="minorEastAsia" w:hAnsiTheme="minorEastAsia"/>
        </w:rPr>
        <w:t xml:space="preserve">. </w:t>
      </w:r>
      <w:r w:rsidRPr="003168E9">
        <w:t>2</w:t>
      </w:r>
      <w:ins w:id="1098" w:author="user" w:date="2022-08-17T18:46:00Z">
        <w:r w:rsidR="00A03C8D">
          <w:t>; Table</w:t>
        </w:r>
        <w:r w:rsidR="008E5135">
          <w:t xml:space="preserve"> 2</w:t>
        </w:r>
      </w:ins>
      <w:r w:rsidRPr="003168E9">
        <w:t>). We assumed that the influx of</w:t>
      </w:r>
      <w:r w:rsidRPr="003168E9">
        <w:rPr>
          <w:rFonts w:asciiTheme="minorEastAsia" w:hAnsiTheme="minorEastAsia" w:hint="eastAsia"/>
        </w:rPr>
        <w:t xml:space="preserve"> </w:t>
      </w:r>
      <w:r w:rsidRPr="003168E9">
        <w:t xml:space="preserve">TOC was a complex assemblage of organic matters </w:t>
      </w:r>
      <w:commentRangeStart w:id="1099"/>
      <w:r w:rsidRPr="003168E9">
        <w:t xml:space="preserve">derived from the water column </w:t>
      </w:r>
      <w:commentRangeEnd w:id="1099"/>
      <w:r w:rsidR="00253264">
        <w:rPr>
          <w:rStyle w:val="ac"/>
        </w:rPr>
        <w:commentReference w:id="1099"/>
      </w:r>
      <w:r w:rsidRPr="003168E9">
        <w:t>with a portion of energy flowing out of the sedimentary system through the process of burial and/or export (orange flows). Then, the general idea was that the predators of each size class preyed on organisms of the same and smaller size classes. For instance, the black flows assumed that bacteria fed only on detrital OC; meiofauna fed on bacteria and detrital OC; macrofauna fed on meiofauna, bacteria, and detrital OC. The grey flows indicated that carbon was lost as feces and was consumed by benthopelagic/pelagic predators (Fig</w:t>
      </w:r>
      <w:r w:rsidRPr="003168E9">
        <w:rPr>
          <w:rFonts w:asciiTheme="minorEastAsia" w:hAnsiTheme="minorEastAsia"/>
        </w:rPr>
        <w:t xml:space="preserve">. </w:t>
      </w:r>
      <w:r w:rsidRPr="003168E9">
        <w:t xml:space="preserve">2). In this LIM model, the compartments with orange color were part of the food web model. In contrast, the compartments with blue color were only considered carbon influx or efflux but </w:t>
      </w:r>
      <w:del w:id="1100" w:author="Chih-Lin Wei" w:date="2022-07-30T21:31:00Z">
        <w:r w:rsidRPr="003168E9" w:rsidDel="00366770">
          <w:delText xml:space="preserve">are </w:delText>
        </w:r>
      </w:del>
      <w:ins w:id="1101" w:author="Chih-Lin Wei" w:date="2022-07-30T21:31:00Z">
        <w:r w:rsidR="00366770">
          <w:t>we</w:t>
        </w:r>
        <w:r w:rsidR="00366770" w:rsidRPr="003168E9">
          <w:t xml:space="preserve">re </w:t>
        </w:r>
      </w:ins>
      <w:r w:rsidRPr="003168E9">
        <w:t>not directly modeled.</w:t>
      </w:r>
      <w:ins w:id="1102" w:author="user" w:date="2022-08-17T18:46:00Z">
        <w:r w:rsidR="008E5135">
          <w:t xml:space="preserve"> </w:t>
        </w:r>
      </w:ins>
    </w:p>
    <w:p w14:paraId="02125383" w14:textId="77777777" w:rsidR="004B5F27" w:rsidRPr="003168E9" w:rsidRDefault="004B5F27" w:rsidP="00A675BB">
      <w:pPr>
        <w:pStyle w:val="111"/>
      </w:pPr>
      <w:bookmarkStart w:id="1103" w:name="_Toc111656034"/>
      <w:r w:rsidRPr="003168E9">
        <w:t>Mass balances</w:t>
      </w:r>
      <w:bookmarkEnd w:id="1103"/>
    </w:p>
    <w:p w14:paraId="141A6FC8" w14:textId="77777777" w:rsidR="004B5F27" w:rsidRPr="003168E9" w:rsidRDefault="004B5F27" w:rsidP="004B5F27">
      <w:pPr>
        <w:ind w:firstLine="480"/>
        <w:rPr>
          <w:rFonts w:eastAsia="標楷體"/>
          <w:b/>
        </w:rPr>
      </w:pPr>
      <w:r w:rsidRPr="003168E9">
        <w:rPr>
          <w:rFonts w:eastAsia="標楷體"/>
        </w:rPr>
        <w:t>A broadly accepted physical constraint is that mass is conserved for each chemical element, and this mass balance principle is the backbone of the food web model. First</w:t>
      </w:r>
      <w:del w:id="1104" w:author="Yushih Lin" w:date="2022-07-27T21:59:00Z">
        <w:r w:rsidRPr="003168E9">
          <w:rPr>
            <w:rFonts w:eastAsia="標楷體"/>
          </w:rPr>
          <w:delText xml:space="preserve"> of all</w:delText>
        </w:r>
      </w:del>
      <w:r w:rsidRPr="003168E9">
        <w:rPr>
          <w:rFonts w:eastAsia="標楷體"/>
        </w:rPr>
        <w:t>, the mass balance could be written in the general form:</w:t>
      </w:r>
    </w:p>
    <w:p w14:paraId="553EFF0F" w14:textId="77777777" w:rsidR="004B5F27" w:rsidRPr="003168E9" w:rsidRDefault="00F6159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e>
        </m:nary>
      </m:oMath>
      <w:r w:rsidR="004B5F27" w:rsidRPr="003168E9">
        <w:rPr>
          <w:rFonts w:eastAsia="標楷體"/>
        </w:rPr>
        <w:t xml:space="preserve"> </w:t>
      </w:r>
      <m:oMath>
        <m:r>
          <m:rPr>
            <m:sty m:val="p"/>
          </m:rPr>
          <w:rPr>
            <w:rFonts w:ascii="Cambria Math" w:eastAsia="標楷體" w:hAnsi="Cambria Math"/>
          </w:rPr>
          <m:t>(eq. 4)</m:t>
        </m:r>
      </m:oMath>
      <w:r w:rsidR="004B5F27" w:rsidRPr="003168E9">
        <w:rPr>
          <w:rFonts w:eastAsia="標楷體"/>
        </w:rPr>
        <w:t>,</w:t>
      </w:r>
    </w:p>
    <w:p w14:paraId="6CCBC427" w14:textId="77777777" w:rsidR="004B5F27" w:rsidRPr="003168E9" w:rsidRDefault="004B5F27" w:rsidP="004B5F27">
      <w:pPr>
        <w:ind w:firstLine="480"/>
        <w:rPr>
          <w:rFonts w:eastAsia="標楷體"/>
        </w:rPr>
      </w:pPr>
      <w:r w:rsidRPr="003168E9">
        <w:rPr>
          <w:rFonts w:eastAsia="標楷體"/>
        </w:rPr>
        <w:lastRenderedPageBreak/>
        <w:t xml:space="preserve">indicating that the temporal mass change </w:t>
      </w:r>
      <m:oMath>
        <m:r>
          <m:rPr>
            <m:sty m:val="p"/>
          </m:rPr>
          <w:rPr>
            <w:rFonts w:ascii="Cambria Math" w:eastAsia="標楷體" w:hAnsi="Cambria Math"/>
          </w:rPr>
          <m:t>(</m:t>
        </m:r>
        <m:f>
          <m:fPr>
            <m:ctrlPr>
              <w:rPr>
                <w:rFonts w:ascii="Cambria Math" w:eastAsia="標楷體" w:hAnsi="Cambria Math"/>
              </w:rPr>
            </m:ctrlPr>
          </m:fPr>
          <m:num>
            <m:r>
              <w:rPr>
                <w:rFonts w:ascii="Cambria Math" w:eastAsia="標楷體" w:hAnsi="Cambria Math"/>
              </w:rPr>
              <m:t>dX</m:t>
            </m:r>
          </m:num>
          <m:den>
            <m:r>
              <w:rPr>
                <w:rFonts w:ascii="Cambria Math" w:eastAsia="標楷體" w:hAnsi="Cambria Math"/>
              </w:rPr>
              <m:t>dt</m:t>
            </m:r>
          </m:den>
        </m:f>
        <m:r>
          <w:rPr>
            <w:rFonts w:ascii="Cambria Math" w:eastAsia="標楷體" w:hAnsi="Cambria Math"/>
          </w:rPr>
          <m:t>)</m:t>
        </m:r>
      </m:oMath>
      <w:r w:rsidRPr="003168E9">
        <w:rPr>
          <w:rFonts w:eastAsia="標楷體"/>
        </w:rPr>
        <w:t xml:space="preserve"> of a compartment (X) was equal to the difference between the incoming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oMath>
      <w:r w:rsidRPr="003168E9">
        <w:rPr>
          <w:rFonts w:eastAsia="標楷體"/>
        </w:rPr>
        <w:t xml:space="preserve"> and outgoing (</w:t>
      </w:r>
      <m:oMath>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m:t>
        </m:r>
      </m:oMath>
      <w:r w:rsidRPr="003168E9">
        <w:rPr>
          <w:rFonts w:eastAsia="標楷體"/>
        </w:rPr>
        <w:t xml:space="preserve"> flows. Therefore, if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in </m:t>
                </m:r>
              </m:sub>
            </m:sSub>
          </m:e>
        </m:nary>
      </m:oMath>
      <w:r w:rsidRPr="003168E9">
        <w:rPr>
          <w:rFonts w:eastAsia="標楷體"/>
        </w:rPr>
        <w:t xml:space="preserve">was larger than </w:t>
      </w:r>
      <m:oMath>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 xml:space="preserve">out </m:t>
                </m:r>
              </m:sub>
            </m:sSub>
          </m:e>
        </m:nary>
      </m:oMath>
      <w:r w:rsidRPr="003168E9">
        <w:rPr>
          <w:rFonts w:eastAsia="標楷體"/>
        </w:rPr>
        <w:t>, X w</w:t>
      </w:r>
      <w:r w:rsidRPr="003168E9">
        <w:rPr>
          <w:rFonts w:eastAsia="標楷體" w:hint="eastAsia"/>
        </w:rPr>
        <w:t>o</w:t>
      </w:r>
      <w:r w:rsidRPr="003168E9">
        <w:rPr>
          <w:rFonts w:eastAsia="標楷體"/>
        </w:rPr>
        <w:t xml:space="preserve">uld increase in time. Based on this principle, we could derive the mass balance equations of all the compartments with the assumption that all the compartments were invariant in time: </w:t>
      </w:r>
    </w:p>
    <w:p w14:paraId="603106F9" w14:textId="77777777" w:rsidR="004B5F27" w:rsidRPr="003168E9" w:rsidRDefault="00F6159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dCompartment</m:t>
            </m:r>
          </m:num>
          <m:den>
            <m:r>
              <w:rPr>
                <w:rFonts w:ascii="Cambria Math" w:eastAsia="標楷體" w:hAnsi="Cambria Math"/>
              </w:rPr>
              <m:t>dt</m:t>
            </m:r>
          </m:den>
        </m:f>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in</m:t>
                </m:r>
              </m:sub>
            </m:sSub>
            <m:r>
              <w:rPr>
                <w:rFonts w:ascii="Cambria Math" w:eastAsia="標楷體" w:hAnsi="Cambria Math"/>
              </w:rPr>
              <m:t>-</m:t>
            </m:r>
            <m:nary>
              <m:naryPr>
                <m:chr m:val="∑"/>
                <m:limLoc m:val="undOvr"/>
                <m:subHide m:val="1"/>
                <m:supHide m:val="1"/>
                <m:ctrlPr>
                  <w:rPr>
                    <w:rFonts w:ascii="Cambria Math" w:eastAsia="標楷體" w:hAnsi="Cambria Math"/>
                    <w:i/>
                  </w:rPr>
                </m:ctrlPr>
              </m:naryPr>
              <m:sub/>
              <m:sup/>
              <m:e>
                <m:sSub>
                  <m:sSubPr>
                    <m:ctrlPr>
                      <w:rPr>
                        <w:rFonts w:ascii="Cambria Math" w:eastAsia="標楷體" w:hAnsi="Cambria Math"/>
                        <w:i/>
                      </w:rPr>
                    </m:ctrlPr>
                  </m:sSubPr>
                  <m:e>
                    <m:r>
                      <w:rPr>
                        <w:rFonts w:ascii="Cambria Math" w:eastAsia="標楷體" w:hAnsi="Cambria Math"/>
                      </w:rPr>
                      <m:t>f</m:t>
                    </m:r>
                  </m:e>
                  <m:sub>
                    <m:r>
                      <w:rPr>
                        <w:rFonts w:ascii="Cambria Math" w:eastAsia="標楷體" w:hAnsi="Cambria Math"/>
                      </w:rPr>
                      <m:t>out</m:t>
                    </m:r>
                  </m:sub>
                </m:sSub>
                <m:r>
                  <w:rPr>
                    <w:rFonts w:ascii="Cambria Math" w:eastAsia="標楷體" w:hAnsi="Cambria Math"/>
                  </w:rPr>
                  <m:t>=0</m:t>
                </m:r>
              </m:e>
            </m:nary>
          </m:e>
        </m:nary>
      </m:oMath>
      <w:r w:rsidR="004B5F27" w:rsidRPr="003168E9">
        <w:rPr>
          <w:rFonts w:eastAsia="標楷體"/>
        </w:rPr>
        <w:t xml:space="preserve"> </w:t>
      </w:r>
      <m:oMath>
        <m:r>
          <m:rPr>
            <m:sty m:val="p"/>
          </m:rPr>
          <w:rPr>
            <w:rFonts w:ascii="Cambria Math" w:eastAsia="標楷體" w:hAnsi="Cambria Math"/>
          </w:rPr>
          <m:t>(eq. 5)</m:t>
        </m:r>
      </m:oMath>
    </w:p>
    <w:p w14:paraId="53E57392" w14:textId="77777777" w:rsidR="004B5F27" w:rsidRPr="003168E9" w:rsidRDefault="004B5F27" w:rsidP="004B5F27">
      <w:pPr>
        <w:ind w:firstLine="480"/>
        <w:rPr>
          <w:rFonts w:eastAsia="標楷體"/>
        </w:rPr>
      </w:pPr>
      <w:r w:rsidRPr="003168E9">
        <w:rPr>
          <w:rFonts w:eastAsia="標楷體"/>
        </w:rPr>
        <w:t xml:space="preserve">Furthermore, this mass balance principle could also be applied to organisms' physiological behaviors. For example, when organisms ingest food, only part of the food is assimilated, and the rest is expelled as feces. The assimilated food is used to maintain its basal metabolism, growth, and reproduction. For heterotrophic organisms, the energy needed for growth and maintenance was paid by respiration. Thus, we could write this process as: </w:t>
      </w:r>
    </w:p>
    <w:p w14:paraId="248F7E35" w14:textId="77777777" w:rsidR="004B5F27" w:rsidRPr="003168E9" w:rsidRDefault="00F61596" w:rsidP="00DE071F">
      <w:pPr>
        <w:ind w:firstLine="480"/>
        <w:jc w:val="center"/>
        <w:rPr>
          <w:rFonts w:eastAsia="標楷體"/>
        </w:rPr>
      </w:pP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r>
          <w:rPr>
            <w:rFonts w:ascii="Cambria Math" w:eastAsia="標楷體" w:hAnsi="Cambria Math"/>
          </w:rPr>
          <m:t>=Growth=ingestion-defecation-respiration-mortality</m:t>
        </m:r>
      </m:oMath>
      <w:r w:rsidR="004B5F27" w:rsidRPr="003168E9">
        <w:rPr>
          <w:rFonts w:eastAsia="標楷體"/>
        </w:rPr>
        <w:t xml:space="preserve"> </w:t>
      </w:r>
      <m:oMath>
        <m:r>
          <m:rPr>
            <m:sty m:val="p"/>
          </m:rPr>
          <w:rPr>
            <w:rFonts w:ascii="Cambria Math" w:eastAsia="標楷體" w:hAnsi="Cambria Math"/>
          </w:rPr>
          <m:t>(eq. 6)</m:t>
        </m:r>
      </m:oMath>
      <w:r w:rsidR="004B5F27" w:rsidRPr="003168E9">
        <w:rPr>
          <w:rFonts w:eastAsia="標楷體"/>
        </w:rPr>
        <w:t>,</w:t>
      </w:r>
    </w:p>
    <w:p w14:paraId="2FE98CC0" w14:textId="44A705D3" w:rsidR="004B5F27" w:rsidRPr="003168E9" w:rsidRDefault="004B5F27" w:rsidP="004B5F27">
      <w:pPr>
        <w:ind w:firstLine="480"/>
        <w:rPr>
          <w:rFonts w:eastAsia="標楷體"/>
        </w:rPr>
      </w:pPr>
      <w:r w:rsidRPr="003168E9">
        <w:rPr>
          <w:rFonts w:eastAsia="標楷體"/>
        </w:rPr>
        <w:t xml:space="preserve">Where </w:t>
      </w:r>
      <m:oMath>
        <m:r>
          <m:rPr>
            <m:sty m:val="p"/>
          </m:rPr>
          <w:rPr>
            <w:rFonts w:ascii="Cambria Math" w:eastAsia="標楷體" w:hAnsi="Cambria Math"/>
          </w:rPr>
          <m:t>C</m:t>
        </m:r>
      </m:oMath>
      <w:r w:rsidRPr="003168E9">
        <w:rPr>
          <w:rFonts w:eastAsia="標楷體"/>
        </w:rPr>
        <w:t xml:space="preserve"> is the biomass of the organism, and </w:t>
      </w:r>
      <m:oMath>
        <m:f>
          <m:fPr>
            <m:ctrlPr>
              <w:rPr>
                <w:rFonts w:ascii="Cambria Math" w:eastAsia="標楷體" w:hAnsi="Cambria Math"/>
              </w:rPr>
            </m:ctrlPr>
          </m:fPr>
          <m:num>
            <m:r>
              <w:rPr>
                <w:rFonts w:ascii="Cambria Math" w:eastAsia="標楷體" w:hAnsi="Cambria Math"/>
              </w:rPr>
              <m:t>dC</m:t>
            </m:r>
          </m:num>
          <m:den>
            <m:r>
              <w:rPr>
                <w:rFonts w:ascii="Cambria Math" w:eastAsia="標楷體" w:hAnsi="Cambria Math"/>
              </w:rPr>
              <m:t>dt</m:t>
            </m:r>
          </m:den>
        </m:f>
      </m:oMath>
      <w:r w:rsidRPr="003168E9">
        <w:rPr>
          <w:rFonts w:eastAsia="標楷體"/>
        </w:rPr>
        <w:t xml:space="preserve"> is its growth rate. This mass-balance equation states that the biomass changes due to the difference between feeding and loss terms. Note that the balance of all food web compartments was tightly linked. For instance, if species A feeds on species B, not only does an increased flux flow into A, but a loss of the same magnitude of flux flows out of B. As a result, the direction of </w:t>
      </w:r>
      <w:r w:rsidRPr="003168E9">
        <w:rPr>
          <w:rFonts w:eastAsia="標楷體"/>
        </w:rPr>
        <w:lastRenderedPageBreak/>
        <w:t>the flows matters, and we c</w:t>
      </w:r>
      <w:r w:rsidRPr="003168E9">
        <w:rPr>
          <w:rFonts w:eastAsia="標楷體" w:hint="eastAsia"/>
        </w:rPr>
        <w:t>o</w:t>
      </w:r>
      <w:r w:rsidRPr="003168E9">
        <w:rPr>
          <w:rFonts w:eastAsia="標楷體"/>
        </w:rPr>
        <w:t>uld take the mass-balanced equation as sums and subtractions of these unknown quantities of flows. We classified this linear mass balance equation as the "equality equation". It could be expressed with matrix notation in the general form:</w:t>
      </w:r>
      <w:r w:rsidRPr="003168E9">
        <w:rPr>
          <w:rFonts w:eastAsia="標楷體"/>
          <w:b/>
        </w:rPr>
        <w:t xml:space="preserve"> </w:t>
      </w:r>
      <m:oMath>
        <m:r>
          <m:rPr>
            <m:sty m:val="b"/>
          </m:rPr>
          <w:rPr>
            <w:rFonts w:ascii="Cambria Math" w:eastAsia="標楷體" w:hAnsi="Cambria Math"/>
          </w:rPr>
          <m:t>A⋅x=b</m:t>
        </m:r>
      </m:oMath>
      <w:r w:rsidRPr="003168E9">
        <w:rPr>
          <w:rFonts w:eastAsia="標楷體"/>
        </w:rPr>
        <w:t>, in which</w:t>
      </w:r>
      <w:ins w:id="1105" w:author="user" w:date="2022-08-16T15:52:00Z">
        <w:r w:rsidR="00655969">
          <w:rPr>
            <w:rFonts w:eastAsia="標楷體"/>
          </w:rPr>
          <w:t xml:space="preserve"> </w:t>
        </w:r>
        <m:oMath>
          <m:r>
            <m:rPr>
              <m:sty m:val="b"/>
            </m:rPr>
            <w:rPr>
              <w:rFonts w:ascii="Cambria Math" w:eastAsia="標楷體" w:hAnsi="Cambria Math"/>
            </w:rPr>
            <m:t>A</m:t>
          </m:r>
        </m:oMath>
        <w:r w:rsidR="00655969">
          <w:rPr>
            <w:rFonts w:eastAsia="標楷體" w:hint="eastAsia"/>
            <w:b/>
          </w:rPr>
          <w:t xml:space="preserve"> </w:t>
        </w:r>
        <w:r w:rsidR="00655969">
          <w:rPr>
            <w:rFonts w:eastAsia="標楷體"/>
          </w:rPr>
          <w:t xml:space="preserve">was a </w:t>
        </w:r>
      </w:ins>
      <w:ins w:id="1106" w:author="user" w:date="2022-08-16T15:53:00Z">
        <w:r w:rsidR="00655969" w:rsidRPr="00655969">
          <w:rPr>
            <w:rFonts w:eastAsia="標楷體"/>
          </w:rPr>
          <w:t>coefficient matrix</w:t>
        </w:r>
        <w:r w:rsidR="00655969">
          <w:rPr>
            <w:rFonts w:eastAsia="標楷體" w:hint="eastAsia"/>
          </w:rPr>
          <w:t>,</w:t>
        </w:r>
      </w:ins>
      <w:r w:rsidRPr="003168E9">
        <w:rPr>
          <w:rFonts w:eastAsia="標楷體"/>
        </w:rPr>
        <w:t xml:space="preserve"> </w:t>
      </w:r>
      <w:r w:rsidRPr="00BF3995">
        <w:rPr>
          <w:rFonts w:eastAsia="標楷體"/>
          <w:b/>
          <w:rPrChange w:id="1107" w:author="Yushih Lin" w:date="2022-08-16T15:28:00Z">
            <w:rPr>
              <w:rFonts w:eastAsia="標楷體"/>
            </w:rPr>
          </w:rPrChange>
        </w:rPr>
        <w:t>x</w:t>
      </w:r>
      <w:r w:rsidRPr="003168E9">
        <w:rPr>
          <w:rFonts w:eastAsia="標楷體"/>
        </w:rPr>
        <w:t xml:space="preserve"> </w:t>
      </w:r>
      <w:commentRangeStart w:id="1108"/>
      <w:r w:rsidRPr="003168E9">
        <w:rPr>
          <w:rFonts w:eastAsia="標楷體"/>
        </w:rPr>
        <w:t xml:space="preserve">was a vector consisting of unknown flows, </w:t>
      </w:r>
      <w:ins w:id="1109" w:author="user" w:date="2022-08-16T15:53:00Z">
        <w:r w:rsidR="00655969">
          <w:rPr>
            <w:rFonts w:eastAsia="標楷體"/>
          </w:rPr>
          <w:t xml:space="preserve">and </w:t>
        </w:r>
      </w:ins>
      <w:r w:rsidRPr="00BF3995">
        <w:rPr>
          <w:rFonts w:eastAsia="標楷體"/>
          <w:b/>
          <w:rPrChange w:id="1110" w:author="Yushih Lin" w:date="2022-08-16T15:28:00Z">
            <w:rPr>
              <w:rFonts w:eastAsia="標楷體"/>
            </w:rPr>
          </w:rPrChange>
        </w:rPr>
        <w:t>b</w:t>
      </w:r>
      <w:r w:rsidRPr="003168E9">
        <w:rPr>
          <w:rFonts w:eastAsia="標楷體"/>
        </w:rPr>
        <w:t xml:space="preserve"> was a vector consisting of changed rates of the component</w:t>
      </w:r>
      <w:commentRangeEnd w:id="1108"/>
      <w:r w:rsidR="00253264">
        <w:rPr>
          <w:rStyle w:val="ac"/>
        </w:rPr>
        <w:commentReference w:id="1108"/>
      </w:r>
      <w:r w:rsidRPr="003168E9">
        <w:rPr>
          <w:rFonts w:eastAsia="標楷體"/>
        </w:rPr>
        <w:t xml:space="preserve">, and the flows are non-negative quantities, </w:t>
      </w:r>
      <m:oMath>
        <m:r>
          <m:rPr>
            <m:sty m:val="b"/>
          </m:rPr>
          <w:rPr>
            <w:rFonts w:ascii="Cambria Math" w:eastAsia="標楷體" w:hAnsi="Cambria Math"/>
          </w:rPr>
          <m:t>x≥0</m:t>
        </m:r>
      </m:oMath>
      <w:r>
        <w:rPr>
          <w:rFonts w:eastAsia="標楷體"/>
        </w:rPr>
        <w:t>.</w:t>
      </w:r>
    </w:p>
    <w:p w14:paraId="2DC95EE5" w14:textId="77777777" w:rsidR="004B5F27" w:rsidRPr="003168E9" w:rsidRDefault="004B5F27" w:rsidP="00A675BB">
      <w:pPr>
        <w:pStyle w:val="111"/>
      </w:pPr>
      <w:bookmarkStart w:id="1111" w:name="_Toc111656035"/>
      <w:r w:rsidRPr="003168E9">
        <w:rPr>
          <w:rFonts w:hint="eastAsia"/>
        </w:rPr>
        <w:t>Co</w:t>
      </w:r>
      <w:r w:rsidRPr="003168E9">
        <w:t>nstraints</w:t>
      </w:r>
      <w:bookmarkEnd w:id="1111"/>
    </w:p>
    <w:p w14:paraId="214A3310" w14:textId="51ACCD68" w:rsidR="004B5F27" w:rsidRPr="003168E9" w:rsidRDefault="004B5F27" w:rsidP="004B5F27">
      <w:pPr>
        <w:ind w:firstLine="480"/>
        <w:rPr>
          <w:rFonts w:eastAsia="標楷體"/>
        </w:rPr>
      </w:pPr>
      <w:r w:rsidRPr="003168E9">
        <w:rPr>
          <w:rFonts w:eastAsia="標楷體"/>
        </w:rPr>
        <w:t>On the other hand, the physiology and behavior of organisms impose a limitation on their feeding and growth rates with upper and lower bounds. For example, when organisms search for food, the encounter rate and the external handling time determine the maximal foraging capacity (Holling, 1966). Also, physiological and digestive constraints regulate the process of assimilation of ingested food. Therefore, animals can only process a finite amount of food per unit per time. These maximum rates imposed an upper bound on ingestion flows, providing important constraints on the magnitudes of the grazing flows in the model. Similarly, respiration flows are restricted by allometric rules (e.g., Mahaut et al., 1995). The minimal basal respiration rate required</w:t>
      </w:r>
      <w:r w:rsidRPr="003168E9">
        <w:rPr>
          <w:rFonts w:eastAsia="標楷體" w:hint="eastAsia"/>
        </w:rPr>
        <w:t xml:space="preserve"> t</w:t>
      </w:r>
      <w:r w:rsidRPr="003168E9">
        <w:rPr>
          <w:rFonts w:eastAsia="標楷體"/>
        </w:rPr>
        <w:t xml:space="preserve">o sustain metabolism was imposed as lower bounds. Other physiological constraints restricted the relationships between flows. For example, growth efficiency was defined </w:t>
      </w:r>
      <w:r w:rsidRPr="003168E9">
        <w:rPr>
          <w:rFonts w:eastAsia="標楷體"/>
        </w:rPr>
        <w:lastRenderedPageBreak/>
        <w:t>as the ratio of secondary production to assimilated food, which is suggested to be 60-80% (Calow,1977; Schroeder, 1981). These constraints can also be transformed into a matrix equation with inequality:</w:t>
      </w:r>
      <w:r w:rsidRPr="003168E9">
        <w:rPr>
          <w:rFonts w:eastAsia="標楷體"/>
          <w:b/>
        </w:rPr>
        <w:t xml:space="preserve"> </w:t>
      </w:r>
      <m:oMath>
        <m:r>
          <m:rPr>
            <m:sty m:val="b"/>
          </m:rPr>
          <w:rPr>
            <w:rFonts w:ascii="Cambria Math" w:eastAsia="標楷體" w:hAnsi="Cambria Math"/>
          </w:rPr>
          <m:t>G⋅x≥h</m:t>
        </m:r>
      </m:oMath>
      <w:r w:rsidRPr="003168E9">
        <w:rPr>
          <w:rFonts w:eastAsia="標楷體"/>
        </w:rPr>
        <w:t xml:space="preserve">, in </w:t>
      </w:r>
      <w:commentRangeStart w:id="1112"/>
      <w:r w:rsidRPr="003168E9">
        <w:rPr>
          <w:rFonts w:eastAsia="標楷體"/>
        </w:rPr>
        <w:t xml:space="preserve">which </w:t>
      </w:r>
      <m:oMath>
        <m:r>
          <w:ins w:id="1113" w:author="user" w:date="2022-08-16T15:54:00Z">
            <m:rPr>
              <m:sty m:val="b"/>
            </m:rPr>
            <w:rPr>
              <w:rFonts w:ascii="Cambria Math" w:eastAsia="標楷體" w:hAnsi="Cambria Math" w:hint="eastAsia"/>
            </w:rPr>
            <m:t>G</m:t>
          </w:ins>
        </m:r>
      </m:oMath>
      <w:ins w:id="1114" w:author="user" w:date="2022-08-16T15:54:00Z">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 xml:space="preserve">, </w:t>
        </w:r>
      </w:ins>
      <w:r w:rsidRPr="00103F3C">
        <w:rPr>
          <w:rFonts w:eastAsia="標楷體"/>
          <w:b/>
          <w:rPrChange w:id="1115" w:author="Yushih Lin" w:date="2022-08-16T15:28:00Z">
            <w:rPr>
              <w:rFonts w:eastAsia="標楷體"/>
            </w:rPr>
          </w:rPrChange>
        </w:rPr>
        <w:t>x</w:t>
      </w:r>
      <w:r w:rsidRPr="003168E9">
        <w:rPr>
          <w:rFonts w:eastAsia="標楷體"/>
        </w:rPr>
        <w:t xml:space="preserve"> was still an unknown-flows vector, </w:t>
      </w:r>
      <w:r w:rsidRPr="00103F3C">
        <w:rPr>
          <w:rFonts w:eastAsia="標楷體"/>
          <w:b/>
          <w:rPrChange w:id="1116" w:author="Yushih Lin" w:date="2022-08-16T15:28:00Z">
            <w:rPr>
              <w:rFonts w:eastAsia="標楷體"/>
            </w:rPr>
          </w:rPrChange>
        </w:rPr>
        <w:t>h</w:t>
      </w:r>
      <w:r w:rsidRPr="003168E9">
        <w:rPr>
          <w:rFonts w:eastAsia="標楷體"/>
        </w:rPr>
        <w:t xml:space="preserve"> was a vector comprising constraints</w:t>
      </w:r>
      <w:commentRangeEnd w:id="1112"/>
      <w:r w:rsidR="00253264">
        <w:rPr>
          <w:rStyle w:val="ac"/>
        </w:rPr>
        <w:commentReference w:id="1112"/>
      </w:r>
      <w:r w:rsidRPr="003168E9">
        <w:rPr>
          <w:rFonts w:eastAsia="標楷體"/>
        </w:rPr>
        <w:t xml:space="preserve">. Most of these constraints could be extracted from literature. </w:t>
      </w:r>
    </w:p>
    <w:p w14:paraId="3695A54F" w14:textId="77777777" w:rsidR="004B5F27" w:rsidRPr="003168E9" w:rsidRDefault="004B5F27" w:rsidP="004B5F27">
      <w:pPr>
        <w:ind w:firstLine="480"/>
        <w:rPr>
          <w:rFonts w:eastAsia="標楷體"/>
        </w:rPr>
      </w:pPr>
      <w:r w:rsidRPr="003168E9">
        <w:rPr>
          <w:rFonts w:eastAsia="標楷體"/>
        </w:rPr>
        <w:t>Here, we applied the four most used constraints in LIM studies (van Oevelen et al., 2006; Stratmann et al., 2018) to our model, including respiration (R), assimilation efficiency (AE), production (P), and net growth efficiency (NGE).</w:t>
      </w:r>
    </w:p>
    <w:p w14:paraId="25F39FE4" w14:textId="77777777" w:rsidR="004B5F27" w:rsidRPr="003168E9" w:rsidRDefault="004B5F27" w:rsidP="004B5F27">
      <w:pPr>
        <w:ind w:firstLine="480"/>
        <w:rPr>
          <w:rFonts w:eastAsia="標楷體"/>
        </w:rPr>
      </w:pPr>
      <w:r w:rsidRPr="003168E9">
        <w:rPr>
          <w:rFonts w:eastAsia="標楷體"/>
        </w:rPr>
        <w:t>For meiofauna and macrofauna, R was defined as the sum of maintenance respiration (biomass-specific respiration, MR) and growth respiration (associated with growth processes, e.g., synthesis of new structures in growth, GR). The maintenance respiration was taken proportional to 1% at 20</w:t>
      </w:r>
      <w:r w:rsidRPr="003168E9">
        <w:rPr>
          <w:rFonts w:ascii="標楷體" w:eastAsia="標楷體" w:hAnsi="標楷體" w:hint="eastAsia"/>
        </w:rPr>
        <w:t xml:space="preserve">℃ </w:t>
      </w:r>
      <w:r w:rsidRPr="003168E9">
        <w:rPr>
          <w:rFonts w:eastAsia="標楷體"/>
        </w:rPr>
        <w:t>of the biomass per day (Fenchel, 1982; Nielsen et al., 1995), and then corrected with a temperature correction factor:</w:t>
      </w:r>
      <w:r w:rsidRPr="003168E9">
        <w:rPr>
          <w:rFonts w:eastAsia="標楷體" w:hint="eastAsia"/>
        </w:rPr>
        <w:t xml:space="preserve"> </w:t>
      </w:r>
      <w:r w:rsidRPr="003168E9">
        <w:rPr>
          <w:rFonts w:eastAsia="標楷體" w:hint="eastAsia"/>
          <w:i/>
        </w:rPr>
        <w:t>Tl</w:t>
      </w:r>
      <w:r w:rsidRPr="003168E9">
        <w:rPr>
          <w:rFonts w:eastAsia="標楷體"/>
          <w:i/>
        </w:rPr>
        <w:t>im</w:t>
      </w:r>
      <w:r w:rsidRPr="003168E9">
        <w:rPr>
          <w:rFonts w:eastAsia="標楷體"/>
        </w:rPr>
        <w:t xml:space="preserve">, which could be calculated as, </w:t>
      </w:r>
    </w:p>
    <w:p w14:paraId="0E49BFA7" w14:textId="2C074565" w:rsidR="004B5F27" w:rsidRPr="00DE071F" w:rsidRDefault="004B5F27" w:rsidP="004B5F27">
      <w:pPr>
        <w:ind w:firstLine="480"/>
        <w:rPr>
          <w:rFonts w:eastAsia="標楷體"/>
        </w:rPr>
      </w:pPr>
      <w:commentRangeStart w:id="1117"/>
      <m:oMathPara>
        <m:oMathParaPr>
          <m:jc m:val="center"/>
        </m:oMathParaPr>
        <m:oMath>
          <m:r>
            <w:rPr>
              <w:rFonts w:ascii="Cambria Math" w:eastAsia="標楷體" w:hAnsi="Cambria Math"/>
            </w:rPr>
            <m:t>Tlim</m:t>
          </m:r>
          <m:r>
            <m:rPr>
              <m:sty m:val="p"/>
            </m:rPr>
            <w:rPr>
              <w:rFonts w:ascii="Cambria Math" w:eastAsia="標楷體" w:hAnsi="Cambria Math"/>
            </w:rPr>
            <m:t xml:space="preserve"> = Q10</m:t>
          </m:r>
          <m:r>
            <w:ins w:id="1118" w:author="user" w:date="2022-08-21T11:00:00Z">
              <m:rPr>
                <m:sty m:val="p"/>
              </m:rPr>
              <w:rPr>
                <w:rFonts w:ascii="Cambria Math" w:hAnsi="Cambria Math"/>
              </w:rPr>
              <m:t>∙</m:t>
            </w:ins>
          </m:r>
          <m:r>
            <w:del w:id="1119" w:author="user" w:date="2022-08-21T11:00:00Z">
              <m:rPr>
                <m:sty m:val="p"/>
              </m:rPr>
              <w:rPr>
                <w:rFonts w:ascii="Cambria Math" w:eastAsia="標楷體" w:hAnsi="Cambria Math"/>
              </w:rPr>
              <m:t>*</m:t>
            </w:del>
          </m:r>
          <m:r>
            <m:rPr>
              <m:sty m:val="p"/>
            </m:rPr>
            <w:rPr>
              <w:rFonts w:ascii="Cambria Math" w:eastAsia="標楷體" w:hAnsi="Cambria Math"/>
            </w:rPr>
            <m:t xml:space="preserve"> exp</m:t>
          </m:r>
          <m:d>
            <m:dPr>
              <m:ctrlPr>
                <w:rPr>
                  <w:rFonts w:ascii="Cambria Math" w:eastAsia="標楷體" w:hAnsi="Cambria Math"/>
                </w:rPr>
              </m:ctrlPr>
            </m:dPr>
            <m:e>
              <m:f>
                <m:fPr>
                  <m:ctrlPr>
                    <w:rPr>
                      <w:rFonts w:ascii="Cambria Math" w:eastAsia="標楷體" w:hAnsi="Cambria Math"/>
                    </w:rPr>
                  </m:ctrlPr>
                </m:fPr>
                <m:num>
                  <m:r>
                    <m:rPr>
                      <m:sty m:val="p"/>
                    </m:rPr>
                    <w:rPr>
                      <w:rFonts w:ascii="Cambria Math" w:eastAsia="標楷體" w:hAnsi="Cambria Math"/>
                    </w:rPr>
                    <m:t>T-20</m:t>
                  </m:r>
                </m:num>
                <m:den>
                  <m:r>
                    <m:rPr>
                      <m:sty m:val="p"/>
                    </m:rPr>
                    <w:rPr>
                      <w:rFonts w:ascii="Cambria Math" w:eastAsia="標楷體" w:hAnsi="Cambria Math"/>
                    </w:rPr>
                    <m:t>10</m:t>
                  </m:r>
                </m:den>
              </m:f>
            </m:e>
          </m:d>
          <m:r>
            <m:rPr>
              <m:sty m:val="p"/>
            </m:rPr>
            <w:rPr>
              <w:rFonts w:ascii="Cambria Math" w:eastAsia="標楷體" w:hAnsi="Cambria Math" w:hint="eastAsia"/>
            </w:rPr>
            <m:t xml:space="preserve"> </m:t>
          </m:r>
          <m:d>
            <m:dPr>
              <m:ctrlPr>
                <w:rPr>
                  <w:rFonts w:ascii="Cambria Math" w:eastAsia="標楷體" w:hAnsi="Cambria Math"/>
                </w:rPr>
              </m:ctrlPr>
            </m:dPr>
            <m:e>
              <m:r>
                <m:rPr>
                  <m:sty m:val="p"/>
                </m:rPr>
                <w:rPr>
                  <w:rFonts w:ascii="Cambria Math" w:eastAsia="標楷體" w:hAnsi="Cambria Math"/>
                </w:rPr>
                <m:t>eq.7</m:t>
              </m:r>
            </m:e>
          </m:d>
          <w:commentRangeEnd w:id="1117"/>
          <m:r>
            <w:del w:id="1120" w:author="user" w:date="2022-08-16T15:28:00Z">
              <m:rPr>
                <m:sty m:val="p"/>
              </m:rPr>
              <w:rPr>
                <w:rStyle w:val="ac"/>
              </w:rPr>
              <w:commentReference w:id="1117"/>
            </w:del>
          </m:r>
          <m:r>
            <w:del w:id="1121" w:author="user" w:date="2022-08-16T15:28:00Z">
              <m:rPr>
                <m:sty m:val="p"/>
              </m:rPr>
              <w:rPr>
                <w:rFonts w:ascii="Cambria Math" w:eastAsia="標楷體" w:hAnsi="Cambria Math"/>
              </w:rPr>
              <m:t>,</m:t>
            </w:del>
          </m:r>
          <m:r>
            <w:ins w:id="1122" w:author="user" w:date="2022-08-16T15:28:00Z">
              <m:rPr>
                <m:sty m:val="p"/>
              </m:rPr>
              <w:rPr>
                <w:rFonts w:ascii="Cambria Math" w:eastAsia="標楷體" w:hAnsi="Cambria Math"/>
              </w:rPr>
              <m:t>,</m:t>
            </w:ins>
          </m:r>
          <m:r>
            <m:rPr>
              <m:sty m:val="p"/>
            </m:rPr>
            <w:rPr>
              <w:rFonts w:ascii="Cambria Math" w:eastAsia="標楷體" w:hAnsi="Cambria Math"/>
            </w:rPr>
            <m:t xml:space="preserve"> </m:t>
          </m:r>
        </m:oMath>
      </m:oMathPara>
    </w:p>
    <w:p w14:paraId="3E4A2AA2" w14:textId="77777777" w:rsidR="004B5F27" w:rsidRPr="003168E9" w:rsidRDefault="004B5F27" w:rsidP="004B5F27">
      <w:pPr>
        <w:ind w:firstLine="480"/>
        <w:rPr>
          <w:rFonts w:eastAsia="標楷體"/>
        </w:rPr>
      </w:pPr>
      <w:r w:rsidRPr="003168E9">
        <w:rPr>
          <w:rFonts w:eastAsia="標楷體"/>
        </w:rPr>
        <w:t xml:space="preserve">where Q10 = 2, T was the bottom water temperature for each site. Q10 is a measure of temperature dependence based on the process or reaction. </w:t>
      </w:r>
      <w:r w:rsidRPr="003168E9">
        <w:rPr>
          <w:rFonts w:eastAsia="標楷體" w:hint="eastAsia"/>
        </w:rPr>
        <w:t>F</w:t>
      </w:r>
      <w:r w:rsidRPr="003168E9">
        <w:rPr>
          <w:rFonts w:eastAsia="標楷體"/>
        </w:rPr>
        <w:t>or most biological systems, this value is ~2 to 3. Therefore, the relationships of respiration</w:t>
      </w:r>
      <w:r w:rsidRPr="003168E9">
        <w:rPr>
          <w:rFonts w:eastAsia="標楷體" w:hint="eastAsia"/>
        </w:rPr>
        <w:t xml:space="preserve"> </w:t>
      </w:r>
      <w:r w:rsidRPr="003168E9">
        <w:rPr>
          <w:rFonts w:eastAsia="標楷體"/>
        </w:rPr>
        <w:t xml:space="preserve">could </w:t>
      </w:r>
      <w:r w:rsidRPr="003168E9">
        <w:rPr>
          <w:rFonts w:eastAsia="標楷體"/>
        </w:rPr>
        <w:lastRenderedPageBreak/>
        <w:t xml:space="preserve">be expressed as: </w:t>
      </w:r>
    </w:p>
    <w:p w14:paraId="3E524ED6" w14:textId="4823D20E" w:rsidR="004B5F27" w:rsidRPr="003168E9" w:rsidRDefault="004B5F27" w:rsidP="00DE071F">
      <w:pPr>
        <w:ind w:firstLine="480"/>
        <w:jc w:val="center"/>
        <w:rPr>
          <w:rFonts w:eastAsia="標楷體"/>
        </w:rPr>
      </w:pPr>
      <m:oMath>
        <m:r>
          <m:rPr>
            <m:sty m:val="p"/>
          </m:rPr>
          <w:rPr>
            <w:rFonts w:ascii="Cambria Math" w:eastAsia="標楷體" w:hAnsi="Cambria Math"/>
          </w:rPr>
          <m:t>M</m:t>
        </m:r>
        <m:r>
          <m:rPr>
            <m:sty m:val="p"/>
          </m:rPr>
          <w:rPr>
            <w:rFonts w:ascii="Cambria Math" w:eastAsia="標楷體" w:hAnsi="Cambria Math" w:hint="eastAsia"/>
          </w:rPr>
          <m:t>R=</m:t>
        </m:r>
        <m:r>
          <m:rPr>
            <m:sty m:val="p"/>
          </m:rPr>
          <w:rPr>
            <w:rFonts w:ascii="Cambria Math" w:eastAsia="標楷體" w:hAnsi="Cambria Math"/>
          </w:rPr>
          <m:t>0.01</m:t>
        </m:r>
        <m:r>
          <w:ins w:id="1123" w:author="user" w:date="2022-08-21T11:00:00Z">
            <m:rPr>
              <m:sty m:val="p"/>
            </m:rPr>
            <w:rPr>
              <w:rFonts w:ascii="Cambria Math" w:hAnsi="Cambria Math"/>
            </w:rPr>
            <m:t>∙</m:t>
          </w:ins>
        </m:r>
        <m:r>
          <w:del w:id="1124" w:author="user" w:date="2022-08-21T11:00:00Z">
            <m:rPr>
              <m:sty m:val="p"/>
            </m:rPr>
            <w:rPr>
              <w:rFonts w:ascii="Cambria Math" w:eastAsia="標楷體" w:hAnsi="Cambria Math"/>
            </w:rPr>
            <m:t>*</m:t>
          </w:del>
        </m:r>
        <m:r>
          <m:rPr>
            <m:sty m:val="p"/>
          </m:rPr>
          <w:rPr>
            <w:rFonts w:ascii="Cambria Math" w:eastAsia="標楷體" w:hAnsi="Cambria Math"/>
          </w:rPr>
          <m:t>Tlim</m:t>
        </m:r>
        <m:r>
          <w:ins w:id="1125" w:author="user" w:date="2022-08-21T11:00:00Z">
            <m:rPr>
              <m:sty m:val="p"/>
            </m:rPr>
            <w:rPr>
              <w:rFonts w:ascii="Cambria Math" w:hAnsi="Cambria Math"/>
            </w:rPr>
            <m:t>∙</m:t>
          </w:ins>
        </m:r>
        <m:r>
          <w:del w:id="1126" w:author="user" w:date="2022-08-21T11:00:00Z">
            <m:rPr>
              <m:sty m:val="p"/>
            </m:rPr>
            <w:rPr>
              <w:rFonts w:ascii="Cambria Math" w:eastAsia="標楷體" w:hAnsi="Cambria Math"/>
            </w:rPr>
            <m:t>*</m:t>
          </w:del>
        </m:r>
        <m:r>
          <m:rPr>
            <m:sty m:val="p"/>
          </m:rPr>
          <w:rPr>
            <w:rFonts w:ascii="Cambria Math" w:eastAsia="標楷體" w:hAnsi="Cambria Math"/>
          </w:rPr>
          <m:t>Stock</m:t>
        </m:r>
        <m:r>
          <m:rPr>
            <m:sty m:val="p"/>
          </m:rPr>
          <w:rPr>
            <w:rFonts w:ascii="Cambria Math" w:eastAsia="標楷體" w:hAnsi="Cambria Math" w:hint="eastAsia"/>
          </w:rPr>
          <m:t xml:space="preserve"> (</m:t>
        </m:r>
        <m:r>
          <m:rPr>
            <m:sty m:val="p"/>
          </m:rPr>
          <w:rPr>
            <w:rFonts w:ascii="Cambria Math" w:eastAsia="標楷體" w:hAnsi="Cambria Math"/>
          </w:rPr>
          <m:t>eq.8)</m:t>
        </m:r>
      </m:oMath>
      <w:r w:rsidRPr="003168E9">
        <w:rPr>
          <w:rFonts w:eastAsia="標楷體" w:hint="eastAsia"/>
        </w:rPr>
        <w:t>,</w:t>
      </w:r>
    </w:p>
    <w:p w14:paraId="76A7343E" w14:textId="282A5E97" w:rsidR="004B5F27" w:rsidRPr="003168E9" w:rsidRDefault="004B5F27" w:rsidP="00DE071F">
      <w:pPr>
        <w:ind w:firstLine="480"/>
        <w:jc w:val="center"/>
        <w:rPr>
          <w:rFonts w:eastAsia="標楷體"/>
        </w:rPr>
      </w:pPr>
      <m:oMath>
        <m:r>
          <m:rPr>
            <m:sty m:val="p"/>
          </m:rPr>
          <w:rPr>
            <w:rFonts w:ascii="Cambria Math" w:eastAsia="標楷體" w:hAnsi="Cambria Math" w:hint="eastAsia"/>
          </w:rPr>
          <m:t>GR=R</m:t>
        </m:r>
        <m:r>
          <m:rPr>
            <m:sty m:val="p"/>
          </m:rPr>
          <w:rPr>
            <w:rFonts w:ascii="Cambria Math" w:eastAsia="MS Mincho" w:hAnsi="Cambria Math" w:cs="MS Mincho" w:hint="eastAsia"/>
          </w:rPr>
          <m:t>-</m:t>
        </m:r>
        <m:r>
          <m:rPr>
            <m:sty m:val="p"/>
          </m:rPr>
          <w:rPr>
            <w:rFonts w:ascii="Cambria Math" w:eastAsia="標楷體" w:hAnsi="Cambria Math"/>
          </w:rPr>
          <m:t>MR</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eq.9)</m:t>
        </m:r>
      </m:oMath>
      <w:r w:rsidRPr="003168E9">
        <w:rPr>
          <w:rFonts w:eastAsia="標楷體"/>
        </w:rPr>
        <w:t>.</w:t>
      </w:r>
    </w:p>
    <w:p w14:paraId="078C19D3" w14:textId="77777777" w:rsidR="004B5F27" w:rsidRPr="003168E9" w:rsidRDefault="004B5F27" w:rsidP="004B5F27">
      <w:pPr>
        <w:ind w:firstLine="480"/>
        <w:rPr>
          <w:rFonts w:eastAsia="標楷體"/>
        </w:rPr>
      </w:pPr>
      <w:r w:rsidRPr="003168E9">
        <w:rPr>
          <w:rFonts w:eastAsia="標楷體"/>
        </w:rPr>
        <w:t>AE was calculated as,</w:t>
      </w:r>
    </w:p>
    <w:p w14:paraId="24C76B53" w14:textId="77777777" w:rsidR="004B5F27" w:rsidRPr="003168E9" w:rsidRDefault="004B5F27" w:rsidP="00DE071F">
      <w:pPr>
        <w:ind w:firstLine="480"/>
        <w:jc w:val="center"/>
        <w:rPr>
          <w:rFonts w:eastAsia="標楷體"/>
        </w:rPr>
      </w:pPr>
      <m:oMath>
        <m:r>
          <m:rPr>
            <m:sty m:val="p"/>
          </m:rPr>
          <w:rPr>
            <w:rFonts w:ascii="Cambria Math" w:eastAsia="標楷體" w:hAnsi="Cambria Math"/>
          </w:rPr>
          <m:t>AE=(I-F)/I</m:t>
        </m:r>
      </m:oMath>
      <w:r w:rsidRPr="003168E9">
        <w:rPr>
          <w:rFonts w:eastAsia="標楷體" w:hint="eastAsia"/>
        </w:rPr>
        <w:t xml:space="preserve"> </w:t>
      </w:r>
      <m:oMath>
        <m:r>
          <m:rPr>
            <m:sty m:val="p"/>
          </m:rPr>
          <w:rPr>
            <w:rFonts w:ascii="Cambria Math" w:eastAsia="標楷體" w:hAnsi="Cambria Math" w:hint="eastAsia"/>
          </w:rPr>
          <m:t>(</m:t>
        </m:r>
        <m:r>
          <m:rPr>
            <m:sty m:val="p"/>
          </m:rPr>
          <w:rPr>
            <w:rFonts w:ascii="Cambria Math" w:eastAsia="標楷體" w:hAnsi="Cambria Math"/>
          </w:rPr>
          <m:t>eq.10)</m:t>
        </m:r>
      </m:oMath>
      <w:r w:rsidRPr="003168E9">
        <w:rPr>
          <w:rFonts w:eastAsia="標楷體"/>
        </w:rPr>
        <w:t>,</w:t>
      </w:r>
    </w:p>
    <w:p w14:paraId="116D276C" w14:textId="77777777" w:rsidR="004B5F27" w:rsidRPr="003168E9" w:rsidRDefault="004B5F27" w:rsidP="004B5F27">
      <w:pPr>
        <w:ind w:firstLine="480"/>
        <w:rPr>
          <w:rFonts w:eastAsia="標楷體"/>
        </w:rPr>
      </w:pPr>
      <w:r w:rsidRPr="003168E9">
        <w:rPr>
          <w:rFonts w:eastAsia="標楷體"/>
        </w:rPr>
        <w:t xml:space="preserve">where I was the ingested food and F was the feces (Crisp,1971). The </w:t>
      </w:r>
      <w:ins w:id="1127" w:author="user" w:date="2022-08-16T15:28:00Z">
        <w:r w:rsidRPr="003168E9">
          <w:rPr>
            <w:rFonts w:eastAsia="標楷體"/>
          </w:rPr>
          <w:t>mini</w:t>
        </w:r>
      </w:ins>
      <w:ins w:id="1128" w:author="Yushih Lin" w:date="2022-07-27T22:12:00Z">
        <w:r w:rsidR="00044891">
          <w:rPr>
            <w:rFonts w:eastAsia="標楷體"/>
          </w:rPr>
          <w:t>m</w:t>
        </w:r>
      </w:ins>
      <w:ins w:id="1129" w:author="user" w:date="2022-08-16T15:28:00Z">
        <w:r w:rsidRPr="003168E9">
          <w:rPr>
            <w:rFonts w:eastAsia="標楷體"/>
          </w:rPr>
          <w:t>um</w:t>
        </w:r>
      </w:ins>
      <w:del w:id="1130" w:author="user" w:date="2022-08-16T15:28:00Z">
        <w:r w:rsidRPr="003168E9">
          <w:rPr>
            <w:rFonts w:eastAsia="標楷體"/>
          </w:rPr>
          <w:delText>minium</w:delText>
        </w:r>
      </w:del>
      <w:r w:rsidRPr="003168E9">
        <w:rPr>
          <w:rFonts w:eastAsia="標楷體"/>
        </w:rPr>
        <w:t>-maximum range was set from 0.456 to 0.699 for meiofauna (</w:t>
      </w:r>
      <w:r w:rsidRPr="003168E9">
        <w:rPr>
          <w:rFonts w:eastAsia="標楷體" w:hint="eastAsia"/>
        </w:rPr>
        <w:t>Co</w:t>
      </w:r>
      <w:r w:rsidRPr="003168E9">
        <w:rPr>
          <w:rFonts w:eastAsia="標楷體"/>
        </w:rPr>
        <w:t>nover 1966) and from 0.6 to 0.7 for macrofauna (</w:t>
      </w:r>
      <w:r w:rsidRPr="003168E9">
        <w:rPr>
          <w:rFonts w:eastAsia="標楷體" w:hint="eastAsia"/>
        </w:rPr>
        <w:t>Lo</w:t>
      </w:r>
      <w:r w:rsidRPr="003168E9">
        <w:rPr>
          <w:rFonts w:eastAsia="標楷體"/>
        </w:rPr>
        <w:t xml:space="preserve">o &amp; Rosenberg 1996). </w:t>
      </w:r>
    </w:p>
    <w:p w14:paraId="238E0CAA" w14:textId="77777777" w:rsidR="004B5F27" w:rsidRPr="003168E9" w:rsidRDefault="004B5F27" w:rsidP="004B5F27">
      <w:pPr>
        <w:ind w:firstLine="480"/>
        <w:rPr>
          <w:rFonts w:eastAsia="標楷體"/>
        </w:rPr>
      </w:pPr>
      <w:r w:rsidRPr="003168E9">
        <w:rPr>
          <w:rFonts w:eastAsia="標楷體"/>
        </w:rPr>
        <w:t>The secondary production (P) was calculated as,</w:t>
      </w:r>
    </w:p>
    <w:p w14:paraId="1B88929A"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P=I-F-GR</m:t>
          </m:r>
          <m:r>
            <m:rPr>
              <m:sty m:val="p"/>
            </m:rPr>
            <w:rPr>
              <w:rFonts w:ascii="Cambria Math" w:eastAsia="標楷體" w:hAnsi="Cambria Math" w:hint="eastAsia"/>
            </w:rPr>
            <m:t xml:space="preserve"> (</m:t>
          </m:r>
          <m:r>
            <m:rPr>
              <m:sty m:val="p"/>
            </m:rPr>
            <w:rPr>
              <w:rFonts w:ascii="Cambria Math" w:eastAsia="標楷體" w:hAnsi="Cambria Math"/>
            </w:rPr>
            <m:t>eq.11),</m:t>
          </m:r>
        </m:oMath>
      </m:oMathPara>
    </w:p>
    <w:p w14:paraId="616CE44D" w14:textId="77777777" w:rsidR="004B5F27" w:rsidRPr="00DE071F" w:rsidRDefault="004B5F27" w:rsidP="004B5F27">
      <w:pPr>
        <w:ind w:firstLine="480"/>
        <w:rPr>
          <w:rFonts w:eastAsia="標楷體"/>
        </w:rPr>
      </w:pPr>
      <m:oMathPara>
        <m:oMathParaPr>
          <m:jc m:val="center"/>
        </m:oMathParaPr>
        <m:oMath>
          <m:r>
            <m:rPr>
              <m:sty m:val="p"/>
            </m:rPr>
            <w:rPr>
              <w:rFonts w:ascii="Cambria Math" w:eastAsia="標楷體" w:hAnsi="Cambria Math"/>
            </w:rPr>
            <m:t>P/B=</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Stock</m:t>
              </m:r>
            </m:den>
          </m:f>
          <m:r>
            <m:rPr>
              <m:sty m:val="p"/>
            </m:rPr>
            <w:rPr>
              <w:rFonts w:ascii="Cambria Math" w:eastAsia="標楷體" w:hAnsi="Cambria Math" w:hint="eastAsia"/>
            </w:rPr>
            <m:t>(</m:t>
          </m:r>
          <m:r>
            <m:rPr>
              <m:sty m:val="p"/>
            </m:rPr>
            <w:rPr>
              <w:rFonts w:ascii="Cambria Math" w:eastAsia="標楷體" w:hAnsi="Cambria Math"/>
            </w:rPr>
            <m:t>eq.12).</m:t>
          </m:r>
        </m:oMath>
      </m:oMathPara>
    </w:p>
    <w:p w14:paraId="297F4D51" w14:textId="77777777" w:rsidR="004B5F27" w:rsidRPr="003168E9" w:rsidRDefault="004B5F27" w:rsidP="004B5F27">
      <w:pPr>
        <w:ind w:firstLine="480"/>
      </w:pPr>
      <w:r w:rsidRPr="003168E9">
        <w:rPr>
          <w:rFonts w:eastAsia="標楷體"/>
        </w:rPr>
        <w:t xml:space="preserve">The </w:t>
      </w:r>
      <m:oMath>
        <m:r>
          <m:rPr>
            <m:sty m:val="p"/>
          </m:rPr>
          <w:rPr>
            <w:rFonts w:ascii="Cambria Math" w:eastAsia="標楷體" w:hAnsi="Cambria Math"/>
          </w:rPr>
          <m:t>P/B ratio</m:t>
        </m:r>
      </m:oMath>
      <w:r w:rsidRPr="003168E9">
        <w:rPr>
          <w:rFonts w:eastAsia="標楷體"/>
        </w:rPr>
        <w:t xml:space="preserve"> for meiofauna was set between 0.0009 and 0.0493 (Fenchel, 1982; Fleeger and Palmer, 1982), while for macrofauna is set between 0.0008 and 0.0048 (Stratmann et al., unpublished</w:t>
      </w:r>
      <w:r w:rsidRPr="003168E9">
        <w:t xml:space="preserve">). </w:t>
      </w:r>
      <w:r w:rsidRPr="003168E9">
        <w:rPr>
          <w:rFonts w:eastAsia="標楷體"/>
        </w:rPr>
        <w:t xml:space="preserve">On the other hand, bacterial growth efficiency </w:t>
      </w:r>
      <w:r w:rsidRPr="003168E9">
        <w:rPr>
          <w:rFonts w:eastAsia="標楷體" w:hint="eastAsia"/>
        </w:rPr>
        <w:t xml:space="preserve">(BGE) </w:t>
      </w:r>
      <w:r w:rsidRPr="003168E9">
        <w:rPr>
          <w:rFonts w:eastAsia="標楷體"/>
        </w:rPr>
        <w:t>was defined as the amount of new bacterial biomass produced per unit of assimilated OC, and it could be used to relate to the production and respiration of bacteria (del Giorgio &amp; Cole,1998). The range</w:t>
      </w:r>
      <w:r w:rsidRPr="003168E9">
        <w:rPr>
          <w:rFonts w:eastAsia="標楷體" w:hint="eastAsia"/>
        </w:rPr>
        <w:t xml:space="preserve"> </w:t>
      </w:r>
      <w:r w:rsidRPr="003168E9">
        <w:rPr>
          <w:rFonts w:eastAsia="標楷體"/>
        </w:rPr>
        <w:t xml:space="preserve">of BGE was set from 0.02 to 0.61. </w:t>
      </w:r>
    </w:p>
    <w:p w14:paraId="13C5F31F" w14:textId="77777777" w:rsidR="004B5F27" w:rsidRPr="003168E9" w:rsidRDefault="004B5F27" w:rsidP="004B5F27">
      <w:pPr>
        <w:ind w:firstLine="480"/>
        <w:rPr>
          <w:rFonts w:eastAsia="標楷體"/>
        </w:rPr>
      </w:pPr>
      <w:r w:rsidRPr="003168E9">
        <w:t xml:space="preserve">Finally, </w:t>
      </w:r>
      <w:r w:rsidRPr="003168E9">
        <w:rPr>
          <w:rFonts w:eastAsia="標楷體"/>
        </w:rPr>
        <w:t>NGE was calculated as (Clausen and Riisgård, 1996),</w:t>
      </w:r>
    </w:p>
    <w:p w14:paraId="2C0CA5CF" w14:textId="77777777" w:rsidR="004B5F27" w:rsidRPr="003168E9" w:rsidRDefault="004B5F27" w:rsidP="00DE071F">
      <w:pPr>
        <w:ind w:firstLine="480"/>
        <w:jc w:val="center"/>
        <w:rPr>
          <w:rFonts w:eastAsia="標楷體"/>
        </w:rPr>
      </w:pPr>
      <m:oMath>
        <m:r>
          <m:rPr>
            <m:sty m:val="p"/>
          </m:rPr>
          <w:rPr>
            <w:rFonts w:ascii="Cambria Math" w:eastAsia="標楷體" w:hAnsi="Cambria Math"/>
          </w:rPr>
          <w:lastRenderedPageBreak/>
          <m:t>NGE=</m:t>
        </m:r>
        <m:f>
          <m:fPr>
            <m:ctrlPr>
              <w:rPr>
                <w:rFonts w:ascii="Cambria Math" w:eastAsia="標楷體" w:hAnsi="Cambria Math"/>
              </w:rPr>
            </m:ctrlPr>
          </m:fPr>
          <m:num>
            <m:r>
              <m:rPr>
                <m:sty m:val="p"/>
              </m:rPr>
              <w:rPr>
                <w:rFonts w:ascii="Cambria Math" w:eastAsia="標楷體" w:hAnsi="Cambria Math"/>
              </w:rPr>
              <m:t>I-F-GR</m:t>
            </m:r>
          </m:num>
          <m:den>
            <m:r>
              <m:rPr>
                <m:sty m:val="p"/>
              </m:rPr>
              <w:rPr>
                <w:rFonts w:ascii="Cambria Math" w:eastAsia="標楷體" w:hAnsi="Cambria Math"/>
              </w:rPr>
              <m:t>I-F</m:t>
            </m:r>
          </m:den>
        </m:f>
        <m:r>
          <m:rPr>
            <m:sty m:val="p"/>
          </m:rPr>
          <w:rPr>
            <w:rFonts w:ascii="Cambria Math" w:eastAsia="標楷體" w:hAnsi="Cambria Math"/>
          </w:rPr>
          <m:t>=</m:t>
        </m:r>
        <m:f>
          <m:fPr>
            <m:ctrlPr>
              <w:rPr>
                <w:rFonts w:ascii="Cambria Math" w:eastAsia="標楷體" w:hAnsi="Cambria Math"/>
              </w:rPr>
            </m:ctrlPr>
          </m:fPr>
          <m:num>
            <m:r>
              <m:rPr>
                <m:sty m:val="p"/>
              </m:rPr>
              <w:rPr>
                <w:rFonts w:ascii="Cambria Math" w:eastAsia="標楷體" w:hAnsi="Cambria Math"/>
              </w:rPr>
              <m:t>P</m:t>
            </m:r>
          </m:num>
          <m:den>
            <m:r>
              <m:rPr>
                <m:sty m:val="p"/>
              </m:rPr>
              <w:rPr>
                <w:rFonts w:ascii="Cambria Math" w:eastAsia="標楷體" w:hAnsi="Cambria Math"/>
              </w:rPr>
              <m:t>P+GR</m:t>
            </m:r>
          </m:den>
        </m:f>
        <m:r>
          <w:rPr>
            <w:rFonts w:ascii="Cambria Math" w:eastAsia="標楷體" w:hAnsi="Cambria Math"/>
          </w:rPr>
          <m:t xml:space="preserve"> </m:t>
        </m:r>
        <m:r>
          <m:rPr>
            <m:sty m:val="p"/>
          </m:rPr>
          <w:rPr>
            <w:rFonts w:ascii="Cambria Math" w:eastAsia="標楷體" w:hAnsi="Cambria Math" w:hint="eastAsia"/>
          </w:rPr>
          <m:t>(</m:t>
        </m:r>
        <m:r>
          <m:rPr>
            <m:sty m:val="p"/>
          </m:rPr>
          <w:rPr>
            <w:rFonts w:ascii="Cambria Math" w:eastAsia="標楷體" w:hAnsi="Cambria Math"/>
          </w:rPr>
          <m:t>eq.13)</m:t>
        </m:r>
      </m:oMath>
      <w:r w:rsidRPr="003168E9">
        <w:rPr>
          <w:rFonts w:eastAsia="標楷體"/>
        </w:rPr>
        <w:t>,</w:t>
      </w:r>
    </w:p>
    <w:p w14:paraId="7C41BCDA" w14:textId="77777777" w:rsidR="004B5F27" w:rsidRPr="003168E9" w:rsidRDefault="004B5F27" w:rsidP="004B5F27">
      <w:pPr>
        <w:ind w:firstLine="480"/>
      </w:pPr>
      <w:r w:rsidRPr="003168E9">
        <w:rPr>
          <w:rFonts w:eastAsia="標楷體"/>
        </w:rPr>
        <w:t>The minimum-maximum range was set from 0.3 to 0.5 for meiofauna (Herman &amp; Heip</w:t>
      </w:r>
      <w:r w:rsidRPr="003168E9">
        <w:rPr>
          <w:rFonts w:eastAsia="標楷體" w:hint="eastAsia"/>
        </w:rPr>
        <w:t>,</w:t>
      </w:r>
      <w:r w:rsidRPr="003168E9">
        <w:rPr>
          <w:rFonts w:eastAsia="標楷體"/>
        </w:rPr>
        <w:t xml:space="preserve"> 1985; Banse &amp; Mosher, 1980; Herman et al., 1983; 1985), and from 0.6 to 0.72 for macrofauna (Navarro et al., 1994, Nielsen et al., 1995). </w:t>
      </w:r>
    </w:p>
    <w:p w14:paraId="00F7026B" w14:textId="545FB544" w:rsidR="004B5F27" w:rsidRPr="003168E9" w:rsidRDefault="004B5F27" w:rsidP="004B5F27">
      <w:pPr>
        <w:ind w:firstLine="480"/>
        <w:rPr>
          <w:rFonts w:eastAsia="標楷體"/>
        </w:rPr>
      </w:pPr>
      <w:r w:rsidRPr="003168E9">
        <w:rPr>
          <w:rFonts w:eastAsia="標楷體"/>
        </w:rPr>
        <w:t xml:space="preserve">The data types mentioned above are derived from the general principles applied to most ecosystems; however, the </w:t>
      </w:r>
      <w:r w:rsidRPr="003168E9">
        <w:rPr>
          <w:i/>
          <w:kern w:val="0"/>
        </w:rPr>
        <w:t>in situ</w:t>
      </w:r>
      <w:r w:rsidRPr="003168E9">
        <w:rPr>
          <w:rFonts w:eastAsia="標楷體"/>
        </w:rPr>
        <w:t xml:space="preserve"> data is still necessary to deal with a food web model in a specific location. Because of the valuable information from site-specific measurements, this type of data is generally implemented as equality equations: </w:t>
      </w:r>
      <m:oMath>
        <m:r>
          <m:rPr>
            <m:sty m:val="b"/>
          </m:rPr>
          <w:rPr>
            <w:rFonts w:ascii="Cambria Math" w:eastAsia="標楷體" w:hAnsi="Cambria Math"/>
          </w:rPr>
          <m:t>E⋅x=</m:t>
        </m:r>
        <w:commentRangeStart w:id="1131"/>
        <m:r>
          <m:rPr>
            <m:sty m:val="b"/>
          </m:rPr>
          <w:rPr>
            <w:rFonts w:ascii="Cambria Math" w:eastAsia="標楷體" w:hAnsi="Cambria Math"/>
          </w:rPr>
          <m:t>f</m:t>
        </m:r>
      </m:oMath>
      <w:r w:rsidRPr="003168E9">
        <w:rPr>
          <w:rFonts w:eastAsia="標楷體"/>
        </w:rPr>
        <w:t>, where</w:t>
      </w:r>
      <w:ins w:id="1132" w:author="user" w:date="2022-08-16T15:54:00Z">
        <w:r w:rsidR="00655969">
          <w:rPr>
            <w:rFonts w:eastAsia="標楷體" w:hint="eastAsia"/>
            <w:b/>
          </w:rPr>
          <w:t xml:space="preserve"> </w:t>
        </w:r>
        <m:oMath>
          <m:r>
            <m:rPr>
              <m:sty m:val="b"/>
            </m:rPr>
            <w:rPr>
              <w:rFonts w:ascii="Cambria Math" w:eastAsia="標楷體" w:hAnsi="Cambria Math" w:hint="eastAsia"/>
            </w:rPr>
            <m:t>E</m:t>
          </m:r>
        </m:oMath>
        <w:r w:rsidR="00655969">
          <w:rPr>
            <w:rFonts w:eastAsia="標楷體" w:hint="eastAsia"/>
            <w:b/>
          </w:rPr>
          <w:t xml:space="preserve"> </w:t>
        </w:r>
        <w:r w:rsidR="00655969">
          <w:rPr>
            <w:rFonts w:eastAsia="標楷體"/>
          </w:rPr>
          <w:t xml:space="preserve">was a </w:t>
        </w:r>
        <w:r w:rsidR="00655969" w:rsidRPr="00655969">
          <w:rPr>
            <w:rFonts w:eastAsia="標楷體"/>
          </w:rPr>
          <w:t>coefficient matrix</w:t>
        </w:r>
        <w:r w:rsidR="00655969">
          <w:rPr>
            <w:rFonts w:eastAsia="標楷體" w:hint="eastAsia"/>
          </w:rPr>
          <w:t>,</w:t>
        </w:r>
      </w:ins>
      <w:r w:rsidRPr="003168E9">
        <w:rPr>
          <w:rFonts w:eastAsia="標楷體"/>
        </w:rPr>
        <w:t xml:space="preserve"> </w:t>
      </w:r>
      <w:r w:rsidRPr="00103F3C">
        <w:rPr>
          <w:rFonts w:eastAsia="標楷體"/>
          <w:b/>
          <w:rPrChange w:id="1133" w:author="Yushih Lin" w:date="2022-08-16T15:28:00Z">
            <w:rPr>
              <w:rFonts w:eastAsia="標楷體"/>
            </w:rPr>
          </w:rPrChange>
        </w:rPr>
        <w:t>f</w:t>
      </w:r>
      <w:r w:rsidRPr="003168E9">
        <w:rPr>
          <w:rFonts w:eastAsia="標楷體"/>
        </w:rPr>
        <w:t xml:space="preserve"> represents the vector that contains </w:t>
      </w:r>
      <w:r w:rsidRPr="003168E9">
        <w:rPr>
          <w:rFonts w:eastAsia="標楷體"/>
          <w:i/>
        </w:rPr>
        <w:t>in situ</w:t>
      </w:r>
      <w:r w:rsidRPr="003168E9">
        <w:rPr>
          <w:rFonts w:eastAsia="標楷體"/>
        </w:rPr>
        <w:t xml:space="preserve"> data.</w:t>
      </w:r>
      <w:commentRangeEnd w:id="1131"/>
      <w:r w:rsidR="006759CC">
        <w:rPr>
          <w:rStyle w:val="ac"/>
        </w:rPr>
        <w:commentReference w:id="1131"/>
      </w:r>
    </w:p>
    <w:p w14:paraId="1F2462DE" w14:textId="0A6847B5" w:rsidR="004B5F27" w:rsidRPr="004B5F27" w:rsidRDefault="004B5F27" w:rsidP="004B5F27">
      <w:pPr>
        <w:ind w:firstLine="480"/>
        <w:rPr>
          <w:rFonts w:eastAsia="標楷體"/>
        </w:rPr>
      </w:pPr>
      <w:r w:rsidRPr="003168E9">
        <w:rPr>
          <w:rFonts w:eastAsia="標楷體"/>
        </w:rPr>
        <w:t>In our model,</w:t>
      </w:r>
      <w:r w:rsidRPr="003168E9">
        <w:rPr>
          <w:rFonts w:eastAsia="標楷體" w:hint="eastAsia"/>
        </w:rPr>
        <w:t xml:space="preserve"> b</w:t>
      </w:r>
      <w:r w:rsidRPr="003168E9">
        <w:rPr>
          <w:rFonts w:eastAsia="標楷體"/>
        </w:rPr>
        <w:t>esides the estimated biomass</w:t>
      </w:r>
      <w:r w:rsidRPr="003168E9">
        <w:rPr>
          <w:rFonts w:eastAsia="標楷體" w:hint="eastAsia"/>
        </w:rPr>
        <w:t xml:space="preserve"> w</w:t>
      </w:r>
      <w:r w:rsidRPr="003168E9">
        <w:rPr>
          <w:rFonts w:eastAsia="標楷體"/>
        </w:rPr>
        <w:t xml:space="preserve">ere the stocks of organism compartments, the SCOC data served as directly measured flows. </w:t>
      </w:r>
      <w:bookmarkStart w:id="1134" w:name="_Hlk110002711"/>
      <w:commentRangeStart w:id="1135"/>
      <w:r w:rsidRPr="003168E9">
        <w:rPr>
          <w:rFonts w:eastAsia="標楷體"/>
        </w:rPr>
        <w:t xml:space="preserve">As Mahaut et al. (1995) suggested, the value of bacterial carbon </w:t>
      </w:r>
      <w:r w:rsidRPr="003168E9">
        <w:rPr>
          <w:rFonts w:eastAsia="標楷體" w:hint="eastAsia"/>
        </w:rPr>
        <w:t>r</w:t>
      </w:r>
      <w:r w:rsidRPr="003168E9">
        <w:rPr>
          <w:rFonts w:eastAsia="標楷體"/>
        </w:rPr>
        <w:t>emineralization (the flow of bacteria to DIC in our model) represented about 30% of the TOU</w:t>
      </w:r>
      <w:commentRangeEnd w:id="1135"/>
      <w:r w:rsidR="006759CC">
        <w:rPr>
          <w:rStyle w:val="ac"/>
        </w:rPr>
        <w:commentReference w:id="1135"/>
      </w:r>
      <w:r w:rsidRPr="003168E9">
        <w:rPr>
          <w:rFonts w:eastAsia="標楷體"/>
        </w:rPr>
        <w:t>.</w:t>
      </w:r>
      <w:bookmarkEnd w:id="1134"/>
      <w:r w:rsidRPr="003168E9">
        <w:rPr>
          <w:rFonts w:eastAsia="標楷體"/>
        </w:rPr>
        <w:t xml:space="preserve"> All the constraints implemented in our mod</w:t>
      </w:r>
      <w:r>
        <w:rPr>
          <w:rFonts w:eastAsia="標楷體"/>
        </w:rPr>
        <w:t xml:space="preserve">els are summarized in Table </w:t>
      </w:r>
      <w:ins w:id="1136" w:author="user" w:date="2022-08-19T20:45:00Z">
        <w:r w:rsidR="00781ED1">
          <w:rPr>
            <w:rFonts w:eastAsia="標楷體"/>
          </w:rPr>
          <w:t>3</w:t>
        </w:r>
      </w:ins>
      <w:del w:id="1137" w:author="user" w:date="2022-08-19T20:45:00Z">
        <w:r w:rsidDel="00781ED1">
          <w:rPr>
            <w:rFonts w:eastAsia="標楷體"/>
          </w:rPr>
          <w:delText>2</w:delText>
        </w:r>
      </w:del>
      <w:r>
        <w:rPr>
          <w:rFonts w:eastAsia="標楷體"/>
        </w:rPr>
        <w:t xml:space="preserve">. </w:t>
      </w:r>
    </w:p>
    <w:p w14:paraId="46AF0357" w14:textId="77777777" w:rsidR="004B5F27" w:rsidRPr="003168E9" w:rsidRDefault="004B5F27" w:rsidP="00DE071F">
      <w:pPr>
        <w:pStyle w:val="11"/>
        <w:rPr>
          <w:rFonts w:eastAsia="新細明體"/>
        </w:rPr>
      </w:pPr>
      <w:bookmarkStart w:id="1138" w:name="_Toc111656036"/>
      <w:r w:rsidRPr="003168E9">
        <w:t>Model Solution: Likelihood method</w:t>
      </w:r>
      <w:bookmarkEnd w:id="1138"/>
    </w:p>
    <w:p w14:paraId="431FF3DA" w14:textId="7D7F1649" w:rsidR="004B5F27" w:rsidRPr="004B5F27" w:rsidRDefault="004B5F27" w:rsidP="004B5F27">
      <w:pPr>
        <w:ind w:firstLine="480"/>
        <w:rPr>
          <w:rFonts w:eastAsia="標楷體"/>
        </w:rPr>
      </w:pPr>
      <w:r w:rsidRPr="003168E9">
        <w:t xml:space="preserve">To achieve the final model, we combined three types of data, including mass balance equations, physiological constraints, and </w:t>
      </w:r>
      <w:r w:rsidRPr="003168E9">
        <w:rPr>
          <w:i/>
          <w:kern w:val="0"/>
        </w:rPr>
        <w:t>in situ</w:t>
      </w:r>
      <w:r w:rsidRPr="003168E9">
        <w:t xml:space="preserve"> data</w:t>
      </w:r>
      <w:r w:rsidRPr="003168E9">
        <w:rPr>
          <w:rFonts w:eastAsia="標楷體"/>
        </w:rPr>
        <w:t>. The solution of this model was a set of flow values (</w:t>
      </w:r>
      <w:r w:rsidRPr="003168E9">
        <w:rPr>
          <w:rFonts w:eastAsia="標楷體"/>
          <w:b/>
        </w:rPr>
        <w:t>x</w:t>
      </w:r>
      <w:r w:rsidRPr="003168E9">
        <w:rPr>
          <w:rFonts w:eastAsia="標楷體"/>
        </w:rPr>
        <w:t xml:space="preserve">). Depending on the number of equations and the numbers of </w:t>
      </w:r>
      <w:r w:rsidRPr="003168E9">
        <w:rPr>
          <w:rFonts w:eastAsia="標楷體"/>
        </w:rPr>
        <w:lastRenderedPageBreak/>
        <w:t xml:space="preserve">the unknowns, different methods of solution were used. Ideally, the equations lead to only one set of solutions that perfectly fits the data when the number of equations equals the numbers of the unknowns. However, the most commonly encountered situation is that the number of equations is far less than the number of unknowns. As a result, there is no unique solution set, whereas an infinite number of valid solution sets exist, creating a multidimensional solution space. Earlier modeling studies usually selected one solution from this solution space. The principle of parsimony, </w:t>
      </w:r>
      <w:r w:rsidRPr="003168E9">
        <w:t>the flow set with the minimal sum of squared value,</w:t>
      </w:r>
      <w:r w:rsidRPr="003168E9">
        <w:rPr>
          <w:rFonts w:eastAsia="標楷體"/>
        </w:rPr>
        <w:t xml:space="preserve"> has often been applied as the selection criterion </w:t>
      </w:r>
      <w:r w:rsidRPr="003168E9">
        <w:t xml:space="preserve">(Vézina and Platt, 1988). However, the parsimonious food web model usually takes extreme values to meet the criterion (Difendorfer et al., 2001; Kones et al., 2006). Alternatively, a likelihood approach based on Markov Chain Monte Carlo (MCMC) algorithm has been developed, which calculates the mean values and standard deviations of the flows from the possible solution sets (Kones et al., 2006). </w:t>
      </w:r>
      <w:ins w:id="1139" w:author="user" w:date="2022-08-16T15:55:00Z">
        <w:r w:rsidR="007945BD">
          <w:t>Th</w:t>
        </w:r>
      </w:ins>
      <w:commentRangeStart w:id="1140"/>
      <w:ins w:id="1141" w:author="user" w:date="2022-08-16T14:14:00Z">
        <w:r w:rsidR="00D223B3" w:rsidRPr="005E194A">
          <w:t>e standard deviation was artificially set to a ±2% error margin to iterate until the convergence of solution sets.</w:t>
        </w:r>
        <w:commentRangeEnd w:id="1140"/>
        <w:r w:rsidR="00D223B3">
          <w:rPr>
            <w:rStyle w:val="ac"/>
          </w:rPr>
          <w:commentReference w:id="1140"/>
        </w:r>
        <w:r w:rsidR="00D223B3">
          <w:rPr>
            <w:rFonts w:asciiTheme="minorEastAsia" w:eastAsiaTheme="minorEastAsia" w:hAnsiTheme="minorEastAsia" w:hint="eastAsia"/>
          </w:rPr>
          <w:t xml:space="preserve"> </w:t>
        </w:r>
      </w:ins>
      <w:r w:rsidRPr="003168E9">
        <w:rPr>
          <w:rFonts w:eastAsia="標楷體"/>
        </w:rPr>
        <w:t xml:space="preserve">We used </w:t>
      </w:r>
      <w:r w:rsidRPr="003168E9">
        <w:rPr>
          <w:rFonts w:eastAsia="標楷體"/>
          <w:i/>
        </w:rPr>
        <w:t>LIM</w:t>
      </w:r>
      <w:r w:rsidRPr="003168E9">
        <w:rPr>
          <w:rFonts w:eastAsia="標楷體"/>
        </w:rPr>
        <w:t xml:space="preserve"> package (Soetaert and Herman, 2009; van Oevelen et al., 2010) in R (R Development Core Team 2020) to </w:t>
      </w:r>
      <w:r w:rsidRPr="003168E9">
        <w:rPr>
          <w:rFonts w:eastAsia="標楷體"/>
          <w:noProof/>
        </w:rPr>
        <w:t>set up</w:t>
      </w:r>
      <w:r w:rsidRPr="003168E9">
        <w:rPr>
          <w:rFonts w:eastAsia="標楷體"/>
        </w:rPr>
        <w:t xml:space="preserve"> and solve the conceptual food-web model </w:t>
      </w:r>
      <w:r w:rsidRPr="003168E9">
        <w:t>(Fig</w:t>
      </w:r>
      <w:r w:rsidRPr="003168E9">
        <w:rPr>
          <w:rFonts w:asciiTheme="minorEastAsia" w:hAnsiTheme="minorEastAsia"/>
          <w:b/>
        </w:rPr>
        <w:t xml:space="preserve">. </w:t>
      </w:r>
      <w:r w:rsidRPr="003168E9">
        <w:t>2)</w:t>
      </w:r>
      <w:r w:rsidRPr="003168E9">
        <w:rPr>
          <w:rFonts w:eastAsia="標楷體"/>
        </w:rPr>
        <w:t xml:space="preserve"> using MCMC and likelihood approach.</w:t>
      </w:r>
    </w:p>
    <w:p w14:paraId="0756169C" w14:textId="77777777" w:rsidR="004B5F27" w:rsidRPr="003168E9" w:rsidRDefault="004B5F27" w:rsidP="00DE071F">
      <w:pPr>
        <w:pStyle w:val="11"/>
        <w:rPr>
          <w:rFonts w:eastAsia="新細明體"/>
        </w:rPr>
      </w:pPr>
      <w:bookmarkStart w:id="1142" w:name="_Toc111656037"/>
      <w:r w:rsidRPr="003168E9">
        <w:t>Network indices of ecosystems</w:t>
      </w:r>
      <w:bookmarkEnd w:id="1142"/>
    </w:p>
    <w:p w14:paraId="0CAE24A9" w14:textId="77777777" w:rsidR="004B5F27" w:rsidRPr="003168E9" w:rsidRDefault="004B5F27" w:rsidP="004B5F27">
      <w:pPr>
        <w:ind w:firstLine="480"/>
      </w:pPr>
      <w:r w:rsidRPr="003168E9">
        <w:lastRenderedPageBreak/>
        <w:t xml:space="preserve">After </w:t>
      </w:r>
      <w:r w:rsidRPr="003168E9">
        <w:rPr>
          <w:i/>
        </w:rPr>
        <w:t>LIM</w:t>
      </w:r>
      <w:r w:rsidRPr="003168E9">
        <w:t xml:space="preserve"> solved the food web model, we conducted the network analysis to better understand the structural properties and energy transformations in the ecosystem. </w:t>
      </w:r>
    </w:p>
    <w:p w14:paraId="0FC10D89" w14:textId="77777777" w:rsidR="004B5F27" w:rsidRPr="003168E9" w:rsidRDefault="004B5F27" w:rsidP="004B5F27">
      <w:pPr>
        <w:ind w:firstLine="480"/>
      </w:pPr>
      <w:r w:rsidRPr="003168E9">
        <w:t xml:space="preserve">Several network indices were calculated from the outputs of LIM to examine the food-web functioning with uncertainty estimation (Kones et al., 2009). Network indices were robust estimators of food web function despite the uncertainty (i.e., uncontrollability and unpredictability) in the exact value of food web flows. </w:t>
      </w:r>
    </w:p>
    <w:p w14:paraId="7C3105B3" w14:textId="77777777" w:rsidR="004B5F27" w:rsidRPr="003168E9" w:rsidRDefault="004B5F27" w:rsidP="004B5F27">
      <w:pPr>
        <w:ind w:firstLine="480"/>
      </w:pPr>
      <w:r w:rsidRPr="003168E9">
        <w:t>Considering our simplified model, we only used three types of network indices which were widely calculated in deep-sea LIM food web studies, including (1) general indices:</w:t>
      </w:r>
      <w:r w:rsidRPr="003168E9">
        <w:rPr>
          <w:color w:val="000000" w:themeColor="text1"/>
          <w:sz w:val="28"/>
          <w:szCs w:val="28"/>
        </w:rPr>
        <w:t xml:space="preserve"> </w:t>
      </w:r>
      <w:r w:rsidRPr="003168E9">
        <w:t xml:space="preserve">Total system throughput </w:t>
      </w:r>
      <m:oMath>
        <m:r>
          <w:rPr>
            <w:rFonts w:ascii="Cambria Math" w:hAnsi="Cambria Math"/>
          </w:rPr>
          <m:t>(T..)</m:t>
        </m:r>
      </m:oMath>
      <w:r w:rsidRPr="003168E9">
        <w:t>, Total system throug</w:t>
      </w:r>
      <w:r w:rsidRPr="003168E9">
        <w:rPr>
          <w:rFonts w:hint="eastAsia"/>
        </w:rPr>
        <w:t>h</w:t>
      </w:r>
      <w:r w:rsidRPr="003168E9">
        <w:t xml:space="preserve">flow </w:t>
      </w:r>
      <m:oMath>
        <m:r>
          <w:rPr>
            <w:rFonts w:ascii="Cambria Math" w:hAnsi="Cambria Math"/>
          </w:rPr>
          <m:t>(TST)</m:t>
        </m:r>
      </m:oMath>
      <w:r w:rsidRPr="003168E9">
        <w:rPr>
          <w:rFonts w:hint="eastAsia"/>
        </w:rPr>
        <w:t>,</w:t>
      </w:r>
      <w:r w:rsidRPr="003168E9">
        <w:t xml:space="preserve"> and</w:t>
      </w:r>
      <w:r w:rsidRPr="003168E9">
        <w:rPr>
          <w:rFonts w:hint="eastAsia"/>
        </w:rPr>
        <w:t xml:space="preserve"> </w:t>
      </w:r>
      <w:r w:rsidRPr="003168E9">
        <w:t>Total system</w:t>
      </w:r>
      <w:r w:rsidRPr="003168E9">
        <w:rPr>
          <w:rFonts w:hint="eastAsia"/>
        </w:rPr>
        <w:t xml:space="preserve"> </w:t>
      </w:r>
      <w:r w:rsidRPr="003168E9">
        <w:t>cycled throughflow</w:t>
      </w:r>
      <m:oMath>
        <m:r>
          <m:rPr>
            <m:sty m:val="p"/>
          </m:rPr>
          <w:rPr>
            <w:rFonts w:ascii="Cambria Math" w:hAnsi="Cambria Math"/>
          </w:rPr>
          <m:t>(</m:t>
        </m:r>
        <m:sSub>
          <m:sSubPr>
            <m:ctrlPr>
              <w:rPr>
                <w:rFonts w:ascii="Cambria Math" w:hAnsi="Cambria Math"/>
              </w:rPr>
            </m:ctrlPr>
          </m:sSubPr>
          <m:e>
            <m:r>
              <w:rPr>
                <w:rFonts w:ascii="Cambria Math" w:hAnsi="Cambria Math"/>
              </w:rPr>
              <m:t>TST</m:t>
            </m:r>
          </m:e>
          <m:sub>
            <m:r>
              <w:rPr>
                <w:rFonts w:ascii="Cambria Math" w:hAnsi="Cambria Math"/>
              </w:rPr>
              <m:t>C</m:t>
            </m:r>
          </m:sub>
        </m:sSub>
        <m:r>
          <m:rPr>
            <m:sty m:val="p"/>
          </m:rPr>
          <w:rPr>
            <w:rFonts w:ascii="Cambria Math" w:hAnsi="Cambria Math"/>
          </w:rPr>
          <m:t>)</m:t>
        </m:r>
      </m:oMath>
      <w:r w:rsidRPr="003168E9">
        <w:t>; (2) pathway analysis: Finn's cycling index</w:t>
      </w:r>
      <w:r w:rsidRPr="003168E9">
        <w:rPr>
          <w:rFonts w:hint="eastAsia"/>
        </w:rPr>
        <w:t xml:space="preserve"> </w:t>
      </w:r>
      <m:oMath>
        <m:r>
          <w:rPr>
            <w:rFonts w:ascii="Cambria Math" w:hAnsi="Cambria Math"/>
          </w:rPr>
          <m:t>(</m:t>
        </m:r>
        <m:r>
          <w:rPr>
            <w:rFonts w:ascii="Cambria Math" w:hAnsi="Cambria Math" w:hint="eastAsia"/>
          </w:rPr>
          <m:t>FCI</m:t>
        </m:r>
        <m:r>
          <w:rPr>
            <w:rFonts w:ascii="Cambria Math" w:hAnsi="Cambria Math"/>
          </w:rPr>
          <m:t>)</m:t>
        </m:r>
      </m:oMath>
      <w:r w:rsidRPr="003168E9">
        <w:t xml:space="preserve">; (3) network uncertainty: Average mutual information </w:t>
      </w:r>
      <m:oMath>
        <m:r>
          <w:rPr>
            <w:rFonts w:ascii="Cambria Math" w:hAnsi="Cambria Math"/>
          </w:rPr>
          <m:t>(AM</m:t>
        </m:r>
        <m:r>
          <w:rPr>
            <w:rFonts w:ascii="Cambria Math" w:hAnsi="Cambria Math" w:hint="eastAsia"/>
          </w:rPr>
          <m:t>I</m:t>
        </m:r>
        <m:r>
          <w:rPr>
            <w:rFonts w:ascii="Cambria Math" w:hAnsi="Cambria Math"/>
          </w:rPr>
          <m:t>)</m:t>
        </m:r>
      </m:oMath>
      <w:r w:rsidRPr="003168E9">
        <w:t>.</w:t>
      </w:r>
    </w:p>
    <w:p w14:paraId="7FB4A86C" w14:textId="77777777" w:rsidR="004B5F27" w:rsidRPr="003168E9" w:rsidRDefault="004B5F27" w:rsidP="004B5F27">
      <w:pPr>
        <w:ind w:firstLine="480"/>
      </w:pPr>
      <m:oMath>
        <m:r>
          <w:rPr>
            <w:rFonts w:ascii="Cambria Math" w:hAnsi="Cambria Math"/>
            <w:color w:val="000000"/>
            <w:kern w:val="0"/>
          </w:rPr>
          <m:t>T..</m:t>
        </m:r>
      </m:oMath>
      <w:r w:rsidRPr="003168E9">
        <w:rPr>
          <w:color w:val="000000"/>
          <w:kern w:val="0"/>
        </w:rPr>
        <w:t xml:space="preserve"> is a measure of the growth and size of the system, obtained by </w:t>
      </w:r>
      <w:r w:rsidRPr="003168E9">
        <w:t>summing all flow magnitudes, while</w:t>
      </w:r>
      <w:r w:rsidRPr="003168E9">
        <w:rPr>
          <w:color w:val="000000"/>
          <w:kern w:val="0"/>
        </w:rPr>
        <w:t xml:space="preserve"> t</w:t>
      </w:r>
      <w:r w:rsidRPr="003168E9">
        <w:t>he total system throughflow (</w:t>
      </w:r>
      <m:oMath>
        <m:r>
          <w:rPr>
            <w:rFonts w:ascii="Cambria Math" w:hAnsi="Cambria Math"/>
            <w:color w:val="000000"/>
            <w:kern w:val="0"/>
          </w:rPr>
          <m:t>TST</m:t>
        </m:r>
      </m:oMath>
      <w:r w:rsidRPr="003168E9">
        <w:rPr>
          <w:color w:val="000000"/>
          <w:kern w:val="0"/>
        </w:rPr>
        <w:t>)</w:t>
      </w:r>
      <w:r w:rsidRPr="003168E9">
        <w:t xml:space="preserve"> is the sum of compartmental throughflows. These two indices infer </w:t>
      </w:r>
      <w:r w:rsidRPr="003168E9">
        <w:rPr>
          <w:color w:val="000000"/>
          <w:kern w:val="0"/>
        </w:rPr>
        <w:t>the general properties of the food web system. That is, t</w:t>
      </w:r>
      <w:r w:rsidRPr="003168E9">
        <w:t xml:space="preserve">he more material or energy flowed through the system, the larger the value of </w:t>
      </w:r>
      <m:oMath>
        <m:r>
          <w:rPr>
            <w:rFonts w:ascii="Cambria Math" w:hAnsi="Cambria Math"/>
            <w:color w:val="000000"/>
            <w:kern w:val="0"/>
          </w:rPr>
          <m:t>TST</m:t>
        </m:r>
      </m:oMath>
      <w:r w:rsidRPr="003168E9">
        <w:t xml:space="preserve"> and </w:t>
      </w:r>
      <m:oMath>
        <m:r>
          <w:rPr>
            <w:rFonts w:ascii="Cambria Math" w:hAnsi="Cambria Math"/>
            <w:color w:val="000000"/>
            <w:kern w:val="0"/>
          </w:rPr>
          <m:t>T..</m:t>
        </m:r>
      </m:oMath>
      <w:r w:rsidRPr="003168E9">
        <w:rPr>
          <w:color w:val="000000"/>
          <w:kern w:val="0"/>
        </w:rPr>
        <w:t xml:space="preserve"> would be</w:t>
      </w:r>
      <w:r w:rsidRPr="003168E9">
        <w:t xml:space="preserve">. </w:t>
      </w:r>
    </w:p>
    <w:p w14:paraId="50AE35F0" w14:textId="214EAF5C" w:rsidR="004B5F27" w:rsidRPr="003168E9" w:rsidRDefault="004B5F27" w:rsidP="004B5F27">
      <w:pPr>
        <w:ind w:firstLine="480"/>
      </w:pPr>
      <w:r w:rsidRPr="003168E9">
        <w:t>The cycled portion of the total system through flow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was the sum of cycled flow in all through flows (Finn, 1976). The proportion of </w:t>
      </w:r>
      <m:oMath>
        <m:sSub>
          <m:sSubPr>
            <m:ctrlPr>
              <w:rPr>
                <w:rFonts w:ascii="Cambria Math" w:hAnsi="Cambria Math"/>
                <w:i/>
                <w:color w:val="000000"/>
                <w:kern w:val="0"/>
              </w:rPr>
            </m:ctrlPr>
          </m:sSubPr>
          <m:e>
            <m:r>
              <w:rPr>
                <w:rFonts w:ascii="Cambria Math" w:hAnsi="Cambria Math"/>
                <w:color w:val="000000"/>
                <w:kern w:val="0"/>
              </w:rPr>
              <m:t>TST</m:t>
            </m:r>
          </m:e>
          <m:sub>
            <m:r>
              <w:rPr>
                <w:rFonts w:ascii="Cambria Math" w:hAnsi="Cambria Math"/>
                <w:color w:val="000000"/>
                <w:kern w:val="0"/>
              </w:rPr>
              <m:t>C</m:t>
            </m:r>
          </m:sub>
        </m:sSub>
      </m:oMath>
      <w:r w:rsidRPr="003168E9">
        <w:rPr>
          <w:color w:val="000000"/>
          <w:kern w:val="0"/>
        </w:rPr>
        <w:t xml:space="preserve"> </w:t>
      </w:r>
      <w:del w:id="1143" w:author="Chih-Lin Wei" w:date="2022-08-01T22:03:00Z">
        <w:r w:rsidRPr="003168E9" w:rsidDel="00BD57D9">
          <w:rPr>
            <w:color w:val="000000"/>
            <w:kern w:val="0"/>
          </w:rPr>
          <w:delText xml:space="preserve">and </w:delText>
        </w:r>
      </w:del>
      <w:ins w:id="1144" w:author="Chih-Lin Wei" w:date="2022-08-01T22:03:00Z">
        <w:r w:rsidR="00BD57D9">
          <w:rPr>
            <w:color w:val="000000"/>
            <w:kern w:val="0"/>
          </w:rPr>
          <w:t>in the</w:t>
        </w:r>
        <w:r w:rsidR="00BD57D9" w:rsidRPr="003168E9">
          <w:rPr>
            <w:color w:val="000000"/>
            <w:kern w:val="0"/>
          </w:rPr>
          <w:t xml:space="preserve"> </w:t>
        </w:r>
      </w:ins>
      <m:oMath>
        <m:r>
          <w:rPr>
            <w:rFonts w:ascii="Cambria Math" w:hAnsi="Cambria Math"/>
            <w:color w:val="000000"/>
            <w:kern w:val="0"/>
          </w:rPr>
          <m:t>TST</m:t>
        </m:r>
      </m:oMath>
      <w:r w:rsidRPr="003168E9">
        <w:rPr>
          <w:color w:val="000000"/>
          <w:kern w:val="0"/>
        </w:rPr>
        <w:t xml:space="preserve"> was </w:t>
      </w:r>
      <w:r w:rsidRPr="003168E9">
        <w:rPr>
          <w:color w:val="000000"/>
          <w:kern w:val="0"/>
        </w:rPr>
        <w:lastRenderedPageBreak/>
        <w:t>referred to as the Finn cycling index (</w:t>
      </w:r>
      <m:oMath>
        <m:r>
          <w:rPr>
            <w:rFonts w:ascii="Cambria Math" w:hAnsi="Cambria Math"/>
            <w:color w:val="000000"/>
            <w:kern w:val="0"/>
          </w:rPr>
          <m:t>FCI</m:t>
        </m:r>
      </m:oMath>
      <w:r w:rsidRPr="003168E9">
        <w:rPr>
          <w:color w:val="000000"/>
          <w:kern w:val="0"/>
        </w:rPr>
        <w:t>), which summarized the fraction of the material/energy that was generated by the recycling process (Allesina and Ulanowicz, 2004).</w:t>
      </w:r>
      <w:r w:rsidRPr="003168E9">
        <w:t xml:space="preserve"> </w:t>
      </w:r>
      <m:oMath>
        <m:r>
          <w:rPr>
            <w:rFonts w:ascii="Cambria Math" w:hAnsi="Cambria Math"/>
            <w:color w:val="000000"/>
            <w:kern w:val="0"/>
          </w:rPr>
          <m:t>FCI</m:t>
        </m:r>
      </m:oMath>
      <w:r w:rsidRPr="003168E9">
        <w:rPr>
          <w:color w:val="000000"/>
          <w:kern w:val="0"/>
        </w:rPr>
        <w:t xml:space="preserve"> also denoted how much further a unit of inflow traveled compared to a straight-through flow during a cycling process (Finn, 1976). For example, if the straight pathway was 10 and </w:t>
      </w:r>
      <m:oMath>
        <m:r>
          <w:rPr>
            <w:rFonts w:ascii="Cambria Math" w:hAnsi="Cambria Math"/>
            <w:color w:val="000000"/>
            <w:kern w:val="0"/>
          </w:rPr>
          <m:t>FCI</m:t>
        </m:r>
        <m:r>
          <m:rPr>
            <m:sty m:val="p"/>
          </m:rPr>
          <w:rPr>
            <w:rFonts w:ascii="Cambria Math" w:hAnsi="Cambria Math"/>
            <w:color w:val="000000"/>
            <w:kern w:val="0"/>
          </w:rPr>
          <m:t>=0.5</m:t>
        </m:r>
      </m:oMath>
      <w:r w:rsidRPr="003168E9">
        <w:rPr>
          <w:color w:val="000000"/>
          <w:kern w:val="0"/>
        </w:rPr>
        <w:t xml:space="preserve">, meaning that an average unit of inflow travels </w:t>
      </w:r>
      <w:commentRangeStart w:id="1145"/>
      <w:r w:rsidRPr="003168E9">
        <w:rPr>
          <w:color w:val="000000"/>
          <w:kern w:val="0"/>
        </w:rPr>
        <w:t>15</w:t>
      </w:r>
      <w:commentRangeEnd w:id="1145"/>
      <w:r w:rsidR="007A1106">
        <w:rPr>
          <w:rStyle w:val="ac"/>
        </w:rPr>
        <w:commentReference w:id="1145"/>
      </w:r>
      <w:r w:rsidRPr="003168E9">
        <w:rPr>
          <w:color w:val="000000"/>
          <w:kern w:val="0"/>
        </w:rPr>
        <w:t xml:space="preserve"> </w:t>
      </w:r>
      <w:ins w:id="1146" w:author="user" w:date="2022-08-19T20:13:00Z">
        <w:r w:rsidR="002036F1">
          <w:rPr>
            <w:color w:val="000000"/>
            <w:kern w:val="0"/>
          </w:rPr>
          <w:t>(</w:t>
        </w:r>
      </w:ins>
      <w:ins w:id="1147" w:author="user" w:date="2022-08-19T20:14:00Z">
        <w:r w:rsidR="002036F1">
          <w:rPr>
            <w:color w:val="000000"/>
            <w:kern w:val="0"/>
          </w:rPr>
          <w:t>i.e.</w:t>
        </w:r>
      </w:ins>
      <m:oMath>
        <m:r>
          <w:ins w:id="1148" w:author="user" w:date="2022-08-19T20:13:00Z">
            <m:rPr>
              <m:sty m:val="p"/>
            </m:rPr>
            <w:rPr>
              <w:rFonts w:ascii="Cambria Math" w:hAnsi="Cambria Math"/>
              <w:color w:val="000000"/>
              <w:kern w:val="0"/>
            </w:rPr>
            <m:t>10</m:t>
          </w:ins>
        </m:r>
        <m:r>
          <w:ins w:id="1149" w:author="user" w:date="2022-08-21T11:00:00Z">
            <m:rPr>
              <m:sty m:val="p"/>
            </m:rPr>
            <w:rPr>
              <w:rFonts w:ascii="Cambria Math" w:hAnsi="Cambria Math"/>
            </w:rPr>
            <m:t>∙</m:t>
          </w:ins>
        </m:r>
        <m:d>
          <m:dPr>
            <m:ctrlPr>
              <w:ins w:id="1150" w:author="user" w:date="2022-08-19T20:14:00Z">
                <w:rPr>
                  <w:rFonts w:ascii="Cambria Math" w:eastAsiaTheme="minorEastAsia" w:hAnsi="Cambria Math"/>
                  <w:color w:val="000000"/>
                  <w:kern w:val="0"/>
                </w:rPr>
              </w:ins>
            </m:ctrlPr>
          </m:dPr>
          <m:e>
            <m:r>
              <w:ins w:id="1151" w:author="user" w:date="2022-08-19T20:14:00Z">
                <m:rPr>
                  <m:sty m:val="p"/>
                </m:rPr>
                <w:rPr>
                  <w:rFonts w:ascii="Cambria Math" w:eastAsiaTheme="minorEastAsia" w:hAnsi="Cambria Math"/>
                  <w:color w:val="000000"/>
                  <w:kern w:val="0"/>
                </w:rPr>
                <m:t>1+0.5</m:t>
              </w:ins>
            </m:r>
          </m:e>
        </m:d>
        <m:r>
          <w:ins w:id="1152" w:author="user" w:date="2022-08-19T20:14:00Z">
            <m:rPr>
              <m:sty m:val="p"/>
            </m:rPr>
            <w:rPr>
              <w:rFonts w:ascii="Cambria Math" w:eastAsiaTheme="minorEastAsia" w:hAnsi="Cambria Math"/>
              <w:color w:val="000000"/>
              <w:kern w:val="0"/>
            </w:rPr>
            <m:t>=15</m:t>
          </w:ins>
        </m:r>
      </m:oMath>
      <w:ins w:id="1153" w:author="user" w:date="2022-08-19T20:13:00Z">
        <w:r w:rsidR="002036F1">
          <w:rPr>
            <w:color w:val="000000"/>
            <w:kern w:val="0"/>
          </w:rPr>
          <w:t>)</w:t>
        </w:r>
      </w:ins>
      <w:ins w:id="1154" w:author="user" w:date="2022-08-19T20:14:00Z">
        <w:r w:rsidR="002036F1">
          <w:rPr>
            <w:color w:val="000000"/>
            <w:kern w:val="0"/>
          </w:rPr>
          <w:t xml:space="preserve"> </w:t>
        </w:r>
      </w:ins>
      <w:r w:rsidRPr="003168E9">
        <w:rPr>
          <w:color w:val="000000"/>
          <w:kern w:val="0"/>
        </w:rPr>
        <w:t xml:space="preserve">because it cycled through the system. </w:t>
      </w:r>
      <m:oMath>
        <m:r>
          <w:rPr>
            <w:rFonts w:ascii="Cambria Math" w:hAnsi="Cambria Math"/>
            <w:color w:val="000000"/>
            <w:kern w:val="0"/>
          </w:rPr>
          <m:t>FCI</m:t>
        </m:r>
      </m:oMath>
      <w:r w:rsidRPr="003168E9">
        <w:t xml:space="preserve"> helps understand the stability, stress, and structural difference in different models. The more cycling, the more efficiently input matter/energy is distributed in the system. For a valid comparison between systems, the food webs needed the same structure and level of organization. (Finn, 1976) </w:t>
      </w:r>
    </w:p>
    <w:p w14:paraId="5EF73991" w14:textId="54C4D4B5"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3168E9">
        <w:t>Finally, the index average mutual information (</w:t>
      </w:r>
      <m:oMath>
        <m:r>
          <w:rPr>
            <w:rFonts w:ascii="Cambria Math" w:hAnsi="Cambria Math"/>
            <w:color w:val="000000"/>
            <w:kern w:val="0"/>
          </w:rPr>
          <m:t>AMI</m:t>
        </m:r>
      </m:oMath>
      <w:r w:rsidRPr="003168E9">
        <w:rPr>
          <w:color w:val="000000"/>
          <w:kern w:val="0"/>
        </w:rPr>
        <w:t xml:space="preserve">) based on information theory </w:t>
      </w:r>
      <w:del w:id="1155" w:author="Yushih Lin" w:date="2022-07-28T07:45:00Z">
        <w:r w:rsidRPr="003168E9">
          <w:rPr>
            <w:color w:val="000000"/>
            <w:kern w:val="0"/>
          </w:rPr>
          <w:delText xml:space="preserve">measured </w:delText>
        </w:r>
      </w:del>
      <w:ins w:id="1156" w:author="Yushih Lin" w:date="2022-07-28T07:45:00Z">
        <w:r w:rsidR="00F77469" w:rsidRPr="003168E9">
          <w:rPr>
            <w:color w:val="000000"/>
            <w:kern w:val="0"/>
          </w:rPr>
          <w:t>measure</w:t>
        </w:r>
        <w:r w:rsidR="00F77469">
          <w:rPr>
            <w:color w:val="000000"/>
            <w:kern w:val="0"/>
          </w:rPr>
          <w:t>s</w:t>
        </w:r>
        <w:r w:rsidR="00F77469" w:rsidRPr="003168E9">
          <w:rPr>
            <w:color w:val="000000"/>
            <w:kern w:val="0"/>
          </w:rPr>
          <w:t xml:space="preserve"> </w:t>
        </w:r>
      </w:ins>
      <w:r w:rsidRPr="003168E9">
        <w:rPr>
          <w:color w:val="000000"/>
          <w:kern w:val="0"/>
        </w:rPr>
        <w:t xml:space="preserve">the average amount of constraint placed on a single unit of flow anywhere in the network (Ulanowicz, 1997). To put it simply, </w:t>
      </w:r>
      <m:oMath>
        <m:r>
          <w:rPr>
            <w:rFonts w:ascii="Cambria Math" w:hAnsi="Cambria Math"/>
            <w:color w:val="000000"/>
            <w:kern w:val="0"/>
          </w:rPr>
          <m:t>AMI</m:t>
        </m:r>
      </m:oMath>
      <w:r w:rsidRPr="003168E9">
        <w:rPr>
          <w:rFonts w:hint="eastAsia"/>
          <w:color w:val="000000"/>
          <w:kern w:val="0"/>
        </w:rPr>
        <w:t xml:space="preserve"> </w:t>
      </w:r>
      <w:r w:rsidRPr="003168E9">
        <w:rPr>
          <w:color w:val="000000"/>
          <w:kern w:val="0"/>
        </w:rPr>
        <w:t>is a measure of</w:t>
      </w:r>
      <w:r w:rsidRPr="003168E9">
        <w:rPr>
          <w:rFonts w:hint="eastAsia"/>
          <w:color w:val="000000"/>
          <w:kern w:val="0"/>
        </w:rPr>
        <w:t xml:space="preserve"> u</w:t>
      </w:r>
      <w:r w:rsidRPr="003168E9">
        <w:rPr>
          <w:color w:val="000000"/>
          <w:kern w:val="0"/>
        </w:rPr>
        <w:t>ncertainty regarding the energy/material exchange in the network. For example, if the chance</w:t>
      </w:r>
      <w:r w:rsidRPr="003168E9">
        <w:rPr>
          <w:rFonts w:hint="eastAsia"/>
          <w:color w:val="000000"/>
          <w:kern w:val="0"/>
        </w:rPr>
        <w:t>s</w:t>
      </w:r>
      <w:r w:rsidRPr="003168E9">
        <w:rPr>
          <w:color w:val="000000"/>
          <w:kern w:val="0"/>
        </w:rPr>
        <w:t xml:space="preserve"> of energy/material</w:t>
      </w:r>
      <w:r w:rsidRPr="003168E9">
        <w:rPr>
          <w:rFonts w:hint="eastAsia"/>
          <w:color w:val="000000"/>
          <w:kern w:val="0"/>
        </w:rPr>
        <w:t xml:space="preserve"> f</w:t>
      </w:r>
      <w:r w:rsidRPr="003168E9">
        <w:rPr>
          <w:color w:val="000000"/>
          <w:kern w:val="0"/>
        </w:rPr>
        <w:t>low from any particular compartment to any</w:t>
      </w:r>
      <w:r w:rsidRPr="003168E9">
        <w:rPr>
          <w:rFonts w:hint="eastAsia"/>
          <w:color w:val="000000"/>
          <w:kern w:val="0"/>
        </w:rPr>
        <w:t xml:space="preserve"> </w:t>
      </w:r>
      <w:r w:rsidRPr="003168E9">
        <w:rPr>
          <w:color w:val="000000"/>
          <w:kern w:val="0"/>
        </w:rPr>
        <w:t>potential compartment are equal, the</w:t>
      </w:r>
      <w:r w:rsidRPr="003168E9">
        <w:rPr>
          <w:rFonts w:hint="eastAsia"/>
          <w:color w:val="000000"/>
          <w:kern w:val="0"/>
        </w:rPr>
        <w:t xml:space="preserve"> u</w:t>
      </w:r>
      <w:r w:rsidRPr="003168E9">
        <w:rPr>
          <w:color w:val="000000"/>
          <w:kern w:val="0"/>
        </w:rPr>
        <w:t xml:space="preserve">ncertainty of flows in the network </w:t>
      </w:r>
      <w:ins w:id="1157" w:author="user" w:date="2022-08-16T15:28:00Z">
        <w:r w:rsidRPr="003168E9">
          <w:rPr>
            <w:rFonts w:hint="eastAsia"/>
            <w:color w:val="000000"/>
            <w:kern w:val="0"/>
          </w:rPr>
          <w:t>m</w:t>
        </w:r>
        <w:r w:rsidRPr="003168E9">
          <w:rPr>
            <w:color w:val="000000"/>
            <w:kern w:val="0"/>
          </w:rPr>
          <w:t>aximize</w:t>
        </w:r>
      </w:ins>
      <w:ins w:id="1158" w:author="Yushih Lin" w:date="2022-07-28T07:45:00Z">
        <w:r w:rsidR="00F77469">
          <w:rPr>
            <w:color w:val="000000"/>
            <w:kern w:val="0"/>
          </w:rPr>
          <w:t>s</w:t>
        </w:r>
      </w:ins>
      <w:del w:id="1159" w:author="user" w:date="2022-08-16T15:28:00Z">
        <w:r w:rsidRPr="003168E9">
          <w:rPr>
            <w:rFonts w:hint="eastAsia"/>
            <w:color w:val="000000"/>
            <w:kern w:val="0"/>
          </w:rPr>
          <w:delText>m</w:delText>
        </w:r>
        <w:r w:rsidRPr="003168E9">
          <w:rPr>
            <w:color w:val="000000"/>
            <w:kern w:val="0"/>
          </w:rPr>
          <w:delText>aximize</w:delText>
        </w:r>
      </w:del>
      <w:r w:rsidRPr="003168E9">
        <w:rPr>
          <w:color w:val="000000"/>
          <w:kern w:val="0"/>
        </w:rPr>
        <w:t xml:space="preserve">. </w:t>
      </w:r>
      <w:del w:id="1160" w:author="Yushih Lin" w:date="2022-07-28T07:46:00Z">
        <w:r w:rsidRPr="003168E9">
          <w:rPr>
            <w:color w:val="000000"/>
            <w:kern w:val="0"/>
          </w:rPr>
          <w:delText xml:space="preserve">While </w:delText>
        </w:r>
        <w:r w:rsidRPr="003168E9" w:rsidDel="00F77469">
          <w:rPr>
            <w:color w:val="000000"/>
            <w:kern w:val="0"/>
          </w:rPr>
          <w:delText>i</w:delText>
        </w:r>
      </w:del>
      <w:ins w:id="1161" w:author="Yushih Lin" w:date="2022-07-28T07:46:00Z">
        <w:r w:rsidR="00F77469">
          <w:rPr>
            <w:color w:val="000000"/>
            <w:kern w:val="0"/>
          </w:rPr>
          <w:t>I</w:t>
        </w:r>
      </w:ins>
      <w:ins w:id="1162" w:author="user" w:date="2022-08-16T15:28:00Z">
        <w:r w:rsidRPr="003168E9">
          <w:rPr>
            <w:color w:val="000000"/>
            <w:kern w:val="0"/>
          </w:rPr>
          <w:t>f</w:t>
        </w:r>
      </w:ins>
      <w:del w:id="1163" w:author="user" w:date="2022-08-16T15:28:00Z">
        <w:r w:rsidRPr="003168E9">
          <w:rPr>
            <w:color w:val="000000"/>
            <w:kern w:val="0"/>
          </w:rPr>
          <w:delText>if</w:delText>
        </w:r>
      </w:del>
      <w:r w:rsidRPr="003168E9">
        <w:rPr>
          <w:color w:val="000000"/>
          <w:kern w:val="0"/>
        </w:rPr>
        <w:t xml:space="preserve"> all energy/material from a particular component flow to only one </w:t>
      </w:r>
      <w:r w:rsidRPr="003168E9">
        <w:rPr>
          <w:rFonts w:hint="eastAsia"/>
          <w:color w:val="000000"/>
          <w:kern w:val="0"/>
        </w:rPr>
        <w:t>r</w:t>
      </w:r>
      <w:r w:rsidRPr="003168E9">
        <w:rPr>
          <w:color w:val="000000"/>
          <w:kern w:val="0"/>
        </w:rPr>
        <w:t>ecipient, the</w:t>
      </w:r>
      <w:r w:rsidRPr="003168E9">
        <w:t xml:space="preserve"> uncertainty of the source</w:t>
      </w:r>
      <w:r w:rsidRPr="003168E9">
        <w:rPr>
          <w:rFonts w:asciiTheme="minorEastAsia" w:hAnsiTheme="minorEastAsia" w:hint="eastAsia"/>
        </w:rPr>
        <w:t xml:space="preserve"> </w:t>
      </w:r>
      <w:r w:rsidRPr="003168E9">
        <w:t xml:space="preserve">will no longer exist. </w:t>
      </w:r>
      <w:r w:rsidRPr="003168E9">
        <w:rPr>
          <w:color w:val="000000"/>
          <w:kern w:val="0"/>
        </w:rPr>
        <w:t xml:space="preserve">Ulanowicz (1980, 1986, 1997) hypothesized that an ecosystem form </w:t>
      </w:r>
      <w:r w:rsidRPr="003168E9">
        <w:rPr>
          <w:color w:val="000000"/>
          <w:kern w:val="0"/>
        </w:rPr>
        <w:lastRenderedPageBreak/>
        <w:t xml:space="preserve">greater mutual constraints as autocatalytic loops during development, which resulted in a higher </w:t>
      </w:r>
      <m:oMath>
        <m:r>
          <w:rPr>
            <w:rFonts w:ascii="Cambria Math" w:hAnsi="Cambria Math"/>
            <w:color w:val="000000"/>
            <w:kern w:val="0"/>
          </w:rPr>
          <m:t>AMI</m:t>
        </m:r>
      </m:oMath>
      <w:r w:rsidRPr="003168E9">
        <w:rPr>
          <w:color w:val="000000"/>
          <w:kern w:val="0"/>
        </w:rPr>
        <w:t xml:space="preserve"> value</w:t>
      </w:r>
      <w:r w:rsidRPr="003168E9">
        <w:rPr>
          <w:rFonts w:asciiTheme="minorEastAsia" w:hAnsiTheme="minorEastAsia" w:hint="eastAsia"/>
          <w:color w:val="000000"/>
          <w:kern w:val="0"/>
        </w:rPr>
        <w:t xml:space="preserve"> </w:t>
      </w:r>
      <w:r w:rsidRPr="003168E9">
        <w:rPr>
          <w:color w:val="000000"/>
          <w:kern w:val="0"/>
        </w:rPr>
        <w:t>in a trophic specialization or climax community</w:t>
      </w:r>
      <w:r w:rsidRPr="003168E9">
        <w:rPr>
          <w:rFonts w:asciiTheme="minorEastAsia" w:hAnsiTheme="minorEastAsia" w:hint="eastAsia"/>
          <w:color w:val="000000"/>
          <w:kern w:val="0"/>
        </w:rPr>
        <w:t xml:space="preserve"> </w:t>
      </w:r>
      <w:r w:rsidRPr="003168E9">
        <w:rPr>
          <w:color w:val="000000"/>
          <w:kern w:val="0"/>
        </w:rPr>
        <w:t>(Ulanowicz, 2004). More d</w:t>
      </w:r>
      <w:r w:rsidRPr="003168E9">
        <w:t xml:space="preserve">etails on the derivation and calculation could be found in Latham &amp; Scully (2002), Ulanowicz (2004), and Kones et al. (2009). A summary of nomenclature (Table </w:t>
      </w:r>
      <w:ins w:id="1164" w:author="user" w:date="2022-08-19T20:45:00Z">
        <w:r w:rsidR="00781ED1">
          <w:t>4</w:t>
        </w:r>
      </w:ins>
      <w:del w:id="1165" w:author="user" w:date="2022-08-19T20:45:00Z">
        <w:r w:rsidRPr="003168E9" w:rsidDel="00781ED1">
          <w:delText>3</w:delText>
        </w:r>
      </w:del>
      <w:r w:rsidRPr="003168E9">
        <w:t xml:space="preserve">) and calculation algorithms are included in Table </w:t>
      </w:r>
      <w:ins w:id="1166" w:author="user" w:date="2022-08-19T20:45:00Z">
        <w:r w:rsidR="00781ED1">
          <w:t>5</w:t>
        </w:r>
      </w:ins>
      <w:del w:id="1167" w:author="user" w:date="2022-08-19T20:45:00Z">
        <w:r w:rsidRPr="003168E9" w:rsidDel="00781ED1">
          <w:delText>4</w:delText>
        </w:r>
      </w:del>
      <w:r w:rsidRPr="003168E9">
        <w:t xml:space="preserve">. All the network indices will be directly calculated in R using R-package NetIndices (Kones et al., 2009). </w:t>
      </w:r>
    </w:p>
    <w:p w14:paraId="4FD78B46" w14:textId="5435DD29" w:rsidR="005F6792" w:rsidRDefault="005F6792" w:rsidP="004B5F27">
      <w:pPr>
        <w:pStyle w:val="14"/>
        <w:numPr>
          <w:ilvl w:val="0"/>
          <w:numId w:val="22"/>
        </w:numPr>
      </w:pPr>
      <w:bookmarkStart w:id="1168" w:name="_Toc111656038"/>
      <w:del w:id="1169" w:author="user" w:date="2022-08-16T15:28:00Z">
        <w:r>
          <w:rPr>
            <w:rFonts w:hint="eastAsia"/>
          </w:rPr>
          <w:lastRenderedPageBreak/>
          <w:delText>Re</w:delText>
        </w:r>
        <w:r>
          <w:delText>sult</w:delText>
        </w:r>
      </w:del>
      <w:ins w:id="1170" w:author="user" w:date="2022-08-16T15:28:00Z">
        <w:r>
          <w:rPr>
            <w:rFonts w:hint="eastAsia"/>
          </w:rPr>
          <w:t>Re</w:t>
        </w:r>
        <w:r>
          <w:t>sult</w:t>
        </w:r>
      </w:ins>
      <w:ins w:id="1171" w:author="Chih-Lin Wei" w:date="2022-08-01T22:05:00Z">
        <w:r w:rsidR="00BD57D9">
          <w:t>s</w:t>
        </w:r>
      </w:ins>
      <w:bookmarkEnd w:id="1168"/>
    </w:p>
    <w:p w14:paraId="1870412E" w14:textId="77777777" w:rsidR="004B5F27" w:rsidRPr="00C246F9" w:rsidRDefault="004B5F27" w:rsidP="00DE071F">
      <w:pPr>
        <w:pStyle w:val="11"/>
      </w:pPr>
      <w:bookmarkStart w:id="1172" w:name="_Toc111656039"/>
      <w:r w:rsidRPr="00C246F9">
        <w:t>Environment data</w:t>
      </w:r>
      <w:bookmarkEnd w:id="1172"/>
    </w:p>
    <w:p w14:paraId="258147D9" w14:textId="77777777" w:rsidR="004B5F27" w:rsidRDefault="004B5F27" w:rsidP="00A675BB">
      <w:pPr>
        <w:pStyle w:val="111"/>
      </w:pPr>
      <w:bookmarkStart w:id="1173" w:name="_Toc111656040"/>
      <w:r>
        <w:rPr>
          <w:rFonts w:hint="eastAsia"/>
        </w:rPr>
        <w:t>CTD</w:t>
      </w:r>
      <w:bookmarkEnd w:id="1173"/>
    </w:p>
    <w:p w14:paraId="0DD8BE57" w14:textId="3826389B" w:rsidR="004B5F27" w:rsidRPr="00DE071F" w:rsidRDefault="004B5F27" w:rsidP="00DE071F">
      <w:pPr>
        <w:ind w:firstLine="480"/>
      </w:pPr>
      <w:r w:rsidRPr="00BF3A45">
        <w:t xml:space="preserve">The temperature profile was presented in </w:t>
      </w:r>
      <w:r>
        <w:t>F</w:t>
      </w:r>
      <w:r w:rsidRPr="00BD1AAB">
        <w:t>ig</w:t>
      </w:r>
      <w:r>
        <w:t xml:space="preserve">. </w:t>
      </w:r>
      <w:r w:rsidRPr="00BD1AAB">
        <w:t>3</w:t>
      </w:r>
      <w:r w:rsidRPr="00BF3A45">
        <w:t>. The average bottom water temperature was 13.54°C</w:t>
      </w:r>
      <w:r>
        <w:t xml:space="preserve"> </w:t>
      </w:r>
      <w:r w:rsidRPr="00BF3A45">
        <w:t>in GC1</w:t>
      </w:r>
      <w:r>
        <w:t xml:space="preserve"> and </w:t>
      </w:r>
      <w:r w:rsidRPr="00BF3A45">
        <w:t>13.90°C in GS1</w:t>
      </w:r>
      <w:r>
        <w:t>. A</w:t>
      </w:r>
      <w:r w:rsidRPr="00BF3A45">
        <w:t xml:space="preserve">s a result, </w:t>
      </w:r>
      <w:bookmarkStart w:id="1174" w:name="_Hlk110002533"/>
      <w:r w:rsidRPr="00BF3A45">
        <w:t xml:space="preserve">the calculated </w:t>
      </w:r>
      <w:r w:rsidRPr="00CB0946">
        <w:rPr>
          <w:i/>
        </w:rPr>
        <w:t>Tlim</w:t>
      </w:r>
      <w:r w:rsidRPr="00BF3A45">
        <w:t xml:space="preserve"> equaled </w:t>
      </w:r>
      <w:commentRangeStart w:id="1175"/>
      <w:r w:rsidRPr="00BF3A45">
        <w:t>1.05</w:t>
      </w:r>
      <w:r>
        <w:t xml:space="preserve"> and</w:t>
      </w:r>
      <w:r w:rsidRPr="00BF3A45">
        <w:t xml:space="preserve"> 1.09</w:t>
      </w:r>
      <w:commentRangeEnd w:id="1175"/>
      <w:r w:rsidR="00651F54">
        <w:rPr>
          <w:rStyle w:val="ac"/>
        </w:rPr>
        <w:commentReference w:id="1175"/>
      </w:r>
      <w:r>
        <w:t xml:space="preserve"> </w:t>
      </w:r>
      <w:r>
        <w:rPr>
          <w:rFonts w:hint="eastAsia"/>
        </w:rPr>
        <w:t>f</w:t>
      </w:r>
      <w:r>
        <w:t xml:space="preserve">or GC1 and GS1, respectively </w:t>
      </w:r>
      <w:bookmarkEnd w:id="1174"/>
      <w:r>
        <w:t>(Table 6)</w:t>
      </w:r>
      <w:r w:rsidRPr="00BF3A45">
        <w:t>.</w:t>
      </w:r>
      <w:r>
        <w:t xml:space="preserve"> These</w:t>
      </w:r>
      <w:r w:rsidRPr="00BF3A45">
        <w:t xml:space="preserve"> </w:t>
      </w:r>
      <w:r w:rsidRPr="00CB0946">
        <w:rPr>
          <w:i/>
        </w:rPr>
        <w:t>Tlim</w:t>
      </w:r>
      <w:r w:rsidRPr="00BF3A45">
        <w:t xml:space="preserve"> value</w:t>
      </w:r>
      <w:r>
        <w:t>s</w:t>
      </w:r>
      <w:r w:rsidRPr="00BF3A45">
        <w:t xml:space="preserve"> </w:t>
      </w:r>
      <w:r>
        <w:t>were</w:t>
      </w:r>
      <w:r w:rsidRPr="00BF3A45">
        <w:t xml:space="preserve"> important correction factor</w:t>
      </w:r>
      <w:r>
        <w:t>s</w:t>
      </w:r>
      <w:r w:rsidRPr="00BF3A45">
        <w:t xml:space="preserve"> controll</w:t>
      </w:r>
      <w:r>
        <w:t>ing</w:t>
      </w:r>
      <w:r w:rsidRPr="00BF3A45">
        <w:t xml:space="preserve"> the biomass-specific maintenance respiration in the LIM model. </w:t>
      </w:r>
      <w:del w:id="1176" w:author="Yushih Lin" w:date="2022-07-28T08:10:00Z">
        <w:r w:rsidRPr="00BF3A45">
          <w:delText>On the other hand,</w:delText>
        </w:r>
      </w:del>
      <w:ins w:id="1177" w:author="Yushih Lin" w:date="2022-07-28T08:10:00Z">
        <w:r w:rsidR="000F0C38">
          <w:t>While</w:t>
        </w:r>
      </w:ins>
      <w:r w:rsidRPr="00BF3A45">
        <w:t xml:space="preserve"> the bottom water density, salinity, </w:t>
      </w:r>
      <w:r>
        <w:t xml:space="preserve">and </w:t>
      </w:r>
      <w:r w:rsidRPr="00BF3A45">
        <w:t xml:space="preserve">temperature were </w:t>
      </w:r>
      <w:del w:id="1178" w:author="Yushih Lin" w:date="2022-07-28T08:11:00Z">
        <w:r>
          <w:delText xml:space="preserve">similar </w:delText>
        </w:r>
      </w:del>
      <w:ins w:id="1179" w:author="Yushih Lin" w:date="2022-07-28T08:11:00Z">
        <w:r w:rsidR="000F0C38">
          <w:t xml:space="preserve">comparable </w:t>
        </w:r>
      </w:ins>
      <w:r>
        <w:t xml:space="preserve">between GC1 and GS1. </w:t>
      </w:r>
      <w:del w:id="1180" w:author="Yushih Lin" w:date="2022-07-28T08:11:00Z">
        <w:r>
          <w:delText>However,</w:delText>
        </w:r>
        <w:r w:rsidRPr="00BF3A45">
          <w:delText xml:space="preserve"> </w:delText>
        </w:r>
      </w:del>
      <w:r w:rsidRPr="00BF3A45">
        <w:t>the profile</w:t>
      </w:r>
      <w:del w:id="1181" w:author="Yushih Lin" w:date="2022-07-28T08:11:00Z">
        <w:r w:rsidRPr="00BF3A45">
          <w:delText xml:space="preserve"> data</w:delText>
        </w:r>
      </w:del>
      <w:ins w:id="1182" w:author="Yushih Lin" w:date="2022-07-28T08:11:00Z">
        <w:r w:rsidR="000F0C38">
          <w:t>s</w:t>
        </w:r>
      </w:ins>
      <w:r w:rsidRPr="00BF3A45">
        <w:t xml:space="preserve"> of light transmission showed a notable distinction</w:t>
      </w:r>
      <w:r>
        <w:t xml:space="preserve"> (Fig.4)</w:t>
      </w:r>
      <w:r w:rsidRPr="00BF3A45">
        <w:t>.</w:t>
      </w:r>
      <w:r>
        <w:t xml:space="preserve"> For instance,</w:t>
      </w:r>
      <w:r w:rsidRPr="00BF3A45">
        <w:t xml:space="preserve"> </w:t>
      </w:r>
      <w:r>
        <w:t>l</w:t>
      </w:r>
      <w:r w:rsidRPr="00BF3A45">
        <w:t xml:space="preserve">ittle to no light transmission was observed </w:t>
      </w:r>
      <w:r>
        <w:t>near the</w:t>
      </w:r>
      <w:r w:rsidRPr="00BF3A45">
        <w:t xml:space="preserve"> GC1</w:t>
      </w:r>
      <w:r>
        <w:t xml:space="preserve"> seafloor</w:t>
      </w:r>
      <w:r w:rsidRPr="00BF3A45">
        <w:t xml:space="preserve"> throughout the sampling cruises, indicating </w:t>
      </w:r>
      <w:ins w:id="1183" w:author="Yushih Lin" w:date="2022-07-28T08:13:00Z">
        <w:r w:rsidR="000F0C38">
          <w:rPr>
            <w:rFonts w:eastAsiaTheme="minorEastAsia" w:hint="eastAsia"/>
          </w:rPr>
          <w:t>t</w:t>
        </w:r>
        <w:r w:rsidR="000F0C38">
          <w:rPr>
            <w:rFonts w:eastAsiaTheme="minorEastAsia"/>
          </w:rPr>
          <w:t xml:space="preserve">he presence of </w:t>
        </w:r>
      </w:ins>
      <w:ins w:id="1184" w:author="user" w:date="2022-08-16T15:28:00Z">
        <w:r w:rsidRPr="00BF3A45">
          <w:t xml:space="preserve">a </w:t>
        </w:r>
      </w:ins>
      <w:ins w:id="1185" w:author="Yushih Lin" w:date="2022-07-28T08:12:00Z">
        <w:r w:rsidR="000F0C38">
          <w:t>persistent</w:t>
        </w:r>
      </w:ins>
      <w:del w:id="1186" w:author="user" w:date="2022-08-16T15:28:00Z">
        <w:r w:rsidRPr="00BF3A45">
          <w:delText>a</w:delText>
        </w:r>
      </w:del>
      <w:ins w:id="1187" w:author="Yushih Lin" w:date="2022-07-28T08:12:00Z">
        <w:r w:rsidRPr="00BF3A45">
          <w:t xml:space="preserve"> </w:t>
        </w:r>
      </w:ins>
      <w:r w:rsidRPr="00BF3A45">
        <w:t xml:space="preserve">benthic nepheloid layer (BNL) </w:t>
      </w:r>
      <w:del w:id="1188" w:author="Yushih Lin" w:date="2022-07-28T08:12:00Z">
        <w:r w:rsidRPr="00BF3A45">
          <w:delText>presented consistently</w:delText>
        </w:r>
      </w:del>
      <w:r w:rsidRPr="00BF3A45">
        <w:t xml:space="preserve"> over a long period. This result coincided with the observation in Liu et al</w:t>
      </w:r>
      <w:r>
        <w:t>.</w:t>
      </w:r>
      <w:r w:rsidRPr="00BF3A45">
        <w:t xml:space="preserve"> (2010)</w:t>
      </w:r>
      <w:r>
        <w:t>,</w:t>
      </w:r>
      <w:r w:rsidRPr="00BF3A45">
        <w:t xml:space="preserve"> </w:t>
      </w:r>
      <w:del w:id="1189" w:author="Yushih Lin" w:date="2022-07-28T08:15:00Z">
        <w:r w:rsidRPr="00BF3A45">
          <w:delText>in which they</w:delText>
        </w:r>
      </w:del>
      <w:ins w:id="1190" w:author="Yushih Lin" w:date="2022-07-28T08:15:00Z">
        <w:r w:rsidR="00FA608F">
          <w:t>who</w:t>
        </w:r>
      </w:ins>
      <w:r w:rsidRPr="00BF3A45">
        <w:t xml:space="preserve"> suggested </w:t>
      </w:r>
      <w:del w:id="1191" w:author="Yushih Lin" w:date="2022-07-28T08:15:00Z">
        <w:r w:rsidRPr="00BF3A45">
          <w:delText xml:space="preserve">the </w:delText>
        </w:r>
      </w:del>
      <w:ins w:id="1192" w:author="Yushih Lin" w:date="2022-07-28T08:15:00Z">
        <w:r w:rsidR="00FA608F">
          <w:t>a</w:t>
        </w:r>
        <w:r w:rsidR="00FA608F" w:rsidRPr="00BF3A45">
          <w:t xml:space="preserve"> </w:t>
        </w:r>
        <w:r w:rsidR="00FA608F">
          <w:t xml:space="preserve">100 m thick </w:t>
        </w:r>
      </w:ins>
      <w:r w:rsidRPr="00BF3A45">
        <w:t xml:space="preserve">BNL </w:t>
      </w:r>
      <w:del w:id="1193" w:author="Yushih Lin" w:date="2022-07-28T08:15:00Z">
        <w:r w:rsidRPr="00BF3A45">
          <w:delText xml:space="preserve">be 100 m thick </w:delText>
        </w:r>
      </w:del>
      <w:r w:rsidRPr="00BF3A45">
        <w:t xml:space="preserve">with high suspended sediment concentration (SSC) in GPSC </w:t>
      </w:r>
      <w:del w:id="1194" w:author="Yushih Lin" w:date="2022-07-28T08:15:00Z">
        <w:r w:rsidRPr="00BF3A45">
          <w:delText>measured with</w:delText>
        </w:r>
      </w:del>
      <w:ins w:id="1195" w:author="Yushih Lin" w:date="2022-07-28T08:15:00Z">
        <w:r w:rsidR="00FA608F">
          <w:t>based on</w:t>
        </w:r>
      </w:ins>
      <w:r w:rsidRPr="00BF3A45">
        <w:t xml:space="preserve"> </w:t>
      </w:r>
      <w:del w:id="1196" w:author="Yushih Lin" w:date="2022-07-28T08:15:00Z">
        <w:r w:rsidRPr="00BF3A45">
          <w:delText xml:space="preserve">moored </w:delText>
        </w:r>
      </w:del>
      <w:ins w:id="1197" w:author="Yushih Lin" w:date="2022-07-28T08:15:00Z">
        <w:r w:rsidR="00FA608F" w:rsidRPr="00BF3A45">
          <w:t>moor</w:t>
        </w:r>
        <w:r w:rsidR="00FA608F">
          <w:t>ing</w:t>
        </w:r>
        <w:r w:rsidR="00FA608F" w:rsidRPr="00BF3A45">
          <w:t xml:space="preserve"> </w:t>
        </w:r>
      </w:ins>
      <w:del w:id="1198" w:author="Yushih Lin" w:date="2022-07-28T08:15:00Z">
        <w:r w:rsidRPr="00BF3A45" w:rsidDel="00FA608F">
          <w:delText>devices</w:delText>
        </w:r>
      </w:del>
      <w:ins w:id="1199" w:author="Yushih Lin" w:date="2022-07-28T08:15:00Z">
        <w:r w:rsidR="00FA608F">
          <w:t>observations</w:t>
        </w:r>
      </w:ins>
      <w:del w:id="1200" w:author="user" w:date="2022-08-16T15:28:00Z">
        <w:r w:rsidRPr="00BF3A45">
          <w:delText>devices</w:delText>
        </w:r>
      </w:del>
      <w:r w:rsidRPr="00BF3A45">
        <w:t xml:space="preserve">. </w:t>
      </w:r>
    </w:p>
    <w:p w14:paraId="06506F46" w14:textId="77777777" w:rsidR="004B5F27" w:rsidRPr="00BD1AAB" w:rsidRDefault="004B5F27" w:rsidP="00DE071F">
      <w:pPr>
        <w:pStyle w:val="11"/>
        <w:rPr>
          <w:rFonts w:eastAsiaTheme="minorEastAsia"/>
          <w:color w:val="FF0000"/>
        </w:rPr>
      </w:pPr>
      <w:bookmarkStart w:id="1201" w:name="_Toc111656041"/>
      <w:del w:id="1202" w:author="Yushih Lin" w:date="2022-07-28T09:46:00Z">
        <w:r w:rsidRPr="00CB0946">
          <w:delText>Carbon budget</w:delText>
        </w:r>
      </w:del>
      <w:ins w:id="1203" w:author="Yushih Lin" w:date="2022-07-28T09:46:00Z">
        <w:r w:rsidR="00E96E84">
          <w:t>Stock</w:t>
        </w:r>
      </w:ins>
      <w:r w:rsidRPr="00CB0946">
        <w:t xml:space="preserve"> of </w:t>
      </w:r>
      <w:ins w:id="1204" w:author="Yushih Lin" w:date="2022-07-28T08:17:00Z">
        <w:r w:rsidR="00FA608F">
          <w:t xml:space="preserve">the </w:t>
        </w:r>
      </w:ins>
      <w:r w:rsidRPr="00CB0946">
        <w:t>non-living component of OC</w:t>
      </w:r>
      <w:bookmarkEnd w:id="1201"/>
      <w:r>
        <w:t xml:space="preserve"> </w:t>
      </w:r>
    </w:p>
    <w:p w14:paraId="56C979DD" w14:textId="77777777" w:rsidR="004B5F27" w:rsidRPr="00ED1630" w:rsidRDefault="004B5F27" w:rsidP="00A675BB">
      <w:pPr>
        <w:pStyle w:val="111"/>
      </w:pPr>
      <w:bookmarkStart w:id="1205" w:name="_Toc111656042"/>
      <w:r>
        <w:t>D</w:t>
      </w:r>
      <w:r w:rsidRPr="00510D90">
        <w:t>etrital organic carbon</w:t>
      </w:r>
      <w:bookmarkEnd w:id="1205"/>
    </w:p>
    <w:p w14:paraId="4A48B965" w14:textId="7FB08F5C" w:rsidR="00812E34" w:rsidRDefault="00812E34" w:rsidP="004B5F27">
      <w:pPr>
        <w:ind w:firstLine="480"/>
        <w:rPr>
          <w:ins w:id="1206" w:author="user" w:date="2022-08-16T16:10:00Z"/>
          <w:rFonts w:eastAsiaTheme="minorEastAsia"/>
        </w:rPr>
      </w:pPr>
      <w:ins w:id="1207" w:author="user" w:date="2022-08-16T16:10:00Z">
        <w:r w:rsidRPr="00E047C3">
          <w:t xml:space="preserve">For the abiotic detritus OC stock, </w:t>
        </w:r>
        <w:commentRangeStart w:id="1208"/>
        <w:r w:rsidRPr="00E047C3">
          <w:t>the average TOC content in the upper 10 cm of the sediment was 0.39 % and 0.53% in GC1 and GS1, respectively</w:t>
        </w:r>
        <w:commentRangeEnd w:id="1208"/>
        <w:r>
          <w:rPr>
            <w:rStyle w:val="ac"/>
          </w:rPr>
          <w:commentReference w:id="1208"/>
        </w:r>
        <w:r w:rsidRPr="00E047C3">
          <w:t xml:space="preserve">. This value fits in the </w:t>
        </w:r>
        <w:r w:rsidRPr="00E047C3">
          <w:lastRenderedPageBreak/>
          <w:t>range of TOC content (c.a. 0.3-0.75 %) reported previous</w:t>
        </w:r>
        <w:r>
          <w:t>ly</w:t>
        </w:r>
        <w:r w:rsidRPr="00E047C3">
          <w:t xml:space="preserve"> in the southwestern </w:t>
        </w:r>
        <w:r>
          <w:t>margin</w:t>
        </w:r>
        <w:r w:rsidRPr="00E047C3">
          <w:t xml:space="preserve"> of Taiwan </w:t>
        </w:r>
        <w:commentRangeStart w:id="1209"/>
        <w:r w:rsidRPr="00E047C3">
          <w:t>(</w:t>
        </w:r>
        <w:r>
          <w:t>Kao</w:t>
        </w:r>
        <w:r w:rsidRPr="00E047C3">
          <w:t xml:space="preserve"> et al.</w:t>
        </w:r>
        <w:r>
          <w:t>,</w:t>
        </w:r>
        <w:r w:rsidRPr="00E047C3">
          <w:t xml:space="preserve"> 2006</w:t>
        </w:r>
        <w:commentRangeEnd w:id="1209"/>
        <w:r>
          <w:rPr>
            <w:rStyle w:val="ac"/>
          </w:rPr>
          <w:commentReference w:id="1209"/>
        </w:r>
        <w:r w:rsidRPr="00E047C3">
          <w:t>; Hsu et al., 2014).</w:t>
        </w:r>
      </w:ins>
    </w:p>
    <w:p w14:paraId="0A54FE49" w14:textId="162DD3C0" w:rsidR="004B5F27" w:rsidRPr="004B5F27" w:rsidRDefault="004B5F27" w:rsidP="004B5F27">
      <w:pPr>
        <w:ind w:firstLine="480"/>
      </w:pPr>
      <w:r w:rsidRPr="00CB0946">
        <w:rPr>
          <w:rFonts w:eastAsiaTheme="minorEastAsia"/>
        </w:rPr>
        <w:t>Considering the seasonal variation in sediment fluxes (e.g.</w:t>
      </w:r>
      <w:r>
        <w:rPr>
          <w:rFonts w:eastAsiaTheme="minorEastAsia"/>
        </w:rPr>
        <w:t>,</w:t>
      </w:r>
      <w:r w:rsidRPr="00CB0946">
        <w:rPr>
          <w:rFonts w:eastAsiaTheme="minorEastAsia"/>
        </w:rPr>
        <w:t xml:space="preserve"> </w:t>
      </w:r>
      <w:r>
        <w:rPr>
          <w:rFonts w:eastAsiaTheme="minorEastAsia"/>
        </w:rPr>
        <w:t>the monsoon effect on hydrodynamics</w:t>
      </w:r>
      <w:r w:rsidRPr="00CB0946">
        <w:rPr>
          <w:rFonts w:eastAsiaTheme="minorEastAsia"/>
        </w:rPr>
        <w:t>, Lee et al., 2009), the seasonality (if present)</w:t>
      </w:r>
      <w:r>
        <w:rPr>
          <w:rFonts w:eastAsiaTheme="minorEastAsia"/>
        </w:rPr>
        <w:t xml:space="preserve"> of </w:t>
      </w:r>
      <w:r w:rsidRPr="00F85855">
        <w:rPr>
          <w:rFonts w:eastAsiaTheme="minorEastAsia"/>
        </w:rPr>
        <w:t xml:space="preserve">sediment </w:t>
      </w:r>
      <w:r>
        <w:rPr>
          <w:rFonts w:eastAsiaTheme="minorEastAsia"/>
        </w:rPr>
        <w:t xml:space="preserve">organic </w:t>
      </w:r>
      <w:r w:rsidRPr="00F85855">
        <w:rPr>
          <w:rFonts w:eastAsiaTheme="minorEastAsia"/>
        </w:rPr>
        <w:t>carbon</w:t>
      </w:r>
      <w:r>
        <w:rPr>
          <w:rFonts w:eastAsiaTheme="minorEastAsia"/>
        </w:rPr>
        <w:t xml:space="preserve"> (OC)</w:t>
      </w:r>
      <w:r w:rsidRPr="00F85855">
        <w:rPr>
          <w:rFonts w:eastAsiaTheme="minorEastAsia"/>
        </w:rPr>
        <w:t xml:space="preserve"> stock</w:t>
      </w:r>
      <w:r>
        <w:rPr>
          <w:rFonts w:eastAsiaTheme="minorEastAsia"/>
        </w:rPr>
        <w:t xml:space="preserve"> </w:t>
      </w:r>
      <w:r w:rsidRPr="00CB0946">
        <w:rPr>
          <w:rFonts w:eastAsiaTheme="minorEastAsia"/>
        </w:rPr>
        <w:t>was first examined.</w:t>
      </w:r>
      <w:r>
        <w:rPr>
          <w:rFonts w:eastAsiaTheme="minorEastAsia"/>
        </w:rPr>
        <w:t xml:space="preserve"> Results from PERMDISP showed that the assumption of homogenous variation was not violated between habitat groups or</w:t>
      </w:r>
      <w:r>
        <w:rPr>
          <w:rFonts w:eastAsiaTheme="minorEastAsia" w:hint="eastAsia"/>
        </w:rPr>
        <w:t xml:space="preserve"> s</w:t>
      </w:r>
      <w:r>
        <w:rPr>
          <w:rFonts w:eastAsiaTheme="minorEastAsia"/>
        </w:rPr>
        <w:t xml:space="preserve">eason groups (Table 7, Habitat, </w:t>
      </w:r>
      <w:del w:id="1210" w:author="user" w:date="2022-08-21T11:01:00Z">
        <w:r w:rsidDel="008A57AB">
          <w:rPr>
            <w:rFonts w:eastAsiaTheme="minorEastAsia" w:hint="eastAsia"/>
          </w:rPr>
          <w:delText>P</w:delText>
        </w:r>
      </w:del>
      <w:ins w:id="1211" w:author="user" w:date="2022-08-21T11:01:00Z">
        <w:r w:rsidR="008A57AB">
          <w:rPr>
            <w:rFonts w:eastAsiaTheme="minorEastAsia" w:hint="eastAsia"/>
          </w:rPr>
          <w:t>p</w:t>
        </w:r>
      </w:ins>
      <w:r>
        <w:rPr>
          <w:rFonts w:eastAsiaTheme="minorEastAsia"/>
        </w:rPr>
        <w:t xml:space="preserve">=0.1051; Season, </w:t>
      </w:r>
      <w:ins w:id="1212" w:author="user" w:date="2022-08-21T11:01:00Z">
        <w:r w:rsidR="008A57AB">
          <w:rPr>
            <w:rFonts w:eastAsiaTheme="minorEastAsia"/>
          </w:rPr>
          <w:t>p</w:t>
        </w:r>
      </w:ins>
      <w:del w:id="1213" w:author="user" w:date="2022-08-21T11:01:00Z">
        <w:r w:rsidDel="008A57AB">
          <w:rPr>
            <w:rFonts w:eastAsiaTheme="minorEastAsia"/>
          </w:rPr>
          <w:delText>P</w:delText>
        </w:r>
      </w:del>
      <w:r>
        <w:rPr>
          <w:rFonts w:eastAsiaTheme="minorEastAsia"/>
        </w:rPr>
        <w:t xml:space="preserve">=0.2263). </w:t>
      </w:r>
      <w:r w:rsidRPr="00CB0946">
        <w:rPr>
          <w:rFonts w:eastAsiaTheme="minorEastAsia"/>
        </w:rPr>
        <w:t>The seasonal variation</w:t>
      </w:r>
      <w:r>
        <w:rPr>
          <w:rFonts w:eastAsiaTheme="minorEastAsia"/>
        </w:rPr>
        <w:t xml:space="preserve"> in the mean OC</w:t>
      </w:r>
      <w:r w:rsidRPr="00CB0946">
        <w:rPr>
          <w:rFonts w:eastAsiaTheme="minorEastAsia"/>
        </w:rPr>
        <w:t xml:space="preserve"> was </w:t>
      </w:r>
      <w:r>
        <w:rPr>
          <w:rFonts w:eastAsiaTheme="minorEastAsia"/>
        </w:rPr>
        <w:t xml:space="preserve">also </w:t>
      </w:r>
      <w:r w:rsidRPr="00CB0946">
        <w:rPr>
          <w:rFonts w:eastAsiaTheme="minorEastAsia"/>
        </w:rPr>
        <w:t xml:space="preserve">not </w:t>
      </w:r>
      <w:r>
        <w:rPr>
          <w:rFonts w:eastAsiaTheme="minorEastAsia"/>
        </w:rPr>
        <w:t>evident</w:t>
      </w:r>
      <w:r w:rsidRPr="00CB0946">
        <w:rPr>
          <w:rFonts w:eastAsiaTheme="minorEastAsia"/>
        </w:rPr>
        <w:t xml:space="preserve"> (</w:t>
      </w:r>
      <w:r>
        <w:rPr>
          <w:rFonts w:eastAsiaTheme="minorEastAsia"/>
        </w:rPr>
        <w:t>Table 7, PERM</w:t>
      </w:r>
      <w:r w:rsidRPr="00CB0946">
        <w:rPr>
          <w:rFonts w:eastAsiaTheme="minorEastAsia"/>
        </w:rPr>
        <w:t>ANOVA, p=0.</w:t>
      </w:r>
      <w:r>
        <w:rPr>
          <w:rFonts w:eastAsiaTheme="minorEastAsia"/>
        </w:rPr>
        <w:t>8816</w:t>
      </w:r>
      <w:r w:rsidRPr="00CB0946">
        <w:rPr>
          <w:rFonts w:eastAsiaTheme="minorEastAsia"/>
        </w:rPr>
        <w:t xml:space="preserve">), </w:t>
      </w:r>
      <w:r>
        <w:rPr>
          <w:rFonts w:eastAsiaTheme="minorEastAsia"/>
        </w:rPr>
        <w:t>but the sediment OC stock in the GS1 was</w:t>
      </w:r>
      <w:r w:rsidRPr="00CB0946">
        <w:rPr>
          <w:rFonts w:eastAsiaTheme="minorEastAsia"/>
        </w:rPr>
        <w:t xml:space="preserve"> significant</w:t>
      </w:r>
      <w:r>
        <w:rPr>
          <w:rFonts w:eastAsiaTheme="minorEastAsia"/>
        </w:rPr>
        <w:t>ly higher than in the GC1</w:t>
      </w:r>
      <w:r w:rsidRPr="00CB0946">
        <w:rPr>
          <w:rFonts w:eastAsiaTheme="minorEastAsia"/>
        </w:rPr>
        <w:t xml:space="preserve"> (</w:t>
      </w:r>
      <w:r>
        <w:rPr>
          <w:rFonts w:eastAsiaTheme="minorEastAsia"/>
        </w:rPr>
        <w:t>Table 7, PERM</w:t>
      </w:r>
      <w:r w:rsidRPr="00CB0946">
        <w:rPr>
          <w:rFonts w:eastAsiaTheme="minorEastAsia"/>
        </w:rPr>
        <w:t>ANOVA, p</w:t>
      </w:r>
      <w:r>
        <w:rPr>
          <w:rFonts w:eastAsiaTheme="minorEastAsia"/>
        </w:rPr>
        <w:t>=</w:t>
      </w:r>
      <w:r w:rsidRPr="00CB0946">
        <w:rPr>
          <w:rFonts w:eastAsiaTheme="minorEastAsia"/>
        </w:rPr>
        <w:t>0.000</w:t>
      </w:r>
      <w:r>
        <w:rPr>
          <w:rFonts w:eastAsiaTheme="minorEastAsia"/>
        </w:rPr>
        <w:t>3</w:t>
      </w:r>
      <w:r w:rsidRPr="00CB0946">
        <w:rPr>
          <w:rFonts w:eastAsiaTheme="minorEastAsia"/>
        </w:rPr>
        <w:t xml:space="preserve">). The sediment OC content in each cruise was shown in </w:t>
      </w:r>
      <w:r w:rsidRPr="00BD1AAB">
        <w:rPr>
          <w:rFonts w:eastAsiaTheme="minorEastAsia"/>
        </w:rPr>
        <w:t>Fig. 5</w:t>
      </w:r>
      <w:r w:rsidRPr="00CB0946">
        <w:rPr>
          <w:rFonts w:eastAsiaTheme="minorEastAsia"/>
        </w:rPr>
        <w:t xml:space="preserve">. </w:t>
      </w:r>
      <w:r>
        <w:rPr>
          <w:rFonts w:eastAsiaTheme="minorEastAsia" w:hint="eastAsia"/>
        </w:rPr>
        <w:t>Si</w:t>
      </w:r>
      <w:r>
        <w:rPr>
          <w:rFonts w:eastAsiaTheme="minorEastAsia"/>
        </w:rPr>
        <w:t>nce the seasonal signal was not evident, t</w:t>
      </w:r>
      <w:r w:rsidRPr="00CB0946">
        <w:rPr>
          <w:rFonts w:eastAsiaTheme="minorEastAsia"/>
        </w:rPr>
        <w:t xml:space="preserve">he average OC was taken for the input of the LIM model, </w:t>
      </w:r>
      <w:del w:id="1214" w:author="Yushih Lin" w:date="2022-07-28T08:30:00Z">
        <w:r>
          <w:rPr>
            <w:rFonts w:eastAsiaTheme="minorEastAsia"/>
          </w:rPr>
          <w:delText xml:space="preserve">in which the </w:delText>
        </w:r>
        <w:r w:rsidRPr="00CB0946">
          <w:rPr>
            <w:rFonts w:eastAsiaTheme="minorEastAsia"/>
          </w:rPr>
          <w:delText>average detritus OC in GC1 was</w:delText>
        </w:r>
        <w:r>
          <w:rPr>
            <w:rFonts w:eastAsiaTheme="minorEastAsia"/>
          </w:rPr>
          <w:delText xml:space="preserve"> set to</w:delText>
        </w:r>
        <w:r w:rsidRPr="00CB0946">
          <w:rPr>
            <w:rFonts w:eastAsiaTheme="minorEastAsia"/>
          </w:rPr>
          <w:delText xml:space="preserve"> </w:delText>
        </w:r>
      </w:del>
      <w:ins w:id="1215" w:author="Yushih Lin" w:date="2022-07-28T08:30:00Z">
        <w:r w:rsidR="00BC5E65">
          <w:rPr>
            <w:rFonts w:eastAsiaTheme="minorEastAsia"/>
          </w:rPr>
          <w:t>i</w:t>
        </w:r>
      </w:ins>
      <w:ins w:id="1216" w:author="Yushih Lin" w:date="2022-07-28T08:31:00Z">
        <w:r w:rsidR="00BC5E65">
          <w:rPr>
            <w:rFonts w:eastAsiaTheme="minorEastAsia"/>
          </w:rPr>
          <w:t xml:space="preserve">.e., </w:t>
        </w:r>
      </w:ins>
      <w:ins w:id="1217" w:author="user" w:date="2022-08-16T15:28:00Z">
        <w:r w:rsidRPr="00CB0946">
          <w:rPr>
            <w:rFonts w:eastAsiaTheme="minorEastAsia"/>
          </w:rPr>
          <w:t>350270</w:t>
        </w:r>
        <m:oMath>
          <m:r>
            <w:rPr>
              <w:rFonts w:ascii="Cambria Math" w:eastAsiaTheme="minorEastAsia" w:hAnsi="Cambria Math"/>
            </w:rPr>
            <m:t>±</m:t>
          </m:r>
        </m:oMath>
        <w:r w:rsidRPr="00CB0946">
          <w:rPr>
            <w:rFonts w:eastAsiaTheme="minorEastAsia"/>
          </w:rPr>
          <w:t>104003350</w:t>
        </w:r>
      </w:ins>
      <w:ins w:id="1218" w:author="Chih-Lin Wei" w:date="2022-07-31T13:19:00Z">
        <w:r w:rsidR="00921B20">
          <w:rPr>
            <w:rFonts w:eastAsiaTheme="minorEastAsia"/>
          </w:rPr>
          <w:t>,</w:t>
        </w:r>
      </w:ins>
      <w:ins w:id="1219" w:author="user" w:date="2022-08-16T15:28:00Z">
        <w:r w:rsidRPr="00CB0946">
          <w:rPr>
            <w:rFonts w:eastAsiaTheme="minorEastAsia"/>
          </w:rPr>
          <w:t>270</w:t>
        </w:r>
        <m:oMath>
          <m:r>
            <w:rPr>
              <w:rFonts w:ascii="Cambria Math" w:eastAsiaTheme="minorEastAsia" w:hAnsi="Cambria Math"/>
            </w:rPr>
            <m:t>±</m:t>
          </m:r>
        </m:oMath>
        <w:r w:rsidRPr="00CB0946">
          <w:rPr>
            <w:rFonts w:eastAsiaTheme="minorEastAsia"/>
          </w:rPr>
          <w:t>104</w:t>
        </w:r>
      </w:ins>
      <w:ins w:id="1220" w:author="Chih-Lin Wei" w:date="2022-07-31T13:20:00Z">
        <w:r w:rsidR="00921B20">
          <w:rPr>
            <w:rFonts w:eastAsiaTheme="minorEastAsia"/>
          </w:rPr>
          <w:t>,</w:t>
        </w:r>
      </w:ins>
      <w:ins w:id="1221" w:author="user" w:date="2022-08-16T15:28:00Z">
        <w:r w:rsidRPr="00CB0946">
          <w:rPr>
            <w:rFonts w:eastAsiaTheme="minorEastAsia"/>
          </w:rPr>
          <w:t>003</w:t>
        </w:r>
      </w:ins>
      <w:r w:rsidRPr="00CB0946">
        <w:rPr>
          <w:rFonts w:eastAsiaTheme="minorEastAsia"/>
        </w:rPr>
        <w:t xml:space="preserve">.4 </w:t>
      </w:r>
      <w:r w:rsidRPr="00BD1AAB">
        <w:rPr>
          <w:kern w:val="0"/>
        </w:rPr>
        <w:t>mg C/ m</w:t>
      </w:r>
      <w:r w:rsidRPr="00BD1AAB">
        <w:rPr>
          <w:kern w:val="0"/>
          <w:vertAlign w:val="superscript"/>
        </w:rPr>
        <w:t>2</w:t>
      </w:r>
      <w:r>
        <w:rPr>
          <w:kern w:val="0"/>
        </w:rPr>
        <w:t xml:space="preserve"> </w:t>
      </w:r>
      <w:ins w:id="1222" w:author="Yushih Lin" w:date="2022-07-28T08:31:00Z">
        <w:r w:rsidR="00BC5E65">
          <w:rPr>
            <w:kern w:val="0"/>
          </w:rPr>
          <w:t xml:space="preserve">for GC1 </w:t>
        </w:r>
      </w:ins>
      <w:r>
        <w:rPr>
          <w:kern w:val="0"/>
        </w:rPr>
        <w:t xml:space="preserve">and </w:t>
      </w:r>
      <w:del w:id="1223" w:author="Yushih Lin" w:date="2022-07-28T08:31:00Z">
        <w:r>
          <w:rPr>
            <w:kern w:val="0"/>
          </w:rPr>
          <w:delText>GS1</w:delText>
        </w:r>
        <w:r>
          <w:rPr>
            <w:rFonts w:eastAsiaTheme="minorEastAsia"/>
          </w:rPr>
          <w:delText xml:space="preserve"> was set to </w:delText>
        </w:r>
      </w:del>
      <w:del w:id="1224" w:author="user" w:date="2022-08-16T15:28:00Z">
        <w:r>
          <w:rPr>
            <w:rFonts w:eastAsiaTheme="minorEastAsia"/>
          </w:rPr>
          <w:delText>524425</w:delText>
        </w:r>
      </w:del>
      <w:ins w:id="1225" w:author="user" w:date="2022-08-16T15:28:00Z">
        <w:r>
          <w:rPr>
            <w:rFonts w:eastAsiaTheme="minorEastAsia"/>
          </w:rPr>
          <w:t>524</w:t>
        </w:r>
      </w:ins>
      <w:ins w:id="1226" w:author="Chih-Lin Wei" w:date="2022-07-31T13:20:00Z">
        <w:r w:rsidR="00921B20">
          <w:rPr>
            <w:rFonts w:eastAsiaTheme="minorEastAsia"/>
          </w:rPr>
          <w:t>,</w:t>
        </w:r>
      </w:ins>
      <w:ins w:id="1227" w:author="user" w:date="2022-08-16T15:28:00Z">
        <w:r>
          <w:rPr>
            <w:rFonts w:eastAsiaTheme="minorEastAsia"/>
          </w:rPr>
          <w:t>425</w:t>
        </w:r>
      </w:ins>
      <w:r>
        <w:rPr>
          <w:rFonts w:eastAsiaTheme="minorEastAsia"/>
        </w:rPr>
        <w:t>.7</w:t>
      </w:r>
      <m:oMath>
        <m:r>
          <w:rPr>
            <w:rFonts w:ascii="Cambria Math" w:eastAsiaTheme="minorEastAsia" w:hAnsi="Cambria Math"/>
          </w:rPr>
          <m:t>±</m:t>
        </m:r>
      </m:oMath>
      <w:r w:rsidRPr="00CB0946">
        <w:rPr>
          <w:rFonts w:eastAsiaTheme="minorEastAsia"/>
        </w:rPr>
        <w:t xml:space="preserve"> </w:t>
      </w:r>
      <w:del w:id="1228" w:author="user" w:date="2022-08-16T15:28:00Z">
        <w:r w:rsidRPr="00CB0946">
          <w:rPr>
            <w:rFonts w:eastAsiaTheme="minorEastAsia"/>
          </w:rPr>
          <w:delText>34800</w:delText>
        </w:r>
      </w:del>
      <w:ins w:id="1229" w:author="user" w:date="2022-08-16T15:28:00Z">
        <w:r w:rsidRPr="00CB0946">
          <w:rPr>
            <w:rFonts w:eastAsiaTheme="minorEastAsia"/>
          </w:rPr>
          <w:t>34</w:t>
        </w:r>
      </w:ins>
      <w:ins w:id="1230" w:author="Chih-Lin Wei" w:date="2022-07-31T13:20:00Z">
        <w:r w:rsidR="00921B20">
          <w:rPr>
            <w:rFonts w:eastAsiaTheme="minorEastAsia"/>
          </w:rPr>
          <w:t>,</w:t>
        </w:r>
      </w:ins>
      <w:ins w:id="1231" w:author="user" w:date="2022-08-16T15:28:00Z">
        <w:r w:rsidRPr="00CB0946">
          <w:rPr>
            <w:rFonts w:eastAsiaTheme="minorEastAsia"/>
          </w:rPr>
          <w:t>800</w:t>
        </w:r>
      </w:ins>
      <w:r w:rsidRPr="00CB0946">
        <w:rPr>
          <w:rFonts w:eastAsiaTheme="minorEastAsia"/>
        </w:rPr>
        <w:t>.15</w:t>
      </w:r>
      <w:r>
        <w:rPr>
          <w:rFonts w:eastAsiaTheme="minorEastAsia"/>
        </w:rPr>
        <w:t xml:space="preserve"> </w:t>
      </w:r>
      <w:r w:rsidRPr="00BD1AAB">
        <w:rPr>
          <w:kern w:val="0"/>
        </w:rPr>
        <w:t>mg C/ m</w:t>
      </w:r>
      <w:r w:rsidRPr="00BD1AAB">
        <w:rPr>
          <w:kern w:val="0"/>
          <w:vertAlign w:val="superscript"/>
        </w:rPr>
        <w:t>2</w:t>
      </w:r>
      <w:r w:rsidRPr="00CB0946">
        <w:rPr>
          <w:rFonts w:eastAsiaTheme="minorEastAsia"/>
        </w:rPr>
        <w:t xml:space="preserve"> </w:t>
      </w:r>
      <w:ins w:id="1232" w:author="Yushih Lin" w:date="2022-07-28T08:31:00Z">
        <w:r w:rsidR="00BC5E65">
          <w:rPr>
            <w:rFonts w:eastAsiaTheme="minorEastAsia"/>
          </w:rPr>
          <w:t>for</w:t>
        </w:r>
      </w:ins>
      <w:del w:id="1233" w:author="Yushih Lin" w:date="2022-07-28T08:31:00Z">
        <w:r w:rsidRPr="00CB0946">
          <w:rPr>
            <w:rFonts w:eastAsiaTheme="minorEastAsia"/>
          </w:rPr>
          <w:delText>in</w:delText>
        </w:r>
      </w:del>
      <w:r w:rsidRPr="00CB0946">
        <w:rPr>
          <w:rFonts w:eastAsiaTheme="minorEastAsia"/>
        </w:rPr>
        <w:t xml:space="preserve"> GS1.</w:t>
      </w:r>
      <w:ins w:id="1234" w:author="user" w:date="2022-08-16T16:10:00Z">
        <w:r w:rsidR="00812E34">
          <w:rPr>
            <w:rFonts w:eastAsiaTheme="minorEastAsia"/>
          </w:rPr>
          <w:t xml:space="preserve"> </w:t>
        </w:r>
      </w:ins>
    </w:p>
    <w:p w14:paraId="2EFE0F4E" w14:textId="77777777" w:rsidR="004B5F27" w:rsidRPr="004B5F27" w:rsidRDefault="004B5F27" w:rsidP="00DE071F">
      <w:pPr>
        <w:pStyle w:val="11"/>
      </w:pPr>
      <w:bookmarkStart w:id="1235" w:name="_Toc111656043"/>
      <w:del w:id="1236" w:author="Yushih Lin" w:date="2022-07-28T09:46:00Z">
        <w:r w:rsidRPr="004B5F27">
          <w:delText>Carbon budget</w:delText>
        </w:r>
      </w:del>
      <w:ins w:id="1237" w:author="Yushih Lin" w:date="2022-07-28T09:46:00Z">
        <w:r w:rsidR="00E96E84">
          <w:t>Stock</w:t>
        </w:r>
      </w:ins>
      <w:ins w:id="1238" w:author="Yushih Lin" w:date="2022-07-28T11:18:00Z">
        <w:r w:rsidR="000627E1">
          <w:t>s</w:t>
        </w:r>
      </w:ins>
      <w:r w:rsidRPr="004B5F27">
        <w:t xml:space="preserve"> of the living component of OC</w:t>
      </w:r>
      <w:bookmarkEnd w:id="1235"/>
    </w:p>
    <w:p w14:paraId="639DF0E3" w14:textId="77777777" w:rsidR="004B5F27" w:rsidRDefault="004B5F27" w:rsidP="00A675BB">
      <w:pPr>
        <w:pStyle w:val="111"/>
        <w:rPr>
          <w:rFonts w:eastAsiaTheme="minorEastAsia"/>
        </w:rPr>
      </w:pPr>
      <w:bookmarkStart w:id="1239" w:name="_Toc111656044"/>
      <w:r w:rsidRPr="00B527AA">
        <w:rPr>
          <w:rFonts w:hint="eastAsia"/>
        </w:rPr>
        <w:t>P</w:t>
      </w:r>
      <w:r w:rsidRPr="00B527AA">
        <w:t>rokaryote biomass</w:t>
      </w:r>
      <w:bookmarkEnd w:id="1239"/>
    </w:p>
    <w:p w14:paraId="3D2F0E3B" w14:textId="7E786579" w:rsidR="004B5F27" w:rsidRPr="004B5F27" w:rsidRDefault="004B5F27" w:rsidP="004B5F27">
      <w:pPr>
        <w:ind w:firstLine="480"/>
        <w:rPr>
          <w:rFonts w:eastAsiaTheme="minorEastAsia"/>
        </w:rPr>
      </w:pPr>
      <w:r w:rsidRPr="00CB0946">
        <w:rPr>
          <w:rFonts w:eastAsiaTheme="minorEastAsia"/>
        </w:rPr>
        <w:t>Prokaryotes were only sampled during the cruise OR1_1190</w:t>
      </w:r>
      <w:ins w:id="1240" w:author="Yushih Lin" w:date="2022-07-28T09:45:00Z">
        <w:r w:rsidR="00E96E84">
          <w:rPr>
            <w:rFonts w:eastAsiaTheme="minorEastAsia"/>
          </w:rPr>
          <w:t>.</w:t>
        </w:r>
      </w:ins>
      <w:ins w:id="1241" w:author="user" w:date="2022-08-16T15:28:00Z">
        <w:r>
          <w:rPr>
            <w:rFonts w:eastAsiaTheme="minorEastAsia"/>
          </w:rPr>
          <w:t xml:space="preserve"> </w:t>
        </w:r>
      </w:ins>
      <w:ins w:id="1242" w:author="Chih-Lin Wei" w:date="2022-07-31T13:22:00Z">
        <w:del w:id="1243" w:author="user" w:date="2022-08-19T21:03:00Z">
          <w:r w:rsidR="000D5FEA" w:rsidDel="00283717">
            <w:rPr>
              <w:rFonts w:eastAsiaTheme="minorEastAsia"/>
            </w:rPr>
            <w:delText>,a</w:delText>
          </w:r>
        </w:del>
      </w:ins>
      <w:del w:id="1244" w:author="Chih-Lin Wei" w:date="2022-07-31T13:22:00Z">
        <w:r w:rsidDel="000D5FEA">
          <w:rPr>
            <w:rFonts w:eastAsiaTheme="minorEastAsia"/>
          </w:rPr>
          <w:delText>A</w:delText>
        </w:r>
      </w:del>
      <w:del w:id="1245" w:author="Yushih Lin" w:date="2022-07-28T09:45:00Z">
        <w:r>
          <w:rPr>
            <w:rFonts w:eastAsiaTheme="minorEastAsia"/>
          </w:rPr>
          <w:delText xml:space="preserve">nd </w:delText>
        </w:r>
      </w:del>
      <w:r w:rsidRPr="00BD1AAB">
        <w:rPr>
          <w:rFonts w:eastAsiaTheme="minorEastAsia"/>
        </w:rPr>
        <w:t>Fig</w:t>
      </w:r>
      <w:del w:id="1246" w:author="Yushih Lin" w:date="2022-07-28T09:45:00Z">
        <w:r w:rsidRPr="00BD1AAB">
          <w:rPr>
            <w:rFonts w:eastAsiaTheme="minorEastAsia"/>
          </w:rPr>
          <w:delText>.</w:delText>
        </w:r>
        <w:r w:rsidRPr="00FF2050">
          <w:rPr>
            <w:rFonts w:eastAsiaTheme="minorEastAsia"/>
          </w:rPr>
          <w:delText xml:space="preserve"> </w:delText>
        </w:r>
      </w:del>
      <w:ins w:id="1247" w:author="Yushih Lin" w:date="2022-07-28T09:45:00Z">
        <w:r w:rsidR="00E96E84">
          <w:rPr>
            <w:rFonts w:eastAsiaTheme="minorEastAsia"/>
          </w:rPr>
          <w:t>ure</w:t>
        </w:r>
        <w:r w:rsidR="00E96E84" w:rsidRPr="00FF2050">
          <w:rPr>
            <w:rFonts w:eastAsiaTheme="minorEastAsia"/>
          </w:rPr>
          <w:t xml:space="preserve"> </w:t>
        </w:r>
      </w:ins>
      <w:r w:rsidRPr="00FF2050">
        <w:rPr>
          <w:rFonts w:eastAsiaTheme="minorEastAsia"/>
        </w:rPr>
        <w:t>6</w:t>
      </w:r>
      <w:r w:rsidRPr="00CB0946">
        <w:rPr>
          <w:rFonts w:eastAsiaTheme="minorEastAsia"/>
        </w:rPr>
        <w:t xml:space="preserve"> </w:t>
      </w:r>
      <w:ins w:id="1248" w:author="user" w:date="2022-08-16T15:28:00Z">
        <w:r w:rsidRPr="00CB0946">
          <w:rPr>
            <w:rFonts w:eastAsiaTheme="minorEastAsia"/>
          </w:rPr>
          <w:t>show</w:t>
        </w:r>
      </w:ins>
      <w:ins w:id="1249" w:author="Yushih Lin" w:date="2022-07-28T09:45:00Z">
        <w:r w:rsidR="00E96E84">
          <w:rPr>
            <w:rFonts w:eastAsiaTheme="minorEastAsia"/>
          </w:rPr>
          <w:t>s</w:t>
        </w:r>
      </w:ins>
      <w:del w:id="1250" w:author="Yushih Lin" w:date="2022-07-28T09:45:00Z">
        <w:r w:rsidRPr="00CB0946" w:rsidDel="00E96E84">
          <w:rPr>
            <w:rFonts w:eastAsiaTheme="minorEastAsia"/>
          </w:rPr>
          <w:delText>ed</w:delText>
        </w:r>
      </w:del>
      <w:del w:id="1251" w:author="user" w:date="2022-08-16T15:28:00Z">
        <w:r w:rsidRPr="00CB0946">
          <w:rPr>
            <w:rFonts w:eastAsiaTheme="minorEastAsia"/>
          </w:rPr>
          <w:delText>showed</w:delText>
        </w:r>
      </w:del>
      <w:r w:rsidRPr="00CB0946">
        <w:rPr>
          <w:rFonts w:eastAsiaTheme="minorEastAsia"/>
        </w:rPr>
        <w:t xml:space="preserve"> each </w:t>
      </w:r>
      <w:r>
        <w:rPr>
          <w:rFonts w:eastAsiaTheme="minorEastAsia"/>
        </w:rPr>
        <w:t>of the</w:t>
      </w:r>
      <w:r w:rsidRPr="00CB0946">
        <w:rPr>
          <w:rFonts w:eastAsiaTheme="minorEastAsia"/>
        </w:rPr>
        <w:t xml:space="preserve"> </w:t>
      </w:r>
      <w:r>
        <w:rPr>
          <w:rFonts w:eastAsiaTheme="minorEastAsia"/>
        </w:rPr>
        <w:t>ten</w:t>
      </w:r>
      <w:r w:rsidRPr="00CB0946">
        <w:rPr>
          <w:rFonts w:eastAsiaTheme="minorEastAsia"/>
        </w:rPr>
        <w:t xml:space="preserve"> replicates</w:t>
      </w:r>
      <w:r>
        <w:rPr>
          <w:rFonts w:eastAsiaTheme="minorEastAsia"/>
        </w:rPr>
        <w:t xml:space="preserve"> from GC1 and GS1</w:t>
      </w:r>
      <w:r w:rsidRPr="00CB0946">
        <w:rPr>
          <w:rFonts w:eastAsiaTheme="minorEastAsia"/>
        </w:rPr>
        <w:t xml:space="preserve">. In addition, the </w:t>
      </w:r>
      <w:r>
        <w:rPr>
          <w:rFonts w:eastAsiaTheme="minorEastAsia"/>
        </w:rPr>
        <w:t>prokaryote biomass in GC1</w:t>
      </w:r>
      <w:r w:rsidRPr="00CB0946">
        <w:rPr>
          <w:rFonts w:eastAsiaTheme="minorEastAsia"/>
        </w:rPr>
        <w:t xml:space="preserve"> was significant</w:t>
      </w:r>
      <w:r>
        <w:rPr>
          <w:rFonts w:eastAsiaTheme="minorEastAsia"/>
        </w:rPr>
        <w:t>ly higher than in GS1</w:t>
      </w:r>
      <w:r w:rsidRPr="00CB0946">
        <w:rPr>
          <w:rFonts w:eastAsiaTheme="minorEastAsia"/>
        </w:rPr>
        <w:t xml:space="preserve"> (</w:t>
      </w:r>
      <w:r>
        <w:rPr>
          <w:rFonts w:eastAsiaTheme="minorEastAsia"/>
        </w:rPr>
        <w:t xml:space="preserve">Table 8, </w:t>
      </w:r>
      <w:r w:rsidRPr="00CB0946">
        <w:rPr>
          <w:rFonts w:eastAsiaTheme="minorEastAsia"/>
        </w:rPr>
        <w:t xml:space="preserve">t-test, p&lt;0.001). For the model input, the </w:t>
      </w:r>
      <w:r w:rsidRPr="00CB0946">
        <w:rPr>
          <w:rFonts w:eastAsiaTheme="minorEastAsia"/>
        </w:rPr>
        <w:lastRenderedPageBreak/>
        <w:t>average bacteria biomass was</w:t>
      </w:r>
      <w:r>
        <w:rPr>
          <w:rFonts w:eastAsiaTheme="minorEastAsia"/>
        </w:rPr>
        <w:t xml:space="preserve"> set to</w:t>
      </w:r>
      <w:r w:rsidRPr="00CB0946">
        <w:rPr>
          <w:rFonts w:eastAsiaTheme="minorEastAsia"/>
        </w:rPr>
        <w:t xml:space="preserve"> 65.31</w:t>
      </w:r>
      <m:oMath>
        <m:r>
          <w:rPr>
            <w:rFonts w:ascii="Cambria Math" w:eastAsiaTheme="minorEastAsia" w:hAnsi="Cambria Math"/>
          </w:rPr>
          <m:t>±</m:t>
        </m:r>
      </m:oMath>
      <w:r w:rsidRPr="00CB0946">
        <w:rPr>
          <w:rFonts w:eastAsiaTheme="minorEastAsia"/>
        </w:rPr>
        <w:t>12.74</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 xml:space="preserve">in GC1 </w:t>
      </w:r>
      <w:r w:rsidRPr="00CB0946">
        <w:rPr>
          <w:rFonts w:eastAsiaTheme="minorEastAsia"/>
        </w:rPr>
        <w:t>and 42.80</w:t>
      </w:r>
      <m:oMath>
        <m:r>
          <w:rPr>
            <w:rFonts w:ascii="Cambria Math" w:eastAsiaTheme="minorEastAsia" w:hAnsi="Cambria Math"/>
          </w:rPr>
          <m:t>±</m:t>
        </m:r>
      </m:oMath>
      <w:r w:rsidRPr="00CB0946">
        <w:rPr>
          <w:rFonts w:eastAsiaTheme="minorEastAsia"/>
        </w:rPr>
        <w:t>6.75</w:t>
      </w:r>
      <w:r w:rsidRPr="009B6FAE">
        <w:rPr>
          <w:kern w:val="0"/>
        </w:rPr>
        <w:t xml:space="preserve"> </w:t>
      </w:r>
      <w:r w:rsidRPr="00EB7A95">
        <w:rPr>
          <w:kern w:val="0"/>
        </w:rPr>
        <w:t>mg C/ m</w:t>
      </w:r>
      <w:r w:rsidRPr="00EB7A95">
        <w:rPr>
          <w:kern w:val="0"/>
          <w:vertAlign w:val="superscript"/>
        </w:rPr>
        <w:t>2</w:t>
      </w:r>
      <w:r>
        <w:rPr>
          <w:kern w:val="0"/>
        </w:rPr>
        <w:t xml:space="preserve"> in GS1</w:t>
      </w:r>
      <w:r w:rsidRPr="00CB0946">
        <w:rPr>
          <w:rFonts w:eastAsiaTheme="minorEastAsia"/>
        </w:rPr>
        <w:t>, respectively.</w:t>
      </w:r>
    </w:p>
    <w:p w14:paraId="5141B823" w14:textId="77777777" w:rsidR="004B5F27" w:rsidRPr="00DE071F" w:rsidRDefault="004B5F27" w:rsidP="00A675BB">
      <w:pPr>
        <w:pStyle w:val="111"/>
      </w:pPr>
      <w:bookmarkStart w:id="1252" w:name="_Toc111656045"/>
      <w:r w:rsidRPr="00DE071F">
        <w:t>Meiofauna biomass</w:t>
      </w:r>
      <w:bookmarkEnd w:id="1252"/>
    </w:p>
    <w:p w14:paraId="6141F439" w14:textId="77777777" w:rsidR="004B5F27" w:rsidRDefault="004B5F27" w:rsidP="004B5F27">
      <w:pPr>
        <w:ind w:firstLine="480"/>
        <w:rPr>
          <w:rFonts w:eastAsiaTheme="minorEastAsia"/>
        </w:rPr>
      </w:pPr>
      <w:r w:rsidRPr="00CB0946">
        <w:rPr>
          <w:rFonts w:eastAsiaTheme="minorEastAsia"/>
        </w:rPr>
        <w:t xml:space="preserve">Among </w:t>
      </w:r>
      <w:r>
        <w:rPr>
          <w:rFonts w:eastAsiaTheme="minorEastAsia"/>
        </w:rPr>
        <w:t xml:space="preserve">the </w:t>
      </w:r>
      <w:r w:rsidRPr="00CB0946">
        <w:rPr>
          <w:rFonts w:eastAsiaTheme="minorEastAsia"/>
        </w:rPr>
        <w:t>meiofauna</w:t>
      </w:r>
      <w:r>
        <w:rPr>
          <w:rFonts w:eastAsiaTheme="minorEastAsia"/>
        </w:rPr>
        <w:t xml:space="preserve"> taxa</w:t>
      </w:r>
      <w:r w:rsidRPr="00CB0946">
        <w:rPr>
          <w:rFonts w:eastAsiaTheme="minorEastAsia"/>
        </w:rPr>
        <w:t xml:space="preserve">, </w:t>
      </w:r>
      <w:r>
        <w:rPr>
          <w:rFonts w:eastAsiaTheme="minorEastAsia"/>
        </w:rPr>
        <w:t>n</w:t>
      </w:r>
      <w:r w:rsidRPr="00CB0946">
        <w:rPr>
          <w:rFonts w:eastAsiaTheme="minorEastAsia"/>
        </w:rPr>
        <w:t xml:space="preserve">ematodes were always the most abundant </w:t>
      </w:r>
      <w:r>
        <w:rPr>
          <w:rFonts w:eastAsiaTheme="minorEastAsia"/>
        </w:rPr>
        <w:t>group</w:t>
      </w:r>
      <w:r w:rsidRPr="00CB0946">
        <w:rPr>
          <w:rFonts w:eastAsiaTheme="minorEastAsia"/>
        </w:rPr>
        <w:t>, accounting for more than 90% of abundance (Giere, 2009; Danovaro, 2012). The meiofauna abundance with</w:t>
      </w:r>
      <w:r>
        <w:rPr>
          <w:rFonts w:eastAsiaTheme="minorEastAsia"/>
        </w:rPr>
        <w:t xml:space="preserve"> and without</w:t>
      </w:r>
      <w:r w:rsidRPr="00CB0946">
        <w:rPr>
          <w:rFonts w:eastAsiaTheme="minorEastAsia"/>
        </w:rPr>
        <w:t xml:space="preserve"> </w:t>
      </w:r>
      <w:r>
        <w:rPr>
          <w:rFonts w:eastAsiaTheme="minorEastAsia"/>
        </w:rPr>
        <w:t>n</w:t>
      </w:r>
      <w:r w:rsidRPr="00CB0946">
        <w:rPr>
          <w:rFonts w:eastAsiaTheme="minorEastAsia"/>
        </w:rPr>
        <w:t xml:space="preserve">ematodes was presented in </w:t>
      </w:r>
      <w:r w:rsidRPr="00BD1AAB">
        <w:rPr>
          <w:rFonts w:eastAsiaTheme="minorEastAsia"/>
        </w:rPr>
        <w:t>Fig. 7</w:t>
      </w:r>
      <w:r w:rsidRPr="00CB0946">
        <w:rPr>
          <w:rFonts w:eastAsiaTheme="minorEastAsia"/>
        </w:rPr>
        <w:t>. T</w:t>
      </w:r>
      <w:r>
        <w:rPr>
          <w:rFonts w:eastAsiaTheme="minorEastAsia"/>
        </w:rPr>
        <w:t>he t</w:t>
      </w:r>
      <w:r w:rsidRPr="00CB0946">
        <w:rPr>
          <w:rFonts w:eastAsiaTheme="minorEastAsia"/>
        </w:rPr>
        <w:t>otal meiofaunal abundance in GS1 was about two times higher than in GC1</w:t>
      </w:r>
      <w:r>
        <w:rPr>
          <w:rFonts w:eastAsiaTheme="minorEastAsia"/>
        </w:rPr>
        <w:t>.</w:t>
      </w:r>
      <w:r w:rsidRPr="00CB0946">
        <w:rPr>
          <w:rFonts w:eastAsiaTheme="minorEastAsia"/>
        </w:rPr>
        <w:t xml:space="preserve"> </w:t>
      </w:r>
      <w:r>
        <w:rPr>
          <w:rFonts w:eastAsiaTheme="minorEastAsia"/>
        </w:rPr>
        <w:t>B</w:t>
      </w:r>
      <w:r w:rsidRPr="00CB0946">
        <w:rPr>
          <w:rFonts w:eastAsiaTheme="minorEastAsia"/>
        </w:rPr>
        <w:t xml:space="preserve">esides, the </w:t>
      </w:r>
      <w:r>
        <w:rPr>
          <w:rFonts w:eastAsiaTheme="minorEastAsia"/>
        </w:rPr>
        <w:t xml:space="preserve">meiofaunal </w:t>
      </w:r>
      <w:r w:rsidRPr="00CB0946">
        <w:rPr>
          <w:rFonts w:eastAsiaTheme="minorEastAsia"/>
        </w:rPr>
        <w:t xml:space="preserve">composition differed between the two sites. </w:t>
      </w:r>
      <w:r>
        <w:rPr>
          <w:rFonts w:eastAsiaTheme="minorEastAsia"/>
        </w:rPr>
        <w:t>W</w:t>
      </w:r>
      <w:r w:rsidRPr="00CB0946">
        <w:rPr>
          <w:rFonts w:eastAsiaTheme="minorEastAsia"/>
        </w:rPr>
        <w:t xml:space="preserve">ithout </w:t>
      </w:r>
      <w:r>
        <w:rPr>
          <w:rFonts w:eastAsiaTheme="minorEastAsia"/>
        </w:rPr>
        <w:t>n</w:t>
      </w:r>
      <w:r w:rsidRPr="00CB0946">
        <w:rPr>
          <w:rFonts w:eastAsiaTheme="minorEastAsia"/>
        </w:rPr>
        <w:t xml:space="preserve">ematodes, </w:t>
      </w:r>
      <w:r>
        <w:rPr>
          <w:rFonts w:eastAsiaTheme="minorEastAsia"/>
        </w:rPr>
        <w:t>c</w:t>
      </w:r>
      <w:r w:rsidRPr="00CB0946">
        <w:rPr>
          <w:rFonts w:eastAsiaTheme="minorEastAsia"/>
        </w:rPr>
        <w:t>opepods were the most abundant group in GC1</w:t>
      </w:r>
      <w:r>
        <w:rPr>
          <w:rFonts w:eastAsiaTheme="minorEastAsia"/>
        </w:rPr>
        <w:t>.</w:t>
      </w:r>
      <w:r w:rsidRPr="00CB0946">
        <w:rPr>
          <w:rFonts w:eastAsiaTheme="minorEastAsia"/>
        </w:rPr>
        <w:t xml:space="preserve"> </w:t>
      </w:r>
      <w:r>
        <w:rPr>
          <w:rFonts w:eastAsiaTheme="minorEastAsia"/>
        </w:rPr>
        <w:t>In contrast</w:t>
      </w:r>
      <w:r w:rsidRPr="00CB0946">
        <w:rPr>
          <w:rFonts w:eastAsiaTheme="minorEastAsia"/>
        </w:rPr>
        <w:t xml:space="preserve">, </w:t>
      </w:r>
      <w:r>
        <w:rPr>
          <w:rFonts w:eastAsiaTheme="minorEastAsia"/>
        </w:rPr>
        <w:t>after removing nematodes,</w:t>
      </w:r>
      <w:r w:rsidRPr="00CB0946">
        <w:rPr>
          <w:rFonts w:eastAsiaTheme="minorEastAsia"/>
        </w:rPr>
        <w:t xml:space="preserve"> multiple groups </w:t>
      </w:r>
      <w:r>
        <w:rPr>
          <w:rFonts w:eastAsiaTheme="minorEastAsia"/>
        </w:rPr>
        <w:t>dominated the</w:t>
      </w:r>
      <w:r w:rsidRPr="00CB0946">
        <w:rPr>
          <w:rFonts w:eastAsiaTheme="minorEastAsia"/>
        </w:rPr>
        <w:t xml:space="preserve"> GS1, including </w:t>
      </w:r>
      <w:r>
        <w:rPr>
          <w:rFonts w:eastAsiaTheme="minorEastAsia"/>
        </w:rPr>
        <w:t>c</w:t>
      </w:r>
      <w:r w:rsidRPr="00CB0946">
        <w:rPr>
          <w:rFonts w:eastAsiaTheme="minorEastAsia"/>
        </w:rPr>
        <w:t xml:space="preserve">opepods, </w:t>
      </w:r>
      <w:r>
        <w:rPr>
          <w:rFonts w:eastAsiaTheme="minorEastAsia"/>
        </w:rPr>
        <w:t>p</w:t>
      </w:r>
      <w:r w:rsidRPr="00CB0946">
        <w:rPr>
          <w:rFonts w:eastAsiaTheme="minorEastAsia"/>
        </w:rPr>
        <w:t>olychae</w:t>
      </w:r>
      <w:r>
        <w:rPr>
          <w:rFonts w:eastAsiaTheme="minorEastAsia"/>
        </w:rPr>
        <w:t>tes</w:t>
      </w:r>
      <w:r w:rsidRPr="00CB0946">
        <w:rPr>
          <w:rFonts w:eastAsiaTheme="minorEastAsia"/>
        </w:rPr>
        <w:t xml:space="preserve">, </w:t>
      </w:r>
      <w:r>
        <w:rPr>
          <w:rFonts w:eastAsiaTheme="minorEastAsia"/>
        </w:rPr>
        <w:t>k</w:t>
      </w:r>
      <w:r w:rsidRPr="00CB0946">
        <w:rPr>
          <w:rFonts w:eastAsiaTheme="minorEastAsia"/>
        </w:rPr>
        <w:t>inorhynch</w:t>
      </w:r>
      <w:r>
        <w:rPr>
          <w:rFonts w:eastAsiaTheme="minorEastAsia"/>
        </w:rPr>
        <w:t>s</w:t>
      </w:r>
      <w:r w:rsidRPr="00CB0946">
        <w:rPr>
          <w:rFonts w:eastAsiaTheme="minorEastAsia"/>
        </w:rPr>
        <w:t xml:space="preserve">, and </w:t>
      </w:r>
      <w:r>
        <w:rPr>
          <w:rFonts w:eastAsiaTheme="minorEastAsia"/>
        </w:rPr>
        <w:t>t</w:t>
      </w:r>
      <w:r w:rsidRPr="00CB0946">
        <w:rPr>
          <w:rFonts w:eastAsiaTheme="minorEastAsia"/>
        </w:rPr>
        <w:t>urbellaria</w:t>
      </w:r>
      <w:r>
        <w:rPr>
          <w:rFonts w:eastAsiaTheme="minorEastAsia"/>
        </w:rPr>
        <w:t>ns</w:t>
      </w:r>
      <w:r w:rsidRPr="00CB0946">
        <w:rPr>
          <w:rFonts w:eastAsiaTheme="minorEastAsia"/>
        </w:rPr>
        <w:t xml:space="preserve">. </w:t>
      </w:r>
    </w:p>
    <w:p w14:paraId="3A4322EC" w14:textId="6E8A86B9" w:rsidR="004B5F27" w:rsidRPr="004B5F27" w:rsidRDefault="004B5F27" w:rsidP="004B5F27">
      <w:pPr>
        <w:ind w:firstLine="480"/>
        <w:rPr>
          <w:rFonts w:eastAsiaTheme="minorEastAsia"/>
        </w:rPr>
      </w:pPr>
      <w:r w:rsidRPr="00862E61">
        <w:rPr>
          <w:rFonts w:eastAsiaTheme="minorEastAsia"/>
        </w:rPr>
        <w:t xml:space="preserve">Fig. </w:t>
      </w:r>
      <w:r>
        <w:rPr>
          <w:rFonts w:eastAsiaTheme="minorEastAsia"/>
        </w:rPr>
        <w:t>8</w:t>
      </w:r>
      <w:r w:rsidRPr="00CB0946">
        <w:rPr>
          <w:rFonts w:eastAsiaTheme="minorEastAsia"/>
        </w:rPr>
        <w:t xml:space="preserve"> show</w:t>
      </w:r>
      <w:r>
        <w:rPr>
          <w:rFonts w:eastAsiaTheme="minorEastAsia"/>
        </w:rPr>
        <w:t>s</w:t>
      </w:r>
      <w:r w:rsidRPr="00CB0946">
        <w:rPr>
          <w:rFonts w:eastAsiaTheme="minorEastAsia"/>
        </w:rPr>
        <w:t xml:space="preserve"> the consolidated biomass from all taxa groups.</w:t>
      </w:r>
      <w:r>
        <w:rPr>
          <w:rFonts w:eastAsiaTheme="minorEastAsia"/>
        </w:rPr>
        <w:t xml:space="preserve"> The PERMDISP indicates</w:t>
      </w:r>
      <w:ins w:id="1253" w:author="user" w:date="2022-08-16T15:28:00Z">
        <w:r>
          <w:rPr>
            <w:rFonts w:eastAsiaTheme="minorEastAsia"/>
          </w:rPr>
          <w:t xml:space="preserve"> </w:t>
        </w:r>
      </w:ins>
      <w:ins w:id="1254" w:author="Yushih Lin" w:date="2022-07-28T11:20:00Z">
        <w:r w:rsidR="000627E1">
          <w:rPr>
            <w:rFonts w:eastAsiaTheme="minorEastAsia"/>
          </w:rPr>
          <w:t>that</w:t>
        </w:r>
        <w:r>
          <w:rPr>
            <w:rFonts w:eastAsiaTheme="minorEastAsia"/>
          </w:rPr>
          <w:t xml:space="preserve"> </w:t>
        </w:r>
      </w:ins>
      <w:r>
        <w:rPr>
          <w:rFonts w:eastAsiaTheme="minorEastAsia"/>
        </w:rPr>
        <w:t>the variation between habitat and</w:t>
      </w:r>
      <w:r>
        <w:rPr>
          <w:rFonts w:eastAsiaTheme="minorEastAsia" w:hint="eastAsia"/>
        </w:rPr>
        <w:t xml:space="preserve"> s</w:t>
      </w:r>
      <w:r>
        <w:rPr>
          <w:rFonts w:eastAsiaTheme="minorEastAsia"/>
        </w:rPr>
        <w:t xml:space="preserve">eason groups might not be homogeneous (Table 9, Habitat, </w:t>
      </w:r>
      <w:ins w:id="1255" w:author="user" w:date="2022-08-21T11:01:00Z">
        <w:r w:rsidR="008A57AB">
          <w:rPr>
            <w:rFonts w:eastAsiaTheme="minorEastAsia"/>
          </w:rPr>
          <w:t>p</w:t>
        </w:r>
      </w:ins>
      <w:del w:id="1256" w:author="user" w:date="2022-08-21T11:01:00Z">
        <w:r w:rsidDel="008A57AB">
          <w:rPr>
            <w:rFonts w:eastAsiaTheme="minorEastAsia"/>
          </w:rPr>
          <w:delText>P</w:delText>
        </w:r>
      </w:del>
      <w:r>
        <w:rPr>
          <w:rFonts w:eastAsiaTheme="minorEastAsia"/>
        </w:rPr>
        <w:t xml:space="preserve">=0.0001; Season, </w:t>
      </w:r>
      <w:ins w:id="1257" w:author="user" w:date="2022-08-21T11:01:00Z">
        <w:r w:rsidR="008A57AB">
          <w:rPr>
            <w:rFonts w:eastAsiaTheme="minorEastAsia"/>
          </w:rPr>
          <w:t>p</w:t>
        </w:r>
      </w:ins>
      <w:del w:id="1258" w:author="user" w:date="2022-08-21T11:01:00Z">
        <w:r w:rsidDel="008A57AB">
          <w:rPr>
            <w:rFonts w:eastAsiaTheme="minorEastAsia"/>
          </w:rPr>
          <w:delText>P</w:delText>
        </w:r>
      </w:del>
      <w:r>
        <w:rPr>
          <w:rFonts w:eastAsiaTheme="minorEastAsia"/>
        </w:rPr>
        <w:t>=0.0001).</w:t>
      </w:r>
      <w:r w:rsidRPr="009B1739">
        <w:rPr>
          <w:rFonts w:eastAsiaTheme="minorEastAsia"/>
        </w:rPr>
        <w:t xml:space="preserve"> </w:t>
      </w:r>
      <w:r>
        <w:rPr>
          <w:rFonts w:eastAsiaTheme="minorEastAsia"/>
        </w:rPr>
        <w:t>The PEMANOVA shows that the biomass in GS1 was significantly higher than GC1 (Table 9, PEMANOVA, p=0.0002).</w:t>
      </w:r>
      <w:r>
        <w:rPr>
          <w:rFonts w:eastAsiaTheme="minorEastAsia" w:hint="eastAsia"/>
        </w:rPr>
        <w:t xml:space="preserve"> </w:t>
      </w:r>
      <w:r w:rsidRPr="00CB0946">
        <w:rPr>
          <w:rFonts w:eastAsiaTheme="minorEastAsia"/>
        </w:rPr>
        <w:t xml:space="preserve">Regardless of the </w:t>
      </w:r>
      <w:r>
        <w:rPr>
          <w:rFonts w:eastAsiaTheme="minorEastAsia"/>
        </w:rPr>
        <w:t xml:space="preserve">habitat or </w:t>
      </w:r>
      <w:r w:rsidRPr="00CB0946">
        <w:rPr>
          <w:rFonts w:eastAsiaTheme="minorEastAsia"/>
        </w:rPr>
        <w:t xml:space="preserve">seasonal effect, </w:t>
      </w:r>
      <w:r>
        <w:rPr>
          <w:rFonts w:eastAsiaTheme="minorEastAsia"/>
        </w:rPr>
        <w:t xml:space="preserve">it should be noted that there were </w:t>
      </w:r>
      <w:r w:rsidRPr="00CB0946">
        <w:rPr>
          <w:rFonts w:eastAsiaTheme="minorEastAsia"/>
        </w:rPr>
        <w:t>only</w:t>
      </w:r>
      <w:r>
        <w:rPr>
          <w:rFonts w:eastAsiaTheme="minorEastAsia"/>
        </w:rPr>
        <w:t xml:space="preserve"> three samples for each site and only</w:t>
      </w:r>
      <w:r w:rsidRPr="00CB0946">
        <w:rPr>
          <w:rFonts w:eastAsiaTheme="minorEastAsia"/>
        </w:rPr>
        <w:t xml:space="preserve"> one sampling</w:t>
      </w:r>
      <w:r>
        <w:rPr>
          <w:rFonts w:eastAsiaTheme="minorEastAsia"/>
        </w:rPr>
        <w:t xml:space="preserve"> cruise</w:t>
      </w:r>
      <w:r w:rsidRPr="00CB0946">
        <w:rPr>
          <w:rFonts w:eastAsiaTheme="minorEastAsia"/>
        </w:rPr>
        <w:t xml:space="preserve"> for each season</w:t>
      </w:r>
      <w:r>
        <w:rPr>
          <w:rFonts w:eastAsiaTheme="minorEastAsia"/>
        </w:rPr>
        <w:t>. Given the limited sample size</w:t>
      </w:r>
      <w:r>
        <w:rPr>
          <w:rFonts w:eastAsiaTheme="minorEastAsia" w:hint="eastAsia"/>
        </w:rPr>
        <w:t>,</w:t>
      </w:r>
      <w:r w:rsidDel="007706DD">
        <w:rPr>
          <w:rFonts w:eastAsiaTheme="minorEastAsia"/>
          <w:color w:val="FF0000"/>
        </w:rPr>
        <w:t xml:space="preserve"> </w:t>
      </w:r>
      <w:r w:rsidRPr="00CB0946">
        <w:rPr>
          <w:rFonts w:eastAsiaTheme="minorEastAsia"/>
        </w:rPr>
        <w:t>the average meiofaunal biomass</w:t>
      </w:r>
      <w:r>
        <w:rPr>
          <w:rFonts w:eastAsiaTheme="minorEastAsia"/>
        </w:rPr>
        <w:t xml:space="preserve"> was used in the LIM </w:t>
      </w:r>
      <w:r>
        <w:rPr>
          <w:rFonts w:eastAsiaTheme="minorEastAsia"/>
        </w:rPr>
        <w:lastRenderedPageBreak/>
        <w:t>model</w:t>
      </w:r>
      <w:r w:rsidRPr="00CB0946">
        <w:rPr>
          <w:rFonts w:eastAsiaTheme="minorEastAsia"/>
        </w:rPr>
        <w:t xml:space="preserve">, which </w:t>
      </w:r>
      <w:r>
        <w:rPr>
          <w:rFonts w:eastAsiaTheme="minorEastAsia"/>
        </w:rPr>
        <w:t>is</w:t>
      </w:r>
      <w:r w:rsidRPr="00CB0946">
        <w:rPr>
          <w:rFonts w:eastAsiaTheme="minorEastAsia"/>
        </w:rPr>
        <w:t xml:space="preserve"> 1.49</w:t>
      </w:r>
      <m:oMath>
        <m:r>
          <w:rPr>
            <w:rFonts w:ascii="Cambria Math" w:eastAsiaTheme="minorEastAsia" w:hAnsi="Cambria Math"/>
          </w:rPr>
          <m:t>±</m:t>
        </m:r>
      </m:oMath>
      <w:r w:rsidRPr="00CB0946">
        <w:rPr>
          <w:rFonts w:eastAsiaTheme="minorEastAsia"/>
        </w:rPr>
        <w:t>1.53</w:t>
      </w:r>
      <w:r w:rsidRPr="009B6FAE">
        <w:rPr>
          <w:kern w:val="0"/>
        </w:rPr>
        <w:t xml:space="preserve"> </w:t>
      </w:r>
      <w:r w:rsidRPr="00EB7A95">
        <w:rPr>
          <w:kern w:val="0"/>
        </w:rPr>
        <w:t>mg C/ m</w:t>
      </w:r>
      <w:r w:rsidRPr="00EB7A95">
        <w:rPr>
          <w:kern w:val="0"/>
          <w:vertAlign w:val="superscript"/>
        </w:rPr>
        <w:t>2</w:t>
      </w:r>
      <w:r w:rsidRPr="00CB0946">
        <w:rPr>
          <w:rFonts w:eastAsiaTheme="minorEastAsia"/>
        </w:rPr>
        <w:t xml:space="preserve"> in GC1 and 33.39</w:t>
      </w:r>
      <m:oMath>
        <m:r>
          <w:rPr>
            <w:rFonts w:ascii="Cambria Math" w:eastAsiaTheme="minorEastAsia" w:hAnsi="Cambria Math"/>
          </w:rPr>
          <m:t>±</m:t>
        </m:r>
      </m:oMath>
      <w:r w:rsidRPr="00CB0946">
        <w:rPr>
          <w:rFonts w:eastAsiaTheme="minorEastAsia"/>
        </w:rPr>
        <w:t xml:space="preserve">26.48 </w:t>
      </w:r>
      <w:r w:rsidRPr="00EB7A95">
        <w:rPr>
          <w:kern w:val="0"/>
        </w:rPr>
        <w:t>mg C/ m</w:t>
      </w:r>
      <w:r w:rsidRPr="00EB7A95">
        <w:rPr>
          <w:kern w:val="0"/>
          <w:vertAlign w:val="superscript"/>
        </w:rPr>
        <w:t>2</w:t>
      </w:r>
      <w:r w:rsidRPr="00CB0946">
        <w:rPr>
          <w:rFonts w:eastAsiaTheme="minorEastAsia"/>
        </w:rPr>
        <w:t xml:space="preserve"> in GS1.</w:t>
      </w:r>
      <w:r>
        <w:rPr>
          <w:rFonts w:eastAsiaTheme="minorEastAsia"/>
        </w:rPr>
        <w:t xml:space="preserve"> </w:t>
      </w:r>
    </w:p>
    <w:p w14:paraId="3C9F8702" w14:textId="77777777" w:rsidR="004B5F27" w:rsidRDefault="004B5F27" w:rsidP="00A675BB">
      <w:pPr>
        <w:pStyle w:val="111"/>
      </w:pPr>
      <w:bookmarkStart w:id="1259" w:name="_Toc111656046"/>
      <w:r>
        <w:t>Macrof</w:t>
      </w:r>
      <w:r w:rsidRPr="00B527AA">
        <w:t>auna biomass</w:t>
      </w:r>
      <w:bookmarkEnd w:id="1259"/>
      <w:r>
        <w:t xml:space="preserve"> </w:t>
      </w:r>
    </w:p>
    <w:p w14:paraId="4F0B384F" w14:textId="652C4590" w:rsidR="004B5F27" w:rsidRPr="00CB0946" w:rsidRDefault="004B5F27" w:rsidP="004B5F27">
      <w:pPr>
        <w:ind w:firstLine="480"/>
      </w:pPr>
      <w:r w:rsidRPr="00CB0946">
        <w:rPr>
          <w:rFonts w:eastAsiaTheme="minorEastAsia"/>
        </w:rPr>
        <w:t xml:space="preserve">Macrofauna sampling was conducted </w:t>
      </w:r>
      <w:r>
        <w:rPr>
          <w:rFonts w:eastAsiaTheme="minorEastAsia"/>
        </w:rPr>
        <w:t>for</w:t>
      </w:r>
      <w:r w:rsidRPr="00CB0946">
        <w:rPr>
          <w:rFonts w:eastAsiaTheme="minorEastAsia"/>
        </w:rPr>
        <w:t xml:space="preserve"> eight cruises </w:t>
      </w:r>
      <w:r>
        <w:rPr>
          <w:rFonts w:eastAsiaTheme="minorEastAsia"/>
        </w:rPr>
        <w:t>across</w:t>
      </w:r>
      <w:r w:rsidRPr="00CB0946">
        <w:rPr>
          <w:rFonts w:eastAsiaTheme="minorEastAsia"/>
        </w:rPr>
        <w:t xml:space="preserve"> the two habitats. In general, </w:t>
      </w:r>
      <w:r>
        <w:rPr>
          <w:rFonts w:eastAsiaTheme="minorEastAsia"/>
        </w:rPr>
        <w:t>p</w:t>
      </w:r>
      <w:r w:rsidRPr="00CB0946">
        <w:rPr>
          <w:rFonts w:eastAsiaTheme="minorEastAsia"/>
        </w:rPr>
        <w:t xml:space="preserve">olychaetes account for half of the total abundance and around one-third to half of the total species richness </w:t>
      </w:r>
      <w:r>
        <w:rPr>
          <w:rFonts w:eastAsiaTheme="minorEastAsia"/>
        </w:rPr>
        <w:t>in</w:t>
      </w:r>
      <w:r w:rsidRPr="00CB0946">
        <w:rPr>
          <w:rFonts w:eastAsiaTheme="minorEastAsia"/>
        </w:rPr>
        <w:t xml:space="preserve"> macrofauna</w:t>
      </w:r>
      <w:r>
        <w:rPr>
          <w:rFonts w:eastAsiaTheme="minorEastAsia"/>
        </w:rPr>
        <w:t xml:space="preserve"> communities</w:t>
      </w:r>
      <w:r w:rsidRPr="00CB0946">
        <w:rPr>
          <w:rFonts w:eastAsiaTheme="minorEastAsia"/>
        </w:rPr>
        <w:t xml:space="preserve"> (Gage and Tyler, 1991). In our sampling, </w:t>
      </w:r>
      <w:r>
        <w:rPr>
          <w:rFonts w:eastAsiaTheme="minorEastAsia"/>
        </w:rPr>
        <w:t>p</w:t>
      </w:r>
      <w:r w:rsidRPr="00CB0946">
        <w:rPr>
          <w:rFonts w:eastAsiaTheme="minorEastAsia"/>
        </w:rPr>
        <w:t>olychaetes dominated the macrofauna assemblages in all cruises</w:t>
      </w:r>
      <w:r>
        <w:rPr>
          <w:rFonts w:eastAsiaTheme="minorEastAsia"/>
        </w:rPr>
        <w:t xml:space="preserve"> (Fig. 9)</w:t>
      </w:r>
      <w:del w:id="1260" w:author="Yushih Lin" w:date="2022-07-28T11:57:00Z">
        <w:r>
          <w:rPr>
            <w:rFonts w:eastAsiaTheme="minorEastAsia"/>
          </w:rPr>
          <w:delText>.</w:delText>
        </w:r>
      </w:del>
      <w:ins w:id="1261" w:author="Yushih Lin" w:date="2022-07-28T11:57:00Z">
        <w:r w:rsidR="00035C6A">
          <w:rPr>
            <w:rFonts w:eastAsiaTheme="minorEastAsia"/>
          </w:rPr>
          <w:t>,</w:t>
        </w:r>
      </w:ins>
      <w:r w:rsidRPr="00CB0946">
        <w:rPr>
          <w:rFonts w:eastAsiaTheme="minorEastAsia"/>
        </w:rPr>
        <w:t xml:space="preserve"> </w:t>
      </w:r>
      <w:del w:id="1262" w:author="Chih-Lin Wei" w:date="2022-07-31T13:29:00Z">
        <w:r w:rsidRPr="00CB0946" w:rsidDel="000D5FEA">
          <w:rPr>
            <w:rFonts w:eastAsiaTheme="minorEastAsia"/>
          </w:rPr>
          <w:delText xml:space="preserve">while </w:delText>
        </w:r>
      </w:del>
      <w:ins w:id="1263" w:author="Yushih Lin" w:date="2022-07-28T11:57:00Z">
        <w:r w:rsidR="00035C6A">
          <w:rPr>
            <w:rFonts w:eastAsiaTheme="minorEastAsia"/>
          </w:rPr>
          <w:t>but</w:t>
        </w:r>
        <w:r w:rsidR="00035C6A" w:rsidRPr="00CB0946">
          <w:rPr>
            <w:rFonts w:eastAsiaTheme="minorEastAsia"/>
          </w:rPr>
          <w:t xml:space="preserve"> </w:t>
        </w:r>
      </w:ins>
      <w:ins w:id="1264" w:author="user" w:date="2022-08-16T15:28:00Z">
        <w:r w:rsidRPr="00CB0946">
          <w:rPr>
            <w:rFonts w:eastAsiaTheme="minorEastAsia"/>
          </w:rPr>
          <w:t xml:space="preserve">the </w:t>
        </w:r>
      </w:ins>
      <w:ins w:id="1265" w:author="Yushih Lin" w:date="2022-07-28T11:58:00Z">
        <w:r w:rsidR="00035C6A">
          <w:rPr>
            <w:rFonts w:eastAsiaTheme="minorEastAsia"/>
          </w:rPr>
          <w:t>community</w:t>
        </w:r>
      </w:ins>
      <w:del w:id="1266" w:author="Chih-Lin Wei" w:date="2022-07-31T13:29:00Z">
        <w:r w:rsidRPr="00CB0946" w:rsidDel="000D5FEA">
          <w:rPr>
            <w:rFonts w:eastAsiaTheme="minorEastAsia"/>
          </w:rPr>
          <w:delText>t</w:delText>
        </w:r>
      </w:del>
      <w:ins w:id="1267" w:author="Chih-Lin Wei" w:date="2022-07-31T13:29:00Z">
        <w:del w:id="1268" w:author="user" w:date="2022-08-20T17:01:00Z">
          <w:r w:rsidR="000D5FEA" w:rsidDel="001A1AB5">
            <w:rPr>
              <w:rFonts w:eastAsiaTheme="minorEastAsia"/>
            </w:rPr>
            <w:delText>T</w:delText>
          </w:r>
        </w:del>
      </w:ins>
      <w:ins w:id="1269" w:author="Yushih Lin" w:date="2022-07-28T11:58:00Z">
        <w:del w:id="1270" w:author="user" w:date="2022-08-20T17:01:00Z">
          <w:r w:rsidRPr="00CB0946" w:rsidDel="001A1AB5">
            <w:rPr>
              <w:rFonts w:eastAsiaTheme="minorEastAsia"/>
            </w:rPr>
            <w:delText xml:space="preserve"> </w:delText>
          </w:r>
        </w:del>
      </w:ins>
      <w:del w:id="1271" w:author="user" w:date="2022-08-20T17:01:00Z">
        <w:r w:rsidRPr="00CB0946" w:rsidDel="001A1AB5">
          <w:rPr>
            <w:rFonts w:eastAsiaTheme="minorEastAsia"/>
          </w:rPr>
          <w:delText>composition</w:delText>
        </w:r>
      </w:del>
      <w:r w:rsidRPr="00CB0946">
        <w:rPr>
          <w:rFonts w:eastAsiaTheme="minorEastAsia"/>
        </w:rPr>
        <w:t xml:space="preserve"> on the slope was relatively </w:t>
      </w:r>
      <w:ins w:id="1272" w:author="Chih-Lin Wei" w:date="2022-07-31T13:29:00Z">
        <w:r w:rsidR="000D5FEA">
          <w:rPr>
            <w:rFonts w:eastAsiaTheme="minorEastAsia"/>
          </w:rPr>
          <w:t>more diverse than in the canyon</w:t>
        </w:r>
      </w:ins>
      <w:del w:id="1273" w:author="Chih-Lin Wei" w:date="2022-07-31T13:29:00Z">
        <w:r w:rsidRPr="00CB0946" w:rsidDel="000D5FEA">
          <w:rPr>
            <w:rFonts w:eastAsiaTheme="minorEastAsia"/>
          </w:rPr>
          <w:delText>many and various</w:delText>
        </w:r>
      </w:del>
      <w:ins w:id="1274" w:author="Yushih Lin" w:date="2022-07-28T11:58:00Z">
        <w:del w:id="1275" w:author="user" w:date="2022-08-20T17:01:00Z">
          <w:r w:rsidR="00035C6A" w:rsidDel="001A1AB5">
            <w:rPr>
              <w:rFonts w:eastAsiaTheme="minorEastAsia"/>
            </w:rPr>
            <w:delText>diverse</w:delText>
          </w:r>
        </w:del>
      </w:ins>
      <w:r w:rsidRPr="00CB0946">
        <w:rPr>
          <w:rFonts w:eastAsiaTheme="minorEastAsia"/>
        </w:rPr>
        <w:t>.</w:t>
      </w:r>
    </w:p>
    <w:p w14:paraId="7C7C0DB4" w14:textId="58F1F74F" w:rsidR="004B5F27" w:rsidRDefault="004B5F27" w:rsidP="004B5F27">
      <w:pPr>
        <w:ind w:firstLine="480"/>
        <w:rPr>
          <w:rFonts w:eastAsiaTheme="minorEastAsia"/>
        </w:rPr>
      </w:pPr>
      <w:r w:rsidRPr="00CB0946">
        <w:rPr>
          <w:rFonts w:eastAsiaTheme="minorEastAsia"/>
        </w:rPr>
        <w:t xml:space="preserve">Macrofaunal biomass in two sites was calculated and presented in </w:t>
      </w:r>
      <w:r w:rsidRPr="00BD1AAB">
        <w:rPr>
          <w:rFonts w:eastAsiaTheme="minorEastAsia"/>
        </w:rPr>
        <w:t>Fig. 10.</w:t>
      </w:r>
      <w:r w:rsidRPr="00CB0946">
        <w:rPr>
          <w:rFonts w:eastAsiaTheme="minorEastAsia"/>
        </w:rPr>
        <w:t xml:space="preserve"> Note the difference in the scale of the y-axis. </w:t>
      </w:r>
      <w:r>
        <w:rPr>
          <w:rFonts w:eastAsiaTheme="minorEastAsia"/>
        </w:rPr>
        <w:t>The b</w:t>
      </w:r>
      <w:r w:rsidRPr="00CB0946">
        <w:rPr>
          <w:rFonts w:eastAsiaTheme="minorEastAsia"/>
        </w:rPr>
        <w:t>iomass was about an order of magnitude lower</w:t>
      </w:r>
      <w:r>
        <w:rPr>
          <w:rFonts w:eastAsiaTheme="minorEastAsia"/>
        </w:rPr>
        <w:t>,</w:t>
      </w:r>
      <w:r w:rsidRPr="00CB0946">
        <w:rPr>
          <w:rFonts w:eastAsiaTheme="minorEastAsia"/>
        </w:rPr>
        <w:t xml:space="preserve"> </w:t>
      </w:r>
      <w:r>
        <w:rPr>
          <w:rFonts w:eastAsiaTheme="minorEastAsia"/>
        </w:rPr>
        <w:t xml:space="preserve">and </w:t>
      </w:r>
      <w:r w:rsidRPr="00CB0946">
        <w:rPr>
          <w:rFonts w:eastAsiaTheme="minorEastAsia"/>
        </w:rPr>
        <w:t xml:space="preserve">abundance was </w:t>
      </w:r>
      <w:r>
        <w:rPr>
          <w:rFonts w:eastAsiaTheme="minorEastAsia"/>
        </w:rPr>
        <w:t xml:space="preserve">about </w:t>
      </w:r>
      <w:r w:rsidRPr="00CB0946">
        <w:rPr>
          <w:rFonts w:eastAsiaTheme="minorEastAsia"/>
        </w:rPr>
        <w:t>five times lower</w:t>
      </w:r>
      <w:r>
        <w:rPr>
          <w:rFonts w:eastAsiaTheme="minorEastAsia"/>
        </w:rPr>
        <w:t xml:space="preserve"> in the GC1</w:t>
      </w:r>
      <w:r w:rsidRPr="00CB0946">
        <w:rPr>
          <w:rFonts w:eastAsiaTheme="minorEastAsia"/>
        </w:rPr>
        <w:t xml:space="preserve"> than </w:t>
      </w:r>
      <w:r>
        <w:rPr>
          <w:rFonts w:eastAsiaTheme="minorEastAsia"/>
        </w:rPr>
        <w:t>in GS1</w:t>
      </w:r>
      <w:r w:rsidRPr="00CB0946">
        <w:rPr>
          <w:rFonts w:eastAsiaTheme="minorEastAsia"/>
        </w:rPr>
        <w:t xml:space="preserve">. </w:t>
      </w:r>
      <w:r>
        <w:rPr>
          <w:rFonts w:eastAsiaTheme="minorEastAsia"/>
        </w:rPr>
        <w:t xml:space="preserve">The PERMDISP </w:t>
      </w:r>
      <w:r w:rsidRPr="00CB0946">
        <w:rPr>
          <w:rFonts w:eastAsiaTheme="minorEastAsia"/>
        </w:rPr>
        <w:t xml:space="preserve">showed </w:t>
      </w:r>
      <w:r>
        <w:rPr>
          <w:rFonts w:eastAsiaTheme="minorEastAsia"/>
        </w:rPr>
        <w:t xml:space="preserve">a </w:t>
      </w:r>
      <w:r w:rsidRPr="00CB0946">
        <w:rPr>
          <w:rFonts w:eastAsiaTheme="minorEastAsia"/>
        </w:rPr>
        <w:t>significant difference</w:t>
      </w:r>
      <w:r>
        <w:rPr>
          <w:rFonts w:eastAsiaTheme="minorEastAsia"/>
        </w:rPr>
        <w:t xml:space="preserve"> in variance between habitat groups but not between season groups</w:t>
      </w:r>
      <w:r>
        <w:rPr>
          <w:rFonts w:eastAsiaTheme="minorEastAsia" w:hint="eastAsia"/>
        </w:rPr>
        <w:t xml:space="preserve"> (</w:t>
      </w:r>
      <w:r>
        <w:rPr>
          <w:rFonts w:eastAsiaTheme="minorEastAsia"/>
        </w:rPr>
        <w:t xml:space="preserve">Table 10, </w:t>
      </w:r>
      <w:r>
        <w:rPr>
          <w:rFonts w:eastAsiaTheme="minorEastAsia" w:hint="eastAsia"/>
        </w:rPr>
        <w:t>PERMDISP,</w:t>
      </w:r>
      <w:r>
        <w:rPr>
          <w:rFonts w:eastAsiaTheme="minorEastAsia"/>
        </w:rPr>
        <w:t xml:space="preserve"> Habitat, </w:t>
      </w:r>
      <w:ins w:id="1276" w:author="user" w:date="2022-08-21T11:01:00Z">
        <w:r w:rsidR="008A57AB">
          <w:rPr>
            <w:rFonts w:eastAsiaTheme="minorEastAsia"/>
          </w:rPr>
          <w:t>p</w:t>
        </w:r>
      </w:ins>
      <w:del w:id="1277" w:author="user" w:date="2022-08-21T11:01:00Z">
        <w:r w:rsidDel="008A57AB">
          <w:rPr>
            <w:rFonts w:eastAsiaTheme="minorEastAsia"/>
          </w:rPr>
          <w:delText>P</w:delText>
        </w:r>
      </w:del>
      <w:r>
        <w:rPr>
          <w:rFonts w:eastAsiaTheme="minorEastAsia"/>
        </w:rPr>
        <w:t xml:space="preserve">=0.0001; Season, </w:t>
      </w:r>
      <w:ins w:id="1278" w:author="user" w:date="2022-08-21T11:01:00Z">
        <w:r w:rsidR="008A57AB">
          <w:rPr>
            <w:rFonts w:eastAsiaTheme="minorEastAsia"/>
          </w:rPr>
          <w:t>p</w:t>
        </w:r>
      </w:ins>
      <w:del w:id="1279" w:author="user" w:date="2022-08-21T11:01:00Z">
        <w:r w:rsidDel="008A57AB">
          <w:rPr>
            <w:rFonts w:eastAsiaTheme="minorEastAsia"/>
          </w:rPr>
          <w:delText>P</w:delText>
        </w:r>
      </w:del>
      <w:r>
        <w:rPr>
          <w:rFonts w:eastAsiaTheme="minorEastAsia"/>
        </w:rPr>
        <w:t>=0.298</w:t>
      </w:r>
      <w:r>
        <w:rPr>
          <w:rFonts w:eastAsiaTheme="minorEastAsia" w:hint="eastAsia"/>
        </w:rPr>
        <w:t>)</w:t>
      </w:r>
      <w:r>
        <w:rPr>
          <w:rFonts w:eastAsiaTheme="minorEastAsia"/>
        </w:rPr>
        <w:t xml:space="preserve">. </w:t>
      </w:r>
      <w:r w:rsidRPr="00CB0946">
        <w:rPr>
          <w:rFonts w:eastAsiaTheme="minorEastAsia"/>
        </w:rPr>
        <w:t>In addition, the</w:t>
      </w:r>
      <w:r>
        <w:rPr>
          <w:rFonts w:eastAsiaTheme="minorEastAsia"/>
        </w:rPr>
        <w:t xml:space="preserve">re was a </w:t>
      </w:r>
      <w:r w:rsidRPr="00CB0946">
        <w:rPr>
          <w:rFonts w:eastAsiaTheme="minorEastAsia"/>
        </w:rPr>
        <w:t>significant</w:t>
      </w:r>
      <w:r>
        <w:rPr>
          <w:rFonts w:eastAsiaTheme="minorEastAsia"/>
        </w:rPr>
        <w:t xml:space="preserve"> biomass difference between habitats but not between </w:t>
      </w:r>
      <w:del w:id="1280" w:author="Chih-Lin Wei" w:date="2022-07-31T13:30:00Z">
        <w:r w:rsidDel="000D5FEA">
          <w:rPr>
            <w:rFonts w:eastAsiaTheme="minorEastAsia"/>
          </w:rPr>
          <w:delText xml:space="preserve">different </w:delText>
        </w:r>
      </w:del>
      <w:r>
        <w:rPr>
          <w:rFonts w:eastAsiaTheme="minorEastAsia"/>
        </w:rPr>
        <w:t xml:space="preserve">seasons </w:t>
      </w:r>
      <w:r w:rsidRPr="00CB0946">
        <w:rPr>
          <w:rFonts w:eastAsiaTheme="minorEastAsia"/>
        </w:rPr>
        <w:t>(</w:t>
      </w:r>
      <w:r>
        <w:rPr>
          <w:rFonts w:eastAsiaTheme="minorEastAsia"/>
        </w:rPr>
        <w:t xml:space="preserve">Table 10, </w:t>
      </w:r>
      <w:r>
        <w:rPr>
          <w:rFonts w:eastAsiaTheme="minorEastAsia" w:hint="eastAsia"/>
        </w:rPr>
        <w:t>PERMANOVA</w:t>
      </w:r>
      <w:r>
        <w:rPr>
          <w:rFonts w:eastAsiaTheme="minorEastAsia"/>
        </w:rPr>
        <w:t xml:space="preserve">, Habitat, </w:t>
      </w:r>
      <w:r w:rsidRPr="00CB0946">
        <w:rPr>
          <w:rFonts w:eastAsiaTheme="minorEastAsia"/>
        </w:rPr>
        <w:t>p&lt;0.0001</w:t>
      </w:r>
      <w:r>
        <w:rPr>
          <w:rFonts w:eastAsiaTheme="minorEastAsia"/>
        </w:rPr>
        <w:t xml:space="preserve">; Season, </w:t>
      </w:r>
      <w:ins w:id="1281" w:author="user" w:date="2022-08-21T11:02:00Z">
        <w:r w:rsidR="008A57AB">
          <w:rPr>
            <w:rFonts w:eastAsiaTheme="minorEastAsia"/>
          </w:rPr>
          <w:t>p</w:t>
        </w:r>
      </w:ins>
      <w:del w:id="1282" w:author="user" w:date="2022-08-21T11:01:00Z">
        <w:r w:rsidDel="008A57AB">
          <w:rPr>
            <w:rFonts w:eastAsiaTheme="minorEastAsia"/>
          </w:rPr>
          <w:delText>P</w:delText>
        </w:r>
      </w:del>
      <w:r>
        <w:rPr>
          <w:rFonts w:eastAsiaTheme="minorEastAsia"/>
        </w:rPr>
        <w:t>=0.1906</w:t>
      </w:r>
      <w:r w:rsidRPr="00CB0946">
        <w:rPr>
          <w:rFonts w:eastAsiaTheme="minorEastAsia"/>
        </w:rPr>
        <w:t xml:space="preserve">). </w:t>
      </w:r>
      <w:r>
        <w:rPr>
          <w:rFonts w:eastAsiaTheme="minorEastAsia"/>
        </w:rPr>
        <w:t>Consequently</w:t>
      </w:r>
      <w:r w:rsidRPr="00CB0946">
        <w:rPr>
          <w:rFonts w:eastAsiaTheme="minorEastAsia"/>
        </w:rPr>
        <w:t xml:space="preserve">, the </w:t>
      </w:r>
      <w:r>
        <w:rPr>
          <w:rFonts w:eastAsiaTheme="minorEastAsia"/>
        </w:rPr>
        <w:t xml:space="preserve">average </w:t>
      </w:r>
      <w:r w:rsidRPr="00CB0946">
        <w:rPr>
          <w:rFonts w:eastAsiaTheme="minorEastAsia"/>
        </w:rPr>
        <w:t>biomass was taken with the value</w:t>
      </w:r>
      <w:r>
        <w:rPr>
          <w:rFonts w:eastAsiaTheme="minorEastAsia"/>
        </w:rPr>
        <w:t>s</w:t>
      </w:r>
      <w:r w:rsidRPr="00CB0946">
        <w:rPr>
          <w:rFonts w:eastAsiaTheme="minorEastAsia"/>
        </w:rPr>
        <w:t xml:space="preserve"> of 3.65</w:t>
      </w:r>
      <m:oMath>
        <m:r>
          <w:rPr>
            <w:rFonts w:ascii="Cambria Math" w:eastAsiaTheme="minorEastAsia" w:hAnsi="Cambria Math"/>
          </w:rPr>
          <m:t>±</m:t>
        </m:r>
      </m:oMath>
      <w:r w:rsidRPr="00CB0946">
        <w:rPr>
          <w:rFonts w:eastAsiaTheme="minorEastAsia"/>
        </w:rPr>
        <w:t xml:space="preserve">7.70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GC1 and 80.20</w:t>
      </w:r>
      <m:oMath>
        <m:r>
          <w:rPr>
            <w:rFonts w:ascii="Cambria Math" w:eastAsiaTheme="minorEastAsia" w:hAnsi="Cambria Math"/>
          </w:rPr>
          <m:t>±</m:t>
        </m:r>
        <m:r>
          <w:del w:id="1283" w:author="user" w:date="2022-08-19T20:15:00Z">
            <w:rPr>
              <w:rFonts w:ascii="Cambria Math" w:eastAsiaTheme="minorEastAsia" w:hAnsi="Cambria Math"/>
            </w:rPr>
            <m:t> </m:t>
          </w:del>
        </m:r>
        <m:r>
          <m:rPr>
            <m:nor/>
          </m:rPr>
          <w:rPr>
            <w:rFonts w:eastAsiaTheme="minorEastAsia"/>
          </w:rPr>
          <m:t>66.10</m:t>
        </m:r>
      </m:oMath>
      <w:r w:rsidRPr="00CB0946">
        <w:rPr>
          <w:rFonts w:eastAsiaTheme="minorEastAsia"/>
        </w:rPr>
        <w:t xml:space="preserve"> </w:t>
      </w:r>
      <w:r w:rsidRPr="00EB7A95">
        <w:rPr>
          <w:kern w:val="0"/>
        </w:rPr>
        <w:t>mg C/ m</w:t>
      </w:r>
      <w:r w:rsidRPr="00EB7A95">
        <w:rPr>
          <w:kern w:val="0"/>
          <w:vertAlign w:val="superscript"/>
        </w:rPr>
        <w:t>2</w:t>
      </w:r>
      <w:r w:rsidRPr="00CB0946">
        <w:rPr>
          <w:rFonts w:eastAsiaTheme="minorEastAsia"/>
        </w:rPr>
        <w:t xml:space="preserve"> </w:t>
      </w:r>
      <w:r>
        <w:rPr>
          <w:rFonts w:eastAsiaTheme="minorEastAsia"/>
        </w:rPr>
        <w:t>for</w:t>
      </w:r>
      <w:r w:rsidRPr="00CB0946">
        <w:rPr>
          <w:rFonts w:eastAsiaTheme="minorEastAsia"/>
        </w:rPr>
        <w:t xml:space="preserve"> GS1.</w:t>
      </w:r>
    </w:p>
    <w:p w14:paraId="3E26BEE2" w14:textId="7BAC8311" w:rsidR="004B5F27" w:rsidRDefault="004B5F27" w:rsidP="004B5F27">
      <w:pPr>
        <w:ind w:firstLine="480"/>
        <w:rPr>
          <w:rFonts w:eastAsiaTheme="minorEastAsia"/>
        </w:rPr>
      </w:pPr>
      <w:r w:rsidRPr="00005978">
        <w:rPr>
          <w:rFonts w:eastAsiaTheme="minorEastAsia"/>
        </w:rPr>
        <w:t xml:space="preserve">The standing stocks of all compartments </w:t>
      </w:r>
      <w:ins w:id="1284" w:author="Yushih Lin" w:date="2022-07-28T12:02:00Z">
        <w:r w:rsidR="00035C6A">
          <w:rPr>
            <w:rFonts w:eastAsiaTheme="minorEastAsia"/>
          </w:rPr>
          <w:t>for</w:t>
        </w:r>
      </w:ins>
      <w:del w:id="1285" w:author="Yushih Lin" w:date="2022-07-28T12:02:00Z">
        <w:r w:rsidRPr="00005978">
          <w:rPr>
            <w:rFonts w:eastAsiaTheme="minorEastAsia"/>
          </w:rPr>
          <w:delText>in</w:delText>
        </w:r>
      </w:del>
      <w:r w:rsidRPr="00005978">
        <w:rPr>
          <w:rFonts w:eastAsiaTheme="minorEastAsia"/>
        </w:rPr>
        <w:t xml:space="preserve"> the model were presented in </w:t>
      </w:r>
      <w:r w:rsidRPr="00BD1AAB">
        <w:rPr>
          <w:rFonts w:eastAsiaTheme="minorEastAsia"/>
        </w:rPr>
        <w:t>Table 5</w:t>
      </w:r>
      <w:r w:rsidRPr="00005978">
        <w:rPr>
          <w:rFonts w:eastAsiaTheme="minorEastAsia"/>
        </w:rPr>
        <w:t xml:space="preserve">, while only the mean values were used for the LIM model input. </w:t>
      </w:r>
      <w:r>
        <w:rPr>
          <w:rFonts w:eastAsiaTheme="minorEastAsia"/>
        </w:rPr>
        <w:t>E</w:t>
      </w:r>
      <w:r w:rsidRPr="00005978">
        <w:rPr>
          <w:rFonts w:eastAsiaTheme="minorEastAsia"/>
        </w:rPr>
        <w:t xml:space="preserve">xcept for the bacteria, </w:t>
      </w:r>
      <w:r w:rsidRPr="00005978">
        <w:rPr>
          <w:rFonts w:eastAsiaTheme="minorEastAsia"/>
        </w:rPr>
        <w:lastRenderedPageBreak/>
        <w:t xml:space="preserve">the OC contents in standing stocks </w:t>
      </w:r>
      <w:ins w:id="1286" w:author="Yushih Lin" w:date="2022-07-28T12:03:00Z">
        <w:r w:rsidR="00A26D5D" w:rsidRPr="00005978">
          <w:rPr>
            <w:rFonts w:eastAsiaTheme="minorEastAsia"/>
          </w:rPr>
          <w:t xml:space="preserve">were higher </w:t>
        </w:r>
        <w:r w:rsidR="00A26D5D">
          <w:rPr>
            <w:rFonts w:eastAsiaTheme="minorEastAsia"/>
          </w:rPr>
          <w:t>in</w:t>
        </w:r>
      </w:ins>
      <w:del w:id="1287" w:author="Yushih Lin" w:date="2022-07-28T12:03:00Z">
        <w:r w:rsidRPr="00005978">
          <w:rPr>
            <w:rFonts w:eastAsiaTheme="minorEastAsia"/>
          </w:rPr>
          <w:delText>of</w:delText>
        </w:r>
      </w:del>
      <w:r w:rsidRPr="00005978">
        <w:rPr>
          <w:rFonts w:eastAsiaTheme="minorEastAsia"/>
        </w:rPr>
        <w:t xml:space="preserve"> GS1 </w:t>
      </w:r>
      <w:del w:id="1288" w:author="Yushih Lin" w:date="2022-07-28T12:03:00Z">
        <w:r w:rsidRPr="00005978">
          <w:rPr>
            <w:rFonts w:eastAsiaTheme="minorEastAsia"/>
          </w:rPr>
          <w:delText xml:space="preserve">were higher </w:delText>
        </w:r>
      </w:del>
      <w:r>
        <w:rPr>
          <w:rFonts w:eastAsiaTheme="minorEastAsia"/>
        </w:rPr>
        <w:t xml:space="preserve">than </w:t>
      </w:r>
      <w:ins w:id="1289" w:author="Yushih Lin" w:date="2022-07-28T12:03:00Z">
        <w:r w:rsidR="00A26D5D">
          <w:rPr>
            <w:rFonts w:eastAsiaTheme="minorEastAsia"/>
          </w:rPr>
          <w:t xml:space="preserve">in </w:t>
        </w:r>
      </w:ins>
      <w:r w:rsidRPr="00005978">
        <w:rPr>
          <w:rFonts w:eastAsiaTheme="minorEastAsia"/>
        </w:rPr>
        <w:t>GC1. The stock of non-living components constituted the largest part of OC in both sites, which was four</w:t>
      </w:r>
      <w:del w:id="1290" w:author="Yushih Lin" w:date="2022-07-28T12:03:00Z">
        <w:r w:rsidRPr="00005978">
          <w:rPr>
            <w:rFonts w:eastAsiaTheme="minorEastAsia"/>
          </w:rPr>
          <w:delText>th-</w:delText>
        </w:r>
      </w:del>
      <w:ins w:id="1291" w:author="Yushih Lin" w:date="2022-07-28T12:03:00Z">
        <w:r w:rsidR="00A26D5D">
          <w:rPr>
            <w:rFonts w:eastAsiaTheme="minorEastAsia"/>
          </w:rPr>
          <w:t xml:space="preserve"> </w:t>
        </w:r>
      </w:ins>
      <w:ins w:id="1292" w:author="user" w:date="2022-08-16T15:28:00Z">
        <w:r w:rsidRPr="00005978">
          <w:rPr>
            <w:rFonts w:eastAsiaTheme="minorEastAsia"/>
          </w:rPr>
          <w:t>order</w:t>
        </w:r>
      </w:ins>
      <w:ins w:id="1293" w:author="Yushih Lin" w:date="2022-07-28T12:03:00Z">
        <w:r w:rsidR="00A26D5D">
          <w:rPr>
            <w:rFonts w:eastAsiaTheme="minorEastAsia"/>
          </w:rPr>
          <w:t>s</w:t>
        </w:r>
      </w:ins>
      <w:del w:id="1294" w:author="user" w:date="2022-08-16T15:28:00Z">
        <w:r w:rsidRPr="00005978">
          <w:rPr>
            <w:rFonts w:eastAsiaTheme="minorEastAsia"/>
          </w:rPr>
          <w:delText>order</w:delText>
        </w:r>
      </w:del>
      <w:r w:rsidRPr="00005978">
        <w:rPr>
          <w:rFonts w:eastAsiaTheme="minorEastAsia"/>
        </w:rPr>
        <w:t xml:space="preserve"> of magnitude higher than that of living components. </w:t>
      </w:r>
      <w:r>
        <w:rPr>
          <w:rFonts w:eastAsiaTheme="minorEastAsia"/>
        </w:rPr>
        <w:t>T</w:t>
      </w:r>
      <w:r w:rsidRPr="00005978">
        <w:rPr>
          <w:rFonts w:eastAsiaTheme="minorEastAsia"/>
        </w:rPr>
        <w:t>he meiofauna and macrofauna biomass and richness were remarkably depressed</w:t>
      </w:r>
      <w:r>
        <w:rPr>
          <w:rFonts w:eastAsiaTheme="minorEastAsia"/>
        </w:rPr>
        <w:t xml:space="preserve"> in the canyon</w:t>
      </w:r>
      <w:r w:rsidRPr="00005978">
        <w:rPr>
          <w:rFonts w:eastAsiaTheme="minorEastAsia"/>
        </w:rPr>
        <w:t xml:space="preserve"> </w:t>
      </w:r>
      <w:r>
        <w:rPr>
          <w:rFonts w:eastAsiaTheme="minorEastAsia"/>
        </w:rPr>
        <w:t>due to</w:t>
      </w:r>
      <w:r w:rsidRPr="00005978">
        <w:rPr>
          <w:rFonts w:eastAsiaTheme="minorEastAsia"/>
        </w:rPr>
        <w:t xml:space="preserve"> the </w:t>
      </w:r>
      <w:r>
        <w:rPr>
          <w:rFonts w:eastAsiaTheme="minorEastAsia"/>
        </w:rPr>
        <w:t>physical disturbances</w:t>
      </w:r>
      <w:r w:rsidRPr="00005978">
        <w:rPr>
          <w:rFonts w:eastAsiaTheme="minorEastAsia"/>
        </w:rPr>
        <w:t xml:space="preserve"> (Liao et al., 2017; 2020). In contrast, the larger group </w:t>
      </w:r>
      <w:ins w:id="1295" w:author="Chih-Lin Wei" w:date="2022-07-31T13:41:00Z">
        <w:r w:rsidR="001A5098">
          <w:rPr>
            <w:rFonts w:eastAsiaTheme="minorEastAsia"/>
          </w:rPr>
          <w:t xml:space="preserve">of </w:t>
        </w:r>
      </w:ins>
      <w:r w:rsidRPr="00005978">
        <w:rPr>
          <w:rFonts w:eastAsiaTheme="minorEastAsia"/>
        </w:rPr>
        <w:t>macrofauna had greater bioma</w:t>
      </w:r>
      <w:r>
        <w:rPr>
          <w:rFonts w:eastAsiaTheme="minorEastAsia"/>
        </w:rPr>
        <w:t xml:space="preserve">ss than meiofauna on </w:t>
      </w:r>
      <w:ins w:id="1296" w:author="Chih-Lin Wei" w:date="2022-07-31T13:40:00Z">
        <w:r w:rsidR="001A5098">
          <w:rPr>
            <w:rFonts w:eastAsiaTheme="minorEastAsia"/>
          </w:rPr>
          <w:t xml:space="preserve">both </w:t>
        </w:r>
      </w:ins>
      <w:r>
        <w:rPr>
          <w:rFonts w:eastAsiaTheme="minorEastAsia"/>
        </w:rPr>
        <w:t>the slope</w:t>
      </w:r>
      <w:ins w:id="1297" w:author="Chih-Lin Wei" w:date="2022-07-31T13:40:00Z">
        <w:r w:rsidR="001A5098">
          <w:rPr>
            <w:rFonts w:eastAsiaTheme="minorEastAsia"/>
          </w:rPr>
          <w:t xml:space="preserve"> and canyon</w:t>
        </w:r>
      </w:ins>
      <w:r>
        <w:rPr>
          <w:rFonts w:eastAsiaTheme="minorEastAsia"/>
        </w:rPr>
        <w:t>.</w:t>
      </w:r>
    </w:p>
    <w:p w14:paraId="269AF228" w14:textId="77777777" w:rsidR="004B5F27" w:rsidRPr="009B342F" w:rsidRDefault="004B5F27" w:rsidP="00DE071F">
      <w:pPr>
        <w:pStyle w:val="11"/>
      </w:pPr>
      <w:bookmarkStart w:id="1298" w:name="_Toc111656047"/>
      <w:r>
        <w:rPr>
          <w:rFonts w:eastAsiaTheme="minorEastAsia"/>
        </w:rPr>
        <w:t>Oxygen utilization</w:t>
      </w:r>
      <w:bookmarkEnd w:id="1298"/>
    </w:p>
    <w:p w14:paraId="2148BF9A" w14:textId="38F55E40" w:rsidR="004B5F27" w:rsidRPr="004B5F27" w:rsidRDefault="004B5F27" w:rsidP="004B5F27">
      <w:pPr>
        <w:ind w:firstLine="480"/>
        <w:rPr>
          <w:rFonts w:eastAsiaTheme="minorEastAsia"/>
        </w:rPr>
      </w:pPr>
      <w:r w:rsidRPr="00BA1597">
        <w:t>The TOUs from the incubation experiment</w:t>
      </w:r>
      <w:r>
        <w:t>s</w:t>
      </w:r>
      <w:r w:rsidRPr="00BA1597">
        <w:t xml:space="preserve"> were converted </w:t>
      </w:r>
      <w:commentRangeStart w:id="1299"/>
      <w:r w:rsidRPr="00BA1597">
        <w:t xml:space="preserve">to </w:t>
      </w:r>
      <w:ins w:id="1300" w:author="Yushih Lin" w:date="2022-07-28T12:15:00Z">
        <w:r w:rsidR="00F34874">
          <w:t xml:space="preserve">the </w:t>
        </w:r>
      </w:ins>
      <w:r w:rsidRPr="00BA1597">
        <w:t>carbon unit</w:t>
      </w:r>
      <w:del w:id="1301" w:author="Yushih Lin" w:date="2022-07-28T12:15:00Z">
        <w:r w:rsidRPr="00BA1597">
          <w:delText>s</w:delText>
        </w:r>
      </w:del>
      <w:r>
        <w:t xml:space="preserve"> </w:t>
      </w:r>
      <w:commentRangeEnd w:id="1299"/>
      <w:r w:rsidR="00F34874">
        <w:rPr>
          <w:rStyle w:val="ac"/>
        </w:rPr>
        <w:commentReference w:id="1299"/>
      </w:r>
      <w:r>
        <w:t>(Fig.11).</w:t>
      </w:r>
      <w:r w:rsidRPr="00BA1597">
        <w:t xml:space="preserve"> </w:t>
      </w:r>
      <w:r>
        <w:t>T</w:t>
      </w:r>
      <w:r w:rsidRPr="00BA1597">
        <w:t xml:space="preserve">he means and standard deviations </w:t>
      </w:r>
      <w:r>
        <w:t>were</w:t>
      </w:r>
      <w:r w:rsidRPr="00BA1597">
        <w:t xml:space="preserve"> 72.59</w:t>
      </w:r>
      <m:oMath>
        <m:r>
          <w:rPr>
            <w:rFonts w:ascii="Cambria Math" w:hAnsi="Cambria Math"/>
          </w:rPr>
          <m:t>±</m:t>
        </m:r>
      </m:oMath>
      <w:r w:rsidRPr="00BA1597">
        <w:t>16.60</w:t>
      </w:r>
      <w:r>
        <w:rPr>
          <w:rFonts w:hint="eastAsia"/>
        </w:rPr>
        <w:t xml:space="preserve"> </w:t>
      </w:r>
      <w:r w:rsidRPr="00BD1AAB">
        <w:rPr>
          <w:kern w:val="0"/>
        </w:rPr>
        <w:t>mg C/ m</w:t>
      </w:r>
      <w:r w:rsidRPr="00BD1AAB">
        <w:rPr>
          <w:kern w:val="0"/>
          <w:vertAlign w:val="superscript"/>
        </w:rPr>
        <w:t>2</w:t>
      </w:r>
      <w:r w:rsidRPr="00BA1597">
        <w:t>/</w:t>
      </w:r>
      <w:r>
        <w:rPr>
          <w:rFonts w:hint="eastAsia"/>
        </w:rPr>
        <w:t xml:space="preserve"> </w:t>
      </w:r>
      <w:r w:rsidRPr="00BA1597">
        <w:t xml:space="preserve">d </w:t>
      </w:r>
      <w:r>
        <w:t xml:space="preserve">for GC1 </w:t>
      </w:r>
      <w:r w:rsidRPr="00BA1597">
        <w:t>and 53.38</w:t>
      </w:r>
      <m:oMath>
        <m:r>
          <w:rPr>
            <w:rFonts w:ascii="Cambria Math" w:hAnsi="Cambria Math"/>
          </w:rPr>
          <m:t>±</m:t>
        </m:r>
      </m:oMath>
      <w:r w:rsidRPr="00BA1597">
        <w:t xml:space="preserve">4.06 </w:t>
      </w:r>
      <w:r w:rsidRPr="00EB7A95">
        <w:rPr>
          <w:kern w:val="0"/>
        </w:rPr>
        <w:t>mg C/ m</w:t>
      </w:r>
      <w:r w:rsidRPr="00EB7A95">
        <w:rPr>
          <w:kern w:val="0"/>
          <w:vertAlign w:val="superscript"/>
        </w:rPr>
        <w:t>2</w:t>
      </w:r>
      <w:r w:rsidRPr="00BA1597">
        <w:t>/</w:t>
      </w:r>
      <w:r>
        <w:rPr>
          <w:rFonts w:hint="eastAsia"/>
        </w:rPr>
        <w:t xml:space="preserve"> </w:t>
      </w:r>
      <w:r w:rsidRPr="00BA1597">
        <w:t xml:space="preserve">d </w:t>
      </w:r>
      <w:r>
        <w:t>for</w:t>
      </w:r>
      <w:r w:rsidRPr="00BA1597">
        <w:t xml:space="preserve"> GS1</w:t>
      </w:r>
      <w:r>
        <w:t xml:space="preserve"> (</w:t>
      </w:r>
      <w:commentRangeStart w:id="1302"/>
      <w:r>
        <w:t>Table 11</w:t>
      </w:r>
      <w:commentRangeEnd w:id="1302"/>
      <w:r w:rsidR="00F34874">
        <w:rPr>
          <w:rStyle w:val="ac"/>
        </w:rPr>
        <w:commentReference w:id="1302"/>
      </w:r>
      <w:r>
        <w:t>)</w:t>
      </w:r>
      <w:r w:rsidRPr="00BA1597">
        <w:t xml:space="preserve">. Moreover, the measured DOUs </w:t>
      </w:r>
      <w:r>
        <w:t>representing</w:t>
      </w:r>
      <w:r w:rsidRPr="00BA1597">
        <w:t xml:space="preserve"> aerobic respiration of bacteria showed little difference between the two sites, with values of 19.81</w:t>
      </w:r>
      <m:oMath>
        <m:r>
          <w:rPr>
            <w:rFonts w:ascii="Cambria Math" w:hAnsi="Cambria Math"/>
          </w:rPr>
          <m:t>±</m:t>
        </m:r>
      </m:oMath>
      <w:r w:rsidRPr="00BA1597">
        <w:t xml:space="preserve">22.73 </w:t>
      </w:r>
      <w:r w:rsidRPr="00EB7A95">
        <w:rPr>
          <w:kern w:val="0"/>
        </w:rPr>
        <w:t>mg C/ m</w:t>
      </w:r>
      <w:r w:rsidRPr="00EB7A95">
        <w:rPr>
          <w:kern w:val="0"/>
          <w:vertAlign w:val="superscript"/>
        </w:rPr>
        <w:t>2</w:t>
      </w:r>
      <w:r w:rsidRPr="00BA1597">
        <w:t>/</w:t>
      </w:r>
      <w:r>
        <w:rPr>
          <w:rFonts w:hint="eastAsia"/>
        </w:rPr>
        <w:t xml:space="preserve"> </w:t>
      </w:r>
      <w:r w:rsidRPr="00BA1597">
        <w:t>d in the canyon head and 11.68</w:t>
      </w:r>
      <m:oMath>
        <m:r>
          <w:rPr>
            <w:rFonts w:ascii="Cambria Math" w:hAnsi="Cambria Math"/>
          </w:rPr>
          <m:t>±</m:t>
        </m:r>
      </m:oMath>
      <w:r w:rsidRPr="00BA1597">
        <w:t xml:space="preserve">8.15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on the slope</w:t>
      </w:r>
      <w:r>
        <w:t xml:space="preserve"> (Table 11)</w:t>
      </w:r>
      <w:r w:rsidRPr="00BA1597">
        <w:t xml:space="preserve">. Note that the standard deviations were greater than or closer to the mean value in both sites, suggesting wide variations between each cruise. Surprisingly, TOUs </w:t>
      </w:r>
      <w:r>
        <w:t>were not</w:t>
      </w:r>
      <w:r w:rsidRPr="00BA1597">
        <w:t xml:space="preserve"> differen</w:t>
      </w:r>
      <w:r>
        <w:t>t</w:t>
      </w:r>
      <w:r w:rsidRPr="00BA1597">
        <w:t xml:space="preserve"> between GC1 and GS1 </w:t>
      </w:r>
      <w:r w:rsidRPr="00BD1AAB">
        <w:t xml:space="preserve">(Table 12, PERMANOVA, Habitat, </w:t>
      </w:r>
      <w:ins w:id="1303" w:author="user" w:date="2022-08-21T11:02:00Z">
        <w:r w:rsidR="008A57AB">
          <w:t>p</w:t>
        </w:r>
      </w:ins>
      <w:del w:id="1304" w:author="user" w:date="2022-08-21T11:02:00Z">
        <w:r w:rsidRPr="00BD1AAB" w:rsidDel="008A57AB">
          <w:delText>P</w:delText>
        </w:r>
      </w:del>
      <w:r w:rsidRPr="00BD1AAB">
        <w:t>=0.2867)</w:t>
      </w:r>
      <w:r w:rsidRPr="00BA1597">
        <w:t xml:space="preserve">. </w:t>
      </w:r>
      <w:r>
        <w:t xml:space="preserve">Despites the </w:t>
      </w:r>
      <w:r w:rsidRPr="00BA1597">
        <w:t xml:space="preserve">higher bacterial biomass, </w:t>
      </w:r>
      <w:r>
        <w:t xml:space="preserve">the </w:t>
      </w:r>
      <w:r w:rsidRPr="00BA1597">
        <w:t>DOU</w:t>
      </w:r>
      <w:r>
        <w:t xml:space="preserve"> in GC1 </w:t>
      </w:r>
      <w:r w:rsidRPr="00BA1597">
        <w:t xml:space="preserve">was </w:t>
      </w:r>
      <w:r>
        <w:t>not statistically different from</w:t>
      </w:r>
      <w:r w:rsidRPr="00BA1597">
        <w:t xml:space="preserve"> GS1</w:t>
      </w:r>
      <w:r>
        <w:t xml:space="preserve"> (Table 13)</w:t>
      </w:r>
      <w:r w:rsidRPr="00BA1597">
        <w:t xml:space="preserve">. The other partition of oxygen utilization was BMU, calculated as the difference between TOU and DOU. It was </w:t>
      </w:r>
      <w:r w:rsidRPr="00BA1597">
        <w:lastRenderedPageBreak/>
        <w:t>presumed that BMU was lower in GC1 because of lower biomass and thus lack of benthos-mediated oxygen utilization. Nevertheless, the calculated mean and standard deviation values of BMU were 62.34</w:t>
      </w:r>
      <m:oMath>
        <m:r>
          <w:rPr>
            <w:rFonts w:ascii="Cambria Math" w:hAnsi="Cambria Math"/>
          </w:rPr>
          <m:t>±</m:t>
        </m:r>
      </m:oMath>
      <w:r w:rsidRPr="00BA1597">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BA1597" w:rsidDel="009B6FAE">
        <w:t xml:space="preserve"> </w:t>
      </w:r>
      <w:r w:rsidRPr="00BA1597">
        <w:t>in GC1, and 62.01</w:t>
      </w:r>
      <m:oMath>
        <m:r>
          <w:rPr>
            <w:rFonts w:ascii="Cambria Math" w:hAnsi="Cambria Math"/>
          </w:rPr>
          <m:t>±</m:t>
        </m:r>
      </m:oMath>
      <w:r w:rsidRPr="00BA1597">
        <w:t xml:space="preserve">40.56 </w:t>
      </w:r>
      <w:r w:rsidRPr="00EB7A95">
        <w:rPr>
          <w:kern w:val="0"/>
        </w:rPr>
        <w:t>mg C/ m</w:t>
      </w:r>
      <w:r w:rsidRPr="00EB7A95">
        <w:rPr>
          <w:kern w:val="0"/>
          <w:vertAlign w:val="superscript"/>
        </w:rPr>
        <w:t>2</w:t>
      </w:r>
      <w:r w:rsidRPr="00BA1597">
        <w:t>/</w:t>
      </w:r>
      <w:r>
        <w:rPr>
          <w:rFonts w:hint="eastAsia"/>
        </w:rPr>
        <w:t xml:space="preserve"> </w:t>
      </w:r>
      <w:r w:rsidRPr="00BA1597">
        <w:t>d in GS1</w:t>
      </w:r>
      <w:r>
        <w:t xml:space="preserve"> (Table 11)</w:t>
      </w:r>
      <w:r w:rsidRPr="00BA1597">
        <w:t xml:space="preserve">, showing no </w:t>
      </w:r>
      <w:r>
        <w:t xml:space="preserve">statistical </w:t>
      </w:r>
      <w:r w:rsidRPr="00BA1597">
        <w:t>difference between the two habitats</w:t>
      </w:r>
      <w:r>
        <w:t xml:space="preserve"> (Table 14)</w:t>
      </w:r>
      <w:r w:rsidRPr="00BA1597">
        <w:t xml:space="preserve">. Note that BMUs </w:t>
      </w:r>
      <w:r>
        <w:t>were</w:t>
      </w:r>
      <w:del w:id="1305" w:author="Yushih Lin" w:date="2022-07-28T12:19:00Z">
        <w:r w:rsidRPr="00BA1597">
          <w:delText>s</w:delText>
        </w:r>
      </w:del>
      <w:r w:rsidRPr="00BA1597">
        <w:t xml:space="preserve"> </w:t>
      </w:r>
      <w:del w:id="1306" w:author="Yushih Lin" w:date="2022-07-28T12:19:00Z">
        <w:r w:rsidRPr="00BA1597">
          <w:delText xml:space="preserve">only </w:delText>
        </w:r>
      </w:del>
      <w:r>
        <w:t>calculated</w:t>
      </w:r>
      <w:ins w:id="1307" w:author="user" w:date="2022-08-16T15:28:00Z">
        <w:r w:rsidRPr="00BA1597">
          <w:t xml:space="preserve"> </w:t>
        </w:r>
      </w:ins>
      <w:ins w:id="1308" w:author="Yushih Lin" w:date="2022-07-28T12:19:00Z">
        <w:r w:rsidR="009425AD" w:rsidRPr="00BA1597">
          <w:t>only</w:t>
        </w:r>
        <w:r w:rsidRPr="00BA1597">
          <w:t xml:space="preserve"> </w:t>
        </w:r>
      </w:ins>
      <w:r w:rsidRPr="00BA1597">
        <w:t>when both the TOUs and DOUs were measured in the same cruise</w:t>
      </w:r>
      <w:r>
        <w:t>.</w:t>
      </w:r>
      <w:r w:rsidRPr="00BA1597">
        <w:t xml:space="preserve"> </w:t>
      </w:r>
      <w:r>
        <w:t>T</w:t>
      </w:r>
      <w:r w:rsidRPr="00BA1597">
        <w:t>his mean value was first derived from the difference between TOU and DOU</w:t>
      </w:r>
      <w:r>
        <w:t xml:space="preserve"> and then taken for the average</w:t>
      </w:r>
      <w:r>
        <w:rPr>
          <w:rFonts w:hint="eastAsia"/>
        </w:rPr>
        <w:t>.</w:t>
      </w:r>
      <w:r>
        <w:t xml:space="preserve"> These oxygen </w:t>
      </w:r>
      <w:del w:id="1309" w:author="user" w:date="2022-08-16T15:28:00Z">
        <w:r>
          <w:delText>utilizations</w:delText>
        </w:r>
      </w:del>
      <w:ins w:id="1310" w:author="user" w:date="2022-08-16T15:28:00Z">
        <w:r>
          <w:t>utilization</w:t>
        </w:r>
      </w:ins>
      <w:ins w:id="1311" w:author="Chih-Lin Wei" w:date="2022-07-31T13:47:00Z">
        <w:r w:rsidR="001A5098">
          <w:t xml:space="preserve"> rate</w:t>
        </w:r>
      </w:ins>
      <w:ins w:id="1312" w:author="user" w:date="2022-08-16T15:28:00Z">
        <w:r>
          <w:t>s</w:t>
        </w:r>
      </w:ins>
      <w:r>
        <w:t xml:space="preserve"> were combined into </w:t>
      </w:r>
      <w:r>
        <w:rPr>
          <w:rFonts w:hint="eastAsia"/>
        </w:rPr>
        <w:t>LIM m</w:t>
      </w:r>
      <w:r>
        <w:t>odel input as the constraints of respiration. TOU</w:t>
      </w:r>
      <w:r>
        <w:rPr>
          <w:rFonts w:hint="eastAsia"/>
        </w:rPr>
        <w:t>s</w:t>
      </w:r>
      <w:r>
        <w:t xml:space="preserve"> were assigned to be the total respiration (i.e., the sum of all the respiration flow), and DOUs were set as the flow of bacterial respiration (the grey flow of Bacteria</w:t>
      </w:r>
      <w:r>
        <w:rPr>
          <w:rFonts w:hint="eastAsia"/>
        </w:rPr>
        <w:t>→</w:t>
      </w:r>
      <w:r>
        <w:t xml:space="preserve">DIC </w:t>
      </w:r>
      <w:r>
        <w:rPr>
          <w:rFonts w:hint="eastAsia"/>
        </w:rPr>
        <w:t>i</w:t>
      </w:r>
      <w:r>
        <w:t xml:space="preserve">n </w:t>
      </w:r>
      <w:r w:rsidRPr="00BD1AAB">
        <w:t>Fig. 2</w:t>
      </w:r>
      <w:r>
        <w:t>). Finally, BMUs w</w:t>
      </w:r>
      <w:r>
        <w:rPr>
          <w:rFonts w:hint="eastAsia"/>
        </w:rPr>
        <w:t>e</w:t>
      </w:r>
      <w:r>
        <w:t>re specified as the combin</w:t>
      </w:r>
      <w:del w:id="1313" w:author="Yushih Lin" w:date="2022-07-28T12:22:00Z">
        <w:r>
          <w:delText>ation of</w:delText>
        </w:r>
      </w:del>
      <w:ins w:id="1314" w:author="Yushih Lin" w:date="2022-07-28T12:22:00Z">
        <w:r w:rsidR="009425AD">
          <w:t>ed</w:t>
        </w:r>
      </w:ins>
      <w:r>
        <w:t xml:space="preserve"> flow of Meiofauna</w:t>
      </w:r>
      <w:r>
        <w:rPr>
          <w:rFonts w:hint="eastAsia"/>
        </w:rPr>
        <w:t>→D</w:t>
      </w:r>
      <w:r>
        <w:t>IC and Macrofauna</w:t>
      </w:r>
      <w:r>
        <w:rPr>
          <w:rFonts w:hint="eastAsia"/>
        </w:rPr>
        <w:t>→</w:t>
      </w:r>
      <w:r>
        <w:t>DIC</w:t>
      </w:r>
      <w:r>
        <w:rPr>
          <w:rFonts w:hint="eastAsia"/>
        </w:rPr>
        <w:t xml:space="preserve"> i</w:t>
      </w:r>
      <w:r>
        <w:t xml:space="preserve">n </w:t>
      </w:r>
      <w:r w:rsidRPr="00862E61">
        <w:t>Fig. 2</w:t>
      </w:r>
      <w:del w:id="1315" w:author="Yushih Lin" w:date="2022-07-28T12:21:00Z">
        <w:r w:rsidRPr="00BD1AAB">
          <w:delText>)</w:delText>
        </w:r>
      </w:del>
      <w:r w:rsidRPr="00B60B6C">
        <w:t>.</w:t>
      </w:r>
      <w:r>
        <w:t xml:space="preserve"> </w:t>
      </w:r>
    </w:p>
    <w:p w14:paraId="4CECAA83" w14:textId="77777777" w:rsidR="004B5F27" w:rsidRDefault="004B5F27" w:rsidP="00DE071F">
      <w:pPr>
        <w:pStyle w:val="11"/>
      </w:pPr>
      <w:bookmarkStart w:id="1316" w:name="_Toc111656048"/>
      <w:r w:rsidRPr="009B342F">
        <w:t>Model results</w:t>
      </w:r>
      <w:bookmarkEnd w:id="1316"/>
    </w:p>
    <w:p w14:paraId="2E564B38" w14:textId="001AC2BB" w:rsidR="004B5F27" w:rsidRPr="009A14F5" w:rsidRDefault="004B5F27" w:rsidP="004B5F27">
      <w:pPr>
        <w:ind w:firstLine="480"/>
      </w:pPr>
      <w:r w:rsidRPr="009A14F5">
        <w:t>The first attempt to solve the model</w:t>
      </w:r>
      <w:r>
        <w:t>,</w:t>
      </w:r>
      <w:r w:rsidRPr="009A14F5">
        <w:t xml:space="preserve"> which combined the OC stocks and default setting</w:t>
      </w:r>
      <w:r>
        <w:t>,</w:t>
      </w:r>
      <w:r w:rsidRPr="009A14F5">
        <w:t xml:space="preserve"> was unsuccessful, indicating that some of the data included in LIM conflicted with each other. </w:t>
      </w:r>
      <w:bookmarkStart w:id="1317" w:name="_Hlk110002417"/>
      <w:r w:rsidRPr="009A14F5">
        <w:t xml:space="preserve">The main problem </w:t>
      </w:r>
      <w:r>
        <w:t>arose</w:t>
      </w:r>
      <w:r w:rsidRPr="009A14F5">
        <w:t xml:space="preserve"> from the </w:t>
      </w:r>
      <w:commentRangeStart w:id="1318"/>
      <w:r w:rsidRPr="009A14F5">
        <w:t xml:space="preserve">contradiction between </w:t>
      </w:r>
      <w:r>
        <w:t>low</w:t>
      </w:r>
      <w:r w:rsidRPr="009A14F5">
        <w:t xml:space="preserve"> biomass and relatively high oxygen utilization</w:t>
      </w:r>
      <w:commentRangeEnd w:id="1318"/>
      <w:r w:rsidR="00DC68BE">
        <w:rPr>
          <w:rStyle w:val="ac"/>
        </w:rPr>
        <w:commentReference w:id="1318"/>
      </w:r>
      <w:bookmarkEnd w:id="1317"/>
      <w:r w:rsidRPr="009A14F5">
        <w:t xml:space="preserve">. For example, the sum of maintenance meiofauna and macrofauna respiration in GC1 would be </w:t>
      </w:r>
      <m:oMath>
        <m:r>
          <m:rPr>
            <m:sty m:val="p"/>
          </m:rPr>
          <w:rPr>
            <w:rFonts w:ascii="Cambria Math" w:hAnsi="Cambria Math"/>
          </w:rPr>
          <m:t>1.05*0.01*(1.49</m:t>
        </m:r>
        <m:r>
          <m:rPr>
            <m:sty m:val="p"/>
          </m:rPr>
          <w:rPr>
            <w:rFonts w:ascii="Cambria Math" w:hAnsi="Cambria Math" w:hint="eastAsia"/>
          </w:rPr>
          <m:t>+</m:t>
        </m:r>
        <m:r>
          <m:rPr>
            <m:sty m:val="p"/>
          </m:rPr>
          <w:rPr>
            <w:rFonts w:ascii="Cambria Math" w:hAnsi="Cambria Math"/>
          </w:rPr>
          <m:t>3.65</m:t>
        </m:r>
        <m:r>
          <m:rPr>
            <m:sty m:val="p"/>
          </m:rPr>
          <w:rPr>
            <w:rFonts w:ascii="Cambria Math"/>
          </w:rPr>
          <m:t>)</m:t>
        </m:r>
      </m:oMath>
      <w:ins w:id="1319" w:author="user" w:date="2022-08-21T11:02:00Z">
        <w:r w:rsidR="00712462">
          <w:t xml:space="preserve"> </w:t>
        </w:r>
      </w:ins>
      <w:del w:id="1320" w:author="user" w:date="2022-08-21T11:02:00Z">
        <w:r w:rsidRPr="009A14F5" w:rsidDel="00712462">
          <w:delText xml:space="preserve"> </w:delText>
        </w:r>
      </w:del>
      <w:r w:rsidRPr="009A14F5">
        <w:t xml:space="preserve">= 0.05397 </w:t>
      </w:r>
      <w:r w:rsidRPr="00EB7A95">
        <w:rPr>
          <w:kern w:val="0"/>
        </w:rPr>
        <w:lastRenderedPageBreak/>
        <w:t>mg C/ m</w:t>
      </w:r>
      <w:r w:rsidRPr="00EB7A95">
        <w:rPr>
          <w:kern w:val="0"/>
          <w:vertAlign w:val="superscript"/>
        </w:rPr>
        <w:t>2</w:t>
      </w:r>
      <w:r w:rsidRPr="00BA1597">
        <w:t>/</w:t>
      </w:r>
      <w:r>
        <w:rPr>
          <w:rFonts w:hint="eastAsia"/>
        </w:rPr>
        <w:t xml:space="preserve"> </w:t>
      </w:r>
      <w:r w:rsidRPr="00BA1597">
        <w:t>d</w:t>
      </w:r>
      <w:r w:rsidRPr="009A14F5">
        <w:t>, which was far less than the constraint of BMU (c.a. 62.34</w:t>
      </w:r>
      <m:oMath>
        <m:r>
          <w:rPr>
            <w:rFonts w:ascii="Cambria Math" w:hAnsi="Cambria Math"/>
          </w:rPr>
          <m:t>±</m:t>
        </m:r>
      </m:oMath>
      <w:r w:rsidRPr="009A14F5">
        <w:t xml:space="preserve">45.87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t xml:space="preserve">). </w:t>
      </w:r>
      <w:r>
        <w:t>The</w:t>
      </w:r>
      <w:r w:rsidRPr="009A14F5">
        <w:t xml:space="preserve"> BMU comprised not only benthos’ respiration but </w:t>
      </w:r>
      <w:r>
        <w:t>also</w:t>
      </w:r>
      <w:r w:rsidRPr="009A14F5">
        <w:t xml:space="preserve"> the mediated utilization through their bioturbation by definition (Glud, 2008)</w:t>
      </w:r>
      <w:r>
        <w:t>.</w:t>
      </w:r>
      <w:r w:rsidRPr="009A14F5">
        <w:t xml:space="preserve"> </w:t>
      </w:r>
      <w:r>
        <w:t xml:space="preserve">Thus, </w:t>
      </w:r>
      <w:r w:rsidRPr="009A14F5">
        <w:t xml:space="preserve">I decided to remove BMU as the constraint of meiofaunal and macrofaunal respiration. </w:t>
      </w:r>
      <w:ins w:id="1321" w:author="Yushih Lin" w:date="2022-07-28T19:42:00Z">
        <w:r w:rsidR="00A805FD">
          <w:t>T</w:t>
        </w:r>
      </w:ins>
      <w:moveToRangeStart w:id="1322" w:author="Yushih Lin" w:date="2022-07-28T19:42:00Z" w:name="move109929787"/>
      <w:moveTo w:id="1323" w:author="Yushih Lin" w:date="2022-07-28T19:42:00Z">
        <w:del w:id="1324" w:author="Yushih Lin" w:date="2022-07-28T19:42:00Z">
          <w:r w:rsidR="00A805FD" w:rsidRPr="009A14F5" w:rsidDel="00A805FD">
            <w:rPr>
              <w:rFonts w:hint="eastAsia"/>
            </w:rPr>
            <w:delText>t</w:delText>
          </w:r>
        </w:del>
        <w:r w:rsidR="00A805FD" w:rsidRPr="009A14F5">
          <w:rPr>
            <w:rFonts w:hint="eastAsia"/>
          </w:rPr>
          <w:t>he respirations of benthos (Meiofauna→DIC and Macrofauna→DIC in</w:t>
        </w:r>
        <w:r w:rsidR="00A805FD" w:rsidRPr="00B60B6C">
          <w:t xml:space="preserve"> </w:t>
        </w:r>
        <w:r w:rsidR="00A805FD" w:rsidRPr="00862E61">
          <w:t>Fig. 2</w:t>
        </w:r>
        <w:r w:rsidR="00A805FD" w:rsidRPr="009A14F5">
          <w:rPr>
            <w:rFonts w:hint="eastAsia"/>
          </w:rPr>
          <w:t>) were left to be determined by the models.</w:t>
        </w:r>
      </w:moveTo>
      <w:moveToRangeEnd w:id="1322"/>
      <w:ins w:id="1325" w:author="Yushih Lin" w:date="2022-07-28T19:43:00Z">
        <w:r w:rsidR="00A805FD">
          <w:t xml:space="preserve"> </w:t>
        </w:r>
      </w:ins>
      <w:r w:rsidRPr="009A14F5">
        <w:t xml:space="preserve">The </w:t>
      </w:r>
      <w:r w:rsidRPr="00BD1AAB">
        <w:rPr>
          <w:i/>
        </w:rPr>
        <w:t>in situ</w:t>
      </w:r>
      <w:r w:rsidRPr="009A14F5">
        <w:t xml:space="preserve"> measurements of oxygen consumptions w</w:t>
      </w:r>
      <w:r w:rsidRPr="009A14F5">
        <w:rPr>
          <w:rFonts w:hint="eastAsia"/>
        </w:rPr>
        <w:t xml:space="preserve">ere still important site-specific field data, so I decided to retain the constraints on bacterial respiration (Bacteria→DIC) but modify it </w:t>
      </w:r>
      <w:r>
        <w:t>to</w:t>
      </w:r>
      <w:r w:rsidRPr="009A14F5">
        <w:rPr>
          <w:rFonts w:hint="eastAsia"/>
        </w:rPr>
        <w:t xml:space="preserve"> 30% of TOUs (Mahaut et al., 1995) instead of directly using the measured DOUs. </w:t>
      </w:r>
      <w:del w:id="1326" w:author="Yushih Lin" w:date="2022-07-28T19:43:00Z">
        <w:r w:rsidRPr="009A14F5">
          <w:rPr>
            <w:rFonts w:hint="eastAsia"/>
          </w:rPr>
          <w:delText xml:space="preserve">Finally, </w:delText>
        </w:r>
      </w:del>
      <w:moveFromRangeStart w:id="1327" w:author="Yushih Lin" w:date="2022-07-28T19:42:00Z" w:name="move109929787"/>
      <w:moveFrom w:id="1328" w:author="Yushih Lin" w:date="2022-07-28T19:42:00Z">
        <w:r w:rsidRPr="009A14F5">
          <w:rPr>
            <w:rFonts w:hint="eastAsia"/>
          </w:rPr>
          <w:t>the respirations of benthos (Meiofauna→DIC and Macrofauna→DIC in</w:t>
        </w:r>
        <w:r w:rsidRPr="00B60B6C">
          <w:t xml:space="preserve"> </w:t>
        </w:r>
        <w:r w:rsidRPr="00862E61">
          <w:t>Fig. 2</w:t>
        </w:r>
        <w:r w:rsidRPr="009A14F5">
          <w:rPr>
            <w:rFonts w:hint="eastAsia"/>
          </w:rPr>
          <w:t xml:space="preserve">) were left to be determined by the models. </w:t>
        </w:r>
      </w:moveFrom>
      <w:moveFromRangeEnd w:id="1327"/>
    </w:p>
    <w:p w14:paraId="3F905ED6" w14:textId="770A71F2" w:rsidR="004B5F27" w:rsidRPr="004B5F27" w:rsidRDefault="004B5F27" w:rsidP="004B5F27">
      <w:pPr>
        <w:ind w:firstLine="480"/>
        <w:rPr>
          <w:rFonts w:eastAsiaTheme="minorEastAsia"/>
        </w:rPr>
      </w:pPr>
      <w:r w:rsidRPr="009A14F5">
        <w:t xml:space="preserve">The other </w:t>
      </w:r>
      <w:r>
        <w:t>unknown</w:t>
      </w:r>
      <w:r w:rsidRPr="009A14F5">
        <w:t xml:space="preserve"> awaited to be </w:t>
      </w:r>
      <w:r>
        <w:t>solved</w:t>
      </w:r>
      <w:r w:rsidRPr="009A14F5">
        <w:t xml:space="preserve"> was the rain of POC.</w:t>
      </w:r>
      <w:del w:id="1329" w:author="user" w:date="2022-08-17T15:42:00Z">
        <w:r w:rsidRPr="009A14F5" w:rsidDel="00BC73C9">
          <w:delText xml:space="preserve"> Firstly</w:delText>
        </w:r>
      </w:del>
      <w:ins w:id="1330" w:author="Chih-Lin Wei" w:date="2022-07-31T18:57:00Z">
        <w:del w:id="1331" w:author="user" w:date="2022-08-17T15:42:00Z">
          <w:r w:rsidR="00FE741E" w:rsidDel="00BC73C9">
            <w:delText>Initially</w:delText>
          </w:r>
        </w:del>
      </w:ins>
      <w:del w:id="1332" w:author="user" w:date="2022-08-17T15:42:00Z">
        <w:r w:rsidRPr="009A14F5" w:rsidDel="00BC73C9">
          <w:delText xml:space="preserve">, I </w:delText>
        </w:r>
        <w:r w:rsidDel="00BC73C9">
          <w:delText>ran the model with</w:delText>
        </w:r>
        <w:r w:rsidRPr="009A14F5" w:rsidDel="00BC73C9">
          <w:delText xml:space="preserve"> 53.85 </w:delText>
        </w:r>
        <w:r w:rsidRPr="00EB7A95" w:rsidDel="00BC73C9">
          <w:rPr>
            <w:kern w:val="0"/>
          </w:rPr>
          <w:delText>mg C/ m</w:delText>
        </w:r>
        <w:r w:rsidRPr="00EB7A95" w:rsidDel="00BC73C9">
          <w:rPr>
            <w:kern w:val="0"/>
            <w:vertAlign w:val="superscript"/>
          </w:rPr>
          <w:delText>2</w:delText>
        </w:r>
        <w:r w:rsidRPr="00BA1597" w:rsidDel="00BC73C9">
          <w:delText>/</w:delText>
        </w:r>
        <w:r w:rsidDel="00BC73C9">
          <w:rPr>
            <w:rFonts w:hint="eastAsia"/>
          </w:rPr>
          <w:delText xml:space="preserve"> </w:delText>
        </w:r>
        <w:r w:rsidRPr="00BA1597" w:rsidDel="00BC73C9">
          <w:delText>d</w:delText>
        </w:r>
        <w:r w:rsidRPr="009A14F5" w:rsidDel="00BC73C9">
          <w:delText xml:space="preserve"> </w:delText>
        </w:r>
      </w:del>
      <w:ins w:id="1333" w:author="Chih-Lin Wei" w:date="2022-07-31T18:53:00Z">
        <w:del w:id="1334" w:author="user" w:date="2022-08-17T15:42:00Z">
          <w:r w:rsidR="00FE741E" w:rsidDel="00BC73C9">
            <w:delText>(</w:delText>
          </w:r>
        </w:del>
      </w:ins>
      <w:ins w:id="1335" w:author="Yushih Lin" w:date="2022-07-28T19:47:00Z">
        <w:del w:id="1336" w:author="user" w:date="2022-08-17T15:42:00Z">
          <w:r w:rsidR="005B1E17" w:rsidDel="00BC73C9">
            <w:delText>cf</w:delText>
          </w:r>
        </w:del>
      </w:ins>
      <w:ins w:id="1337" w:author="Yushih Lin" w:date="2022-07-28T19:48:00Z">
        <w:del w:id="1338" w:author="user" w:date="2022-08-17T15:42:00Z">
          <w:r w:rsidR="005B1E17" w:rsidDel="00BC73C9">
            <w:delText>. Section</w:delText>
          </w:r>
        </w:del>
      </w:ins>
      <w:ins w:id="1339" w:author="Chih-Lin Wei" w:date="2022-07-31T18:54:00Z">
        <w:del w:id="1340" w:author="user" w:date="2022-08-17T15:42:00Z">
          <w:r w:rsidR="00FE741E" w:rsidDel="00BC73C9">
            <w:delText xml:space="preserve">i.e., converted </w:delText>
          </w:r>
        </w:del>
      </w:ins>
      <w:ins w:id="1341" w:author="Chih-Lin Wei" w:date="2022-07-31T18:53:00Z">
        <w:del w:id="1342" w:author="user" w:date="2022-08-17T15:42:00Z">
          <w:r w:rsidR="00FE741E" w:rsidDel="00BC73C9">
            <w:delText>from sedimentation rate and T</w:delText>
          </w:r>
        </w:del>
      </w:ins>
      <w:ins w:id="1343" w:author="Chih-Lin Wei" w:date="2022-07-31T18:54:00Z">
        <w:del w:id="1344" w:author="user" w:date="2022-08-17T15:42:00Z">
          <w:r w:rsidR="00FE741E" w:rsidDel="00BC73C9">
            <w:delText>OC content; see section 2.7</w:delText>
          </w:r>
        </w:del>
      </w:ins>
      <w:ins w:id="1345" w:author="Chih-Lin Wei" w:date="2022-07-31T18:53:00Z">
        <w:del w:id="1346" w:author="user" w:date="2022-08-17T15:42:00Z">
          <w:r w:rsidR="00FE741E" w:rsidDel="00BC73C9">
            <w:delText xml:space="preserve">) </w:delText>
          </w:r>
        </w:del>
      </w:ins>
      <w:del w:id="1347" w:author="user" w:date="2022-08-17T15:42:00Z">
        <w:r w:rsidRPr="009A14F5" w:rsidDel="00BC73C9">
          <w:delText>as the POC input flux</w:delText>
        </w:r>
      </w:del>
      <w:del w:id="1348" w:author="user" w:date="2022-08-16T14:08:00Z">
        <w:r w:rsidRPr="009A14F5" w:rsidDel="00D223B3">
          <w:delText xml:space="preserve"> and </w:delText>
        </w:r>
        <w:bookmarkStart w:id="1349" w:name="_Hlk110002326"/>
        <w:commentRangeStart w:id="1350"/>
        <w:r w:rsidRPr="009A14F5" w:rsidDel="00D223B3">
          <w:delText xml:space="preserve">24% of </w:delText>
        </w:r>
      </w:del>
      <w:ins w:id="1351" w:author="Chih-Lin Wei" w:date="2022-07-31T18:54:00Z">
        <w:del w:id="1352" w:author="user" w:date="2022-08-16T14:08:00Z">
          <w:r w:rsidR="00FE741E" w:rsidDel="00D223B3">
            <w:delText xml:space="preserve">this </w:delText>
          </w:r>
        </w:del>
      </w:ins>
      <w:del w:id="1353" w:author="user" w:date="2022-08-16T14:08:00Z">
        <w:r w:rsidRPr="009A14F5" w:rsidDel="00D223B3">
          <w:delText xml:space="preserve">POC input as the </w:delText>
        </w:r>
        <w:r w:rsidDel="00D223B3">
          <w:delText xml:space="preserve">minimal </w:delText>
        </w:r>
        <w:r w:rsidRPr="009A14F5" w:rsidDel="00D223B3">
          <w:delText>burial rates (Hsu et al., 2014</w:delText>
        </w:r>
      </w:del>
      <w:commentRangeEnd w:id="1350"/>
      <w:ins w:id="1354" w:author="user" w:date="2022-08-16T15:28:00Z">
        <w:del w:id="1355" w:author="user" w:date="2022-08-17T15:42:00Z">
          <w:r w:rsidR="0035278F" w:rsidDel="00BC73C9">
            <w:rPr>
              <w:rStyle w:val="ac"/>
            </w:rPr>
            <w:commentReference w:id="1350"/>
          </w:r>
          <w:bookmarkEnd w:id="1349"/>
          <w:r w:rsidRPr="009A14F5" w:rsidDel="00BC73C9">
            <w:delText>), resulting</w:delText>
          </w:r>
        </w:del>
      </w:ins>
      <w:del w:id="1356" w:author="user" w:date="2022-08-16T14:08:00Z">
        <w:r w:rsidRPr="009A14F5" w:rsidDel="00D223B3">
          <w:delText>)</w:delText>
        </w:r>
      </w:del>
      <w:ins w:id="1357" w:author="Chih-Lin Wei" w:date="2022-07-31T14:03:00Z">
        <w:del w:id="1358" w:author="user" w:date="2022-08-17T15:42:00Z">
          <w:r w:rsidR="001655D6" w:rsidDel="00BC73C9">
            <w:delText>; however</w:delText>
          </w:r>
        </w:del>
      </w:ins>
      <w:ins w:id="1359" w:author="user" w:date="2022-08-16T15:28:00Z">
        <w:del w:id="1360" w:author="user" w:date="2022-08-17T15:42:00Z">
          <w:r w:rsidRPr="009A14F5" w:rsidDel="00BC73C9">
            <w:delText xml:space="preserve">, </w:delText>
          </w:r>
        </w:del>
      </w:ins>
      <w:ins w:id="1361" w:author="Chih-Lin Wei" w:date="2022-07-31T14:03:00Z">
        <w:del w:id="1362" w:author="user" w:date="2022-08-17T15:42:00Z">
          <w:r w:rsidR="001655D6" w:rsidDel="00BC73C9">
            <w:delText xml:space="preserve">this </w:delText>
          </w:r>
        </w:del>
      </w:ins>
      <w:ins w:id="1363" w:author="Chih-Lin Wei" w:date="2022-07-31T14:04:00Z">
        <w:del w:id="1364" w:author="user" w:date="2022-08-17T15:42:00Z">
          <w:r w:rsidR="001655D6" w:rsidDel="00BC73C9">
            <w:delText>a</w:delText>
          </w:r>
        </w:del>
      </w:ins>
      <w:ins w:id="1365" w:author="Chih-Lin Wei" w:date="2022-07-31T14:03:00Z">
        <w:del w:id="1366" w:author="user" w:date="2022-08-17T15:42:00Z">
          <w:r w:rsidR="001655D6" w:rsidDel="00BC73C9">
            <w:delText>ttemp</w:delText>
          </w:r>
        </w:del>
      </w:ins>
      <w:ins w:id="1367" w:author="Chih-Lin Wei" w:date="2022-07-31T14:04:00Z">
        <w:del w:id="1368" w:author="user" w:date="2022-08-17T15:42:00Z">
          <w:r w:rsidR="001655D6" w:rsidDel="00BC73C9">
            <w:delText>t</w:delText>
          </w:r>
        </w:del>
      </w:ins>
      <w:ins w:id="1369" w:author="Chih-Lin Wei" w:date="2022-07-31T14:03:00Z">
        <w:del w:id="1370" w:author="user" w:date="2022-08-17T15:42:00Z">
          <w:r w:rsidR="001655D6" w:rsidDel="00BC73C9">
            <w:delText xml:space="preserve"> </w:delText>
          </w:r>
        </w:del>
      </w:ins>
      <w:ins w:id="1371" w:author="user" w:date="2022-08-16T15:28:00Z">
        <w:del w:id="1372" w:author="user" w:date="2022-08-17T15:42:00Z">
          <w:r w:rsidRPr="009A14F5" w:rsidDel="00BC73C9">
            <w:delText>result</w:delText>
          </w:r>
        </w:del>
      </w:ins>
      <w:ins w:id="1373" w:author="Chih-Lin Wei" w:date="2022-07-31T14:04:00Z">
        <w:del w:id="1374" w:author="user" w:date="2022-08-17T15:42:00Z">
          <w:r w:rsidR="001655D6" w:rsidDel="00BC73C9">
            <w:delText>ed</w:delText>
          </w:r>
        </w:del>
      </w:ins>
      <w:del w:id="1375" w:author="user" w:date="2022-08-17T15:42:00Z">
        <w:r w:rsidRPr="009A14F5" w:rsidDel="00BC73C9">
          <w:delText xml:space="preserve">ing in a conflicted </w:delText>
        </w:r>
        <w:r w:rsidDel="00BC73C9">
          <w:delText>solution</w:delText>
        </w:r>
        <w:r w:rsidRPr="009A14F5" w:rsidDel="00BC73C9">
          <w:delText xml:space="preserve">. The problem </w:delText>
        </w:r>
        <w:r w:rsidDel="00BC73C9">
          <w:delText>was that</w:delText>
        </w:r>
        <w:r w:rsidRPr="009A14F5" w:rsidDel="00BC73C9">
          <w:delText xml:space="preserve"> POC input</w:delText>
        </w:r>
        <w:r w:rsidDel="00BC73C9">
          <w:delText xml:space="preserve"> was insufficient</w:delText>
        </w:r>
        <w:r w:rsidRPr="009A14F5" w:rsidDel="00BC73C9">
          <w:delText xml:space="preserve"> to support the system.</w:delText>
        </w:r>
      </w:del>
      <w:r w:rsidRPr="009A14F5">
        <w:t xml:space="preserve"> To solve this disagreement, </w:t>
      </w:r>
      <w:r>
        <w:t>t</w:t>
      </w:r>
      <w:commentRangeStart w:id="1376"/>
      <w:r w:rsidRPr="009A14F5">
        <w:t xml:space="preserve">he </w:t>
      </w:r>
      <w:del w:id="1377" w:author="Yushih Lin" w:date="2022-07-28T20:25:00Z">
        <w:r w:rsidRPr="009A14F5">
          <w:delText xml:space="preserve">sedimentation </w:delText>
        </w:r>
      </w:del>
      <w:ins w:id="1378" w:author="Yushih Lin" w:date="2022-07-28T20:25:00Z">
        <w:r w:rsidR="007D0466">
          <w:t>mass accumulation</w:t>
        </w:r>
        <w:r w:rsidR="007D0466" w:rsidRPr="009A14F5">
          <w:t xml:space="preserve"> </w:t>
        </w:r>
      </w:ins>
      <w:r w:rsidRPr="009A14F5">
        <w:t xml:space="preserve">rates reported in Huh et al. (2009) </w:t>
      </w:r>
      <w:del w:id="1379" w:author="user" w:date="2022-08-16T14:08:00Z">
        <w:r w:rsidRPr="009A14F5" w:rsidDel="00D223B3">
          <w:delText xml:space="preserve">and Hsu et al. (2014) </w:delText>
        </w:r>
      </w:del>
      <w:r w:rsidRPr="009A14F5">
        <w:t xml:space="preserve">were converted to carbon units </w:t>
      </w:r>
      <w:r>
        <w:t>by multiplying the</w:t>
      </w:r>
      <w:r w:rsidRPr="009A14F5">
        <w:t xml:space="preserve"> TOC conte</w:t>
      </w:r>
      <w:r w:rsidRPr="009A14F5">
        <w:rPr>
          <w:rFonts w:hint="eastAsia"/>
        </w:rPr>
        <w:t xml:space="preserve">nts, </w:t>
      </w:r>
      <w:r>
        <w:t>which were</w:t>
      </w:r>
      <w:r w:rsidRPr="009A14F5">
        <w:rPr>
          <w:rFonts w:hint="eastAsia"/>
        </w:rPr>
        <w:t xml:space="preserve"> 106.92</w:t>
      </w:r>
      <m:oMath>
        <m:r>
          <w:rPr>
            <w:rFonts w:ascii="Cambria Math" w:hAnsi="Cambria Math"/>
          </w:rPr>
          <m:t>±</m:t>
        </m:r>
      </m:oMath>
      <w:r w:rsidRPr="009A14F5">
        <w:rPr>
          <w:rFonts w:hint="eastAsia"/>
        </w:rPr>
        <w:t xml:space="preserve">30.994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GC1 and 61.99</w:t>
      </w:r>
      <m:oMath>
        <m:r>
          <w:rPr>
            <w:rFonts w:ascii="Cambria Math" w:hAnsi="Cambria Math"/>
          </w:rPr>
          <m:t>±</m:t>
        </m:r>
      </m:oMath>
      <w:r w:rsidRPr="009A14F5">
        <w:rPr>
          <w:rFonts w:hint="eastAsia"/>
        </w:rPr>
        <w:t>4.81</w:t>
      </w:r>
      <w:r w:rsidRPr="009B6FAE">
        <w:rPr>
          <w:kern w:val="0"/>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rsidRPr="009A14F5">
        <w:rPr>
          <w:rFonts w:hint="eastAsia"/>
        </w:rPr>
        <w:t xml:space="preserve"> in GS1. </w:t>
      </w:r>
      <w:ins w:id="1380" w:author="user" w:date="2022-08-17T15:44:00Z">
        <w:r w:rsidR="00BC73C9">
          <w:t>The mean val</w:t>
        </w:r>
      </w:ins>
      <w:ins w:id="1381" w:author="user" w:date="2022-08-17T15:45:00Z">
        <w:r w:rsidR="00BC73C9">
          <w:t xml:space="preserve">ues plus and minus one standard deviation </w:t>
        </w:r>
      </w:ins>
      <w:del w:id="1382" w:author="user" w:date="2022-08-17T15:45:00Z">
        <w:r w:rsidRPr="009A14F5" w:rsidDel="00BC73C9">
          <w:rPr>
            <w:rFonts w:hint="eastAsia"/>
          </w:rPr>
          <w:delText xml:space="preserve">These values </w:delText>
        </w:r>
      </w:del>
      <w:r w:rsidRPr="009A14F5">
        <w:rPr>
          <w:rFonts w:hint="eastAsia"/>
        </w:rPr>
        <w:t xml:space="preserve">were set as constraints for the </w:t>
      </w:r>
      <w:commentRangeStart w:id="1383"/>
      <w:r w:rsidRPr="009A14F5">
        <w:rPr>
          <w:rFonts w:hint="eastAsia"/>
        </w:rPr>
        <w:t>minimum and maximum</w:t>
      </w:r>
      <w:commentRangeEnd w:id="1383"/>
      <w:r w:rsidR="00FE741E">
        <w:rPr>
          <w:rStyle w:val="ac"/>
        </w:rPr>
        <w:commentReference w:id="1383"/>
      </w:r>
      <w:r w:rsidRPr="009A14F5">
        <w:rPr>
          <w:rFonts w:hint="eastAsia"/>
        </w:rPr>
        <w:t xml:space="preserve"> </w:t>
      </w:r>
      <w:r>
        <w:t>carbon burial</w:t>
      </w:r>
      <w:ins w:id="1384" w:author="user" w:date="2022-08-17T15:45:00Z">
        <w:r w:rsidR="00BC73C9">
          <w:t>, respectively</w:t>
        </w:r>
      </w:ins>
      <w:r>
        <w:t xml:space="preserve"> (</w:t>
      </w:r>
      <w:r w:rsidRPr="009A14F5">
        <w:rPr>
          <w:rFonts w:hint="eastAsia"/>
        </w:rPr>
        <w:t>flow Sediment→Burial</w:t>
      </w:r>
      <w:r>
        <w:t>,</w:t>
      </w:r>
      <w:r w:rsidRPr="009A14F5">
        <w:rPr>
          <w:rFonts w:hint="eastAsia"/>
        </w:rPr>
        <w:t xml:space="preserve"> </w:t>
      </w:r>
      <w:r w:rsidRPr="00862E61">
        <w:t>Fig. 2</w:t>
      </w:r>
      <w:r>
        <w:rPr>
          <w:rFonts w:hint="eastAsia"/>
        </w:rPr>
        <w:t>)</w:t>
      </w:r>
      <w:r>
        <w:t>.</w:t>
      </w:r>
      <w:r>
        <w:rPr>
          <w:rFonts w:hint="eastAsia"/>
        </w:rPr>
        <w:t xml:space="preserve"> </w:t>
      </w:r>
      <w:commentRangeEnd w:id="1376"/>
      <w:r w:rsidR="007D0466">
        <w:rPr>
          <w:rStyle w:val="ac"/>
        </w:rPr>
        <w:commentReference w:id="1376"/>
      </w:r>
      <w:ins w:id="1385" w:author="user" w:date="2022-08-16T14:05:00Z">
        <w:r w:rsidR="00D223B3">
          <w:t xml:space="preserve">After setting the </w:t>
        </w:r>
      </w:ins>
      <w:ins w:id="1386" w:author="user" w:date="2022-08-16T14:07:00Z">
        <w:r w:rsidR="00D223B3">
          <w:t xml:space="preserve">constraints of </w:t>
        </w:r>
      </w:ins>
      <w:ins w:id="1387" w:author="user" w:date="2022-08-16T14:05:00Z">
        <w:r w:rsidR="00D223B3">
          <w:t xml:space="preserve">burial, </w:t>
        </w:r>
      </w:ins>
      <w:del w:id="1388" w:author="user" w:date="2022-08-16T14:05:00Z">
        <w:r w:rsidDel="00D223B3">
          <w:delText>M</w:delText>
        </w:r>
        <w:r w:rsidDel="00D223B3">
          <w:rPr>
            <w:rFonts w:hint="eastAsia"/>
          </w:rPr>
          <w:delText>eanwhile,</w:delText>
        </w:r>
        <w:r w:rsidRPr="0019271F" w:rsidDel="00D223B3">
          <w:delText xml:space="preserve"> </w:delText>
        </w:r>
      </w:del>
      <w:ins w:id="1389" w:author="user" w:date="2022-08-16T14:05:00Z">
        <w:r w:rsidR="00D223B3">
          <w:t>the minimal b</w:t>
        </w:r>
      </w:ins>
      <w:ins w:id="1390" w:author="user" w:date="2022-08-16T14:06:00Z">
        <w:r w:rsidR="00D223B3">
          <w:t xml:space="preserve">urial </w:t>
        </w:r>
      </w:ins>
      <w:ins w:id="1391" w:author="user" w:date="2022-08-16T14:09:00Z">
        <w:r w:rsidR="001A1AB5">
          <w:t>effici</w:t>
        </w:r>
        <w:r w:rsidR="00D223B3">
          <w:t xml:space="preserve">ency </w:t>
        </w:r>
      </w:ins>
      <w:ins w:id="1392" w:author="user" w:date="2022-08-16T14:06:00Z">
        <w:r w:rsidR="00D223B3">
          <w:t>(i.e.</w:t>
        </w:r>
      </w:ins>
      <w:ins w:id="1393" w:author="user" w:date="2022-08-16T14:09:00Z">
        <w:r w:rsidR="00D223B3">
          <w:t xml:space="preserve"> 24%; Hsu et al., 2014)</w:t>
        </w:r>
      </w:ins>
      <w:ins w:id="1394" w:author="user" w:date="2022-08-16T14:06:00Z">
        <w:r w:rsidR="00D223B3">
          <w:t xml:space="preserve"> </w:t>
        </w:r>
      </w:ins>
      <w:commentRangeStart w:id="1395"/>
      <w:del w:id="1396" w:author="user" w:date="2022-08-16T14:06:00Z">
        <w:r w:rsidRPr="009A14F5" w:rsidDel="00D223B3">
          <w:delText xml:space="preserve">24% of POC input </w:delText>
        </w:r>
      </w:del>
      <w:r>
        <w:t xml:space="preserve">was retained </w:t>
      </w:r>
      <w:del w:id="1397" w:author="user" w:date="2022-08-16T14:09:00Z">
        <w:r w:rsidRPr="009A14F5" w:rsidDel="00D223B3">
          <w:delText xml:space="preserve">as the </w:delText>
        </w:r>
        <w:r w:rsidDel="00D223B3">
          <w:delText xml:space="preserve">minimal </w:delText>
        </w:r>
        <w:r w:rsidRPr="009A14F5" w:rsidDel="00D223B3">
          <w:delText>burial rates</w:delText>
        </w:r>
        <w:r w:rsidDel="00D223B3">
          <w:delText xml:space="preserve"> </w:delText>
        </w:r>
      </w:del>
      <w:r>
        <w:t>to back-calculate the POC input</w:t>
      </w:r>
      <w:commentRangeEnd w:id="1395"/>
      <w:r w:rsidR="00F143FD">
        <w:rPr>
          <w:rStyle w:val="ac"/>
        </w:rPr>
        <w:commentReference w:id="1395"/>
      </w:r>
      <w:r>
        <w:t xml:space="preserve"> (POC</w:t>
      </w:r>
      <w:r>
        <w:rPr>
          <w:rFonts w:hint="eastAsia"/>
        </w:rPr>
        <w:t>→S</w:t>
      </w:r>
      <w:r>
        <w:t xml:space="preserve">ediment in </w:t>
      </w:r>
      <w:r w:rsidRPr="00862E61">
        <w:t>Fig. 2</w:t>
      </w:r>
      <w:r>
        <w:t>)</w:t>
      </w:r>
      <w:del w:id="1398" w:author="Chih-Lin Wei" w:date="2022-07-31T14:06:00Z">
        <w:r w:rsidDel="001655D6">
          <w:delText xml:space="preserve"> </w:delText>
        </w:r>
      </w:del>
      <w:r w:rsidRPr="009A14F5">
        <w:rPr>
          <w:rFonts w:hint="eastAsia"/>
        </w:rPr>
        <w:t xml:space="preserve">. Henceforward, </w:t>
      </w:r>
      <w:bookmarkStart w:id="1399" w:name="_Hlk110002180"/>
      <w:r>
        <w:t xml:space="preserve">the </w:t>
      </w:r>
      <w:r w:rsidRPr="009A14F5">
        <w:rPr>
          <w:rFonts w:hint="eastAsia"/>
        </w:rPr>
        <w:t>LIM not only solve</w:t>
      </w:r>
      <w:r>
        <w:t>s</w:t>
      </w:r>
      <w:r w:rsidRPr="009A14F5">
        <w:rPr>
          <w:rFonts w:hint="eastAsia"/>
        </w:rPr>
        <w:t xml:space="preserve"> the unknow</w:t>
      </w:r>
      <w:r w:rsidRPr="009A14F5">
        <w:t>n flows between the compartments but give</w:t>
      </w:r>
      <w:r>
        <w:t>s</w:t>
      </w:r>
      <w:del w:id="1400" w:author="Chih-Lin Wei" w:date="2022-07-31T14:06:00Z">
        <w:r w:rsidRPr="009A14F5" w:rsidDel="001655D6">
          <w:delText xml:space="preserve"> us</w:delText>
        </w:r>
      </w:del>
      <w:r w:rsidRPr="009A14F5">
        <w:t xml:space="preserve"> a more comprehensive view of </w:t>
      </w:r>
      <w:r w:rsidRPr="009A14F5">
        <w:lastRenderedPageBreak/>
        <w:t xml:space="preserve">carbon demands in </w:t>
      </w:r>
      <w:r>
        <w:t xml:space="preserve">the </w:t>
      </w:r>
      <w:r w:rsidRPr="009A14F5">
        <w:t>two modeling systems.</w:t>
      </w:r>
      <w:bookmarkEnd w:id="1399"/>
    </w:p>
    <w:p w14:paraId="20931A20" w14:textId="77777777" w:rsidR="004B5F27" w:rsidRDefault="004B5F27" w:rsidP="00A675BB">
      <w:pPr>
        <w:pStyle w:val="111"/>
      </w:pPr>
      <w:bookmarkStart w:id="1401" w:name="_Toc111656049"/>
      <w:r>
        <w:rPr>
          <w:rFonts w:hint="eastAsia"/>
        </w:rPr>
        <w:t>LIM r</w:t>
      </w:r>
      <w:r>
        <w:t xml:space="preserve">esult </w:t>
      </w:r>
      <w:ins w:id="1402" w:author="Yushih Lin" w:date="2022-07-28T20:42:00Z">
        <w:r w:rsidR="00470A08">
          <w:t>of</w:t>
        </w:r>
      </w:ins>
      <w:del w:id="1403" w:author="Yushih Lin" w:date="2022-07-28T20:42:00Z">
        <w:r>
          <w:delText>in</w:delText>
        </w:r>
      </w:del>
      <w:r>
        <w:t xml:space="preserve"> GC1</w:t>
      </w:r>
      <w:bookmarkEnd w:id="1401"/>
    </w:p>
    <w:p w14:paraId="465E040F" w14:textId="7C4B1A01" w:rsidR="004B5F27" w:rsidRPr="001D763A" w:rsidRDefault="004B5F27" w:rsidP="004B5F27">
      <w:pPr>
        <w:ind w:firstLine="480"/>
      </w:pPr>
      <w:r w:rsidRPr="00BD1AAB">
        <w:t>Fig. 12</w:t>
      </w:r>
      <w:r w:rsidRPr="001D763A">
        <w:t xml:space="preserve"> showed the results solved by LIM modeling with different algorithms. The black dots in </w:t>
      </w:r>
      <w:r w:rsidRPr="00BD1AAB">
        <w:t>Fig. 12</w:t>
      </w:r>
      <w:r w:rsidRPr="001D763A">
        <w:t xml:space="preserve"> marked the values solved by the most parsimonious method, whereas the pink dots labeled the mean values from MCMC algorithms with 10,000 iterations. Ex</w:t>
      </w:r>
      <w:r w:rsidRPr="001D763A">
        <w:rPr>
          <w:rFonts w:hint="eastAsia"/>
        </w:rPr>
        <w:t xml:space="preserve">cept for the interaction flow between meiofauna and macrofauna (MEI→MAC), all solutions solved by the most parsimonious method underestimated the flow quantity. Note that the x-scale was expressed in exponential form with base 10. </w:t>
      </w:r>
    </w:p>
    <w:p w14:paraId="1FCE8366" w14:textId="45F3F07B" w:rsidR="004B5F27" w:rsidRPr="004B5F27" w:rsidRDefault="004B5F27" w:rsidP="004B5F27">
      <w:pPr>
        <w:ind w:firstLine="480"/>
        <w:rPr>
          <w:rFonts w:eastAsiaTheme="minorEastAsia"/>
        </w:rPr>
      </w:pPr>
      <w:r>
        <w:t>MCMC-s</w:t>
      </w:r>
      <w:r w:rsidRPr="001D763A">
        <w:t>olved flows in</w:t>
      </w:r>
      <w:r>
        <w:rPr>
          <w:rFonts w:hint="eastAsia"/>
        </w:rPr>
        <w:t xml:space="preserve"> </w:t>
      </w:r>
      <w:r>
        <w:t xml:space="preserve">the </w:t>
      </w:r>
      <w:r>
        <w:rPr>
          <w:rFonts w:hint="eastAsia"/>
        </w:rPr>
        <w:t xml:space="preserve">GC1 </w:t>
      </w:r>
      <w:r w:rsidRPr="001D763A">
        <w:t>model could be generally separated into three parts according to the order of magnitude of the mean val</w:t>
      </w:r>
      <w:r>
        <w:t>ues (</w:t>
      </w:r>
      <w:commentRangeStart w:id="1404"/>
      <w:r w:rsidRPr="00862E61">
        <w:t xml:space="preserve">Fig. </w:t>
      </w:r>
      <w:ins w:id="1405" w:author="user" w:date="2022-08-17T18:57:00Z">
        <w:r w:rsidR="00A03C8D">
          <w:t>13 and Table</w:t>
        </w:r>
      </w:ins>
      <w:ins w:id="1406" w:author="user" w:date="2022-08-17T18:58:00Z">
        <w:r w:rsidR="001F6671">
          <w:t xml:space="preserve"> 16</w:t>
        </w:r>
      </w:ins>
      <w:del w:id="1407" w:author="user" w:date="2022-08-17T18:57:00Z">
        <w:r w:rsidDel="001F6671">
          <w:delText>13</w:delText>
        </w:r>
      </w:del>
      <w:commentRangeEnd w:id="1404"/>
      <w:r w:rsidR="00983E81">
        <w:rPr>
          <w:rStyle w:val="ac"/>
        </w:rPr>
        <w:commentReference w:id="1404"/>
      </w:r>
      <w:r>
        <w:t>). First, the mean value for P</w:t>
      </w:r>
      <w:r w:rsidRPr="001D763A">
        <w:t xml:space="preserve">OC flux was 131.08 </w:t>
      </w:r>
      <w:r w:rsidRPr="00EB7A95">
        <w:rPr>
          <w:kern w:val="0"/>
        </w:rPr>
        <w:t>mg C/ m</w:t>
      </w:r>
      <w:r w:rsidRPr="00EB7A95">
        <w:rPr>
          <w:kern w:val="0"/>
          <w:vertAlign w:val="superscript"/>
        </w:rPr>
        <w:t>2</w:t>
      </w:r>
      <w:r w:rsidRPr="00BA1597">
        <w:t>/</w:t>
      </w:r>
      <w:r>
        <w:rPr>
          <w:rFonts w:hint="eastAsia"/>
        </w:rPr>
        <w:t xml:space="preserve"> </w:t>
      </w:r>
      <w:r w:rsidRPr="00BA1597">
        <w:t>d</w:t>
      </w:r>
      <w:r>
        <w:t>. T</w:t>
      </w:r>
      <w:r w:rsidRPr="001D763A">
        <w:t xml:space="preserve">he burial export occupied about 88% of the </w:t>
      </w:r>
      <w:del w:id="1408" w:author="user" w:date="2022-08-16T15:28:00Z">
        <w:r w:rsidRPr="001D763A">
          <w:delText>OC</w:delText>
        </w:r>
      </w:del>
      <w:ins w:id="1409" w:author="Chih-Lin Wei" w:date="2022-07-31T19:38:00Z">
        <w:r w:rsidR="00F143FD">
          <w:t>P</w:t>
        </w:r>
      </w:ins>
      <w:ins w:id="1410" w:author="user" w:date="2022-08-16T15:28:00Z">
        <w:r w:rsidRPr="001D763A">
          <w:t>OC</w:t>
        </w:r>
      </w:ins>
      <w:r w:rsidRPr="001D763A">
        <w:t xml:space="preserve"> input (115.77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w:t>
      </w:r>
      <w:r>
        <w:t>. B</w:t>
      </w:r>
      <w:r w:rsidRPr="001D763A">
        <w:rPr>
          <w:rFonts w:hint="eastAsia"/>
        </w:rPr>
        <w:t xml:space="preserve">oth fluxes were directly related to the detritus stock. The second-largest flow values were those related to bacteria and the interactions between bacteria and the environment, including SED→BAC (24.65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xml:space="preserve">), BAC→SED (9.33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rPr>
          <w:rFonts w:hint="eastAsia"/>
        </w:rPr>
        <w:t>), and BAC→D</w:t>
      </w:r>
      <w:r w:rsidRPr="001D763A">
        <w:t>IC_W</w:t>
      </w:r>
      <w:ins w:id="1411" w:author="Yushih Lin" w:date="2022-07-28T20:19:00Z">
        <w:r w:rsidR="00F870D6">
          <w:t xml:space="preserve"> </w:t>
        </w:r>
      </w:ins>
      <w:r w:rsidRPr="001D763A">
        <w:t xml:space="preserve">(15.13 </w:t>
      </w:r>
      <w:r w:rsidRPr="00EB7A95">
        <w:rPr>
          <w:kern w:val="0"/>
        </w:rPr>
        <w:t>mg C/ m</w:t>
      </w:r>
      <w:r w:rsidRPr="00EB7A95">
        <w:rPr>
          <w:kern w:val="0"/>
          <w:vertAlign w:val="superscript"/>
        </w:rPr>
        <w:t>2</w:t>
      </w:r>
      <w:r w:rsidRPr="00BA1597">
        <w:t>/</w:t>
      </w:r>
      <w:r>
        <w:rPr>
          <w:rFonts w:hint="eastAsia"/>
        </w:rPr>
        <w:t xml:space="preserve"> </w:t>
      </w:r>
      <w:r w:rsidRPr="00BA1597">
        <w:t>d</w:t>
      </w:r>
      <w:r w:rsidRPr="001D763A">
        <w:t xml:space="preserve">). </w:t>
      </w:r>
      <w:r w:rsidRPr="001D763A">
        <w:rPr>
          <w:rPrChange w:id="1412" w:author="user" w:date="2022-08-16T15:28:00Z">
            <w:rPr>
              <w:highlight w:val="yellow"/>
            </w:rPr>
          </w:rPrChange>
        </w:rPr>
        <w:t xml:space="preserve">Although the remaining flows were all less than 1 </w:t>
      </w:r>
      <w:r w:rsidRPr="00EB7A95">
        <w:rPr>
          <w:kern w:val="0"/>
          <w:rPrChange w:id="1413" w:author="user" w:date="2022-08-16T15:28:00Z">
            <w:rPr>
              <w:kern w:val="0"/>
              <w:highlight w:val="yellow"/>
            </w:rPr>
          </w:rPrChange>
        </w:rPr>
        <w:t>mg C/ m</w:t>
      </w:r>
      <w:r w:rsidRPr="00EB7A95">
        <w:rPr>
          <w:kern w:val="0"/>
          <w:vertAlign w:val="superscript"/>
          <w:rPrChange w:id="1414" w:author="user" w:date="2022-08-16T15:28:00Z">
            <w:rPr>
              <w:kern w:val="0"/>
              <w:highlight w:val="yellow"/>
              <w:vertAlign w:val="superscript"/>
            </w:rPr>
          </w:rPrChange>
        </w:rPr>
        <w:t>2</w:t>
      </w:r>
      <w:r w:rsidRPr="00BA1597">
        <w:rPr>
          <w:rPrChange w:id="1415" w:author="user" w:date="2022-08-16T15:28:00Z">
            <w:rPr>
              <w:highlight w:val="yellow"/>
            </w:rPr>
          </w:rPrChange>
        </w:rPr>
        <w:t>/</w:t>
      </w:r>
      <w:r w:rsidRPr="00812E34">
        <w:rPr>
          <w:rFonts w:hint="eastAsia"/>
        </w:rPr>
        <w:t xml:space="preserve"> </w:t>
      </w:r>
      <w:r w:rsidRPr="00BA1597">
        <w:rPr>
          <w:rPrChange w:id="1416" w:author="user" w:date="2022-08-16T15:28:00Z">
            <w:rPr>
              <w:highlight w:val="yellow"/>
            </w:rPr>
          </w:rPrChange>
        </w:rPr>
        <w:t>d</w:t>
      </w:r>
      <w:r w:rsidRPr="001D763A">
        <w:rPr>
          <w:rPrChange w:id="1417" w:author="user" w:date="2022-08-16T15:28:00Z">
            <w:rPr>
              <w:highlight w:val="yellow"/>
            </w:rPr>
          </w:rPrChange>
        </w:rPr>
        <w:t xml:space="preserve">, we could still differentiate the flows related to meiofauna and macrofauna stocks by the mean values, which </w:t>
      </w:r>
      <w:r w:rsidRPr="00812E34">
        <w:t xml:space="preserve">the </w:t>
      </w:r>
      <w:r w:rsidRPr="001D763A">
        <w:rPr>
          <w:rPrChange w:id="1418" w:author="user" w:date="2022-08-16T15:28:00Z">
            <w:rPr>
              <w:highlight w:val="yellow"/>
            </w:rPr>
          </w:rPrChange>
        </w:rPr>
        <w:t>m</w:t>
      </w:r>
      <w:ins w:id="1419" w:author="user" w:date="2022-08-16T16:08:00Z">
        <w:r w:rsidR="00812E34">
          <w:t>ei</w:t>
        </w:r>
      </w:ins>
      <w:del w:id="1420" w:author="user" w:date="2022-08-16T16:08:00Z">
        <w:r w:rsidRPr="001D763A" w:rsidDel="00812E34">
          <w:rPr>
            <w:rPrChange w:id="1421" w:author="user" w:date="2022-08-16T15:28:00Z">
              <w:rPr>
                <w:highlight w:val="yellow"/>
              </w:rPr>
            </w:rPrChange>
          </w:rPr>
          <w:delText>acr</w:delText>
        </w:r>
      </w:del>
      <w:r w:rsidRPr="001D763A">
        <w:rPr>
          <w:rPrChange w:id="1422" w:author="user" w:date="2022-08-16T15:28:00Z">
            <w:rPr>
              <w:highlight w:val="yellow"/>
            </w:rPr>
          </w:rPrChange>
        </w:rPr>
        <w:t xml:space="preserve">ofauna-related flows were an order of magnitude higher </w:t>
      </w:r>
      <w:r w:rsidRPr="00812E34">
        <w:t>tha</w:t>
      </w:r>
      <w:r w:rsidRPr="00812E34">
        <w:rPr>
          <w:rPrChange w:id="1423" w:author="user" w:date="2022-08-16T16:07:00Z">
            <w:rPr>
              <w:highlight w:val="yellow"/>
            </w:rPr>
          </w:rPrChange>
        </w:rPr>
        <w:t xml:space="preserve">n </w:t>
      </w:r>
      <w:r w:rsidRPr="00812E34">
        <w:t xml:space="preserve">the </w:t>
      </w:r>
      <w:r w:rsidRPr="001D763A">
        <w:rPr>
          <w:rPrChange w:id="1424" w:author="user" w:date="2022-08-16T15:28:00Z">
            <w:rPr>
              <w:highlight w:val="yellow"/>
            </w:rPr>
          </w:rPrChange>
        </w:rPr>
        <w:lastRenderedPageBreak/>
        <w:t>m</w:t>
      </w:r>
      <w:ins w:id="1425" w:author="user" w:date="2022-08-16T16:08:00Z">
        <w:r w:rsidR="00812E34">
          <w:t>acro</w:t>
        </w:r>
      </w:ins>
      <w:del w:id="1426" w:author="user" w:date="2022-08-16T16:08:00Z">
        <w:r w:rsidRPr="001D763A" w:rsidDel="00812E34">
          <w:rPr>
            <w:rPrChange w:id="1427" w:author="user" w:date="2022-08-16T15:28:00Z">
              <w:rPr>
                <w:highlight w:val="yellow"/>
              </w:rPr>
            </w:rPrChange>
          </w:rPr>
          <w:delText>eio</w:delText>
        </w:r>
      </w:del>
      <w:r w:rsidRPr="001D763A">
        <w:rPr>
          <w:rPrChange w:id="1428" w:author="user" w:date="2022-08-16T15:28:00Z">
            <w:rPr>
              <w:highlight w:val="yellow"/>
            </w:rPr>
          </w:rPrChange>
        </w:rPr>
        <w:t>fauna-related flows.</w:t>
      </w:r>
      <w:r w:rsidRPr="001D763A">
        <w:t xml:space="preserve"> </w:t>
      </w:r>
    </w:p>
    <w:p w14:paraId="5093B2A0" w14:textId="77777777" w:rsidR="004B5F27" w:rsidRDefault="004B5F27" w:rsidP="00A675BB">
      <w:pPr>
        <w:pStyle w:val="111"/>
      </w:pPr>
      <w:bookmarkStart w:id="1429" w:name="_Toc111656050"/>
      <w:r>
        <w:rPr>
          <w:rFonts w:hint="eastAsia"/>
        </w:rPr>
        <w:t>LIM r</w:t>
      </w:r>
      <w:r>
        <w:t xml:space="preserve">esult </w:t>
      </w:r>
      <w:ins w:id="1430" w:author="Yushih Lin" w:date="2022-07-28T20:42:00Z">
        <w:r w:rsidR="00470A08">
          <w:t>of</w:t>
        </w:r>
      </w:ins>
      <w:del w:id="1431" w:author="Yushih Lin" w:date="2022-07-28T20:42:00Z">
        <w:r>
          <w:delText>in</w:delText>
        </w:r>
      </w:del>
      <w:r>
        <w:t xml:space="preserve"> G</w:t>
      </w:r>
      <w:r>
        <w:rPr>
          <w:rFonts w:hint="eastAsia"/>
        </w:rPr>
        <w:t>S</w:t>
      </w:r>
      <w:r>
        <w:t>1</w:t>
      </w:r>
      <w:bookmarkEnd w:id="1429"/>
    </w:p>
    <w:p w14:paraId="4D388468" w14:textId="066A7AA9" w:rsidR="004B5F27" w:rsidRPr="00824EE5" w:rsidRDefault="004B5F27" w:rsidP="004B5F27">
      <w:pPr>
        <w:ind w:firstLine="480"/>
      </w:pPr>
      <w:r w:rsidRPr="00824EE5">
        <w:rPr>
          <w:rFonts w:hint="eastAsia"/>
        </w:rPr>
        <w:t xml:space="preserve">Similar trends were found in </w:t>
      </w:r>
      <w:r w:rsidRPr="00BD1AAB">
        <w:t>Fig. 1</w:t>
      </w:r>
      <w:r>
        <w:t>4</w:t>
      </w:r>
      <w:ins w:id="1432" w:author="user" w:date="2022-08-17T18:58:00Z">
        <w:r w:rsidR="001F6671">
          <w:rPr>
            <w:rFonts w:asciiTheme="minorEastAsia" w:eastAsiaTheme="minorEastAsia" w:hAnsiTheme="minorEastAsia" w:hint="eastAsia"/>
          </w:rPr>
          <w:t xml:space="preserve"> </w:t>
        </w:r>
        <w:r w:rsidR="001F6671">
          <w:t>and Table 17</w:t>
        </w:r>
      </w:ins>
      <w:r w:rsidRPr="00B17AA4">
        <w:t>. M</w:t>
      </w:r>
      <w:r w:rsidRPr="00824EE5">
        <w:rPr>
          <w:rFonts w:hint="eastAsia"/>
        </w:rPr>
        <w:t xml:space="preserve">ost of the solutions by the most parsimonious method were lower than that solved by </w:t>
      </w:r>
      <w:ins w:id="1433" w:author="Chih-Lin Wei" w:date="2022-07-31T19:40:00Z">
        <w:r w:rsidR="00F143FD">
          <w:t xml:space="preserve">the </w:t>
        </w:r>
      </w:ins>
      <w:r w:rsidRPr="00824EE5">
        <w:rPr>
          <w:rFonts w:hint="eastAsia"/>
        </w:rPr>
        <w:t>MCMC algorithm, except for MEI→MAC and the burial flux (SED→EXP_S)</w:t>
      </w:r>
      <w:r>
        <w:t>.</w:t>
      </w:r>
      <w:r w:rsidRPr="00824EE5">
        <w:rPr>
          <w:rFonts w:hint="eastAsia"/>
        </w:rPr>
        <w:t xml:space="preserve"> </w:t>
      </w:r>
      <w:r>
        <w:t>T</w:t>
      </w:r>
      <w:r w:rsidRPr="00824EE5">
        <w:rPr>
          <w:rFonts w:hint="eastAsia"/>
        </w:rPr>
        <w:t xml:space="preserve">he </w:t>
      </w:r>
      <w:ins w:id="1434" w:author="Chih-Lin Wei" w:date="2022-07-31T19:40:00Z">
        <w:r w:rsidR="00F143FD">
          <w:t xml:space="preserve">estimated </w:t>
        </w:r>
      </w:ins>
      <w:r w:rsidRPr="00824EE5">
        <w:rPr>
          <w:rFonts w:hint="eastAsia"/>
        </w:rPr>
        <w:t xml:space="preserve">burial </w:t>
      </w:r>
      <w:del w:id="1435" w:author="user" w:date="2022-08-16T15:28:00Z">
        <w:r w:rsidRPr="00824EE5">
          <w:rPr>
            <w:rFonts w:hint="eastAsia"/>
          </w:rPr>
          <w:delText>flux</w:delText>
        </w:r>
      </w:del>
      <w:ins w:id="1436" w:author="user" w:date="2022-08-16T15:28:00Z">
        <w:r w:rsidRPr="00824EE5">
          <w:rPr>
            <w:rFonts w:hint="eastAsia"/>
          </w:rPr>
          <w:t>flux</w:t>
        </w:r>
      </w:ins>
      <w:ins w:id="1437" w:author="Chih-Lin Wei" w:date="2022-07-31T19:40:00Z">
        <w:r w:rsidR="00F143FD">
          <w:t>es</w:t>
        </w:r>
      </w:ins>
      <w:r w:rsidRPr="00824EE5" w:rsidDel="0061760F">
        <w:rPr>
          <w:rFonts w:hint="eastAsia"/>
        </w:rPr>
        <w:t xml:space="preserve"> </w:t>
      </w:r>
      <w:del w:id="1438" w:author="Chih-Lin Wei" w:date="2022-07-31T19:40:00Z">
        <w:r w:rsidRPr="00824EE5" w:rsidDel="00F143FD">
          <w:rPr>
            <w:rFonts w:hint="eastAsia"/>
          </w:rPr>
          <w:delText>was with</w:delText>
        </w:r>
      </w:del>
      <w:ins w:id="1439" w:author="Chih-Lin Wei" w:date="2022-07-31T19:40:00Z">
        <w:r w:rsidR="00F143FD">
          <w:t>were</w:t>
        </w:r>
      </w:ins>
      <w:r w:rsidRPr="00824EE5">
        <w:rPr>
          <w:rFonts w:hint="eastAsia"/>
        </w:rPr>
        <w:t xml:space="preserve"> similar </w:t>
      </w:r>
      <w:del w:id="1440" w:author="Chih-Lin Wei" w:date="2022-07-31T19:40:00Z">
        <w:r w:rsidRPr="00824EE5" w:rsidDel="00F143FD">
          <w:rPr>
            <w:rFonts w:hint="eastAsia"/>
          </w:rPr>
          <w:delText>results by</w:delText>
        </w:r>
      </w:del>
      <w:ins w:id="1441" w:author="Chih-Lin Wei" w:date="2022-07-31T19:40:00Z">
        <w:r w:rsidR="00F143FD">
          <w:t>between</w:t>
        </w:r>
      </w:ins>
      <w:ins w:id="1442" w:author="user" w:date="2022-08-16T15:28:00Z">
        <w:r w:rsidRPr="00824EE5">
          <w:rPr>
            <w:rFonts w:hint="eastAsia"/>
          </w:rPr>
          <w:t xml:space="preserve"> </w:t>
        </w:r>
      </w:ins>
      <w:ins w:id="1443" w:author="Chih-Lin Wei" w:date="2022-07-31T19:43:00Z">
        <w:r w:rsidR="00F143FD">
          <w:t xml:space="preserve">the </w:t>
        </w:r>
      </w:ins>
      <w:r w:rsidRPr="00824EE5">
        <w:rPr>
          <w:rFonts w:hint="eastAsia"/>
        </w:rPr>
        <w:t>two different methods. The</w:t>
      </w:r>
      <w:ins w:id="1444" w:author="user" w:date="2022-08-16T15:28:00Z">
        <w:r w:rsidRPr="00824EE5">
          <w:rPr>
            <w:rFonts w:hint="eastAsia"/>
          </w:rPr>
          <w:t xml:space="preserve"> </w:t>
        </w:r>
      </w:ins>
      <w:ins w:id="1445" w:author="Chih-Lin Wei" w:date="2022-07-31T19:41:00Z">
        <w:r w:rsidR="00F143FD">
          <w:t xml:space="preserve">estimated </w:t>
        </w:r>
      </w:ins>
      <w:r>
        <w:t>P</w:t>
      </w:r>
      <w:r w:rsidRPr="00824EE5">
        <w:rPr>
          <w:rFonts w:hint="eastAsia"/>
        </w:rPr>
        <w:t xml:space="preserve">OC flux was </w:t>
      </w:r>
      <w:del w:id="1446" w:author="Chih-Lin Wei" w:date="2022-07-31T19:41:00Z">
        <w:r w:rsidRPr="00824EE5" w:rsidDel="00F143FD">
          <w:rPr>
            <w:rFonts w:hint="eastAsia"/>
          </w:rPr>
          <w:delText xml:space="preserve">estimated </w:delText>
        </w:r>
        <w:r w:rsidDel="00F143FD">
          <w:delText xml:space="preserve">to be </w:delText>
        </w:r>
      </w:del>
      <w:r w:rsidRPr="00824EE5">
        <w:rPr>
          <w:rFonts w:hint="eastAsia"/>
        </w:rPr>
        <w:t xml:space="preserve">78.95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xml:space="preserve"> in </w:t>
      </w:r>
      <w:ins w:id="1447" w:author="Chih-Lin Wei" w:date="2022-07-31T19:44:00Z">
        <w:r w:rsidR="00F143FD">
          <w:t xml:space="preserve">the </w:t>
        </w:r>
      </w:ins>
      <w:r w:rsidRPr="00824EE5">
        <w:rPr>
          <w:rFonts w:hint="eastAsia"/>
        </w:rPr>
        <w:t xml:space="preserve">GS1 </w:t>
      </w:r>
      <w:del w:id="1448" w:author="Chih-Lin Wei" w:date="2022-07-31T19:41:00Z">
        <w:r w:rsidRPr="00824EE5" w:rsidDel="00F143FD">
          <w:rPr>
            <w:rFonts w:hint="eastAsia"/>
          </w:rPr>
          <w:delText xml:space="preserve">by </w:delText>
        </w:r>
      </w:del>
      <w:ins w:id="1449" w:author="Chih-Lin Wei" w:date="2022-07-31T19:41:00Z">
        <w:r w:rsidR="00F143FD">
          <w:t>b</w:t>
        </w:r>
        <w:r w:rsidR="00F143FD" w:rsidRPr="00824EE5">
          <w:rPr>
            <w:rFonts w:hint="eastAsia"/>
          </w:rPr>
          <w:t xml:space="preserve"> </w:t>
        </w:r>
      </w:ins>
      <w:r w:rsidRPr="00824EE5">
        <w:rPr>
          <w:rFonts w:hint="eastAsia"/>
        </w:rPr>
        <w:t>MCMC method</w:t>
      </w:r>
      <w:ins w:id="1450" w:author="Yushih Lin" w:date="2022-07-28T20:29:00Z">
        <w:r w:rsidR="00E83B28">
          <w:t>,</w:t>
        </w:r>
      </w:ins>
      <w:del w:id="1451" w:author="Yushih Lin" w:date="2022-07-28T20:30:00Z">
        <w:r>
          <w:delText>; however,</w:delText>
        </w:r>
      </w:del>
      <w:ins w:id="1452" w:author="Yushih Lin" w:date="2022-07-28T20:30:00Z">
        <w:r w:rsidRPr="00824EE5">
          <w:rPr>
            <w:rFonts w:hint="eastAsia"/>
          </w:rPr>
          <w:t xml:space="preserve"> </w:t>
        </w:r>
        <w:r w:rsidR="00E83B28">
          <w:t>with</w:t>
        </w:r>
      </w:ins>
      <w:ins w:id="1453" w:author="user" w:date="2022-08-16T15:28:00Z">
        <w:r w:rsidRPr="00824EE5">
          <w:rPr>
            <w:rFonts w:hint="eastAsia"/>
          </w:rPr>
          <w:t xml:space="preserve"> </w:t>
        </w:r>
      </w:ins>
      <w:r w:rsidRPr="00824EE5">
        <w:rPr>
          <w:rFonts w:hint="eastAsia"/>
        </w:rPr>
        <w:t xml:space="preserve">about 80% of </w:t>
      </w:r>
      <w:r>
        <w:t>P</w:t>
      </w:r>
      <w:r w:rsidRPr="00824EE5">
        <w:rPr>
          <w:rFonts w:hint="eastAsia"/>
        </w:rPr>
        <w:t xml:space="preserve">OC flux </w:t>
      </w:r>
      <w:del w:id="1454" w:author="Yushih Lin" w:date="2022-07-28T20:30:00Z">
        <w:r w:rsidRPr="00824EE5">
          <w:rPr>
            <w:rFonts w:hint="eastAsia"/>
          </w:rPr>
          <w:delText xml:space="preserve">flowed </w:delText>
        </w:r>
      </w:del>
      <w:ins w:id="1455" w:author="Yushih Lin" w:date="2022-07-28T20:30:00Z">
        <w:r w:rsidR="00E83B28" w:rsidRPr="00824EE5">
          <w:rPr>
            <w:rFonts w:hint="eastAsia"/>
          </w:rPr>
          <w:t>flow</w:t>
        </w:r>
        <w:r w:rsidR="00E83B28">
          <w:t>ing</w:t>
        </w:r>
        <w:r w:rsidR="00E83B28" w:rsidRPr="00824EE5">
          <w:rPr>
            <w:rFonts w:hint="eastAsia"/>
          </w:rPr>
          <w:t xml:space="preserve"> </w:t>
        </w:r>
      </w:ins>
      <w:r w:rsidRPr="00824EE5">
        <w:rPr>
          <w:rFonts w:hint="eastAsia"/>
        </w:rPr>
        <w:t xml:space="preserve">out of the system (SED→EXP_S, 63.23 </w:t>
      </w:r>
      <w:r w:rsidRPr="00EB7A95">
        <w:rPr>
          <w:kern w:val="0"/>
        </w:rPr>
        <w:t>mg C/ m</w:t>
      </w:r>
      <w:r w:rsidRPr="00EB7A95">
        <w:rPr>
          <w:kern w:val="0"/>
          <w:vertAlign w:val="superscript"/>
        </w:rPr>
        <w:t>2</w:t>
      </w:r>
      <w:r w:rsidRPr="00BA1597">
        <w:t>/</w:t>
      </w:r>
      <w:r>
        <w:rPr>
          <w:rFonts w:hint="eastAsia"/>
        </w:rPr>
        <w:t xml:space="preserve"> </w:t>
      </w:r>
      <w:r w:rsidRPr="00BA1597">
        <w:t>d</w:t>
      </w:r>
      <w:r w:rsidRPr="00824EE5">
        <w:rPr>
          <w:rFonts w:hint="eastAsia"/>
        </w:rPr>
        <w:t>). On the other hand, the interaction flows between</w:t>
      </w:r>
      <w:r>
        <w:t xml:space="preserve"> </w:t>
      </w:r>
      <w:r w:rsidRPr="00824EE5">
        <w:rPr>
          <w:rFonts w:hint="eastAsia"/>
        </w:rPr>
        <w:t>bacteria and</w:t>
      </w:r>
      <w:r>
        <w:t xml:space="preserve"> </w:t>
      </w:r>
      <w:r w:rsidRPr="00824EE5">
        <w:rPr>
          <w:rFonts w:hint="eastAsia"/>
        </w:rPr>
        <w:t xml:space="preserve">environment in GS1 were not </w:t>
      </w:r>
      <w:r>
        <w:t>as</w:t>
      </w:r>
      <w:r w:rsidRPr="00824EE5">
        <w:rPr>
          <w:rFonts w:hint="eastAsia"/>
        </w:rPr>
        <w:t xml:space="preserve"> strong </w:t>
      </w:r>
      <w:r>
        <w:t>as</w:t>
      </w:r>
      <w:r w:rsidRPr="00824EE5">
        <w:t xml:space="preserve"> those in GC1</w:t>
      </w:r>
      <w:r>
        <w:t>. I</w:t>
      </w:r>
      <w:r w:rsidRPr="00824EE5">
        <w:t xml:space="preserve">nstead, the </w:t>
      </w:r>
      <w:r>
        <w:t>metazoan</w:t>
      </w:r>
      <w:r w:rsidRPr="00824EE5">
        <w:t xml:space="preserve"> </w:t>
      </w:r>
      <w:r>
        <w:t>contribution</w:t>
      </w:r>
      <w:r w:rsidRPr="00824EE5">
        <w:t xml:space="preserve"> increased </w:t>
      </w:r>
      <w:r>
        <w:t>due</w:t>
      </w:r>
      <w:r w:rsidRPr="00824EE5">
        <w:t xml:space="preserve"> to higher mean flows between the compartments of meiofauna and macrofauna. </w:t>
      </w:r>
      <w:bookmarkStart w:id="1456" w:name="_Hlk110001944"/>
      <w:r w:rsidRPr="00824EE5">
        <w:t xml:space="preserve">Likewise, in GS1, </w:t>
      </w:r>
      <w:commentRangeStart w:id="1457"/>
      <w:r w:rsidRPr="00824EE5">
        <w:t>the meiofauna-related flows were an order of magnitude higher than those related to macrofauna</w:t>
      </w:r>
      <w:commentRangeEnd w:id="1457"/>
      <w:r w:rsidR="00247A98">
        <w:rPr>
          <w:rStyle w:val="ac"/>
        </w:rPr>
        <w:commentReference w:id="1457"/>
      </w:r>
      <w:bookmarkEnd w:id="1456"/>
      <w:r w:rsidRPr="00824EE5">
        <w:t xml:space="preserve">. </w:t>
      </w:r>
    </w:p>
    <w:p w14:paraId="0C3C7349" w14:textId="4B2BD171" w:rsidR="004B5F27" w:rsidRPr="004B5F27" w:rsidRDefault="004B5F27" w:rsidP="004B5F27">
      <w:pPr>
        <w:ind w:firstLine="480"/>
        <w:rPr>
          <w:rFonts w:eastAsiaTheme="minorEastAsia"/>
        </w:rPr>
      </w:pPr>
      <w:r w:rsidRPr="00824EE5">
        <w:t>Because the two food webs</w:t>
      </w:r>
      <w:r>
        <w:t xml:space="preserve"> </w:t>
      </w:r>
      <w:commentRangeStart w:id="1458"/>
      <w:r>
        <w:t>share the same structure</w:t>
      </w:r>
      <w:commentRangeEnd w:id="1458"/>
      <w:r w:rsidR="00247A98">
        <w:rPr>
          <w:rStyle w:val="ac"/>
        </w:rPr>
        <w:commentReference w:id="1458"/>
      </w:r>
      <w:r w:rsidRPr="00824EE5">
        <w:t xml:space="preserve">, </w:t>
      </w:r>
      <w:r>
        <w:t xml:space="preserve">the </w:t>
      </w:r>
      <w:r w:rsidRPr="00824EE5">
        <w:t xml:space="preserve">LIM results </w:t>
      </w:r>
      <w:r>
        <w:t>can</w:t>
      </w:r>
      <w:r w:rsidRPr="00824EE5">
        <w:t xml:space="preserve"> be compared directly. </w:t>
      </w:r>
      <w:r>
        <w:t>For instance</w:t>
      </w:r>
      <w:r w:rsidRPr="00824EE5">
        <w:t xml:space="preserve">, the values of the internal flows (black flows </w:t>
      </w:r>
      <w:r>
        <w:t xml:space="preserve">in </w:t>
      </w:r>
      <w:r w:rsidRPr="00862E61">
        <w:t xml:space="preserve">Fig. </w:t>
      </w:r>
      <w:r>
        <w:t>14</w:t>
      </w:r>
      <w:r w:rsidRPr="00824EE5">
        <w:t xml:space="preserve">) </w:t>
      </w:r>
      <w:r>
        <w:t>representing</w:t>
      </w:r>
      <w:r w:rsidRPr="00824EE5">
        <w:t xml:space="preserve"> biological interactions in GS1 were higher</w:t>
      </w:r>
      <w:r>
        <w:t xml:space="preserve"> than GC1</w:t>
      </w:r>
      <w:r w:rsidRPr="00824EE5">
        <w:t>, corresponding to the higher biomass of meiofauna and macrofauna on the slope</w:t>
      </w:r>
      <w:del w:id="1459" w:author="Chih-Lin Wei" w:date="2022-07-31T19:44:00Z">
        <w:r w:rsidRPr="00824EE5" w:rsidDel="00F143FD">
          <w:delText xml:space="preserve"> site</w:delText>
        </w:r>
      </w:del>
      <w:r w:rsidRPr="00824EE5">
        <w:t>. Although the bacteria stock accounted for a large</w:t>
      </w:r>
      <w:r>
        <w:t>r</w:t>
      </w:r>
      <w:r w:rsidRPr="00824EE5">
        <w:t xml:space="preserve"> proportion of the biomass in the canyon compar</w:t>
      </w:r>
      <w:r>
        <w:t>ed</w:t>
      </w:r>
      <w:r w:rsidRPr="00824EE5">
        <w:t xml:space="preserve"> to the slope, the energy flows between bacteria and sediment stock were not distinctly different </w:t>
      </w:r>
      <w:r w:rsidRPr="00824EE5">
        <w:lastRenderedPageBreak/>
        <w:t>between the two habitats. On the other hand, the flow values of biotic outputs (i.e.</w:t>
      </w:r>
      <w:r>
        <w:t>,</w:t>
      </w:r>
      <w:r w:rsidRPr="00824EE5">
        <w:t xml:space="preserve"> energy loss through </w:t>
      </w:r>
      <w:commentRangeStart w:id="1460"/>
      <w:r w:rsidRPr="00824EE5">
        <w:t>predation</w:t>
      </w:r>
      <w:commentRangeEnd w:id="1460"/>
      <w:r w:rsidR="00470A08">
        <w:rPr>
          <w:rStyle w:val="ac"/>
        </w:rPr>
        <w:commentReference w:id="1460"/>
      </w:r>
      <w:r w:rsidRPr="00824EE5">
        <w:t xml:space="preserve"> and respiration) were reasonably consistent with the standing stocks. Finally, the ratio of the burial flux to input flux, representing the fraction of unused OC which flowed out of the system to reach the balanced steady-state, was about 8% higher in the canyon head</w:t>
      </w:r>
      <w:ins w:id="1461" w:author="Chih-Lin Wei" w:date="2022-07-31T19:45:00Z">
        <w:r w:rsidR="00F143FD">
          <w:t xml:space="preserve"> than on the upper slope</w:t>
        </w:r>
      </w:ins>
      <w:r w:rsidRPr="00824EE5">
        <w:t>.</w:t>
      </w:r>
    </w:p>
    <w:p w14:paraId="78E39C23" w14:textId="77777777" w:rsidR="004B5F27" w:rsidRDefault="004B5F27" w:rsidP="00DE071F">
      <w:pPr>
        <w:pStyle w:val="11"/>
      </w:pPr>
      <w:bookmarkStart w:id="1462" w:name="_Toc111656051"/>
      <w:r>
        <w:t>Turnover rates</w:t>
      </w:r>
      <w:bookmarkEnd w:id="1462"/>
    </w:p>
    <w:p w14:paraId="4EE9E5D2" w14:textId="408420BC" w:rsidR="004B5F27" w:rsidRPr="000A3A21" w:rsidRDefault="004B5F27" w:rsidP="004B5F27">
      <w:pPr>
        <w:ind w:firstLine="480"/>
      </w:pPr>
      <w:r w:rsidRPr="000A3A21">
        <w:t xml:space="preserve">The turnover rate was calculated </w:t>
      </w:r>
      <w:r>
        <w:t>by</w:t>
      </w:r>
      <w:r w:rsidRPr="000A3A21">
        <w:t xml:space="preserve"> dividing the carbon stock </w:t>
      </w:r>
      <w:r>
        <w:t>with</w:t>
      </w:r>
      <w:del w:id="1463" w:author="Chih-Lin Wei" w:date="2022-07-31T19:46:00Z">
        <w:r w:rsidRPr="000A3A21" w:rsidDel="00F143FD">
          <w:delText xml:space="preserve"> directly</w:delText>
        </w:r>
      </w:del>
      <w:r w:rsidRPr="000A3A21">
        <w:t xml:space="preserve"> measured oxygen consumption</w:t>
      </w:r>
      <w:ins w:id="1464" w:author="Chih-Lin Wei" w:date="2022-07-31T19:46:00Z">
        <w:r w:rsidR="00F143FD">
          <w:t xml:space="preserve"> (i.e., TOU)</w:t>
        </w:r>
      </w:ins>
      <w:ins w:id="1465" w:author="user" w:date="2022-08-16T15:28:00Z">
        <w:r w:rsidRPr="000A3A21">
          <w:t xml:space="preserve"> </w:t>
        </w:r>
      </w:ins>
      <w:r>
        <w:t>or</w:t>
      </w:r>
      <w:r w:rsidRPr="000A3A21">
        <w:t xml:space="preserve"> model estimated flows, respectively </w:t>
      </w:r>
      <w:r w:rsidRPr="00BD1AAB">
        <w:t>(Table 15</w:t>
      </w:r>
      <w:r w:rsidRPr="00E52BEF">
        <w:t>)</w:t>
      </w:r>
      <w:r w:rsidRPr="000A3A21">
        <w:t xml:space="preserve">. </w:t>
      </w:r>
      <w:bookmarkStart w:id="1466" w:name="_Hlk110001432"/>
      <w:r w:rsidRPr="000A3A21">
        <w:t xml:space="preserve">For example, the turnover rate of total carbon was calculated as the sum of </w:t>
      </w:r>
      <w:commentRangeStart w:id="1467"/>
      <w:r w:rsidRPr="000A3A21">
        <w:t xml:space="preserve">detrital </w:t>
      </w:r>
      <w:commentRangeEnd w:id="1467"/>
      <w:r w:rsidR="00FE5B65">
        <w:rPr>
          <w:rStyle w:val="ac"/>
        </w:rPr>
        <w:commentReference w:id="1467"/>
      </w:r>
      <w:r w:rsidRPr="000A3A21">
        <w:t>and biotic ca</w:t>
      </w:r>
      <w:r w:rsidRPr="000A3A21">
        <w:rPr>
          <w:rFonts w:hint="eastAsia"/>
        </w:rPr>
        <w:t xml:space="preserve">rbon divided by </w:t>
      </w:r>
      <w:ins w:id="1468" w:author="user" w:date="2022-08-17T12:53:00Z">
        <w:r w:rsidR="00FC77EF">
          <w:t>observed</w:t>
        </w:r>
      </w:ins>
      <w:del w:id="1469" w:author="user" w:date="2022-08-17T12:53:00Z">
        <w:r w:rsidRPr="00BD1AAB" w:rsidDel="00FC77EF">
          <w:rPr>
            <w:i/>
          </w:rPr>
          <w:delText>in situ</w:delText>
        </w:r>
      </w:del>
      <w:r w:rsidRPr="000A3A21">
        <w:rPr>
          <w:rFonts w:hint="eastAsia"/>
        </w:rPr>
        <w:t xml:space="preserve"> TOU</w:t>
      </w:r>
      <w:bookmarkEnd w:id="1466"/>
      <w:r w:rsidRPr="000A3A21">
        <w:rPr>
          <w:rFonts w:hint="eastAsia"/>
        </w:rPr>
        <w:t xml:space="preserve"> </w:t>
      </w:r>
      <w:r>
        <w:t>or</w:t>
      </w:r>
      <w:r w:rsidRPr="000A3A21">
        <w:rPr>
          <w:rFonts w:hint="eastAsia"/>
        </w:rPr>
        <w:t xml:space="preserve"> </w:t>
      </w:r>
      <w:ins w:id="1470" w:author="Yushih Lin" w:date="2022-07-28T20:47:00Z">
        <w:r w:rsidR="00FE5B65">
          <w:t xml:space="preserve">by </w:t>
        </w:r>
      </w:ins>
      <w:r w:rsidRPr="000A3A21">
        <w:rPr>
          <w:rFonts w:hint="eastAsia"/>
        </w:rPr>
        <w:t xml:space="preserve">the sum of flows BAC→DIC, MEI→DIC, and MAC→DIC, which corresponds to the definition of TOU. </w:t>
      </w:r>
    </w:p>
    <w:p w14:paraId="7E2293E9" w14:textId="332D699C" w:rsidR="004B5F27" w:rsidRPr="004B5F27" w:rsidRDefault="004B5F27" w:rsidP="004B5F27">
      <w:pPr>
        <w:ind w:firstLine="480"/>
        <w:rPr>
          <w:rFonts w:eastAsiaTheme="minorEastAsia"/>
          <w:b/>
        </w:rPr>
      </w:pPr>
      <w:del w:id="1471" w:author="Chih-Lin Wei" w:date="2022-07-31T19:47:00Z">
        <w:r w:rsidRPr="000A3A21" w:rsidDel="00F143FD">
          <w:delText xml:space="preserve">Overall, both </w:delText>
        </w:r>
      </w:del>
      <w:del w:id="1472" w:author="user" w:date="2022-08-16T15:28:00Z">
        <w:r w:rsidRPr="000A3A21">
          <w:delText>the</w:delText>
        </w:r>
      </w:del>
      <w:del w:id="1473" w:author="Chih-Lin Wei" w:date="2022-07-31T19:47:00Z">
        <w:r w:rsidRPr="000A3A21" w:rsidDel="00F143FD">
          <w:delText>t</w:delText>
        </w:r>
      </w:del>
      <w:ins w:id="1474" w:author="Chih-Lin Wei" w:date="2022-07-31T19:47:00Z">
        <w:r w:rsidR="00F143FD">
          <w:t>T</w:t>
        </w:r>
      </w:ins>
      <w:ins w:id="1475" w:author="user" w:date="2022-08-16T15:28:00Z">
        <w:r w:rsidRPr="000A3A21">
          <w:t>he</w:t>
        </w:r>
      </w:ins>
      <w:r w:rsidRPr="000A3A21">
        <w:t xml:space="preserve"> </w:t>
      </w:r>
      <w:commentRangeStart w:id="1476"/>
      <w:del w:id="1477" w:author="Chih-Lin Wei" w:date="2022-07-31T19:47:00Z">
        <w:r w:rsidRPr="00BD1AAB" w:rsidDel="00F143FD">
          <w:rPr>
            <w:i/>
          </w:rPr>
          <w:delText>in situ</w:delText>
        </w:r>
        <w:r w:rsidRPr="000A3A21" w:rsidDel="00F143FD">
          <w:delText xml:space="preserve"> </w:delText>
        </w:r>
      </w:del>
      <w:commentRangeEnd w:id="1476"/>
      <w:r w:rsidR="00FE5B65">
        <w:rPr>
          <w:rStyle w:val="ac"/>
        </w:rPr>
        <w:commentReference w:id="1476"/>
      </w:r>
      <w:r w:rsidRPr="000A3A21">
        <w:t xml:space="preserve">measurement and modeling results showed that </w:t>
      </w:r>
      <w:commentRangeStart w:id="1478"/>
      <w:r w:rsidRPr="000A3A21">
        <w:t>organic carbon turn</w:t>
      </w:r>
      <w:del w:id="1479" w:author="Chih-Lin Wei" w:date="2022-07-31T19:48:00Z">
        <w:r w:rsidRPr="000A3A21" w:rsidDel="00F143FD">
          <w:delText xml:space="preserve">ed </w:delText>
        </w:r>
      </w:del>
      <w:r w:rsidRPr="000A3A21">
        <w:t xml:space="preserve">over </w:t>
      </w:r>
      <w:ins w:id="1480" w:author="Chih-Lin Wei" w:date="2022-07-31T19:48:00Z">
        <w:r w:rsidR="00F143FD">
          <w:t xml:space="preserve">was </w:t>
        </w:r>
      </w:ins>
      <w:r w:rsidRPr="000A3A21">
        <w:t>much slow</w:t>
      </w:r>
      <w:r>
        <w:t>er</w:t>
      </w:r>
      <w:r w:rsidRPr="000A3A21">
        <w:t xml:space="preserve"> </w:t>
      </w:r>
      <w:del w:id="1481" w:author="Chih-Lin Wei" w:date="2022-07-31T19:48:00Z">
        <w:r w:rsidRPr="000A3A21" w:rsidDel="00F143FD">
          <w:delText>at the slope</w:delText>
        </w:r>
        <w:r w:rsidDel="00F143FD">
          <w:delText xml:space="preserve"> </w:delText>
        </w:r>
        <w:r w:rsidRPr="000A3A21" w:rsidDel="00F143FD">
          <w:delText>site</w:delText>
        </w:r>
      </w:del>
      <w:commentRangeEnd w:id="1478"/>
      <w:r w:rsidR="00983E81">
        <w:rPr>
          <w:rStyle w:val="ac"/>
        </w:rPr>
        <w:commentReference w:id="1478"/>
      </w:r>
      <w:ins w:id="1482" w:author="Chih-Lin Wei" w:date="2022-07-31T19:48:00Z">
        <w:r w:rsidR="00F143FD">
          <w:t>in GS1</w:t>
        </w:r>
      </w:ins>
      <w:r w:rsidRPr="000A3A21">
        <w:t xml:space="preserve">. </w:t>
      </w:r>
      <w:r>
        <w:t>The</w:t>
      </w:r>
      <w:r w:rsidRPr="000A3A21">
        <w:t xml:space="preserve"> carbon turnover</w:t>
      </w:r>
      <w:r>
        <w:t xml:space="preserve"> based on TOU was</w:t>
      </w:r>
      <w:r w:rsidRPr="000A3A21">
        <w:t xml:space="preserve"> about 1.5 times slow</w:t>
      </w:r>
      <w:r>
        <w:t>er</w:t>
      </w:r>
      <w:r w:rsidRPr="000A3A21">
        <w:t xml:space="preserve"> in GS1 </w:t>
      </w:r>
      <w:r>
        <w:t>than in GC1, and t</w:t>
      </w:r>
      <w:r w:rsidRPr="000A3A21">
        <w:t xml:space="preserve">he </w:t>
      </w:r>
      <w:r>
        <w:t>carbon</w:t>
      </w:r>
      <w:r w:rsidRPr="000A3A21">
        <w:t xml:space="preserve"> turnover </w:t>
      </w:r>
      <w:r>
        <w:t>based on</w:t>
      </w:r>
      <w:r w:rsidRPr="000A3A21">
        <w:t xml:space="preserve"> model results </w:t>
      </w:r>
      <w:r>
        <w:t>was about</w:t>
      </w:r>
      <w:r w:rsidRPr="000A3A21">
        <w:t xml:space="preserve"> </w:t>
      </w:r>
      <w:r>
        <w:t>five</w:t>
      </w:r>
      <w:r w:rsidRPr="000A3A21">
        <w:t xml:space="preserve"> times slower </w:t>
      </w:r>
      <w:r>
        <w:t>than the turnover based on</w:t>
      </w:r>
      <w:r w:rsidRPr="000A3A21">
        <w:t xml:space="preserve"> TOU measurement for both sites. </w:t>
      </w:r>
      <w:commentRangeStart w:id="1483"/>
      <w:r w:rsidRPr="000A3A21">
        <w:t xml:space="preserve">Bacteria turnover rates </w:t>
      </w:r>
      <w:commentRangeEnd w:id="1483"/>
      <w:r w:rsidR="00A965A5">
        <w:rPr>
          <w:rStyle w:val="ac"/>
        </w:rPr>
        <w:commentReference w:id="1483"/>
      </w:r>
      <w:r w:rsidRPr="000A3A21">
        <w:t xml:space="preserve">in two habitats calculated by different methods were almost consistent, with 3.3 to 4.3 days in GC1 and 3.7 days in GS1. However, the turnover time for meiofauna and macrofauna estimated by the two methods were distinctly different. In GC1, the </w:t>
      </w:r>
      <w:r w:rsidRPr="000A3A21">
        <w:lastRenderedPageBreak/>
        <w:t xml:space="preserve">turnover time estimated by </w:t>
      </w:r>
      <w:ins w:id="1484" w:author="user" w:date="2022-08-17T12:54:00Z">
        <w:r w:rsidR="00FC77EF">
          <w:t>observed (</w:t>
        </w:r>
        <w:r w:rsidR="00FC77EF" w:rsidRPr="003013DE">
          <w:t>calculated</w:t>
        </w:r>
        <w:r w:rsidR="00FC77EF">
          <w:t>)</w:t>
        </w:r>
        <w:r w:rsidR="00FC77EF">
          <w:rPr>
            <w:rFonts w:asciiTheme="minorEastAsia" w:eastAsiaTheme="minorEastAsia" w:hAnsiTheme="minorEastAsia" w:hint="eastAsia"/>
          </w:rPr>
          <w:t xml:space="preserve"> </w:t>
        </w:r>
      </w:ins>
      <w:del w:id="1485" w:author="Chih-Lin Wei" w:date="2022-07-31T19:49:00Z">
        <w:r w:rsidRPr="00BD1AAB" w:rsidDel="00F143FD">
          <w:rPr>
            <w:i/>
          </w:rPr>
          <w:delText>in situ</w:delText>
        </w:r>
        <w:r w:rsidRPr="000A3A21" w:rsidDel="00F143FD">
          <w:delText xml:space="preserve"> </w:delText>
        </w:r>
      </w:del>
      <w:r w:rsidRPr="000A3A21">
        <w:t>B</w:t>
      </w:r>
      <w:r>
        <w:t>M</w:t>
      </w:r>
      <w:r w:rsidRPr="000A3A21">
        <w:t xml:space="preserve">U was 550 times </w:t>
      </w:r>
      <w:r>
        <w:t>higher</w:t>
      </w:r>
      <w:r w:rsidRPr="000A3A21">
        <w:t xml:space="preserve"> than which calculated by the model. Though the </w:t>
      </w:r>
      <w:ins w:id="1486" w:author="Chih-Lin Wei" w:date="2022-07-31T19:49:00Z">
        <w:r w:rsidR="00F143FD">
          <w:t xml:space="preserve">turnover </w:t>
        </w:r>
      </w:ins>
      <w:r w:rsidRPr="000A3A21">
        <w:t>time difference between the two estimated methods in GS1 was not as vast as in GC1, it was</w:t>
      </w:r>
      <w:ins w:id="1487" w:author="Chih-Lin Wei" w:date="2022-07-31T19:50:00Z">
        <w:r w:rsidR="00F143FD">
          <w:t xml:space="preserve"> still</w:t>
        </w:r>
      </w:ins>
      <w:ins w:id="1488" w:author="user" w:date="2022-08-16T15:28:00Z">
        <w:r w:rsidRPr="000A3A21">
          <w:t xml:space="preserve"> </w:t>
        </w:r>
      </w:ins>
      <w:r w:rsidRPr="000A3A21">
        <w:t>40 times slower by model estimation. The turnover time was much shorter i</w:t>
      </w:r>
      <w:r>
        <w:t>n GC1 with the calculation of BM</w:t>
      </w:r>
      <w:r w:rsidRPr="000A3A21">
        <w:t>U (GC1: 0.08 day; GS1:1.83 day)</w:t>
      </w:r>
      <w:r>
        <w:t>. I</w:t>
      </w:r>
      <w:r w:rsidRPr="000A3A21">
        <w:t xml:space="preserve">n contrast, the </w:t>
      </w:r>
      <w:del w:id="1489" w:author="user" w:date="2022-08-16T15:28:00Z">
        <w:r w:rsidRPr="000A3A21">
          <w:delText>time</w:delText>
        </w:r>
      </w:del>
      <w:ins w:id="1490" w:author="Chih-Lin Wei" w:date="2022-07-31T19:50:00Z">
        <w:r w:rsidR="00F143FD">
          <w:t xml:space="preserve">turnover </w:t>
        </w:r>
      </w:ins>
      <w:ins w:id="1491" w:author="user" w:date="2022-08-16T15:28:00Z">
        <w:r w:rsidRPr="000A3A21">
          <w:t>time</w:t>
        </w:r>
      </w:ins>
      <w:ins w:id="1492" w:author="Chih-Lin Wei" w:date="2022-07-31T19:51:00Z">
        <w:r w:rsidR="00F143FD">
          <w:t>s</w:t>
        </w:r>
      </w:ins>
      <w:r w:rsidRPr="000A3A21">
        <w:t xml:space="preserve"> estimated by models </w:t>
      </w:r>
      <w:ins w:id="1493" w:author="Chih-Lin Wei" w:date="2022-07-31T19:51:00Z">
        <w:r w:rsidR="00F143FD">
          <w:t>were</w:t>
        </w:r>
      </w:ins>
      <w:del w:id="1494" w:author="Chih-Lin Wei" w:date="2022-07-31T19:51:00Z">
        <w:r w:rsidRPr="000A3A21" w:rsidDel="00F143FD">
          <w:delText>was</w:delText>
        </w:r>
      </w:del>
      <w:r w:rsidRPr="000A3A21">
        <w:t xml:space="preserve"> </w:t>
      </w:r>
      <w:del w:id="1495" w:author="Chih-Lin Wei" w:date="2022-07-31T19:50:00Z">
        <w:r w:rsidRPr="000A3A21" w:rsidDel="00F143FD">
          <w:delText xml:space="preserve">slightly </w:delText>
        </w:r>
      </w:del>
      <w:ins w:id="1496" w:author="Chih-Lin Wei" w:date="2022-07-31T19:50:00Z">
        <w:r w:rsidR="00F143FD">
          <w:t>much</w:t>
        </w:r>
        <w:r w:rsidR="00F143FD" w:rsidRPr="000A3A21">
          <w:t xml:space="preserve"> </w:t>
        </w:r>
      </w:ins>
      <w:r w:rsidRPr="000A3A21">
        <w:t>longer in GC1 (GC1: 44.64 day; GS1:42.06 day).</w:t>
      </w:r>
    </w:p>
    <w:p w14:paraId="55C4CD9F" w14:textId="77777777" w:rsidR="004B5F27" w:rsidRDefault="004B5F27" w:rsidP="00DE071F">
      <w:pPr>
        <w:pStyle w:val="11"/>
      </w:pPr>
      <w:bookmarkStart w:id="1497" w:name="_Toc111656052"/>
      <w:r>
        <w:rPr>
          <w:rFonts w:hint="eastAsia"/>
        </w:rPr>
        <w:t>Ne</w:t>
      </w:r>
      <w:r>
        <w:t>twork indices</w:t>
      </w:r>
      <w:r>
        <w:rPr>
          <w:rFonts w:hint="eastAsia"/>
        </w:rPr>
        <w:t xml:space="preserve"> r</w:t>
      </w:r>
      <w:r>
        <w:t>esults</w:t>
      </w:r>
      <w:bookmarkEnd w:id="1497"/>
    </w:p>
    <w:p w14:paraId="7A11319D" w14:textId="52229B3F" w:rsidR="004B5F27" w:rsidRPr="00F22CC3" w:rsidRDefault="004B5F27" w:rsidP="004B5F27">
      <w:pPr>
        <w:ind w:firstLine="480"/>
      </w:pPr>
      <w:r>
        <w:t xml:space="preserve">In addition to </w:t>
      </w:r>
      <w:del w:id="1498" w:author="Chih-Lin Wei" w:date="2022-07-31T19:51:00Z">
        <w:r w:rsidDel="00F143FD">
          <w:delText xml:space="preserve">directly </w:delText>
        </w:r>
      </w:del>
      <w:r>
        <w:t>comparing the flow values</w:t>
      </w:r>
      <w:ins w:id="1499" w:author="Chih-Lin Wei" w:date="2022-07-31T19:51:00Z">
        <w:r w:rsidR="00F143FD">
          <w:t xml:space="preserve"> directly</w:t>
        </w:r>
      </w:ins>
      <w:r>
        <w:t xml:space="preserve">, network indices were calculated to examine the food web functioning. Selected indices </w:t>
      </w:r>
      <w:r>
        <w:rPr>
          <w:rFonts w:hint="eastAsia"/>
        </w:rPr>
        <w:t>w</w:t>
      </w:r>
      <w:r>
        <w:t>ere calculated for the complete set of LIM solutions (10,000 solutions for each site) and compared between canyon and slope. The distributions of calculated</w:t>
      </w:r>
      <w:r>
        <w:rPr>
          <w:rFonts w:hint="eastAsia"/>
        </w:rPr>
        <w:t xml:space="preserve"> n</w:t>
      </w:r>
      <w:r>
        <w:t>etwork indices</w:t>
      </w:r>
      <w:r>
        <w:rPr>
          <w:rFonts w:hint="eastAsia"/>
        </w:rPr>
        <w:t xml:space="preserve"> v</w:t>
      </w:r>
      <w:r>
        <w:t xml:space="preserve">alues in the two habitats were plotted in </w:t>
      </w:r>
      <w:r w:rsidRPr="00BD1AAB">
        <w:t>F</w:t>
      </w:r>
      <w:r w:rsidRPr="00E52BEF">
        <w:t>ig</w:t>
      </w:r>
      <w:r w:rsidRPr="00BD1AAB">
        <w:t>. 15</w:t>
      </w:r>
      <w:r>
        <w:t xml:space="preserve">, showing that the </w:t>
      </w:r>
      <w:r>
        <w:rPr>
          <w:rFonts w:hint="eastAsia"/>
        </w:rPr>
        <w:t>m</w:t>
      </w:r>
      <w:r>
        <w:t xml:space="preserve">edian value of the </w:t>
      </w:r>
      <m:oMath>
        <m:r>
          <w:rPr>
            <w:rFonts w:ascii="Cambria Math" w:hAnsi="Cambria Math"/>
          </w:rPr>
          <m:t>T..</m:t>
        </m:r>
      </m:oMath>
      <w:r>
        <w:t xml:space="preserve"> and </w:t>
      </w:r>
      <m:oMath>
        <m:r>
          <w:rPr>
            <w:rFonts w:ascii="Cambria Math" w:hAnsi="Cambria Math"/>
          </w:rPr>
          <m:t>TST</m:t>
        </m:r>
      </m:oMath>
      <w:r>
        <w:rPr>
          <w:rFonts w:hint="eastAsia"/>
        </w:rPr>
        <w:t xml:space="preserve"> w</w:t>
      </w:r>
      <w:r>
        <w:t>ere higher in the food</w:t>
      </w:r>
      <w:r>
        <w:rPr>
          <w:rFonts w:hint="eastAsia"/>
        </w:rPr>
        <w:t xml:space="preserve"> </w:t>
      </w:r>
      <w:r>
        <w:t>web of GC1 (</w:t>
      </w:r>
      <m:oMath>
        <m:r>
          <w:rPr>
            <w:rFonts w:ascii="Cambria Math" w:hAnsi="Cambria Math"/>
          </w:rPr>
          <m:t>T..</m:t>
        </m:r>
      </m:oMath>
      <w:r>
        <w:rPr>
          <w:rFonts w:hint="eastAsia"/>
        </w:rPr>
        <w:t>:</w:t>
      </w:r>
      <w:r>
        <w:t xml:space="preserve"> 295.13</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 xml:space="preserve"> </w:t>
      </w:r>
      <m:oMath>
        <m:r>
          <w:rPr>
            <w:rFonts w:ascii="Cambria Math" w:hAnsi="Cambria Math"/>
          </w:rPr>
          <m:t>TST</m:t>
        </m:r>
      </m:oMath>
      <w:r>
        <w:rPr>
          <w:rFonts w:hint="eastAsia"/>
        </w:rPr>
        <w:t xml:space="preserve">: </w:t>
      </w:r>
      <w:r>
        <w:t xml:space="preserve">164.62 </w:t>
      </w:r>
      <w:r w:rsidRPr="00EB7A95">
        <w:rPr>
          <w:kern w:val="0"/>
        </w:rPr>
        <w:t>mg C/ m</w:t>
      </w:r>
      <w:r w:rsidRPr="00EB7A95">
        <w:rPr>
          <w:kern w:val="0"/>
          <w:vertAlign w:val="superscript"/>
        </w:rPr>
        <w:t>2</w:t>
      </w:r>
      <w:r w:rsidRPr="00BA1597">
        <w:t>/</w:t>
      </w:r>
      <w:r>
        <w:rPr>
          <w:rFonts w:hint="eastAsia"/>
        </w:rPr>
        <w:t xml:space="preserve"> </w:t>
      </w:r>
      <w:r w:rsidRPr="00BA1597">
        <w:t>d</w:t>
      </w:r>
      <w:r>
        <w:rPr>
          <w:rFonts w:hint="eastAsia"/>
        </w:rPr>
        <w:t xml:space="preserve">) </w:t>
      </w:r>
      <w:r>
        <w:t>than in that of G</w:t>
      </w:r>
      <w:r>
        <w:rPr>
          <w:rFonts w:hint="eastAsia"/>
        </w:rPr>
        <w:t>S1</w:t>
      </w:r>
      <w:ins w:id="1500" w:author="Yushih Lin" w:date="2022-07-28T22:14:00Z">
        <w:r w:rsidR="00000806">
          <w:t xml:space="preserve"> </w:t>
        </w:r>
      </w:ins>
      <w:r>
        <w:t>(</w:t>
      </w:r>
      <m:oMath>
        <m:r>
          <w:rPr>
            <w:rFonts w:ascii="Cambria Math" w:hAnsi="Cambria Math"/>
          </w:rPr>
          <m:t>T..</m:t>
        </m:r>
      </m:oMath>
      <w:r>
        <w:rPr>
          <w:rFonts w:hint="eastAsia"/>
        </w:rPr>
        <w:t>:</w:t>
      </w:r>
      <w:r>
        <w:t xml:space="preserve"> 203.92</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 xml:space="preserve">; </w:t>
      </w:r>
      <m:oMath>
        <m:r>
          <w:rPr>
            <w:rFonts w:ascii="Cambria Math" w:hAnsi="Cambria Math"/>
          </w:rPr>
          <m:t>TST</m:t>
        </m:r>
      </m:oMath>
      <w:r>
        <w:rPr>
          <w:rFonts w:hint="eastAsia"/>
        </w:rPr>
        <w:t>:</w:t>
      </w:r>
      <w:r w:rsidRPr="0047521A">
        <w:t xml:space="preserve"> 125.2</w:t>
      </w:r>
      <w:r>
        <w:t>4</w:t>
      </w:r>
      <w:r w:rsidRPr="0047521A">
        <w:rPr>
          <w:rFonts w:hint="eastAsia"/>
        </w:rPr>
        <w:t xml:space="preserve"> </w:t>
      </w:r>
      <w:r w:rsidRPr="00EB7A95">
        <w:rPr>
          <w:kern w:val="0"/>
        </w:rPr>
        <w:t>mg C/ m</w:t>
      </w:r>
      <w:r w:rsidRPr="00EB7A95">
        <w:rPr>
          <w:kern w:val="0"/>
          <w:vertAlign w:val="superscript"/>
        </w:rPr>
        <w:t>2</w:t>
      </w:r>
      <w:r w:rsidRPr="00BA1597">
        <w:t>/</w:t>
      </w:r>
      <w:r>
        <w:rPr>
          <w:rFonts w:hint="eastAsia"/>
        </w:rPr>
        <w:t xml:space="preserve"> </w:t>
      </w:r>
      <w:r w:rsidRPr="00BA1597">
        <w:t>d</w:t>
      </w:r>
      <w:r>
        <w:t>)</w:t>
      </w:r>
      <w:r>
        <w:rPr>
          <w:rFonts w:hint="eastAsia"/>
        </w:rPr>
        <w:t>.</w:t>
      </w:r>
      <w:r>
        <w:t xml:space="preserve"> </w:t>
      </w:r>
      <m:oMath>
        <m:sSub>
          <m:sSubPr>
            <m:ctrlPr>
              <w:rPr>
                <w:rFonts w:ascii="Cambria Math" w:hAnsi="Cambria Math"/>
                <w:i/>
              </w:rPr>
            </m:ctrlPr>
          </m:sSubPr>
          <m:e>
            <m:r>
              <w:rPr>
                <w:rFonts w:ascii="Cambria Math" w:hAnsi="Cambria Math"/>
              </w:rPr>
              <m:t>TST</m:t>
            </m:r>
          </m:e>
          <m:sub>
            <m:r>
              <w:rPr>
                <w:rFonts w:ascii="Cambria Math" w:hAnsi="Cambria Math"/>
              </w:rPr>
              <m:t>C</m:t>
            </m:r>
          </m:sub>
        </m:sSub>
      </m:oMath>
      <w:r>
        <w:rPr>
          <w:rFonts w:hint="eastAsia"/>
        </w:rPr>
        <w:t>,</w:t>
      </w:r>
      <w:r>
        <w:t xml:space="preserve"> </w:t>
      </w:r>
      <m:oMath>
        <m:r>
          <w:rPr>
            <w:rFonts w:ascii="Cambria Math" w:hAnsi="Cambria Math"/>
          </w:rPr>
          <m:t>FCI</m:t>
        </m:r>
      </m:oMath>
      <w:r>
        <w:rPr>
          <w:rFonts w:hint="eastAsia"/>
        </w:rPr>
        <w:t xml:space="preserve"> </w:t>
      </w:r>
      <w:r>
        <w:t xml:space="preserve">and </w:t>
      </w:r>
      <m:oMath>
        <m:r>
          <w:rPr>
            <w:rFonts w:ascii="Cambria Math" w:hAnsi="Cambria Math"/>
          </w:rPr>
          <m:t>AMI</m:t>
        </m:r>
      </m:oMath>
      <w:r>
        <w:rPr>
          <w:rFonts w:hint="eastAsia"/>
        </w:rPr>
        <w:t xml:space="preserve"> </w:t>
      </w:r>
      <w:r>
        <w:t>were relatively lower in the canyon.</w:t>
      </w:r>
      <w:r w:rsidRPr="002F2723">
        <w:t xml:space="preserve"> Median values</w:t>
      </w:r>
      <w:r>
        <w:rPr>
          <w:rFonts w:hint="eastAsia"/>
        </w:rPr>
        <w:t xml:space="preserve"> </w:t>
      </w:r>
      <w:r>
        <w:t xml:space="preserve">of </w:t>
      </w:r>
      <m:oMath>
        <m:r>
          <w:rPr>
            <w:rFonts w:ascii="Cambria Math" w:hAnsi="Cambria Math"/>
          </w:rPr>
          <m:t>FCI</m:t>
        </m:r>
      </m:oMath>
      <w:r w:rsidRPr="002F2723">
        <w:t xml:space="preserve"> </w:t>
      </w:r>
      <w:r>
        <w:t>we</w:t>
      </w:r>
      <w:r w:rsidRPr="002F2723">
        <w:t xml:space="preserve">re </w:t>
      </w:r>
      <w:r w:rsidRPr="00967E68">
        <w:t>0.07</w:t>
      </w:r>
      <w:del w:id="1501" w:author="Chih-Lin Wei" w:date="2022-07-31T19:52:00Z">
        <w:r w:rsidRPr="00967E68" w:rsidDel="00F143FD">
          <w:delText>0</w:delText>
        </w:r>
      </w:del>
      <w:r w:rsidRPr="00967E68">
        <w:t xml:space="preserve"> </w:t>
      </w:r>
      <w:r>
        <w:t xml:space="preserve">and 0.134 </w:t>
      </w:r>
      <w:r w:rsidRPr="002F2723">
        <w:t xml:space="preserve">for the </w:t>
      </w:r>
      <w:r>
        <w:t>canyon and the slope</w:t>
      </w:r>
      <w:r w:rsidRPr="002F2723">
        <w:t xml:space="preserve">, respectively. </w:t>
      </w:r>
      <w:r>
        <w:t xml:space="preserve">Median </w:t>
      </w:r>
      <m:oMath>
        <m:r>
          <w:rPr>
            <w:rFonts w:ascii="Cambria Math" w:hAnsi="Cambria Math"/>
          </w:rPr>
          <m:t>AMI</m:t>
        </m:r>
      </m:oMath>
      <w:r>
        <w:rPr>
          <w:rFonts w:hint="eastAsia"/>
        </w:rPr>
        <w:t xml:space="preserve"> </w:t>
      </w:r>
      <w:r>
        <w:t xml:space="preserve">values were not distinctly different between the two sites, with median values of 1.157 and </w:t>
      </w:r>
      <w:r w:rsidRPr="00F22CC3">
        <w:t>1.19</w:t>
      </w:r>
      <w:r>
        <w:t xml:space="preserve">1 </w:t>
      </w:r>
      <w:r>
        <w:rPr>
          <w:rFonts w:hint="eastAsia"/>
        </w:rPr>
        <w:t>f</w:t>
      </w:r>
      <w:r w:rsidRPr="002F2723">
        <w:t>or</w:t>
      </w:r>
      <w:r>
        <w:t xml:space="preserve"> GC1 and GS1</w:t>
      </w:r>
      <w:r w:rsidRPr="002F2723">
        <w:t>, respectively.</w:t>
      </w:r>
    </w:p>
    <w:p w14:paraId="3E0DCAB4" w14:textId="1BF430D8" w:rsidR="00DE071F" w:rsidRDefault="004B5F27" w:rsidP="004B5F27">
      <w:pPr>
        <w:ind w:firstLine="480"/>
        <w:sectPr w:rsidR="00DE071F" w:rsidSect="001F0A48">
          <w:pgSz w:w="11906" w:h="16838"/>
          <w:pgMar w:top="1701" w:right="1701" w:bottom="1134" w:left="1701" w:header="851" w:footer="992" w:gutter="0"/>
          <w:cols w:space="425"/>
          <w:docGrid w:type="lines" w:linePitch="360"/>
        </w:sectPr>
      </w:pPr>
      <w:r w:rsidRPr="00DB7FBD">
        <w:lastRenderedPageBreak/>
        <w:t>Another</w:t>
      </w:r>
      <w:r>
        <w:rPr>
          <w:rFonts w:hint="eastAsia"/>
        </w:rPr>
        <w:t xml:space="preserve"> wa</w:t>
      </w:r>
      <w:r>
        <w:t>y to determine if the indices differed between the two sites</w:t>
      </w:r>
      <w:r w:rsidRPr="00DB7FBD">
        <w:t xml:space="preserve"> was</w:t>
      </w:r>
      <w:r>
        <w:t xml:space="preserve"> to calculate </w:t>
      </w:r>
      <w:r>
        <w:rPr>
          <w:rFonts w:hint="eastAsia"/>
        </w:rPr>
        <w:t>t</w:t>
      </w:r>
      <w:r>
        <w:t>he</w:t>
      </w:r>
      <w:r w:rsidRPr="00DB7FBD">
        <w:t xml:space="preserve"> fraction of </w:t>
      </w:r>
      <w:del w:id="1502" w:author="Chih-Lin Wei" w:date="2022-07-31T20:14:00Z">
        <w:r w:rsidRPr="00DB7FBD" w:rsidDel="00F143FD">
          <w:delText xml:space="preserve">which the randomized set of </w:delText>
        </w:r>
      </w:del>
      <w:r w:rsidRPr="00DB7FBD">
        <w:t>indices</w:t>
      </w:r>
      <w:ins w:id="1503" w:author="Chih-Lin Wei" w:date="2022-07-31T20:15:00Z">
        <w:r w:rsidR="00F143FD">
          <w:t xml:space="preserve"> </w:t>
        </w:r>
      </w:ins>
      <w:del w:id="1504" w:author="user" w:date="2022-08-16T15:28:00Z">
        <w:r w:rsidRPr="00DB7FBD">
          <w:delText xml:space="preserve">of </w:delText>
        </w:r>
      </w:del>
      <w:ins w:id="1505" w:author="Chih-Lin Wei" w:date="2022-07-31T20:15:00Z">
        <w:r w:rsidR="00F143FD">
          <w:t>(from 10,000 solutions)</w:t>
        </w:r>
      </w:ins>
      <w:ins w:id="1506" w:author="user" w:date="2022-08-16T15:28:00Z">
        <w:r w:rsidRPr="00DB7FBD">
          <w:t xml:space="preserve"> </w:t>
        </w:r>
      </w:ins>
      <w:del w:id="1507" w:author="Chih-Lin Wei" w:date="2022-07-31T20:14:00Z">
        <w:r w:rsidRPr="00DB7FBD" w:rsidDel="00F143FD">
          <w:delText xml:space="preserve">of </w:delText>
        </w:r>
      </w:del>
      <w:ins w:id="1508" w:author="Chih-Lin Wei" w:date="2022-07-31T20:14:00Z">
        <w:r w:rsidR="00F143FD">
          <w:t>from</w:t>
        </w:r>
        <w:r w:rsidR="00F143FD" w:rsidRPr="00DB7FBD">
          <w:t xml:space="preserve"> </w:t>
        </w:r>
        <w:r w:rsidR="00F143FD">
          <w:t xml:space="preserve">the </w:t>
        </w:r>
      </w:ins>
      <w:r w:rsidRPr="00DB7FBD">
        <w:t>GC1</w:t>
      </w:r>
      <w:r>
        <w:t xml:space="preserve"> </w:t>
      </w:r>
      <w:r w:rsidRPr="00DB7FBD">
        <w:t xml:space="preserve">was </w:t>
      </w:r>
      <w:del w:id="1509" w:author="Chih-Lin Wei" w:date="2022-07-31T19:53:00Z">
        <w:r w:rsidRPr="00DB7FBD" w:rsidDel="00F143FD">
          <w:delText xml:space="preserve">larger </w:delText>
        </w:r>
      </w:del>
      <w:ins w:id="1510" w:author="Chih-Lin Wei" w:date="2022-07-31T19:53:00Z">
        <w:r w:rsidR="00F143FD">
          <w:t>greater</w:t>
        </w:r>
        <w:r w:rsidR="00F143FD" w:rsidRPr="00DB7FBD">
          <w:t xml:space="preserve"> </w:t>
        </w:r>
      </w:ins>
      <w:r w:rsidRPr="00DB7FBD">
        <w:t>than GS1.</w:t>
      </w:r>
      <w:r>
        <w:rPr>
          <w:rFonts w:hint="eastAsia"/>
        </w:rPr>
        <w:t xml:space="preserve"> </w:t>
      </w:r>
      <w:commentRangeStart w:id="1511"/>
      <w:r>
        <w:t>For instance, when this fraction was 0.9</w:t>
      </w:r>
      <w:del w:id="1512" w:author="Chih-Lin Wei" w:date="2022-07-31T20:15:00Z">
        <w:r w:rsidDel="00F143FD">
          <w:delText>0</w:delText>
        </w:r>
      </w:del>
      <w:r>
        <w:t xml:space="preserve">, </w:t>
      </w:r>
      <w:del w:id="1513" w:author="user" w:date="2022-08-16T15:28:00Z">
        <w:r>
          <w:delText>implying</w:delText>
        </w:r>
      </w:del>
      <w:ins w:id="1514" w:author="Chih-Lin Wei" w:date="2022-07-31T20:15:00Z">
        <w:r w:rsidR="00F143FD">
          <w:t xml:space="preserve">it </w:t>
        </w:r>
      </w:ins>
      <w:ins w:id="1515" w:author="user" w:date="2022-08-16T15:28:00Z">
        <w:r>
          <w:t>impl</w:t>
        </w:r>
      </w:ins>
      <w:ins w:id="1516" w:author="Chih-Lin Wei" w:date="2022-07-31T20:15:00Z">
        <w:r w:rsidR="00F143FD">
          <w:t>ies</w:t>
        </w:r>
      </w:ins>
      <w:del w:id="1517" w:author="Chih-Lin Wei" w:date="2022-07-31T20:15:00Z">
        <w:r w:rsidDel="00F143FD">
          <w:delText>ying</w:delText>
        </w:r>
      </w:del>
      <w:r>
        <w:t xml:space="preserve"> that 90% </w:t>
      </w:r>
      <w:del w:id="1518" w:author="Chih-Lin Wei" w:date="2022-07-31T20:16:00Z">
        <w:r w:rsidDel="00F143FD">
          <w:delText xml:space="preserve">of the values </w:delText>
        </w:r>
      </w:del>
      <w:r>
        <w:t xml:space="preserve">of indices of GC1 were </w:t>
      </w:r>
      <w:del w:id="1519" w:author="Chih-Lin Wei" w:date="2022-07-31T20:16:00Z">
        <w:r w:rsidDel="00F143FD">
          <w:delText xml:space="preserve">larger </w:delText>
        </w:r>
      </w:del>
      <w:ins w:id="1520" w:author="Chih-Lin Wei" w:date="2022-07-31T20:16:00Z">
        <w:r w:rsidR="00F143FD">
          <w:t xml:space="preserve">greater </w:t>
        </w:r>
      </w:ins>
      <w:ins w:id="1521" w:author="user" w:date="2022-08-16T15:28:00Z">
        <w:r>
          <w:t>than those of GS1.</w:t>
        </w:r>
        <w:commentRangeEnd w:id="1511"/>
        <w:r w:rsidR="00156C37">
          <w:rPr>
            <w:rStyle w:val="ac"/>
          </w:rPr>
          <w:commentReference w:id="1511"/>
        </w:r>
        <w:r>
          <w:rPr>
            <w:rFonts w:hint="eastAsia"/>
          </w:rPr>
          <w:t xml:space="preserve"> </w:t>
        </w:r>
      </w:ins>
      <w:ins w:id="1522" w:author="Chih-Lin Wei" w:date="2022-07-31T20:17:00Z">
        <w:r w:rsidR="00F143FD">
          <w:t xml:space="preserve">When this fraction was 0.1, it implies that 90% of indices of GC1 were </w:t>
        </w:r>
      </w:ins>
      <w:ins w:id="1523" w:author="Chih-Lin Wei" w:date="2022-07-31T20:18:00Z">
        <w:r w:rsidR="00F143FD">
          <w:t>smaller</w:t>
        </w:r>
      </w:ins>
      <w:ins w:id="1524" w:author="Chih-Lin Wei" w:date="2022-07-31T20:17:00Z">
        <w:r w:rsidR="00F143FD">
          <w:t xml:space="preserve"> than those of GS1.</w:t>
        </w:r>
        <w:r w:rsidR="00F143FD">
          <w:rPr>
            <w:rFonts w:hint="eastAsia"/>
          </w:rPr>
          <w:t xml:space="preserve"> </w:t>
        </w:r>
      </w:ins>
      <w:r>
        <w:t>As defined in van Oevelen et al. (2011</w:t>
      </w:r>
      <w:r>
        <w:rPr>
          <w:rFonts w:hint="eastAsia"/>
        </w:rPr>
        <w:t>),</w:t>
      </w:r>
      <w:r>
        <w:t xml:space="preserve"> the difference was</w:t>
      </w:r>
      <w:r w:rsidRPr="00DB7FBD">
        <w:t xml:space="preserve"> considered highly significant</w:t>
      </w:r>
      <w:r>
        <w:rPr>
          <w:rFonts w:hint="eastAsia"/>
        </w:rPr>
        <w:t xml:space="preserve"> </w:t>
      </w:r>
      <w:r>
        <w:t xml:space="preserve">when the fraction was </w:t>
      </w:r>
      <w:del w:id="1525" w:author="Chih-Lin Wei" w:date="2022-07-31T20:18:00Z">
        <w:r w:rsidDel="00F143FD">
          <w:delText xml:space="preserve">larger </w:delText>
        </w:r>
      </w:del>
      <w:ins w:id="1526" w:author="Chih-Lin Wei" w:date="2022-07-31T20:18:00Z">
        <w:r w:rsidR="00F143FD">
          <w:t xml:space="preserve">greater </w:t>
        </w:r>
      </w:ins>
      <w:ins w:id="1527" w:author="user" w:date="2022-08-16T15:28:00Z">
        <w:r>
          <w:t>than</w:t>
        </w:r>
      </w:ins>
      <w:ins w:id="1528" w:author="Chih-Lin Wei" w:date="2022-07-31T20:18:00Z">
        <w:r w:rsidR="00F143FD">
          <w:t xml:space="preserve"> 90% or smaller than</w:t>
        </w:r>
      </w:ins>
      <w:r>
        <w:t xml:space="preserve"> 10</w:t>
      </w:r>
      <w:r>
        <w:rPr>
          <w:rFonts w:hint="eastAsia"/>
        </w:rPr>
        <w:t>% (i</w:t>
      </w:r>
      <w:r>
        <w:t>.e., fraction &lt;0.10 or &gt;0.90). The difference was</w:t>
      </w:r>
      <w:r w:rsidRPr="00DB7FBD">
        <w:t xml:space="preserve"> considered highly significant</w:t>
      </w:r>
      <w:r>
        <w:t xml:space="preserve"> when the </w:t>
      </w:r>
      <w:r w:rsidRPr="009C2796">
        <w:t>distinction</w:t>
      </w:r>
      <w:r>
        <w:t xml:space="preserve"> was more than </w:t>
      </w:r>
      <w:del w:id="1529" w:author="user" w:date="2022-08-16T15:28:00Z">
        <w:r>
          <w:delText>5</w:delText>
        </w:r>
      </w:del>
      <w:ins w:id="1530" w:author="Chih-Lin Wei" w:date="2022-07-31T20:20:00Z">
        <w:r w:rsidR="00F143FD">
          <w:t>9</w:t>
        </w:r>
      </w:ins>
      <w:ins w:id="1531" w:author="user" w:date="2022-08-16T15:28:00Z">
        <w:r>
          <w:t>5</w:t>
        </w:r>
      </w:ins>
      <w:r>
        <w:rPr>
          <w:rFonts w:hint="eastAsia"/>
        </w:rPr>
        <w:t>% (i</w:t>
      </w:r>
      <w:r>
        <w:t>.e., fraction &lt;0.05 or &gt;0.95)</w:t>
      </w:r>
      <w:r>
        <w:rPr>
          <w:rFonts w:hint="eastAsia"/>
        </w:rPr>
        <w:t>.</w:t>
      </w:r>
      <w:r>
        <w:t xml:space="preserve"> The comparison result was presented in </w:t>
      </w:r>
      <w:r w:rsidRPr="00BD1AAB">
        <w:t>Table</w:t>
      </w:r>
      <w:r>
        <w:t xml:space="preserve"> 16. Only</w:t>
      </w:r>
      <m:oMath>
        <m:r>
          <m:rPr>
            <m:sty m:val="p"/>
          </m:rPr>
          <w:rPr>
            <w:rFonts w:ascii="Cambria Math" w:hAnsi="Cambria Math"/>
          </w:rPr>
          <m:t xml:space="preserve"> </m:t>
        </m:r>
        <m:r>
          <w:rPr>
            <w:rFonts w:ascii="Cambria Math" w:hAnsi="Cambria Math"/>
          </w:rPr>
          <m:t>T..</m:t>
        </m:r>
      </m:oMath>
      <w:r>
        <w:t xml:space="preserve"> and </w:t>
      </w:r>
      <m:oMath>
        <m:r>
          <w:rPr>
            <w:rFonts w:ascii="Cambria Math" w:hAnsi="Cambria Math"/>
          </w:rPr>
          <m:t>TST</m:t>
        </m:r>
      </m:oMath>
      <w:r>
        <w:t xml:space="preserve"> were </w:t>
      </w:r>
      <w:r w:rsidRPr="00952472">
        <w:t>significant</w:t>
      </w:r>
      <w:r>
        <w:rPr>
          <w:rFonts w:hint="eastAsia"/>
        </w:rPr>
        <w:t>l</w:t>
      </w:r>
      <w:r>
        <w:t xml:space="preserve">y higher in the canyon head, while </w:t>
      </w:r>
      <m:oMath>
        <m:r>
          <m:rPr>
            <m:sty m:val="p"/>
          </m:rPr>
          <w:rPr>
            <w:rFonts w:ascii="Cambria Math" w:hAnsi="Cambria Math"/>
          </w:rPr>
          <m:t>FCI</m:t>
        </m:r>
      </m:oMath>
      <w:r>
        <w:t xml:space="preserve"> of GC1 was </w:t>
      </w:r>
      <w:r w:rsidRPr="005F53C3">
        <w:t>marginally significant</w:t>
      </w:r>
      <w:r>
        <w:t>ly lower</w:t>
      </w:r>
      <w:r w:rsidRPr="005F53C3">
        <w:t xml:space="preserve"> </w:t>
      </w:r>
      <w:r>
        <w:t>(fraction=</w:t>
      </w:r>
      <w:r w:rsidRPr="005F53C3">
        <w:t>0.1043</w:t>
      </w:r>
      <w:r>
        <w:t>)</w:t>
      </w:r>
      <w:del w:id="1532" w:author="Yushih Lin" w:date="2022-07-28T22:19:00Z">
        <w:r>
          <w:delText xml:space="preserve"> </w:delText>
        </w:r>
      </w:del>
      <w:ins w:id="1533" w:author="Yushih Lin" w:date="2022-07-28T22:19:00Z">
        <w:r w:rsidR="00000806">
          <w:t>.</w:t>
        </w:r>
      </w:ins>
    </w:p>
    <w:p w14:paraId="7BBEE918" w14:textId="2E06CF51" w:rsidR="004B5F27" w:rsidRDefault="004B5F27" w:rsidP="005E6A92">
      <w:pPr>
        <w:pStyle w:val="14"/>
        <w:numPr>
          <w:ilvl w:val="0"/>
          <w:numId w:val="22"/>
        </w:numPr>
      </w:pPr>
      <w:bookmarkStart w:id="1534" w:name="_Toc111656053"/>
      <w:r>
        <w:lastRenderedPageBreak/>
        <w:t>Discussion</w:t>
      </w:r>
      <w:bookmarkEnd w:id="1534"/>
      <w:r>
        <w:t xml:space="preserve"> </w:t>
      </w:r>
    </w:p>
    <w:p w14:paraId="28BB628A" w14:textId="77777777" w:rsidR="005E6A92" w:rsidRPr="00DE071F" w:rsidRDefault="005E6A92" w:rsidP="00DE071F">
      <w:pPr>
        <w:pStyle w:val="11"/>
      </w:pPr>
      <w:bookmarkStart w:id="1535" w:name="_Toc111656054"/>
      <w:r w:rsidRPr="00DE071F">
        <w:t xml:space="preserve">Carbon stock </w:t>
      </w:r>
      <w:r w:rsidRPr="00DE071F">
        <w:rPr>
          <w:rFonts w:hint="eastAsia"/>
        </w:rPr>
        <w:t>i</w:t>
      </w:r>
      <w:r w:rsidRPr="00DE071F">
        <w:t>n different compartments</w:t>
      </w:r>
      <w:bookmarkEnd w:id="1535"/>
    </w:p>
    <w:p w14:paraId="37C021D3" w14:textId="77777777" w:rsidR="005E6A92" w:rsidRPr="00E047C3" w:rsidRDefault="005E6A92" w:rsidP="005E6A92">
      <w:pPr>
        <w:ind w:firstLine="480"/>
        <w:rPr>
          <w:del w:id="1536" w:author="Yushih Lin" w:date="2022-07-29T07:48:00Z"/>
        </w:rPr>
      </w:pPr>
      <w:del w:id="1537" w:author="Yushih Lin" w:date="2022-07-29T07:48:00Z">
        <w:r w:rsidRPr="00E047C3">
          <w:delText xml:space="preserve">First, the stock data included in our models were appropriately calculated and converted with empirical formulas or conversion factors. </w:delText>
        </w:r>
      </w:del>
    </w:p>
    <w:p w14:paraId="60DE5F63" w14:textId="70B30D37" w:rsidR="005E6A92" w:rsidRPr="00E047C3" w:rsidRDefault="005E6A92" w:rsidP="005E6A92">
      <w:pPr>
        <w:ind w:firstLine="480"/>
      </w:pPr>
      <w:del w:id="1538" w:author="user" w:date="2022-08-16T16:10:00Z">
        <w:r w:rsidRPr="00E047C3" w:rsidDel="00812E34">
          <w:delText xml:space="preserve">For the abiotic detritus OC stock, </w:delText>
        </w:r>
        <w:commentRangeStart w:id="1539"/>
        <w:r w:rsidRPr="00E047C3" w:rsidDel="00812E34">
          <w:delText>the average TOC content in the upper 10 cm of the sediment was 0.39 % and 0.53% in GC1 and GS1, respectively</w:delText>
        </w:r>
        <w:commentRangeEnd w:id="1539"/>
        <w:r w:rsidR="00E15F3A" w:rsidDel="00812E34">
          <w:rPr>
            <w:rStyle w:val="ac"/>
          </w:rPr>
          <w:commentReference w:id="1539"/>
        </w:r>
        <w:r w:rsidRPr="00E047C3" w:rsidDel="00812E34">
          <w:delText>. This value fits in the range of TOC content (c.a. 0.3-0.75 %) reported previous</w:delText>
        </w:r>
        <w:r w:rsidDel="00812E34">
          <w:delText>ly</w:delText>
        </w:r>
        <w:r w:rsidRPr="00E047C3" w:rsidDel="00812E34">
          <w:delText xml:space="preserve"> in the southwestern </w:delText>
        </w:r>
        <w:r w:rsidDel="00812E34">
          <w:delText>margin</w:delText>
        </w:r>
        <w:r w:rsidRPr="00E047C3" w:rsidDel="00812E34">
          <w:delText xml:space="preserve"> of Taiwan </w:delText>
        </w:r>
        <w:commentRangeStart w:id="1540"/>
        <w:r w:rsidRPr="00E047C3" w:rsidDel="00812E34">
          <w:delText>(</w:delText>
        </w:r>
      </w:del>
      <w:del w:id="1541" w:author="user" w:date="2022-08-16T16:09:00Z">
        <w:r w:rsidRPr="00E047C3" w:rsidDel="00812E34">
          <w:delText>Liu</w:delText>
        </w:r>
      </w:del>
      <w:del w:id="1542" w:author="user" w:date="2022-08-16T16:10:00Z">
        <w:r w:rsidRPr="00E047C3" w:rsidDel="00812E34">
          <w:delText xml:space="preserve"> et al.</w:delText>
        </w:r>
        <w:r w:rsidDel="00812E34">
          <w:delText>,</w:delText>
        </w:r>
        <w:r w:rsidRPr="00E047C3" w:rsidDel="00812E34">
          <w:delText xml:space="preserve"> 2006</w:delText>
        </w:r>
        <w:commentRangeEnd w:id="1540"/>
        <w:r w:rsidR="00493A80" w:rsidDel="00812E34">
          <w:rPr>
            <w:rStyle w:val="ac"/>
          </w:rPr>
          <w:commentReference w:id="1540"/>
        </w:r>
        <w:r w:rsidRPr="00E047C3" w:rsidDel="00812E34">
          <w:delText>; Hsu et al., 2014). In addition, t</w:delText>
        </w:r>
      </w:del>
      <w:ins w:id="1543" w:author="user" w:date="2022-08-16T16:11:00Z">
        <w:r w:rsidR="00812E34">
          <w:t>T</w:t>
        </w:r>
      </w:ins>
      <w:r w:rsidRPr="00E047C3">
        <w:t xml:space="preserve">he </w:t>
      </w:r>
      <w:r>
        <w:t>estimated</w:t>
      </w:r>
      <w:r w:rsidRPr="00E047C3">
        <w:t xml:space="preserve"> detritus carbon stocks</w:t>
      </w:r>
      <w:r>
        <w:t xml:space="preserve"> are</w:t>
      </w:r>
      <w:r w:rsidRPr="00E047C3">
        <w:t xml:space="preserve"> of the same order of magnitude as the previous submarine canyon studies </w:t>
      </w:r>
      <w:r>
        <w:rPr>
          <w:rFonts w:hint="eastAsia"/>
        </w:rPr>
        <w:t>b</w:t>
      </w:r>
      <w:r>
        <w:t>y</w:t>
      </w:r>
      <w:r w:rsidRPr="00E047C3">
        <w:t xml:space="preserve"> Rowe et al. </w:t>
      </w:r>
      <w:r>
        <w:t>(</w:t>
      </w:r>
      <w:r w:rsidRPr="00E047C3">
        <w:t>2008</w:t>
      </w:r>
      <w:r>
        <w:t>)</w:t>
      </w:r>
      <w:r w:rsidRPr="00E047C3">
        <w:t xml:space="preserve"> and van Ovelen et al. </w:t>
      </w:r>
      <w:r>
        <w:t>(</w:t>
      </w:r>
      <w:r w:rsidRPr="00E047C3">
        <w:t>2011)</w:t>
      </w:r>
      <w:del w:id="1544" w:author="Yushih Lin" w:date="2022-07-29T07:50:00Z">
        <w:r w:rsidRPr="00E047C3">
          <w:delText>.</w:delText>
        </w:r>
      </w:del>
      <w:ins w:id="1545" w:author="Yushih Lin" w:date="2022-07-29T07:50:00Z">
        <w:r w:rsidR="00493A80">
          <w:t>,</w:t>
        </w:r>
      </w:ins>
      <w:r w:rsidRPr="00E047C3">
        <w:t xml:space="preserve"> </w:t>
      </w:r>
      <w:del w:id="1546" w:author="Yushih Lin" w:date="2022-07-29T07:50:00Z">
        <w:r w:rsidRPr="00E047C3">
          <w:delText>That is, the detritus OC stock</w:delText>
        </w:r>
      </w:del>
      <w:ins w:id="1547" w:author="Yushih Lin" w:date="2022-07-29T07:50:00Z">
        <w:r w:rsidR="00493A80">
          <w:t>being</w:t>
        </w:r>
      </w:ins>
      <w:r w:rsidRPr="00E047C3">
        <w:t xml:space="preserve"> </w:t>
      </w:r>
      <w:del w:id="1548" w:author="Yushih Lin" w:date="2022-07-29T07:50:00Z">
        <w:r w:rsidRPr="00E047C3">
          <w:delText xml:space="preserve">in the Mississippi canyon head </w:delText>
        </w:r>
      </w:del>
      <w:del w:id="1549" w:author="Yushih Lin" w:date="2022-07-29T07:51:00Z">
        <w:r w:rsidRPr="00E047C3">
          <w:delText xml:space="preserve">was </w:delText>
        </w:r>
      </w:del>
      <w:r w:rsidRPr="00E047C3">
        <w:t xml:space="preserve">760,000 </w:t>
      </w:r>
      <w:r>
        <w:rPr>
          <w:kern w:val="0"/>
        </w:rPr>
        <w:t>mg C/ m</w:t>
      </w:r>
      <w:r>
        <w:rPr>
          <w:kern w:val="0"/>
          <w:vertAlign w:val="superscript"/>
        </w:rPr>
        <w:t>2</w:t>
      </w:r>
      <w:r>
        <w:t xml:space="preserve"> </w:t>
      </w:r>
      <w:ins w:id="1550" w:author="Yushih Lin" w:date="2022-07-29T07:50:00Z">
        <w:r w:rsidR="00493A80" w:rsidRPr="00E047C3">
          <w:t xml:space="preserve">in the Mississippi canyon head </w:t>
        </w:r>
      </w:ins>
      <w:r>
        <w:t>(</w:t>
      </w:r>
      <w:r w:rsidRPr="00E047C3">
        <w:t>Rowe et al.</w:t>
      </w:r>
      <w:r>
        <w:t>,</w:t>
      </w:r>
      <w:r w:rsidRPr="00E047C3">
        <w:t xml:space="preserve"> 2008)</w:t>
      </w:r>
      <w:del w:id="1551" w:author="Yushih Lin" w:date="2022-07-29T07:50:00Z">
        <w:r w:rsidRPr="00E047C3">
          <w:delText>,</w:delText>
        </w:r>
      </w:del>
      <w:r w:rsidRPr="00E047C3">
        <w:t xml:space="preserve"> and </w:t>
      </w:r>
      <w:del w:id="1552" w:author="Yushih Lin" w:date="2022-07-29T07:51:00Z">
        <w:r w:rsidRPr="00E047C3">
          <w:delText>the Nazar</w:delText>
        </w:r>
        <w:r w:rsidRPr="00E96FB8">
          <w:delText>é</w:delText>
        </w:r>
        <w:r w:rsidRPr="00E047C3">
          <w:delText xml:space="preserve"> canyon head was </w:delText>
        </w:r>
      </w:del>
      <w:r w:rsidRPr="00E047C3">
        <w:t xml:space="preserve">about 858,789 </w:t>
      </w:r>
      <w:r>
        <w:rPr>
          <w:kern w:val="0"/>
        </w:rPr>
        <w:t>mg C/ m</w:t>
      </w:r>
      <w:r>
        <w:rPr>
          <w:kern w:val="0"/>
          <w:vertAlign w:val="superscript"/>
        </w:rPr>
        <w:t>2</w:t>
      </w:r>
      <w:r>
        <w:rPr>
          <w:kern w:val="0"/>
        </w:rPr>
        <w:t xml:space="preserve"> </w:t>
      </w:r>
      <w:ins w:id="1553" w:author="Yushih Lin" w:date="2022-07-29T07:51:00Z">
        <w:r w:rsidR="00493A80" w:rsidRPr="00E047C3">
          <w:t>the Nazar</w:t>
        </w:r>
        <w:r w:rsidR="00493A80" w:rsidRPr="00E96FB8">
          <w:t>é</w:t>
        </w:r>
        <w:r w:rsidR="00493A80" w:rsidRPr="00E047C3">
          <w:t xml:space="preserve"> canyon head </w:t>
        </w:r>
      </w:ins>
      <w:r w:rsidRPr="00E047C3">
        <w:t xml:space="preserve">(van Ovelen et al., 2011). </w:t>
      </w:r>
      <w:del w:id="1554" w:author="Chih-Lin Wei" w:date="2022-08-01T12:55:00Z">
        <w:r w:rsidRPr="00E047C3" w:rsidDel="006261F1">
          <w:delText>Yet</w:delText>
        </w:r>
      </w:del>
      <w:ins w:id="1555" w:author="Chih-Lin Wei" w:date="2022-08-01T12:55:00Z">
        <w:r w:rsidR="006261F1">
          <w:t>However</w:t>
        </w:r>
      </w:ins>
      <w:r w:rsidRPr="00E047C3">
        <w:t xml:space="preserve">, the quantity of detritus OC in the Gaoping </w:t>
      </w:r>
      <w:del w:id="1556" w:author="Chih-Lin Wei" w:date="2022-08-01T12:56:00Z">
        <w:r w:rsidRPr="00E047C3" w:rsidDel="006261F1">
          <w:delText xml:space="preserve">submarine </w:delText>
        </w:r>
      </w:del>
      <w:ins w:id="1557" w:author="Chih-Lin Wei" w:date="2022-08-01T12:56:00Z">
        <w:r w:rsidR="006261F1">
          <w:t>S</w:t>
        </w:r>
        <w:r w:rsidR="006261F1" w:rsidRPr="00E047C3">
          <w:t xml:space="preserve">ubmarine </w:t>
        </w:r>
      </w:ins>
      <w:del w:id="1558" w:author="Chih-Lin Wei" w:date="2022-08-01T12:56:00Z">
        <w:r w:rsidRPr="00E047C3" w:rsidDel="006261F1">
          <w:delText xml:space="preserve">canyon </w:delText>
        </w:r>
      </w:del>
      <w:ins w:id="1559" w:author="Chih-Lin Wei" w:date="2022-08-01T12:56:00Z">
        <w:r w:rsidR="006261F1">
          <w:t>C</w:t>
        </w:r>
        <w:r w:rsidR="006261F1" w:rsidRPr="00E047C3">
          <w:t xml:space="preserve">anyon </w:t>
        </w:r>
      </w:ins>
      <w:r w:rsidRPr="00E047C3">
        <w:t>head (350,270 ± 104003</w:t>
      </w:r>
      <w:del w:id="1560" w:author="Yushih Lin" w:date="2022-07-29T07:51:00Z">
        <w:r w:rsidRPr="00E047C3">
          <w:delText>.4</w:delText>
        </w:r>
      </w:del>
      <w:r>
        <w:t xml:space="preserve"> </w:t>
      </w:r>
      <w:r>
        <w:rPr>
          <w:kern w:val="0"/>
        </w:rPr>
        <w:t>mg C/ m</w:t>
      </w:r>
      <w:r>
        <w:rPr>
          <w:kern w:val="0"/>
          <w:vertAlign w:val="superscript"/>
        </w:rPr>
        <w:t>2</w:t>
      </w:r>
      <w:r w:rsidRPr="00E047C3">
        <w:t xml:space="preserve">) is </w:t>
      </w:r>
      <w:commentRangeStart w:id="1561"/>
      <w:r w:rsidRPr="00E047C3">
        <w:t>only half of the Mississippi</w:t>
      </w:r>
      <w:r>
        <w:t xml:space="preserve"> </w:t>
      </w:r>
      <w:r>
        <w:rPr>
          <w:rFonts w:hint="eastAsia"/>
        </w:rPr>
        <w:t>o</w:t>
      </w:r>
      <w:r>
        <w:t xml:space="preserve">r </w:t>
      </w:r>
      <w:r w:rsidRPr="00E047C3">
        <w:t>Nazar</w:t>
      </w:r>
      <w:r w:rsidRPr="00E96FB8">
        <w:t>é</w:t>
      </w:r>
      <w:r w:rsidRPr="00E047C3">
        <w:t xml:space="preserve"> canyons</w:t>
      </w:r>
      <w:commentRangeEnd w:id="1561"/>
      <w:r w:rsidR="006E5CEA">
        <w:rPr>
          <w:rStyle w:val="ac"/>
        </w:rPr>
        <w:commentReference w:id="1561"/>
      </w:r>
      <w:r w:rsidRPr="00E047C3">
        <w:t xml:space="preserve">. </w:t>
      </w:r>
      <w:ins w:id="1562" w:author="user" w:date="2022-08-17T12:38:00Z">
        <w:r w:rsidR="00135DF1">
          <w:t>In comparison with TOC</w:t>
        </w:r>
      </w:ins>
      <w:ins w:id="1563" w:author="user" w:date="2022-08-17T12:40:00Z">
        <w:r w:rsidR="00135DF1">
          <w:t xml:space="preserve"> content in the Mississippi Canyon (c.a. 1.9%),</w:t>
        </w:r>
      </w:ins>
      <w:ins w:id="1564" w:author="user" w:date="2022-08-17T12:41:00Z">
        <w:r w:rsidR="00135DF1">
          <w:t xml:space="preserve"> the average</w:t>
        </w:r>
      </w:ins>
      <w:ins w:id="1565" w:author="user" w:date="2022-08-17T12:40:00Z">
        <w:r w:rsidR="00135DF1">
          <w:t xml:space="preserve"> TOC</w:t>
        </w:r>
      </w:ins>
      <w:ins w:id="1566" w:author="user" w:date="2022-08-17T12:41:00Z">
        <w:r w:rsidR="00135DF1">
          <w:t xml:space="preserve"> content</w:t>
        </w:r>
      </w:ins>
      <w:ins w:id="1567" w:author="user" w:date="2022-08-17T12:40:00Z">
        <w:r w:rsidR="00135DF1">
          <w:t xml:space="preserve"> of</w:t>
        </w:r>
      </w:ins>
      <w:ins w:id="1568" w:author="user" w:date="2022-08-17T12:41:00Z">
        <w:r w:rsidR="00135DF1">
          <w:t xml:space="preserve"> GPSC are much lower (0.39</w:t>
        </w:r>
      </w:ins>
      <w:ins w:id="1569" w:author="user" w:date="2022-08-17T12:42:00Z">
        <w:r w:rsidR="00135DF1">
          <w:t>%).</w:t>
        </w:r>
      </w:ins>
      <w:ins w:id="1570" w:author="user" w:date="2022-08-20T17:03:00Z">
        <w:r w:rsidR="001A1AB5">
          <w:t xml:space="preserve"> </w:t>
        </w:r>
      </w:ins>
      <w:ins w:id="1571" w:author="user" w:date="2022-08-17T12:42:00Z">
        <w:r w:rsidR="00135DF1">
          <w:t>T</w:t>
        </w:r>
      </w:ins>
      <w:ins w:id="1572" w:author="user" w:date="2022-08-17T12:34:00Z">
        <w:r w:rsidR="00135DF1">
          <w:t xml:space="preserve">he lower </w:t>
        </w:r>
      </w:ins>
      <w:ins w:id="1573" w:author="user" w:date="2022-08-17T12:42:00Z">
        <w:r w:rsidR="00135DF1">
          <w:t>TOC content is directly</w:t>
        </w:r>
      </w:ins>
      <w:ins w:id="1574" w:author="user" w:date="2022-08-17T12:43:00Z">
        <w:r w:rsidR="00135DF1">
          <w:t xml:space="preserve"> linked to the</w:t>
        </w:r>
      </w:ins>
      <w:ins w:id="1575" w:author="user" w:date="2022-08-17T12:42:00Z">
        <w:r w:rsidR="00135DF1">
          <w:t xml:space="preserve"> </w:t>
        </w:r>
      </w:ins>
      <w:ins w:id="1576" w:author="user" w:date="2022-08-17T12:43:00Z">
        <w:r w:rsidR="00135DF1">
          <w:t xml:space="preserve">lower </w:t>
        </w:r>
      </w:ins>
      <w:ins w:id="1577" w:author="user" w:date="2022-08-17T12:34:00Z">
        <w:r w:rsidR="00135DF1">
          <w:t xml:space="preserve">quantity of </w:t>
        </w:r>
        <w:r w:rsidR="00135DF1" w:rsidRPr="00E047C3">
          <w:t>detritus OC</w:t>
        </w:r>
        <w:r w:rsidR="00135DF1">
          <w:t xml:space="preserve"> in the GPSC</w:t>
        </w:r>
      </w:ins>
      <w:ins w:id="1578" w:author="user" w:date="2022-08-17T12:43:00Z">
        <w:r w:rsidR="00135DF1">
          <w:t>.</w:t>
        </w:r>
      </w:ins>
      <w:ins w:id="1579" w:author="user" w:date="2022-08-17T12:34:00Z">
        <w:r w:rsidR="00135DF1">
          <w:t xml:space="preserve"> </w:t>
        </w:r>
      </w:ins>
    </w:p>
    <w:p w14:paraId="4DFE3A99" w14:textId="3076C22B" w:rsidR="005E6A92" w:rsidRPr="00E047C3" w:rsidRDefault="005E6A92" w:rsidP="005E6A92">
      <w:pPr>
        <w:ind w:firstLine="480"/>
      </w:pPr>
      <w:r w:rsidRPr="00E047C3">
        <w:t xml:space="preserve">The bacteria samples were only collected in one cruise and </w:t>
      </w:r>
      <w:r>
        <w:t xml:space="preserve">thus could not </w:t>
      </w:r>
      <w:ins w:id="1580" w:author="Yushih Lin" w:date="2022-07-29T07:53:00Z">
        <w:r w:rsidR="005F237C">
          <w:t xml:space="preserve">be </w:t>
        </w:r>
      </w:ins>
      <w:ins w:id="1581" w:author="user" w:date="2022-08-16T15:28:00Z">
        <w:r>
          <w:t>examine</w:t>
        </w:r>
      </w:ins>
      <w:ins w:id="1582" w:author="Yushih Lin" w:date="2022-07-29T07:53:00Z">
        <w:r w:rsidR="005F237C">
          <w:t>d for</w:t>
        </w:r>
      </w:ins>
      <w:del w:id="1583" w:author="user" w:date="2022-08-16T15:28:00Z">
        <w:r>
          <w:delText>examine</w:delText>
        </w:r>
      </w:del>
      <w:r>
        <w:t xml:space="preserve"> seasonal variation</w:t>
      </w:r>
      <w:r w:rsidRPr="00E047C3">
        <w:t xml:space="preserve">. </w:t>
      </w:r>
      <w:r>
        <w:t>Generally,</w:t>
      </w:r>
      <w:r w:rsidRPr="00E047C3">
        <w:t xml:space="preserve"> bacteria biomass and production </w:t>
      </w:r>
      <w:r>
        <w:t xml:space="preserve">can be affected by </w:t>
      </w:r>
      <w:r w:rsidRPr="00E047C3">
        <w:t>temperature, physical disturbance, substrate</w:t>
      </w:r>
      <w:r>
        <w:t xml:space="preserve"> type</w:t>
      </w:r>
      <w:r w:rsidRPr="00E047C3">
        <w:t xml:space="preserve">, and </w:t>
      </w:r>
      <w:r>
        <w:t xml:space="preserve">sediment </w:t>
      </w:r>
      <w:r w:rsidRPr="00E047C3">
        <w:t>composition (Yamamoto and Lopez</w:t>
      </w:r>
      <w:r>
        <w:t>,</w:t>
      </w:r>
      <w:r w:rsidRPr="00E047C3">
        <w:t xml:space="preserve"> 1985; Alongi, 1988)</w:t>
      </w:r>
      <w:r>
        <w:t xml:space="preserve">; however, which factors may have stronger control is site-specific (van </w:t>
      </w:r>
      <w:commentRangeStart w:id="1584"/>
      <w:del w:id="1585" w:author="Chih-Lin Wei" w:date="2022-08-01T12:57:00Z">
        <w:r w:rsidDel="006261F1">
          <w:delText>DUyl</w:delText>
        </w:r>
      </w:del>
      <w:commentRangeEnd w:id="1584"/>
      <w:r w:rsidR="00B41724">
        <w:rPr>
          <w:rStyle w:val="ac"/>
        </w:rPr>
        <w:commentReference w:id="1584"/>
      </w:r>
      <w:del w:id="1586" w:author="Chih-Lin Wei" w:date="2022-08-01T12:57:00Z">
        <w:r w:rsidDel="006261F1">
          <w:delText xml:space="preserve"> </w:delText>
        </w:r>
      </w:del>
      <w:ins w:id="1587" w:author="Chih-Lin Wei" w:date="2022-08-01T12:57:00Z">
        <w:r w:rsidR="006261F1">
          <w:t xml:space="preserve">Duyl </w:t>
        </w:r>
      </w:ins>
      <w:r>
        <w:t>and Kop, 1994)</w:t>
      </w:r>
      <w:r w:rsidRPr="00E047C3">
        <w:t xml:space="preserve">. For instance, seasonal variation in bacterial population and biomass was reported in the shallow slope site in the Baltic Sea (Meyer-Reil, 1983) and several </w:t>
      </w:r>
      <w:r>
        <w:t>location</w:t>
      </w:r>
      <w:r w:rsidRPr="00E047C3">
        <w:t xml:space="preserve">s ranging from 40 to 1570 m depth in the Cretan </w:t>
      </w:r>
      <w:r w:rsidRPr="00E047C3">
        <w:lastRenderedPageBreak/>
        <w:t xml:space="preserve">Sea (Danovaro et al., 2000). The bacterial abundance and biomass are mainly influenced by the </w:t>
      </w:r>
      <w:del w:id="1588" w:author="Yushih Lin" w:date="2022-07-29T07:55:00Z">
        <w:r w:rsidRPr="00E047C3">
          <w:delText>vertical distribution</w:delText>
        </w:r>
      </w:del>
      <w:ins w:id="1589" w:author="Yushih Lin" w:date="2022-07-29T07:55:00Z">
        <w:r w:rsidR="005F237C">
          <w:t>flux</w:t>
        </w:r>
      </w:ins>
      <w:r w:rsidRPr="00E047C3">
        <w:t xml:space="preserve"> of labile organic compounds (Danovaro et al., 2000)</w:t>
      </w:r>
      <w:r>
        <w:t>. Thus</w:t>
      </w:r>
      <w:r w:rsidRPr="00E047C3">
        <w:t xml:space="preserve"> the </w:t>
      </w:r>
      <w:r>
        <w:t xml:space="preserve">bacterial </w:t>
      </w:r>
      <w:r w:rsidRPr="00E047C3">
        <w:t xml:space="preserve">stock </w:t>
      </w:r>
      <w:r>
        <w:t>may</w:t>
      </w:r>
      <w:r w:rsidRPr="00E047C3">
        <w:t xml:space="preserve"> change in response to the food supply</w:t>
      </w:r>
      <w:r>
        <w:t xml:space="preserve"> on the seafloor</w:t>
      </w:r>
      <w:r w:rsidRPr="00E047C3">
        <w:t xml:space="preserve">. Due to the lack of repeated sampling, it is </w:t>
      </w:r>
      <w:del w:id="1590" w:author="Chih-Lin Wei" w:date="2022-08-01T12:57:00Z">
        <w:r w:rsidDel="006261F1">
          <w:delText xml:space="preserve">not </w:delText>
        </w:r>
      </w:del>
      <w:del w:id="1591" w:author="user" w:date="2022-08-16T15:28:00Z">
        <w:r>
          <w:delText>possible</w:delText>
        </w:r>
      </w:del>
      <w:ins w:id="1592" w:author="Chih-Lin Wei" w:date="2022-08-01T12:57:00Z">
        <w:r w:rsidR="006261F1">
          <w:t>im</w:t>
        </w:r>
      </w:ins>
      <w:ins w:id="1593" w:author="user" w:date="2022-08-16T15:28:00Z">
        <w:r>
          <w:t>possible</w:t>
        </w:r>
      </w:ins>
      <w:r w:rsidRPr="00E047C3">
        <w:t xml:space="preserve"> to </w:t>
      </w:r>
      <w:r>
        <w:t>determine whether</w:t>
      </w:r>
      <w:r w:rsidRPr="00E047C3">
        <w:t xml:space="preserve"> seasonal variation in bacteria stock </w:t>
      </w:r>
      <w:r>
        <w:t>is present</w:t>
      </w:r>
      <w:del w:id="1594" w:author="Yushih Lin" w:date="2022-07-29T07:55:00Z">
        <w:r>
          <w:delText>ed</w:delText>
        </w:r>
      </w:del>
      <w:r>
        <w:t xml:space="preserve"> </w:t>
      </w:r>
      <w:r w:rsidRPr="00E047C3">
        <w:t xml:space="preserve">in </w:t>
      </w:r>
      <w:r>
        <w:t xml:space="preserve">the </w:t>
      </w:r>
      <w:r w:rsidRPr="00E047C3">
        <w:t xml:space="preserve">GPSC. </w:t>
      </w:r>
    </w:p>
    <w:p w14:paraId="2D1ACD0F" w14:textId="68E5D646" w:rsidR="005E6A92" w:rsidRDefault="005E6A92" w:rsidP="005E6A92">
      <w:pPr>
        <w:ind w:firstLine="480"/>
      </w:pPr>
      <w:r w:rsidRPr="00E047C3">
        <w:t>Given the impact of typhoons and the monsoon climate, rainfall is highly seasonal in the GPR basin (Liu et al., 2016). Distinct dry (winter) and wet (summer)</w:t>
      </w:r>
      <w:ins w:id="1595" w:author="user" w:date="2022-08-16T15:28:00Z">
        <w:r w:rsidRPr="00E047C3">
          <w:t xml:space="preserve"> </w:t>
        </w:r>
      </w:ins>
      <w:ins w:id="1596" w:author="Yushih Lin" w:date="2022-07-29T07:56:00Z">
        <w:r w:rsidR="00DB2C1B">
          <w:t>seasons</w:t>
        </w:r>
        <w:r w:rsidRPr="00E047C3">
          <w:t xml:space="preserve"> </w:t>
        </w:r>
      </w:ins>
      <w:r w:rsidRPr="00E047C3">
        <w:t>are attributed to the monsoon climate</w:t>
      </w:r>
      <w:r w:rsidRPr="0016509D">
        <w:t xml:space="preserve"> </w:t>
      </w:r>
      <w:del w:id="1597" w:author="Yushih Lin" w:date="2022-07-29T07:56:00Z">
        <w:r w:rsidRPr="00E047C3">
          <w:delText xml:space="preserve">seasons </w:delText>
        </w:r>
      </w:del>
      <w:r w:rsidRPr="00E047C3">
        <w:t>over the annual precipitation</w:t>
      </w:r>
      <w:r>
        <w:t xml:space="preserve"> cycles</w:t>
      </w:r>
      <w:r w:rsidRPr="00E047C3">
        <w:t>. In addition, typhoons m</w:t>
      </w:r>
      <w:r>
        <w:t>ain</w:t>
      </w:r>
      <w:r w:rsidRPr="00E047C3">
        <w:t xml:space="preserve">ly occur in </w:t>
      </w:r>
      <w:del w:id="1598" w:author="Yushih Lin" w:date="2022-07-29T07:57:00Z">
        <w:r w:rsidRPr="00E047C3">
          <w:delText xml:space="preserve">the </w:delText>
        </w:r>
      </w:del>
      <w:r w:rsidRPr="00E047C3">
        <w:t>summer and early fall, which bring excessive rainfall.</w:t>
      </w:r>
      <w:r>
        <w:t xml:space="preserve"> On top of the extreme precipitations</w:t>
      </w:r>
      <w:r w:rsidRPr="00E047C3">
        <w:t xml:space="preserve">, </w:t>
      </w:r>
      <w:r>
        <w:t xml:space="preserve">the </w:t>
      </w:r>
      <w:r w:rsidRPr="00E047C3">
        <w:t xml:space="preserve">steep topography, highly erodible drainage basin, and intense human activities lead to extremely high suspended-sediment load and fluvial discharges </w:t>
      </w:r>
      <w:r>
        <w:t>from the GPR during the wet season</w:t>
      </w:r>
      <w:r w:rsidRPr="00E047C3">
        <w:t xml:space="preserve"> (Huh et al., 2009; Liu et al., 2013; Liu et al., 2016). On the other hand, frequent earthquakes also give rise to the development of turbidity currents (Hsu et al., 2008; Talling et al., 2013; Carter et al., 2014)</w:t>
      </w:r>
      <w:r>
        <w:t>.</w:t>
      </w:r>
      <w:r w:rsidRPr="00E047C3">
        <w:t xml:space="preserve"> </w:t>
      </w:r>
      <w:r>
        <w:t xml:space="preserve">For example, the </w:t>
      </w:r>
      <w:r w:rsidRPr="00E047C3">
        <w:t>2006 Pingtung earthquake</w:t>
      </w:r>
      <w:r>
        <w:rPr>
          <w:rFonts w:hint="eastAsia"/>
        </w:rPr>
        <w:t xml:space="preserve"> i</w:t>
      </w:r>
      <w:r>
        <w:t>s reported to trigger</w:t>
      </w:r>
      <w:r w:rsidRPr="00E047C3">
        <w:t xml:space="preserve"> submarine landslides and gravity flows in the lower GPSC and the nearby Fangliao Submarine Canyon (Hsu et al., 2008; Su et al., 2012). Therefore, </w:t>
      </w:r>
      <w:r>
        <w:t>assuming the seasonal difference in each carbon stock estimate may be reasonable</w:t>
      </w:r>
      <w:r w:rsidRPr="00E047C3">
        <w:t xml:space="preserve">. </w:t>
      </w:r>
      <w:r>
        <w:t xml:space="preserve">Nevertheless, among all </w:t>
      </w:r>
      <w:r w:rsidRPr="00E047C3">
        <w:t>the OC stock</w:t>
      </w:r>
      <w:r>
        <w:t xml:space="preserve"> estimates,</w:t>
      </w:r>
      <w:r w:rsidRPr="00E047C3">
        <w:t xml:space="preserve"> o</w:t>
      </w:r>
      <w:r>
        <w:t>nly</w:t>
      </w:r>
      <w:r w:rsidRPr="00E047C3">
        <w:t xml:space="preserve"> </w:t>
      </w:r>
      <w:r w:rsidRPr="00E047C3">
        <w:lastRenderedPageBreak/>
        <w:t>meiofauna showed a significant difference between seasons</w:t>
      </w:r>
      <w:r>
        <w:t>. At the same time,</w:t>
      </w:r>
      <w:r w:rsidRPr="00E047C3">
        <w:t xml:space="preserve"> the limitation of the small sample size of meiofauna </w:t>
      </w:r>
      <w:del w:id="1599" w:author="Chih-Lin Wei" w:date="2022-08-01T13:00:00Z">
        <w:r w:rsidRPr="00E047C3" w:rsidDel="006261F1">
          <w:delText xml:space="preserve">was </w:delText>
        </w:r>
      </w:del>
      <w:ins w:id="1600" w:author="Chih-Lin Wei" w:date="2022-08-01T13:00:00Z">
        <w:r w:rsidR="006261F1">
          <w:t>should be</w:t>
        </w:r>
        <w:r w:rsidR="006261F1" w:rsidRPr="00E047C3">
          <w:t xml:space="preserve"> </w:t>
        </w:r>
      </w:ins>
      <w:r w:rsidRPr="00E047C3">
        <w:t xml:space="preserve">recognized. </w:t>
      </w:r>
      <w:r>
        <w:t xml:space="preserve">For the stocks without seasonal </w:t>
      </w:r>
      <w:r w:rsidRPr="00E047C3">
        <w:t>difference</w:t>
      </w:r>
      <w:r>
        <w:t>s (e.g., detritus, macrofauna), the possible explanation</w:t>
      </w:r>
      <w:r w:rsidRPr="00E047C3">
        <w:t xml:space="preserve"> might be related to </w:t>
      </w:r>
      <w:r>
        <w:t>the</w:t>
      </w:r>
      <w:r w:rsidRPr="00E047C3">
        <w:t xml:space="preserve"> </w:t>
      </w:r>
      <w:ins w:id="1601" w:author="Yushih Lin" w:date="2022-07-29T08:01:00Z">
        <w:r w:rsidR="00B41724">
          <w:t xml:space="preserve">timing of </w:t>
        </w:r>
      </w:ins>
      <w:r w:rsidRPr="00E047C3">
        <w:t>sampling</w:t>
      </w:r>
      <w:del w:id="1602" w:author="Yushih Lin" w:date="2022-07-29T08:01:00Z">
        <w:r w:rsidRPr="00E047C3">
          <w:delText xml:space="preserve"> </w:delText>
        </w:r>
        <w:r>
          <w:delText>patterns</w:delText>
        </w:r>
      </w:del>
      <w:r>
        <w:t>.</w:t>
      </w:r>
      <w:r w:rsidRPr="00E047C3">
        <w:t xml:space="preserve"> </w:t>
      </w:r>
      <w:r>
        <w:t>The sampling cruises were</w:t>
      </w:r>
      <w:r w:rsidRPr="00E047C3">
        <w:t xml:space="preserve"> mostly </w:t>
      </w:r>
      <w:r>
        <w:t xml:space="preserve">conducted </w:t>
      </w:r>
      <w:r w:rsidRPr="00E047C3">
        <w:t xml:space="preserve">in the dry spring (March to April) and fall (October to November). </w:t>
      </w:r>
      <w:r>
        <w:t>The OC stocks could have already recovered from presumably more perturbed wet seasons and thus w</w:t>
      </w:r>
      <w:r w:rsidRPr="00E047C3">
        <w:t>ithout a notable seasonal difference</w:t>
      </w:r>
      <w:r>
        <w:t>.</w:t>
      </w:r>
      <w:r w:rsidRPr="00E047C3">
        <w:t xml:space="preserve"> </w:t>
      </w:r>
      <w:r>
        <w:t xml:space="preserve">Since there is no apparent seasonal pattern in the </w:t>
      </w:r>
      <w:r>
        <w:rPr>
          <w:rFonts w:hint="eastAsia"/>
        </w:rPr>
        <w:t>OC s</w:t>
      </w:r>
      <w:r>
        <w:t>tock estimates (Table 5</w:t>
      </w:r>
      <w:r w:rsidRPr="00E047C3">
        <w:t xml:space="preserve">), only the mean value </w:t>
      </w:r>
      <w:r>
        <w:t xml:space="preserve">from each component </w:t>
      </w:r>
      <w:r w:rsidRPr="00E047C3">
        <w:t>was used in the LIM model.</w:t>
      </w:r>
    </w:p>
    <w:p w14:paraId="78398B3E" w14:textId="2FBDFD67" w:rsidR="005E6A92" w:rsidRPr="005E6A92" w:rsidRDefault="005E6A92" w:rsidP="005E6A92">
      <w:pPr>
        <w:ind w:firstLine="480"/>
        <w:rPr>
          <w:rFonts w:eastAsiaTheme="minorEastAsia"/>
        </w:rPr>
      </w:pPr>
      <w:r>
        <w:rPr>
          <w:rFonts w:hint="eastAsia"/>
        </w:rPr>
        <w:t>O</w:t>
      </w:r>
      <w:r>
        <w:t xml:space="preserve">n the other hand, </w:t>
      </w:r>
      <w:del w:id="1603" w:author="Chih-Lin Wei" w:date="2022-08-01T13:01:00Z">
        <w:r w:rsidDel="006261F1">
          <w:delText xml:space="preserve">I also recognize </w:delText>
        </w:r>
      </w:del>
      <w:commentRangeStart w:id="1604"/>
      <w:r>
        <w:t>the</w:t>
      </w:r>
      <w:ins w:id="1605" w:author="Chih-Lin Wei" w:date="2022-08-01T13:01:00Z">
        <w:r w:rsidR="006261F1">
          <w:t xml:space="preserve"> current food web models</w:t>
        </w:r>
      </w:ins>
      <w:ins w:id="1606" w:author="user" w:date="2022-08-16T15:28:00Z">
        <w:r>
          <w:t xml:space="preserve"> </w:t>
        </w:r>
      </w:ins>
      <w:r>
        <w:t>lack</w:t>
      </w:r>
      <w:del w:id="1607" w:author="Chih-Lin Wei" w:date="2022-08-01T13:01:00Z">
        <w:r w:rsidDel="006261F1">
          <w:delText xml:space="preserve"> of</w:delText>
        </w:r>
      </w:del>
      <w:r>
        <w:t xml:space="preserve"> larger size groups, such as megafauna and fish</w:t>
      </w:r>
      <w:del w:id="1608" w:author="Chih-Lin Wei" w:date="2022-08-01T13:02:00Z">
        <w:r w:rsidDel="006261F1">
          <w:delText>, in the food web model</w:delText>
        </w:r>
      </w:del>
      <w:r>
        <w:t>.</w:t>
      </w:r>
      <w:commentRangeEnd w:id="1604"/>
      <w:r w:rsidR="00B41724">
        <w:rPr>
          <w:rStyle w:val="ac"/>
        </w:rPr>
        <w:commentReference w:id="1604"/>
      </w:r>
      <w:r>
        <w:t xml:space="preserve"> Although </w:t>
      </w:r>
      <w:r>
        <w:rPr>
          <w:rFonts w:hint="eastAsia"/>
        </w:rPr>
        <w:t>t</w:t>
      </w:r>
      <w:r>
        <w:t xml:space="preserve">he abundance and biomass of larger organisms are significantly lower and decrease rapidly with depth in the deep sea (Rex et al., 2006), the megafauna and fish can reach great densities in some study areas (e.g., Sibuet, 1977; </w:t>
      </w:r>
      <w:r>
        <w:rPr>
          <w:rFonts w:hint="eastAsia"/>
        </w:rPr>
        <w:t>He</w:t>
      </w:r>
      <w:r>
        <w:t xml:space="preserve">cker, 1994; Fodrie et al., 2009). The high density of benthic megafauna invertebrates can affect the redistribution and quality of OM in the marine sediments (Smallwood &amp; Wolff, 1999). Since no empirical stock data is available, the role of megafauna and fish in OM cycling (e.g., predation) is solved by food web models. </w:t>
      </w:r>
    </w:p>
    <w:p w14:paraId="2A1D1381" w14:textId="77777777" w:rsidR="005E6A92" w:rsidRPr="009471E3" w:rsidRDefault="005E6A92" w:rsidP="00DE071F">
      <w:pPr>
        <w:pStyle w:val="11"/>
      </w:pPr>
      <w:bookmarkStart w:id="1609" w:name="_Toc111656055"/>
      <w:r w:rsidRPr="009471E3">
        <w:t>Implemented constraints and model limitation</w:t>
      </w:r>
      <w:r>
        <w:t>s</w:t>
      </w:r>
      <w:bookmarkEnd w:id="1609"/>
    </w:p>
    <w:p w14:paraId="388202D2" w14:textId="4D629885" w:rsidR="005E6A92" w:rsidRDefault="005E6A92" w:rsidP="005E6A92">
      <w:pPr>
        <w:ind w:firstLine="480"/>
      </w:pPr>
      <w:r>
        <w:rPr>
          <w:rFonts w:hint="eastAsia"/>
        </w:rPr>
        <w:lastRenderedPageBreak/>
        <w:t>E</w:t>
      </w:r>
      <w:r>
        <w:t>xcept for the OC stocks, the modeled food webs were</w:t>
      </w:r>
      <w:r w:rsidRPr="00901BCE">
        <w:t xml:space="preserve"> </w:t>
      </w:r>
      <w:r w:rsidRPr="002A7BA3">
        <w:t>combined with</w:t>
      </w:r>
      <w:r>
        <w:t xml:space="preserve"> several</w:t>
      </w:r>
      <w:r w:rsidRPr="002A7BA3">
        <w:t xml:space="preserve"> physiological </w:t>
      </w:r>
      <w:r>
        <w:t xml:space="preserve">and geochemical </w:t>
      </w:r>
      <w:r w:rsidRPr="002A7BA3">
        <w:t>constraints from the liter</w:t>
      </w:r>
      <w:r w:rsidRPr="0049503C">
        <w:t xml:space="preserve">ature (Table </w:t>
      </w:r>
      <w:ins w:id="1610" w:author="user" w:date="2022-08-21T11:03:00Z">
        <w:r w:rsidR="007663CD">
          <w:t>3</w:t>
        </w:r>
      </w:ins>
      <w:del w:id="1611" w:author="user" w:date="2022-08-21T11:03:00Z">
        <w:r w:rsidRPr="0049503C" w:rsidDel="007663CD">
          <w:delText>2</w:delText>
        </w:r>
      </w:del>
      <w:r w:rsidRPr="0049503C">
        <w:t>)</w:t>
      </w:r>
      <w:r>
        <w:rPr>
          <w:rFonts w:hint="eastAsia"/>
        </w:rPr>
        <w:t>.</w:t>
      </w:r>
      <w:r>
        <w:t xml:space="preserve"> T</w:t>
      </w:r>
      <w:r w:rsidRPr="00BF1A31">
        <w:t xml:space="preserve">hese data were implemented </w:t>
      </w:r>
      <w:del w:id="1612" w:author="Yushih Lin" w:date="2022-07-29T08:08:00Z">
        <w:r w:rsidRPr="00BF1A31">
          <w:delText xml:space="preserve">as inequalities </w:delText>
        </w:r>
        <w:r>
          <w:delText>by</w:delText>
        </w:r>
        <w:r w:rsidRPr="00BF1A31">
          <w:delText xml:space="preserve"> setting the minimum and maximum value</w:delText>
        </w:r>
        <w:r>
          <w:delText>s</w:delText>
        </w:r>
        <w:r w:rsidRPr="00BF1A31">
          <w:delText xml:space="preserve"> </w:delText>
        </w:r>
      </w:del>
      <w:r w:rsidRPr="00BF1A31">
        <w:t xml:space="preserve">as lower and upper bounds, </w:t>
      </w:r>
      <w:del w:id="1613" w:author="Yushih Lin" w:date="2022-07-29T08:08:00Z">
        <w:r w:rsidRPr="00BF1A31">
          <w:delText>respectively.</w:delText>
        </w:r>
        <w:r>
          <w:rPr>
            <w:rFonts w:hint="eastAsia"/>
          </w:rPr>
          <w:delText xml:space="preserve"> </w:delText>
        </w:r>
        <w:r>
          <w:delText xml:space="preserve">These constraints </w:delText>
        </w:r>
      </w:del>
      <w:ins w:id="1614" w:author="user" w:date="2022-08-16T15:28:00Z">
        <w:r>
          <w:t>creat</w:t>
        </w:r>
      </w:ins>
      <w:ins w:id="1615" w:author="Yushih Lin" w:date="2022-07-29T08:08:00Z">
        <w:r w:rsidR="005525AF">
          <w:t>ing</w:t>
        </w:r>
      </w:ins>
      <w:del w:id="1616" w:author="Yushih Lin" w:date="2022-07-29T08:08:00Z">
        <w:r w:rsidDel="005525AF">
          <w:delText>e</w:delText>
        </w:r>
      </w:del>
      <w:del w:id="1617" w:author="user" w:date="2022-08-16T15:28:00Z">
        <w:r>
          <w:delText>create</w:delText>
        </w:r>
      </w:del>
      <w:r>
        <w:t xml:space="preserve"> </w:t>
      </w:r>
      <w:r>
        <w:rPr>
          <w:rFonts w:hint="eastAsia"/>
        </w:rPr>
        <w:t>t</w:t>
      </w:r>
      <w:r>
        <w:t xml:space="preserve">he possible </w:t>
      </w:r>
      <w:r w:rsidRPr="00AC149C">
        <w:t>solution space</w:t>
      </w:r>
      <w:r>
        <w:t xml:space="preserve"> for the algorithm to iterate and find a solution set of all flows. However, the input of these constraints creates two levels of uncertainty. </w:t>
      </w:r>
    </w:p>
    <w:p w14:paraId="6EB30CA6" w14:textId="7338665E" w:rsidR="005E6A92" w:rsidRDefault="005E6A92" w:rsidP="005E6A92">
      <w:pPr>
        <w:ind w:firstLine="480"/>
      </w:pPr>
      <w:r w:rsidRPr="008F7F72">
        <w:t>Firstly</w:t>
      </w:r>
      <w:r>
        <w:t xml:space="preserve">, the </w:t>
      </w:r>
      <w:r w:rsidRPr="002A7BA3">
        <w:t>physiological constraints</w:t>
      </w:r>
      <w:r>
        <w:rPr>
          <w:rFonts w:hint="eastAsia"/>
        </w:rPr>
        <w:t xml:space="preserve"> </w:t>
      </w:r>
      <w:r>
        <w:t xml:space="preserve">in our models all come from the reference, including </w:t>
      </w:r>
      <w:r w:rsidRPr="00F52A48">
        <w:rPr>
          <w:i/>
        </w:rPr>
        <w:t>in situ</w:t>
      </w:r>
      <w:r>
        <w:t xml:space="preserve"> and laboratory experiments</w:t>
      </w:r>
      <w:ins w:id="1618" w:author="Chih-Lin Wei" w:date="2022-08-01T15:49:00Z">
        <w:r w:rsidR="006261F1">
          <w:t xml:space="preserve"> from other food webs in different areas</w:t>
        </w:r>
      </w:ins>
      <w:r>
        <w:t>,</w:t>
      </w:r>
      <w:r>
        <w:rPr>
          <w:rFonts w:hint="eastAsia"/>
        </w:rPr>
        <w:t xml:space="preserve"> w</w:t>
      </w:r>
      <w:r>
        <w:t xml:space="preserve">hich were considered low quality (van </w:t>
      </w:r>
      <w:r w:rsidRPr="00CE5DE6">
        <w:t>Oevelen</w:t>
      </w:r>
      <w:r>
        <w:rPr>
          <w:rFonts w:hint="eastAsia"/>
        </w:rPr>
        <w:t xml:space="preserve"> e</w:t>
      </w:r>
      <w:r>
        <w:t>t al., 2010)</w:t>
      </w:r>
      <w:del w:id="1619" w:author="Chih-Lin Wei" w:date="2022-08-01T15:50:00Z">
        <w:r w:rsidDel="006261F1">
          <w:delText xml:space="preserve"> because they are derived from other food webs in different areas</w:delText>
        </w:r>
      </w:del>
      <w:r>
        <w:t>.</w:t>
      </w:r>
      <w:r>
        <w:rPr>
          <w:rFonts w:hint="eastAsia"/>
        </w:rPr>
        <w:t xml:space="preserve"> </w:t>
      </w:r>
      <w:del w:id="1620" w:author="Chih-Lin Wei" w:date="2022-08-01T15:51:00Z">
        <w:r w:rsidRPr="00B873B6" w:rsidDel="006261F1">
          <w:delText>Due to practical and technical difficulties in invertebrate physiological experiments</w:delText>
        </w:r>
      </w:del>
      <w:ins w:id="1621" w:author="Chih-Lin Wei" w:date="2022-08-01T15:51:00Z">
        <w:r w:rsidR="006261F1">
          <w:t>Also</w:t>
        </w:r>
      </w:ins>
      <w:r w:rsidRPr="00B873B6">
        <w:t xml:space="preserve">, </w:t>
      </w:r>
      <w:r>
        <w:rPr>
          <w:rFonts w:hint="eastAsia"/>
        </w:rPr>
        <w:t>t</w:t>
      </w:r>
      <w:r>
        <w:t xml:space="preserve">here is no constraint on </w:t>
      </w:r>
      <w:r w:rsidRPr="00B873B6">
        <w:t xml:space="preserve">benthic species </w:t>
      </w:r>
      <w:r>
        <w:t xml:space="preserve">that </w:t>
      </w:r>
      <w:r w:rsidRPr="00B873B6">
        <w:t>have been quantified</w:t>
      </w:r>
      <w:r>
        <w:t xml:space="preserve"> in our study</w:t>
      </w:r>
      <w:r>
        <w:rPr>
          <w:rFonts w:hint="eastAsia"/>
        </w:rPr>
        <w:t xml:space="preserve"> s</w:t>
      </w:r>
      <w:r>
        <w:t>ites</w:t>
      </w:r>
      <w:del w:id="1622" w:author="user" w:date="2022-08-16T15:28:00Z">
        <w:r w:rsidRPr="00B873B6">
          <w:delText>.</w:delText>
        </w:r>
      </w:del>
      <w:ins w:id="1623" w:author="Chih-Lin Wei" w:date="2022-08-01T15:51:00Z">
        <w:r w:rsidR="006261F1">
          <w:t xml:space="preserve"> </w:t>
        </w:r>
        <w:r w:rsidR="00FC77EF">
          <w:t>D</w:t>
        </w:r>
        <w:r w:rsidR="006261F1" w:rsidRPr="00B873B6">
          <w:t>ue to practical and technical difficulties in invertebrate physiological experiments</w:t>
        </w:r>
      </w:ins>
      <w:ins w:id="1624" w:author="user" w:date="2022-08-16T15:28:00Z">
        <w:r w:rsidRPr="00B873B6">
          <w:t>.</w:t>
        </w:r>
      </w:ins>
      <w:r>
        <w:t xml:space="preserve"> </w:t>
      </w:r>
      <w:r>
        <w:rPr>
          <w:rFonts w:hint="eastAsia"/>
        </w:rPr>
        <w:t>D</w:t>
      </w:r>
      <w:r>
        <w:t>espites the lack of site-specific physiological constraints, we used the reference constraints</w:t>
      </w:r>
      <w:r>
        <w:rPr>
          <w:rFonts w:hint="eastAsia"/>
        </w:rPr>
        <w:t xml:space="preserve"> a</w:t>
      </w:r>
      <w:r>
        <w:t xml:space="preserve">s other LIM studies did. For example, </w:t>
      </w:r>
      <w:r>
        <w:rPr>
          <w:rFonts w:hint="eastAsia"/>
        </w:rPr>
        <w:t>St</w:t>
      </w:r>
      <w:r>
        <w:t xml:space="preserve">ratmann et al. (2018) studied the </w:t>
      </w:r>
      <w:r w:rsidRPr="007B5D05">
        <w:t>abyssal plain food web of the Peru Basin</w:t>
      </w:r>
      <w:r>
        <w:t>; however, some physiological constraints of benthos in the food webs were derived from the shallow-water or intertidal</w:t>
      </w:r>
      <w:r>
        <w:rPr>
          <w:rFonts w:hint="eastAsia"/>
        </w:rPr>
        <w:t xml:space="preserve"> s</w:t>
      </w:r>
      <w:r>
        <w:t xml:space="preserve">pecies (e.g., Drazen et al., 2007; </w:t>
      </w:r>
      <w:r w:rsidRPr="00BB7BA4">
        <w:t>Koopmans et al., 2010</w:t>
      </w:r>
      <w:r>
        <w:t xml:space="preserve">). In other food web studies, the physiological constraint of the dominant species </w:t>
      </w:r>
      <w:del w:id="1625" w:author="Chih-Lin Wei" w:date="2022-08-01T15:53:00Z">
        <w:r w:rsidDel="006261F1">
          <w:delText>would be chosen</w:delText>
        </w:r>
      </w:del>
      <w:ins w:id="1626" w:author="Chih-Lin Wei" w:date="2022-08-01T15:53:00Z">
        <w:r w:rsidR="006261F1">
          <w:t>was used</w:t>
        </w:r>
      </w:ins>
      <w:r>
        <w:t xml:space="preserve"> as the representative for that size group (</w:t>
      </w:r>
      <w:r w:rsidRPr="00795E65">
        <w:t>De Smet</w:t>
      </w:r>
      <w:r>
        <w:t xml:space="preserve"> et al., 2016). </w:t>
      </w:r>
      <w:ins w:id="1627" w:author="Chih-Lin Wei" w:date="2022-08-01T15:54:00Z">
        <w:r w:rsidR="006261F1">
          <w:t>Another study separated t</w:t>
        </w:r>
      </w:ins>
      <w:del w:id="1628" w:author="Chih-Lin Wei" w:date="2022-08-01T15:54:00Z">
        <w:r w:rsidDel="006261F1">
          <w:delText>T</w:delText>
        </w:r>
      </w:del>
      <w:r>
        <w:t xml:space="preserve">he dominant species </w:t>
      </w:r>
      <w:del w:id="1629" w:author="Chih-Lin Wei" w:date="2022-08-01T15:54:00Z">
        <w:r w:rsidDel="006261F1">
          <w:delText xml:space="preserve">can also be separated </w:delText>
        </w:r>
      </w:del>
      <w:r>
        <w:t xml:space="preserve">from the size group as an independent compartment (e.g., </w:t>
      </w:r>
      <w:r w:rsidRPr="00795E65">
        <w:t>De Smet</w:t>
      </w:r>
      <w:r>
        <w:t xml:space="preserve"> et al., 2016). Although these low</w:t>
      </w:r>
      <w:r>
        <w:rPr>
          <w:rFonts w:hint="eastAsia"/>
        </w:rPr>
        <w:t>-</w:t>
      </w:r>
      <w:r>
        <w:t>quality</w:t>
      </w:r>
      <w:r>
        <w:rPr>
          <w:rFonts w:hint="eastAsia"/>
        </w:rPr>
        <w:t xml:space="preserve"> </w:t>
      </w:r>
      <w:r>
        <w:lastRenderedPageBreak/>
        <w:t xml:space="preserve">constraints bring some uncertainty to our model results, the flow solution </w:t>
      </w:r>
      <w:r>
        <w:rPr>
          <w:rFonts w:hint="eastAsia"/>
        </w:rPr>
        <w:t>w</w:t>
      </w:r>
      <w:r>
        <w:t>as still more convincing than without any constraint. For instance,</w:t>
      </w:r>
      <w:r w:rsidRPr="00451C85">
        <w:t xml:space="preserve"> </w:t>
      </w:r>
      <w:r>
        <w:t>the model solved the external flow</w:t>
      </w:r>
      <w:r>
        <w:rPr>
          <w:rFonts w:hint="eastAsia"/>
        </w:rPr>
        <w:t xml:space="preserve"> </w:t>
      </w:r>
      <w:r>
        <w:t>to meiofauna and macrofauna predators (MEI</w:t>
      </w:r>
      <w:r>
        <w:rPr>
          <w:rFonts w:hint="eastAsia"/>
        </w:rPr>
        <w:t>→E</w:t>
      </w:r>
      <w:r>
        <w:t>XP_B and MAC</w:t>
      </w:r>
      <w:r>
        <w:rPr>
          <w:rFonts w:hint="eastAsia"/>
        </w:rPr>
        <w:t>→E</w:t>
      </w:r>
      <w:r>
        <w:t xml:space="preserve">XP_B in Fig. 2) with the only assumption of mass balance for the stock. </w:t>
      </w:r>
    </w:p>
    <w:p w14:paraId="65F93EC1" w14:textId="662A2D8B" w:rsidR="005E6A92" w:rsidRPr="005E6A92" w:rsidRDefault="005E6A92" w:rsidP="005E6A92">
      <w:pPr>
        <w:ind w:firstLine="480"/>
        <w:rPr>
          <w:rFonts w:eastAsiaTheme="minorEastAsia"/>
        </w:rPr>
      </w:pPr>
      <w:del w:id="1630" w:author="Yushih Lin" w:date="2022-07-29T08:11:00Z">
        <w:r>
          <w:rPr>
            <w:rFonts w:hint="eastAsia"/>
          </w:rPr>
          <w:delText>On</w:delText>
        </w:r>
        <w:r>
          <w:delText xml:space="preserve"> the other hand, </w:delText>
        </w:r>
        <w:r w:rsidDel="005525AF">
          <w:delText>t</w:delText>
        </w:r>
      </w:del>
      <w:ins w:id="1631" w:author="Yushih Lin" w:date="2022-07-29T08:11:00Z">
        <w:r w:rsidR="005525AF">
          <w:t>T</w:t>
        </w:r>
      </w:ins>
      <w:ins w:id="1632" w:author="user" w:date="2022-08-16T15:28:00Z">
        <w:r>
          <w:t>he</w:t>
        </w:r>
      </w:ins>
      <w:del w:id="1633" w:author="user" w:date="2022-08-16T15:28:00Z">
        <w:r>
          <w:delText>the</w:delText>
        </w:r>
      </w:del>
      <w:r>
        <w:t xml:space="preserve"> geochemical constraints imposed on our models are site-specific, which can be considered high quality (van </w:t>
      </w:r>
      <w:r w:rsidRPr="00CE5DE6">
        <w:t>Oevelen</w:t>
      </w:r>
      <w:r>
        <w:rPr>
          <w:rFonts w:hint="eastAsia"/>
        </w:rPr>
        <w:t xml:space="preserve"> e</w:t>
      </w:r>
      <w:r>
        <w:t>t al., 2010)</w:t>
      </w:r>
      <w:r>
        <w:rPr>
          <w:rFonts w:hint="eastAsia"/>
        </w:rPr>
        <w:t>.</w:t>
      </w:r>
      <w:r>
        <w:t xml:space="preserve"> Although the sedimentation rates </w:t>
      </w:r>
      <w:r>
        <w:rPr>
          <w:rFonts w:hint="eastAsia"/>
        </w:rPr>
        <w:t>a</w:t>
      </w:r>
      <w:r>
        <w:t>nd sediment burial efficiency were</w:t>
      </w:r>
      <w:r>
        <w:rPr>
          <w:rFonts w:hint="eastAsia"/>
        </w:rPr>
        <w:t xml:space="preserve"> n</w:t>
      </w:r>
      <w:r>
        <w:t xml:space="preserve">ot directly </w:t>
      </w:r>
      <w:del w:id="1634" w:author="Chih-Lin Wei" w:date="2022-08-01T15:56:00Z">
        <w:r w:rsidDel="006261F1">
          <w:delText xml:space="preserve">estimated </w:delText>
        </w:r>
      </w:del>
      <w:ins w:id="1635" w:author="Chih-Lin Wei" w:date="2022-08-01T15:56:00Z">
        <w:r w:rsidR="006261F1">
          <w:t xml:space="preserve">measured </w:t>
        </w:r>
      </w:ins>
      <w:r>
        <w:t xml:space="preserve">in GC1 and GS1, these values </w:t>
      </w:r>
      <w:ins w:id="1636" w:author="Chih-Lin Wei" w:date="2022-08-01T15:56:00Z">
        <w:r w:rsidR="006261F1">
          <w:t xml:space="preserve">were </w:t>
        </w:r>
      </w:ins>
      <w:r>
        <w:t xml:space="preserve">extracted from </w:t>
      </w:r>
      <w:ins w:id="1637" w:author="Chih-Lin Wei" w:date="2022-08-01T15:56:00Z">
        <w:r w:rsidR="006261F1">
          <w:t xml:space="preserve">the </w:t>
        </w:r>
      </w:ins>
      <w:r>
        <w:t>previous GPSC studies (i.e., Huh et al. 2009 and Hsu et al. 2014)</w:t>
      </w:r>
      <w:del w:id="1638" w:author="Chih-Lin Wei" w:date="2022-08-01T15:57:00Z">
        <w:r w:rsidDel="006261F1">
          <w:delText xml:space="preserve"> were more reliable than </w:delText>
        </w:r>
        <w:commentRangeStart w:id="1639"/>
        <w:r w:rsidDel="006261F1">
          <w:delText>generally accepted values</w:delText>
        </w:r>
      </w:del>
      <w:commentRangeEnd w:id="1639"/>
      <w:r w:rsidR="005525AF">
        <w:rPr>
          <w:rStyle w:val="ac"/>
        </w:rPr>
        <w:commentReference w:id="1639"/>
      </w:r>
      <w:r>
        <w:t>.</w:t>
      </w:r>
    </w:p>
    <w:p w14:paraId="25E95518" w14:textId="0D391B31" w:rsidR="005E6A92" w:rsidRPr="003013DE" w:rsidRDefault="005E6A92" w:rsidP="005E6A92">
      <w:pPr>
        <w:ind w:firstLine="480"/>
      </w:pPr>
      <w:r w:rsidRPr="003013DE">
        <w:t xml:space="preserve">Although the </w:t>
      </w:r>
      <w:del w:id="1640" w:author="Yushih Lin" w:date="2022-07-29T08:14:00Z">
        <w:r w:rsidRPr="003013DE">
          <w:delText xml:space="preserve">direct </w:delText>
        </w:r>
      </w:del>
      <w:r w:rsidRPr="003013DE">
        <w:t xml:space="preserve">measured DOU was not used as model input, </w:t>
      </w:r>
      <w:ins w:id="1641" w:author="Chih-Lin Wei" w:date="2022-08-01T16:01:00Z">
        <w:r w:rsidR="006261F1">
          <w:t xml:space="preserve">the maximum modeled </w:t>
        </w:r>
      </w:ins>
      <w:r w:rsidRPr="003013DE">
        <w:t xml:space="preserve">DOU flow was set to 30% of the </w:t>
      </w:r>
      <w:ins w:id="1642" w:author="user" w:date="2022-08-17T12:54:00Z">
        <w:r w:rsidR="00FC77EF">
          <w:t>measured</w:t>
        </w:r>
      </w:ins>
      <w:ins w:id="1643" w:author="user" w:date="2022-08-20T17:03:00Z">
        <w:r w:rsidR="001A1AB5">
          <w:t xml:space="preserve"> </w:t>
        </w:r>
      </w:ins>
      <w:del w:id="1644" w:author="Chih-Lin Wei" w:date="2022-08-01T15:58:00Z">
        <w:r w:rsidRPr="00F52A48" w:rsidDel="006261F1">
          <w:rPr>
            <w:i/>
          </w:rPr>
          <w:delText>in situ</w:delText>
        </w:r>
        <w:r w:rsidRPr="003013DE" w:rsidDel="006261F1">
          <w:delText xml:space="preserve"> </w:delText>
        </w:r>
      </w:del>
      <w:r w:rsidRPr="003013DE">
        <w:t>TOU</w:t>
      </w:r>
      <w:del w:id="1645" w:author="Chih-Lin Wei" w:date="2022-08-01T16:01:00Z">
        <w:r w:rsidRPr="003013DE" w:rsidDel="006261F1">
          <w:delText xml:space="preserve"> as the maximum of the DOU constraint</w:delText>
        </w:r>
      </w:del>
      <w:r w:rsidRPr="003013DE">
        <w:t>.</w:t>
      </w:r>
      <w:ins w:id="1646" w:author="Chih-Lin Wei" w:date="2022-08-01T15:57:00Z">
        <w:r w:rsidR="006261F1">
          <w:t xml:space="preserve"> In fact</w:t>
        </w:r>
      </w:ins>
      <w:ins w:id="1647" w:author="Chih-Lin Wei" w:date="2022-08-01T15:58:00Z">
        <w:r w:rsidR="006261F1">
          <w:t>,</w:t>
        </w:r>
      </w:ins>
      <w:ins w:id="1648" w:author="Chih-Lin Wei" w:date="2022-08-01T16:01:00Z">
        <w:r w:rsidR="006261F1">
          <w:t xml:space="preserve"> </w:t>
        </w:r>
      </w:ins>
      <w:ins w:id="1649" w:author="Chih-Lin Wei" w:date="2022-08-01T16:02:00Z">
        <w:r w:rsidR="006261F1">
          <w:t xml:space="preserve">the measured DOUs </w:t>
        </w:r>
      </w:ins>
      <w:ins w:id="1650" w:author="Chih-Lin Wei" w:date="2022-08-01T16:03:00Z">
        <w:r w:rsidR="006261F1">
          <w:t>were</w:t>
        </w:r>
        <w:r w:rsidR="006261F1" w:rsidRPr="006261F1">
          <w:t xml:space="preserve"> 27% of </w:t>
        </w:r>
        <w:r w:rsidR="006261F1">
          <w:t xml:space="preserve">the measured </w:t>
        </w:r>
        <w:r w:rsidR="006261F1" w:rsidRPr="006261F1">
          <w:t xml:space="preserve">TOU in </w:t>
        </w:r>
        <w:r w:rsidR="006261F1">
          <w:t xml:space="preserve">the </w:t>
        </w:r>
        <w:r w:rsidR="006261F1" w:rsidRPr="006261F1">
          <w:t>GC1</w:t>
        </w:r>
        <w:r w:rsidR="006261F1">
          <w:t xml:space="preserve"> </w:t>
        </w:r>
        <w:r w:rsidR="006261F1" w:rsidRPr="006261F1">
          <w:t xml:space="preserve">and 22% </w:t>
        </w:r>
      </w:ins>
      <w:ins w:id="1651" w:author="Chih-Lin Wei" w:date="2022-08-01T16:04:00Z">
        <w:r w:rsidR="006261F1" w:rsidRPr="006261F1">
          <w:t xml:space="preserve">of </w:t>
        </w:r>
        <w:r w:rsidR="006261F1">
          <w:t xml:space="preserve">the measured </w:t>
        </w:r>
        <w:r w:rsidR="006261F1" w:rsidRPr="006261F1">
          <w:t>TOU</w:t>
        </w:r>
        <w:r w:rsidR="006261F1">
          <w:t xml:space="preserve"> </w:t>
        </w:r>
      </w:ins>
      <w:ins w:id="1652" w:author="Chih-Lin Wei" w:date="2022-08-01T16:03:00Z">
        <w:r w:rsidR="006261F1">
          <w:t>in</w:t>
        </w:r>
        <w:r w:rsidR="006261F1" w:rsidRPr="006261F1">
          <w:t xml:space="preserve"> </w:t>
        </w:r>
      </w:ins>
      <w:ins w:id="1653" w:author="Chih-Lin Wei" w:date="2022-08-01T16:04:00Z">
        <w:r w:rsidR="006261F1">
          <w:t xml:space="preserve">the </w:t>
        </w:r>
      </w:ins>
      <w:ins w:id="1654" w:author="Chih-Lin Wei" w:date="2022-08-01T16:03:00Z">
        <w:r w:rsidR="006261F1" w:rsidRPr="006261F1">
          <w:t>GS1</w:t>
        </w:r>
      </w:ins>
      <w:ins w:id="1655" w:author="Chih-Lin Wei" w:date="2022-08-01T16:05:00Z">
        <w:r w:rsidR="006261F1">
          <w:t>, suggesting th</w:t>
        </w:r>
      </w:ins>
      <w:ins w:id="1656" w:author="Chih-Lin Wei" w:date="2022-08-01T16:06:00Z">
        <w:r w:rsidR="006261F1">
          <w:t>at</w:t>
        </w:r>
      </w:ins>
      <w:ins w:id="1657" w:author="Chih-Lin Wei" w:date="2022-08-01T16:05:00Z">
        <w:r w:rsidR="006261F1">
          <w:t xml:space="preserve"> </w:t>
        </w:r>
      </w:ins>
      <w:ins w:id="1658" w:author="Chih-Lin Wei" w:date="2022-08-01T16:06:00Z">
        <w:r w:rsidR="006261F1">
          <w:t xml:space="preserve">the </w:t>
        </w:r>
      </w:ins>
      <w:ins w:id="1659" w:author="Chih-Lin Wei" w:date="2022-08-01T16:05:00Z">
        <w:r w:rsidR="006261F1">
          <w:t>maximal constraints were re</w:t>
        </w:r>
      </w:ins>
      <w:ins w:id="1660" w:author="Chih-Lin Wei" w:date="2022-08-01T16:06:00Z">
        <w:r w:rsidR="006261F1">
          <w:t>aso</w:t>
        </w:r>
      </w:ins>
      <w:ins w:id="1661" w:author="Chih-Lin Wei" w:date="2022-08-01T16:05:00Z">
        <w:r w:rsidR="006261F1">
          <w:t>nable.</w:t>
        </w:r>
      </w:ins>
      <w:ins w:id="1662" w:author="user" w:date="2022-08-16T15:28:00Z">
        <w:r w:rsidRPr="003013DE">
          <w:t xml:space="preserve"> </w:t>
        </w:r>
      </w:ins>
      <w:bookmarkStart w:id="1663" w:name="_Hlk110001247"/>
      <w:commentRangeStart w:id="1664"/>
      <w:r w:rsidRPr="003013DE">
        <w:t xml:space="preserve">Surprisingly, the </w:t>
      </w:r>
      <w:r>
        <w:t>estimated</w:t>
      </w:r>
      <w:r w:rsidRPr="003013DE">
        <w:t xml:space="preserve"> DOU flow</w:t>
      </w:r>
      <w:r>
        <w:t>s seem to</w:t>
      </w:r>
      <w:r w:rsidRPr="003013DE">
        <w:t xml:space="preserve"> increase the confidence</w:t>
      </w:r>
      <w:r>
        <w:t xml:space="preserve"> level</w:t>
      </w:r>
      <w:r w:rsidRPr="003013DE">
        <w:t xml:space="preserve"> in the model. In GC1, the measured DOU was 19.81</w:t>
      </w:r>
      <w:r>
        <w:t xml:space="preserve"> </w:t>
      </w:r>
      <w:r>
        <w:rPr>
          <w:kern w:val="0"/>
        </w:rPr>
        <w:t>mg C/ m</w:t>
      </w:r>
      <w:r>
        <w:rPr>
          <w:kern w:val="0"/>
          <w:vertAlign w:val="superscript"/>
        </w:rPr>
        <w:t>2</w:t>
      </w:r>
      <w:r>
        <w:rPr>
          <w:kern w:val="0"/>
        </w:rPr>
        <w:t>/ d</w:t>
      </w:r>
      <w:r w:rsidRPr="003013DE">
        <w:t>, which was slightly higher than that result</w:t>
      </w:r>
      <w:r>
        <w:t>ing</w:t>
      </w:r>
      <w:r w:rsidRPr="003013DE">
        <w:t xml:space="preserve"> from LIM (15.13</w:t>
      </w:r>
      <w:r>
        <w:t xml:space="preserve"> </w:t>
      </w:r>
      <w:r>
        <w:rPr>
          <w:kern w:val="0"/>
        </w:rPr>
        <w:t>mg C/ m</w:t>
      </w:r>
      <w:r>
        <w:rPr>
          <w:kern w:val="0"/>
          <w:vertAlign w:val="superscript"/>
        </w:rPr>
        <w:t>2</w:t>
      </w:r>
      <w:r>
        <w:rPr>
          <w:kern w:val="0"/>
        </w:rPr>
        <w:t>/ d</w:t>
      </w:r>
      <w:r w:rsidRPr="003013DE">
        <w:t xml:space="preserve">); In GS1, the </w:t>
      </w:r>
      <w:r>
        <w:t>modeled</w:t>
      </w:r>
      <w:r w:rsidRPr="003013DE">
        <w:t xml:space="preserve"> </w:t>
      </w:r>
      <w:r>
        <w:t>DOU</w:t>
      </w:r>
      <w:r w:rsidRPr="003013DE">
        <w:t xml:space="preserve"> was 11.66</w:t>
      </w:r>
      <w:r>
        <w:t xml:space="preserve"> </w:t>
      </w:r>
      <w:r>
        <w:rPr>
          <w:kern w:val="0"/>
        </w:rPr>
        <w:t>mg C/ m</w:t>
      </w:r>
      <w:r>
        <w:rPr>
          <w:kern w:val="0"/>
          <w:vertAlign w:val="superscript"/>
        </w:rPr>
        <w:t>2</w:t>
      </w:r>
      <w:r>
        <w:rPr>
          <w:kern w:val="0"/>
        </w:rPr>
        <w:t>/ d</w:t>
      </w:r>
      <w:r w:rsidRPr="003013DE">
        <w:t>, which corresponded well to the direct measurement (11.53</w:t>
      </w:r>
      <w:r>
        <w:t xml:space="preserve"> </w:t>
      </w:r>
      <w:r>
        <w:rPr>
          <w:kern w:val="0"/>
        </w:rPr>
        <w:t>mg C/ m</w:t>
      </w:r>
      <w:r>
        <w:rPr>
          <w:kern w:val="0"/>
          <w:vertAlign w:val="superscript"/>
        </w:rPr>
        <w:t>2</w:t>
      </w:r>
      <w:r>
        <w:rPr>
          <w:kern w:val="0"/>
        </w:rPr>
        <w:t>/ d</w:t>
      </w:r>
      <w:r w:rsidRPr="003013DE">
        <w:t>).</w:t>
      </w:r>
      <w:bookmarkEnd w:id="1663"/>
      <w:r w:rsidRPr="003013DE">
        <w:t xml:space="preserve"> </w:t>
      </w:r>
      <w:commentRangeEnd w:id="1664"/>
      <w:r w:rsidR="001F1E3C">
        <w:rPr>
          <w:rStyle w:val="ac"/>
        </w:rPr>
        <w:commentReference w:id="1664"/>
      </w:r>
      <w:commentRangeStart w:id="1665"/>
      <w:r w:rsidRPr="003013DE">
        <w:t xml:space="preserve">In addition, the magnitude of modeled TOU flows was the same as </w:t>
      </w:r>
      <w:commentRangeStart w:id="1666"/>
      <w:del w:id="1667" w:author="user" w:date="2022-08-19T20:18:00Z">
        <w:r w:rsidRPr="00F52A48" w:rsidDel="0006474D">
          <w:rPr>
            <w:i/>
          </w:rPr>
          <w:delText>in situ</w:delText>
        </w:r>
      </w:del>
      <w:ins w:id="1668" w:author="user" w:date="2022-08-19T20:18:00Z">
        <w:r w:rsidR="0006474D">
          <w:t>observed TOU</w:t>
        </w:r>
      </w:ins>
      <w:del w:id="1669" w:author="user" w:date="2022-08-19T20:18:00Z">
        <w:r w:rsidRPr="003013DE" w:rsidDel="0006474D">
          <w:delText xml:space="preserve"> </w:delText>
        </w:r>
        <w:commentRangeEnd w:id="1666"/>
        <w:r w:rsidR="001F1E3C" w:rsidDel="0006474D">
          <w:rPr>
            <w:rStyle w:val="ac"/>
          </w:rPr>
          <w:commentReference w:id="1666"/>
        </w:r>
        <w:r w:rsidRPr="003013DE" w:rsidDel="0006474D">
          <w:delText>data</w:delText>
        </w:r>
      </w:del>
      <w:r w:rsidRPr="003013DE">
        <w:t>, enhancing the credibility of LIM results</w:t>
      </w:r>
      <w:commentRangeStart w:id="1670"/>
      <w:r w:rsidRPr="003013DE">
        <w:t xml:space="preserve">. </w:t>
      </w:r>
      <w:commentRangeEnd w:id="1665"/>
      <w:commentRangeEnd w:id="1670"/>
      <w:r w:rsidR="0082583B">
        <w:rPr>
          <w:rStyle w:val="ac"/>
        </w:rPr>
        <w:commentReference w:id="1665"/>
      </w:r>
      <w:r w:rsidR="006261F1">
        <w:rPr>
          <w:rStyle w:val="ac"/>
        </w:rPr>
        <w:commentReference w:id="1670"/>
      </w:r>
    </w:p>
    <w:p w14:paraId="0372518A" w14:textId="74940AB7" w:rsidR="005E6A92" w:rsidRPr="003013DE" w:rsidRDefault="005E6A92" w:rsidP="005E6A92">
      <w:pPr>
        <w:ind w:firstLine="480"/>
      </w:pPr>
      <w:del w:id="1671" w:author="Yushih Lin" w:date="2022-07-29T08:19:00Z">
        <w:r w:rsidRPr="003013DE">
          <w:lastRenderedPageBreak/>
          <w:delText>However,</w:delText>
        </w:r>
      </w:del>
      <w:ins w:id="1672" w:author="Yushih Lin" w:date="2022-07-29T08:19:00Z">
        <w:r w:rsidR="00EA7597">
          <w:t>The main difficulty lies at</w:t>
        </w:r>
      </w:ins>
      <w:r w:rsidRPr="003013DE">
        <w:t xml:space="preserve"> </w:t>
      </w:r>
      <w:r>
        <w:t>modeling the exact amount of BM</w:t>
      </w:r>
      <w:r w:rsidRPr="003013DE">
        <w:t>U</w:t>
      </w:r>
      <w:ins w:id="1673" w:author="Yushih Lin" w:date="2022-07-29T08:20:00Z">
        <w:r w:rsidR="00EA7597">
          <w:t xml:space="preserve">. </w:t>
        </w:r>
      </w:ins>
      <w:del w:id="1674" w:author="Yushih Lin" w:date="2022-07-29T08:20:00Z">
        <w:r>
          <w:delText xml:space="preserve"> remains difficult</w:delText>
        </w:r>
        <w:r w:rsidRPr="003013DE">
          <w:delText xml:space="preserve">. </w:delText>
        </w:r>
      </w:del>
      <w:r>
        <w:t>The food web structure</w:t>
      </w:r>
      <w:r w:rsidRPr="003013DE">
        <w:t xml:space="preserve"> only </w:t>
      </w:r>
      <w:r>
        <w:t xml:space="preserve">considers </w:t>
      </w:r>
      <w:r w:rsidRPr="003013DE">
        <w:t xml:space="preserve">the respiration of meiofauna and macrofauna </w:t>
      </w:r>
      <w:r>
        <w:t>(F</w:t>
      </w:r>
      <w:r w:rsidRPr="003013DE">
        <w:t>ig.</w:t>
      </w:r>
      <w:r>
        <w:t xml:space="preserve"> 2</w:t>
      </w:r>
      <w:r w:rsidRPr="003013DE">
        <w:t xml:space="preserve">), </w:t>
      </w:r>
      <w:r>
        <w:t>which is overly</w:t>
      </w:r>
      <w:r w:rsidRPr="003013DE">
        <w:t xml:space="preserve"> simplified. Th</w:t>
      </w:r>
      <w:r>
        <w:t xml:space="preserve">e </w:t>
      </w:r>
      <w:r>
        <w:rPr>
          <w:rFonts w:hint="eastAsia"/>
        </w:rPr>
        <w:t>BMU</w:t>
      </w:r>
      <w:r w:rsidRPr="003013DE">
        <w:t xml:space="preserve"> </w:t>
      </w:r>
      <w:del w:id="1675" w:author="Chih-Lin Wei" w:date="2022-08-01T16:19:00Z">
        <w:r w:rsidRPr="003013DE" w:rsidDel="006261F1">
          <w:delText xml:space="preserve">not only </w:delText>
        </w:r>
      </w:del>
      <w:r w:rsidRPr="003013DE">
        <w:t xml:space="preserve">includes </w:t>
      </w:r>
      <w:del w:id="1676" w:author="Chih-Lin Wei" w:date="2022-08-01T16:19:00Z">
        <w:r w:rsidRPr="003013DE" w:rsidDel="006261F1">
          <w:delText xml:space="preserve">the </w:delText>
        </w:r>
      </w:del>
      <w:r w:rsidRPr="003013DE">
        <w:t xml:space="preserve">faunal respiration </w:t>
      </w:r>
      <w:del w:id="1677" w:author="Chih-Lin Wei" w:date="2022-08-01T16:19:00Z">
        <w:r w:rsidRPr="003013DE" w:rsidDel="006261F1">
          <w:delText xml:space="preserve">but </w:delText>
        </w:r>
      </w:del>
      <w:ins w:id="1678" w:author="Chih-Lin Wei" w:date="2022-08-01T16:19:00Z">
        <w:r w:rsidR="006261F1">
          <w:t>and</w:t>
        </w:r>
        <w:r w:rsidR="006261F1" w:rsidRPr="003013DE">
          <w:t xml:space="preserve"> </w:t>
        </w:r>
      </w:ins>
      <w:r w:rsidRPr="003013DE">
        <w:t xml:space="preserve">the oxygen uptake related to biological activities (Glud et al., 2003). </w:t>
      </w:r>
      <w:del w:id="1679" w:author="Chih-Lin Wei" w:date="2022-08-01T16:20:00Z">
        <w:r w:rsidRPr="003013DE" w:rsidDel="006261F1">
          <w:delText xml:space="preserve">Numerous studies suggest </w:delText>
        </w:r>
      </w:del>
      <w:del w:id="1680" w:author="user" w:date="2022-08-16T15:28:00Z">
        <w:r w:rsidRPr="003013DE">
          <w:delText>macrobenthos</w:delText>
        </w:r>
      </w:del>
      <w:ins w:id="1681" w:author="Chih-Lin Wei" w:date="2022-08-01T16:20:00Z">
        <w:r w:rsidR="006261F1">
          <w:t>M</w:t>
        </w:r>
      </w:ins>
      <w:del w:id="1682" w:author="Chih-Lin Wei" w:date="2022-08-01T16:20:00Z">
        <w:r w:rsidRPr="003013DE" w:rsidDel="006261F1">
          <w:delText>m</w:delText>
        </w:r>
      </w:del>
      <w:ins w:id="1683" w:author="user" w:date="2022-08-16T15:28:00Z">
        <w:r w:rsidRPr="003013DE">
          <w:t xml:space="preserve">acrobenthos </w:t>
        </w:r>
      </w:ins>
      <w:ins w:id="1684" w:author="Chih-Lin Wei" w:date="2022-08-01T16:20:00Z">
        <w:r w:rsidR="006261F1">
          <w:t xml:space="preserve">may </w:t>
        </w:r>
      </w:ins>
      <w:r>
        <w:t>modify</w:t>
      </w:r>
      <w:r w:rsidRPr="003013DE">
        <w:t xml:space="preserve"> diagenetic reactions, sediment-water exchange, and </w:t>
      </w:r>
      <w:r>
        <w:t xml:space="preserve">sediment </w:t>
      </w:r>
      <w:r w:rsidRPr="003013DE">
        <w:t>composition (e.g.</w:t>
      </w:r>
      <w:r>
        <w:t>,</w:t>
      </w:r>
      <w:r w:rsidRPr="003013DE">
        <w:t xml:space="preserve"> Aller, 1982, 1994) through their activities, such as feeding, burrowing, tube construction, bioirrigation (</w:t>
      </w:r>
      <w:r w:rsidRPr="006251A6">
        <w:t>Jørgensen et al., 2005</w:t>
      </w:r>
      <w:r w:rsidRPr="003013DE">
        <w:t xml:space="preserve">), and bioresuspension (Graf </w:t>
      </w:r>
      <w:ins w:id="1685" w:author="user" w:date="2022-08-19T20:19:00Z">
        <w:r w:rsidR="0006474D">
          <w:t>and</w:t>
        </w:r>
      </w:ins>
      <w:del w:id="1686" w:author="user" w:date="2022-08-19T20:19:00Z">
        <w:r w:rsidRPr="003013DE" w:rsidDel="0006474D">
          <w:delText>&amp;</w:delText>
        </w:r>
      </w:del>
      <w:r w:rsidRPr="003013DE">
        <w:t xml:space="preserve"> Rosenberg, 1997). For example, Forster &amp; Graf (1995) reported that two macrofauna species, </w:t>
      </w:r>
      <w:r w:rsidRPr="00BD1AAB">
        <w:rPr>
          <w:i/>
        </w:rPr>
        <w:t>Callianassa subterranea</w:t>
      </w:r>
      <w:r w:rsidRPr="003013DE">
        <w:t xml:space="preserve"> (Decapoda) and </w:t>
      </w:r>
      <w:r w:rsidRPr="00BD1AAB">
        <w:rPr>
          <w:i/>
        </w:rPr>
        <w:t>Lanice conchilega</w:t>
      </w:r>
      <w:r w:rsidRPr="003013DE">
        <w:t xml:space="preserve"> (Polychaeta)</w:t>
      </w:r>
      <w:r>
        <w:t>,</w:t>
      </w:r>
      <w:r w:rsidRPr="003013DE">
        <w:t xml:space="preserve"> enhance TOU by 85% through their pumping </w:t>
      </w:r>
      <w:del w:id="1687" w:author="user" w:date="2022-08-16T15:28:00Z">
        <w:r w:rsidRPr="003013DE">
          <w:delText>behavior</w:delText>
        </w:r>
      </w:del>
      <w:ins w:id="1688" w:author="user" w:date="2022-08-16T15:28:00Z">
        <w:r w:rsidRPr="003013DE">
          <w:t>behavior</w:t>
        </w:r>
      </w:ins>
      <w:ins w:id="1689" w:author="Chih-Lin Wei" w:date="2022-08-01T16:21:00Z">
        <w:r w:rsidR="006261F1">
          <w:t>s</w:t>
        </w:r>
      </w:ins>
      <w:r w:rsidRPr="003013DE">
        <w:t xml:space="preserve"> in the shallow North Sea. The animal-induced changes in oxygen distribution are notoriously difficult to quantify and separate from </w:t>
      </w:r>
      <w:ins w:id="1690" w:author="Chih-Lin Wei" w:date="2022-08-01T16:21:00Z">
        <w:r w:rsidR="006261F1">
          <w:t xml:space="preserve">their maintenance </w:t>
        </w:r>
      </w:ins>
      <w:r w:rsidRPr="003013DE">
        <w:t xml:space="preserve">respiration. Therefore, </w:t>
      </w:r>
      <w:bookmarkStart w:id="1691" w:name="_Hlk110001123"/>
      <w:commentRangeStart w:id="1692"/>
      <w:r w:rsidRPr="003013DE">
        <w:t xml:space="preserve">the </w:t>
      </w:r>
      <w:r>
        <w:t>most straightforward</w:t>
      </w:r>
      <w:r w:rsidRPr="003013DE">
        <w:t xml:space="preserve"> and robust procedure to evaluate the fauna activities in mixed communities is to subtract DOU from TOU</w:t>
      </w:r>
      <w:commentRangeEnd w:id="1692"/>
      <w:r w:rsidR="0082583B">
        <w:rPr>
          <w:rStyle w:val="ac"/>
        </w:rPr>
        <w:commentReference w:id="1692"/>
      </w:r>
      <w:r w:rsidRPr="003013DE">
        <w:t xml:space="preserve"> </w:t>
      </w:r>
      <w:bookmarkEnd w:id="1691"/>
      <w:r w:rsidRPr="003013DE">
        <w:t>(Glud, 2008). Unfortunately, our biomass-based modeled B</w:t>
      </w:r>
      <w:r>
        <w:rPr>
          <w:rFonts w:hint="eastAsia"/>
        </w:rPr>
        <w:t>M</w:t>
      </w:r>
      <w:r w:rsidRPr="003013DE">
        <w:t>U can only consider the respiration of fauna</w:t>
      </w:r>
      <w:r>
        <w:t>;</w:t>
      </w:r>
      <w:r w:rsidRPr="003013DE">
        <w:t xml:space="preserve"> thus</w:t>
      </w:r>
      <w:r>
        <w:t>,</w:t>
      </w:r>
      <w:r w:rsidRPr="003013DE">
        <w:t xml:space="preserve"> it turned out to be far less than the calculated results. </w:t>
      </w:r>
    </w:p>
    <w:p w14:paraId="53AECA1D" w14:textId="6D51E980" w:rsidR="005E6A92" w:rsidRPr="003013DE" w:rsidRDefault="005E6A92" w:rsidP="005E6A92">
      <w:pPr>
        <w:ind w:firstLine="480"/>
      </w:pPr>
      <w:r w:rsidRPr="003013DE">
        <w:t xml:space="preserve">On the other hand, </w:t>
      </w:r>
      <w:bookmarkStart w:id="1693" w:name="_Hlk110001054"/>
      <w:r w:rsidRPr="003013DE">
        <w:t xml:space="preserve">the total biomass of meiobenthos and macrobenthos was significantly higher on the slope, </w:t>
      </w:r>
      <w:r w:rsidRPr="003013DE">
        <w:rPr>
          <w:rFonts w:hint="eastAsia"/>
        </w:rPr>
        <w:t xml:space="preserve">which explained </w:t>
      </w:r>
      <w:r>
        <w:t xml:space="preserve">the </w:t>
      </w:r>
      <w:commentRangeStart w:id="1694"/>
      <w:r>
        <w:t>higher</w:t>
      </w:r>
      <w:r w:rsidRPr="003013DE">
        <w:t xml:space="preserve"> modeled B</w:t>
      </w:r>
      <w:r>
        <w:rPr>
          <w:rFonts w:hint="eastAsia"/>
        </w:rPr>
        <w:t>M</w:t>
      </w:r>
      <w:r w:rsidRPr="003013DE">
        <w:t xml:space="preserve">U </w:t>
      </w:r>
      <w:commentRangeEnd w:id="1694"/>
      <w:r w:rsidR="002E1F7C">
        <w:rPr>
          <w:rStyle w:val="ac"/>
        </w:rPr>
        <w:commentReference w:id="1694"/>
      </w:r>
      <w:r w:rsidRPr="003013DE">
        <w:t xml:space="preserve">in </w:t>
      </w:r>
      <w:r>
        <w:t xml:space="preserve">the </w:t>
      </w:r>
      <w:r w:rsidRPr="003013DE">
        <w:t>GS1</w:t>
      </w:r>
      <w:bookmarkEnd w:id="1693"/>
      <w:r w:rsidRPr="003013DE">
        <w:t xml:space="preserve">. </w:t>
      </w:r>
      <w:r>
        <w:t>However, t</w:t>
      </w:r>
      <w:r w:rsidRPr="003013DE">
        <w:t xml:space="preserve">he </w:t>
      </w:r>
      <w:ins w:id="1695" w:author="user" w:date="2022-08-17T12:52:00Z">
        <w:r w:rsidR="00FC77EF">
          <w:t>observed (</w:t>
        </w:r>
      </w:ins>
      <w:r w:rsidRPr="003013DE">
        <w:t>calculated</w:t>
      </w:r>
      <w:ins w:id="1696" w:author="user" w:date="2022-08-17T12:52:00Z">
        <w:r w:rsidR="00FC77EF">
          <w:t>)</w:t>
        </w:r>
      </w:ins>
      <w:r w:rsidRPr="003013DE">
        <w:t xml:space="preserve"> </w:t>
      </w:r>
      <w:del w:id="1697" w:author="user" w:date="2022-08-17T12:52:00Z">
        <w:r w:rsidRPr="00F52A48" w:rsidDel="00FC77EF">
          <w:rPr>
            <w:i/>
          </w:rPr>
          <w:delText>in situ</w:delText>
        </w:r>
        <w:r w:rsidRPr="003013DE" w:rsidDel="00FC77EF">
          <w:delText xml:space="preserve"> </w:delText>
        </w:r>
      </w:del>
      <w:r w:rsidRPr="003013DE">
        <w:t>B</w:t>
      </w:r>
      <w:r>
        <w:rPr>
          <w:rFonts w:hint="eastAsia"/>
        </w:rPr>
        <w:t>M</w:t>
      </w:r>
      <w:r w:rsidRPr="003013DE">
        <w:t xml:space="preserve">U was not distinctly different </w:t>
      </w:r>
      <w:r>
        <w:t>between the two</w:t>
      </w:r>
      <w:r w:rsidRPr="003013DE">
        <w:t xml:space="preserve"> </w:t>
      </w:r>
      <w:r w:rsidRPr="003013DE">
        <w:lastRenderedPageBreak/>
        <w:t>sites (GC1: 62.34</w:t>
      </w:r>
      <w:r>
        <w:t xml:space="preserve"> </w:t>
      </w:r>
      <w:r>
        <w:rPr>
          <w:kern w:val="0"/>
        </w:rPr>
        <w:t>mg C/ m</w:t>
      </w:r>
      <w:r>
        <w:rPr>
          <w:kern w:val="0"/>
          <w:vertAlign w:val="superscript"/>
        </w:rPr>
        <w:t>2</w:t>
      </w:r>
      <w:r>
        <w:rPr>
          <w:kern w:val="0"/>
        </w:rPr>
        <w:t>/ d</w:t>
      </w:r>
      <w:r w:rsidRPr="003013DE">
        <w:t>; GS1:62.01</w:t>
      </w:r>
      <w:r>
        <w:t xml:space="preserve"> </w:t>
      </w:r>
      <w:r>
        <w:rPr>
          <w:kern w:val="0"/>
        </w:rPr>
        <w:t>mg C/ m</w:t>
      </w:r>
      <w:r>
        <w:rPr>
          <w:kern w:val="0"/>
          <w:vertAlign w:val="superscript"/>
        </w:rPr>
        <w:t>2</w:t>
      </w:r>
      <w:r>
        <w:rPr>
          <w:kern w:val="0"/>
        </w:rPr>
        <w:t>/ d</w:t>
      </w:r>
      <w:r w:rsidRPr="003013DE">
        <w:t>)</w:t>
      </w:r>
      <w:r>
        <w:t>, suggesting</w:t>
      </w:r>
      <w:r w:rsidRPr="003013DE">
        <w:t xml:space="preserve"> that the biomass </w:t>
      </w:r>
      <w:r>
        <w:t>may not predict</w:t>
      </w:r>
      <w:r w:rsidRPr="003013DE">
        <w:t xml:space="preserve"> bio</w:t>
      </w:r>
      <w:r>
        <w:t>turbation and thus calculated B</w:t>
      </w:r>
      <w:r>
        <w:rPr>
          <w:rFonts w:hint="eastAsia"/>
        </w:rPr>
        <w:t>M</w:t>
      </w:r>
      <w:r w:rsidRPr="003013DE">
        <w:t>U. Glud et al. (2003)</w:t>
      </w:r>
      <w:r>
        <w:t xml:space="preserve"> also</w:t>
      </w:r>
      <w:r w:rsidRPr="003013DE">
        <w:t xml:space="preserve"> found it </w:t>
      </w:r>
      <w:r>
        <w:t>challenging</w:t>
      </w:r>
      <w:r w:rsidRPr="003013DE">
        <w:t xml:space="preserve"> to relate faunal biomass to bentho</w:t>
      </w:r>
      <w:r>
        <w:t>s</w:t>
      </w:r>
      <w:r w:rsidRPr="003013DE">
        <w:t>-mediated oxygen uptake of a community undergoing seasonal changes. Therefore, macrobenthos biomass</w:t>
      </w:r>
      <w:r w:rsidRPr="003013DE" w:rsidDel="00612B52">
        <w:t xml:space="preserve"> </w:t>
      </w:r>
      <w:r>
        <w:t>may</w:t>
      </w:r>
      <w:r w:rsidRPr="003013DE">
        <w:t xml:space="preserve"> not</w:t>
      </w:r>
      <w:r>
        <w:t xml:space="preserve"> be</w:t>
      </w:r>
      <w:r w:rsidRPr="003013DE">
        <w:t xml:space="preserve"> a good proxy to estimate fauna-related oxygen uptake in natural benthic communities.</w:t>
      </w:r>
    </w:p>
    <w:p w14:paraId="738C901A" w14:textId="238E915F" w:rsidR="005E6A92" w:rsidRDefault="005E6A92" w:rsidP="005E6A92">
      <w:pPr>
        <w:ind w:firstLine="480"/>
      </w:pPr>
      <w:r w:rsidRPr="003013DE">
        <w:t>Liao et al. (2017) have examined the vertical distributions of macrofauna in the sediments</w:t>
      </w:r>
      <w:r>
        <w:t>. T</w:t>
      </w:r>
      <w:r w:rsidRPr="003013DE">
        <w:t xml:space="preserve">heir results indicated that the </w:t>
      </w:r>
      <w:del w:id="1698" w:author="Chih-Lin Wei" w:date="2022-08-01T16:27:00Z">
        <w:r w:rsidRPr="003013DE" w:rsidDel="006261F1">
          <w:delText xml:space="preserve">abundance-weighted mean </w:delText>
        </w:r>
      </w:del>
      <w:r w:rsidRPr="003013DE">
        <w:t xml:space="preserve">vertical positions of macrobenthos were significantly deeper in the sediment </w:t>
      </w:r>
      <w:ins w:id="1699" w:author="Yushih Lin" w:date="2022-07-29T09:01:00Z">
        <w:r w:rsidR="00C422E2" w:rsidRPr="0006474D">
          <w:t xml:space="preserve">(down to </w:t>
        </w:r>
        <w:del w:id="1700" w:author="user" w:date="2022-08-19T20:20:00Z">
          <w:r w:rsidR="00C422E2" w:rsidRPr="0006474D" w:rsidDel="0006474D">
            <w:delText>##</w:delText>
          </w:r>
        </w:del>
      </w:ins>
      <w:ins w:id="1701" w:author="user" w:date="2022-08-19T20:20:00Z">
        <w:r w:rsidR="0006474D" w:rsidRPr="0006474D">
          <w:t>0.5-7.8</w:t>
        </w:r>
      </w:ins>
      <w:ins w:id="1702" w:author="Yushih Lin" w:date="2022-07-29T09:01:00Z">
        <w:r w:rsidR="00C422E2" w:rsidRPr="00781ED1">
          <w:t xml:space="preserve"> cm) </w:t>
        </w:r>
      </w:ins>
      <w:r w:rsidRPr="003013DE">
        <w:t>of upper GPSC than the slope</w:t>
      </w:r>
      <w:ins w:id="1703" w:author="Yushih Lin" w:date="2022-07-29T09:01:00Z">
        <w:r w:rsidR="00C422E2">
          <w:t xml:space="preserve"> (down to </w:t>
        </w:r>
      </w:ins>
      <w:ins w:id="1704" w:author="user" w:date="2022-08-19T20:20:00Z">
        <w:r w:rsidR="0006474D">
          <w:t>1-3.6</w:t>
        </w:r>
      </w:ins>
      <w:ins w:id="1705" w:author="Yushih Lin" w:date="2022-07-29T09:01:00Z">
        <w:del w:id="1706" w:author="user" w:date="2022-08-19T20:20:00Z">
          <w:r w:rsidR="00C422E2" w:rsidDel="0006474D">
            <w:delText>##</w:delText>
          </w:r>
        </w:del>
        <w:r w:rsidR="00C422E2">
          <w:t xml:space="preserve"> cm)</w:t>
        </w:r>
      </w:ins>
      <w:ins w:id="1707" w:author="user" w:date="2022-08-16T15:28:00Z">
        <w:r w:rsidRPr="003013DE">
          <w:t>.</w:t>
        </w:r>
      </w:ins>
      <w:del w:id="1708" w:author="user" w:date="2022-08-16T15:28:00Z">
        <w:r w:rsidRPr="003013DE">
          <w:delText>.</w:delText>
        </w:r>
      </w:del>
      <w:r w:rsidRPr="003013DE">
        <w:t xml:space="preserve"> </w:t>
      </w:r>
      <w:del w:id="1709" w:author="Chih-Lin Wei" w:date="2022-08-01T16:27:00Z">
        <w:r w:rsidRPr="003013DE" w:rsidDel="006261F1">
          <w:delText xml:space="preserve">In addition, </w:delText>
        </w:r>
      </w:del>
      <w:del w:id="1710" w:author="user" w:date="2022-08-16T15:28:00Z">
        <w:r w:rsidRPr="003013DE">
          <w:delText>several</w:delText>
        </w:r>
      </w:del>
      <w:del w:id="1711" w:author="Chih-Lin Wei" w:date="2022-08-01T16:27:00Z">
        <w:r w:rsidRPr="003013DE" w:rsidDel="006261F1">
          <w:delText>s</w:delText>
        </w:r>
      </w:del>
      <w:ins w:id="1712" w:author="Chih-Lin Wei" w:date="2022-08-01T16:27:00Z">
        <w:r w:rsidR="006261F1">
          <w:t>S</w:t>
        </w:r>
      </w:ins>
      <w:ins w:id="1713" w:author="user" w:date="2022-08-16T15:28:00Z">
        <w:r w:rsidRPr="003013DE">
          <w:t>everal</w:t>
        </w:r>
      </w:ins>
      <w:r w:rsidRPr="003013DE">
        <w:t xml:space="preserve"> polychaete families capable of burrowing deep into the sediment, including paraonids, cossurids, capitellids, and sternaspids, thriv</w:t>
      </w:r>
      <w:r>
        <w:t>ed</w:t>
      </w:r>
      <w:r w:rsidRPr="003013DE">
        <w:t xml:space="preserve"> in the canyon habitats (Liao et al., 2017). In contrast, the discretely motile, surface deposit, and suspension feeders (e.g.</w:t>
      </w:r>
      <w:r>
        <w:t>,</w:t>
      </w:r>
      <w:r w:rsidRPr="003013DE">
        <w:t xml:space="preserve"> cirratulids, ampharetids, and spionids) </w:t>
      </w:r>
      <w:del w:id="1714" w:author="Chih-Lin Wei" w:date="2022-08-01T16:28:00Z">
        <w:r w:rsidRPr="003013DE" w:rsidDel="006261F1">
          <w:delText>were found in</w:delText>
        </w:r>
      </w:del>
      <w:ins w:id="1715" w:author="Chih-Lin Wei" w:date="2022-08-01T16:28:00Z">
        <w:r w:rsidR="006261F1">
          <w:t>dominated</w:t>
        </w:r>
      </w:ins>
      <w:r w:rsidRPr="003013DE">
        <w:t xml:space="preserve"> the </w:t>
      </w:r>
      <w:r>
        <w:t xml:space="preserve">slope </w:t>
      </w:r>
      <w:r w:rsidRPr="003013DE">
        <w:t>sediment</w:t>
      </w:r>
      <w:r>
        <w:t xml:space="preserve"> but</w:t>
      </w:r>
      <w:r w:rsidRPr="003013DE">
        <w:t xml:space="preserve"> diminished in the canyon. Therefore, the </w:t>
      </w:r>
      <w:r>
        <w:t xml:space="preserve">surprisingly </w:t>
      </w:r>
      <w:r w:rsidRPr="003013DE">
        <w:t>high B</w:t>
      </w:r>
      <w:r>
        <w:rPr>
          <w:rFonts w:hint="eastAsia"/>
        </w:rPr>
        <w:t>M</w:t>
      </w:r>
      <w:r w:rsidRPr="003013DE">
        <w:t>U value in GC1 may be caused by the active bioturbation</w:t>
      </w:r>
      <w:r>
        <w:t xml:space="preserve"> </w:t>
      </w:r>
      <w:ins w:id="1716" w:author="Chih-Lin Wei" w:date="2022-08-01T16:28:00Z">
        <w:r w:rsidR="006261F1">
          <w:t xml:space="preserve">behaviors </w:t>
        </w:r>
      </w:ins>
      <w:r>
        <w:t>of these subsurface deposit feeders</w:t>
      </w:r>
      <w:r w:rsidRPr="003013DE">
        <w:t>.</w:t>
      </w:r>
    </w:p>
    <w:p w14:paraId="72811FEA" w14:textId="3DE89C17" w:rsidR="005E6A92" w:rsidRPr="00B1596F" w:rsidRDefault="005E6A92" w:rsidP="005E6A92">
      <w:pPr>
        <w:ind w:firstLine="480"/>
      </w:pPr>
      <w:r>
        <w:t>TOU</w:t>
      </w:r>
      <w:r w:rsidRPr="00B1596F">
        <w:t xml:space="preserve"> is the most reliable proxy of total benthic carbon degradation in marine sediments because it integrat</w:t>
      </w:r>
      <w:r>
        <w:t>es</w:t>
      </w:r>
      <w:r w:rsidRPr="00B1596F">
        <w:t xml:space="preserve"> aerobic activity, nitrification, and re-oxidation of reduced inorganic compounds (Stratmann et al.,2019). Therefore, </w:t>
      </w:r>
      <w:r>
        <w:t>the</w:t>
      </w:r>
      <w:r w:rsidRPr="00B1596F">
        <w:t xml:space="preserve"> benthic activity </w:t>
      </w:r>
      <w:r w:rsidRPr="00B1596F">
        <w:lastRenderedPageBreak/>
        <w:t>which respon</w:t>
      </w:r>
      <w:r>
        <w:t>d</w:t>
      </w:r>
      <w:r w:rsidRPr="00B1596F">
        <w:t xml:space="preserve">s to a variation in POC input should be reflected by a variation in </w:t>
      </w:r>
      <w:r>
        <w:t>TOU</w:t>
      </w:r>
      <w:r w:rsidRPr="00B1596F">
        <w:t xml:space="preserve">. </w:t>
      </w:r>
      <w:r>
        <w:t>H</w:t>
      </w:r>
      <w:r w:rsidRPr="00B1596F">
        <w:t xml:space="preserve">owever, the vertical POC flux determined by sediment traps </w:t>
      </w:r>
      <w:ins w:id="1717" w:author="Chih-Lin Wei" w:date="2022-08-01T16:30:00Z">
        <w:r w:rsidR="006261F1">
          <w:t xml:space="preserve">usually </w:t>
        </w:r>
      </w:ins>
      <w:r w:rsidRPr="00B1596F">
        <w:t>does not match the carbon demand of the benthic community</w:t>
      </w:r>
      <w:r>
        <w:t xml:space="preserve"> (</w:t>
      </w:r>
      <w:r w:rsidRPr="00B1596F">
        <w:t>Smith</w:t>
      </w:r>
      <w:r>
        <w:t>,</w:t>
      </w:r>
      <w:r w:rsidRPr="00B1596F">
        <w:t xml:space="preserve"> 1987). Smith and Kaufmann (1999) </w:t>
      </w:r>
      <w:ins w:id="1718" w:author="Chih-Lin Wei" w:date="2022-08-01T16:31:00Z">
        <w:r w:rsidR="006261F1">
          <w:t>and Smith et al. (</w:t>
        </w:r>
        <w:commentRangeStart w:id="1719"/>
        <w:r w:rsidR="006261F1">
          <w:t>201</w:t>
        </w:r>
      </w:ins>
      <w:ins w:id="1720" w:author="user" w:date="2022-08-17T12:55:00Z">
        <w:r w:rsidR="00FC77EF">
          <w:t>6</w:t>
        </w:r>
      </w:ins>
      <w:ins w:id="1721" w:author="Chih-Lin Wei" w:date="2022-08-01T16:31:00Z">
        <w:del w:id="1722" w:author="user" w:date="2022-08-17T12:55:00Z">
          <w:r w:rsidR="006261F1" w:rsidDel="00FC77EF">
            <w:delText>7</w:delText>
          </w:r>
        </w:del>
      </w:ins>
      <w:commentRangeEnd w:id="1719"/>
      <w:ins w:id="1723" w:author="Chih-Lin Wei" w:date="2022-08-01T16:32:00Z">
        <w:r w:rsidR="006261F1">
          <w:rPr>
            <w:rStyle w:val="ac"/>
          </w:rPr>
          <w:commentReference w:id="1719"/>
        </w:r>
        <w:r w:rsidR="006261F1">
          <w:t>)</w:t>
        </w:r>
        <w:r w:rsidR="006261F1">
          <w:rPr>
            <w:rFonts w:ascii="新細明體" w:eastAsia="新細明體" w:hAnsi="新細明體" w:cs="新細明體" w:hint="eastAsia"/>
          </w:rPr>
          <w:t xml:space="preserve"> </w:t>
        </w:r>
      </w:ins>
      <w:r w:rsidRPr="00B1596F">
        <w:t xml:space="preserve">reported a long-term discrepancy between food supply and demand in the Eastern North Pacific, </w:t>
      </w:r>
      <w:r>
        <w:t xml:space="preserve">with </w:t>
      </w:r>
      <w:r w:rsidRPr="00B1596F">
        <w:t>the POC fluxes contribut</w:t>
      </w:r>
      <w:r>
        <w:t>ing</w:t>
      </w:r>
      <w:r w:rsidRPr="00B1596F">
        <w:t xml:space="preserve"> only </w:t>
      </w:r>
      <w:del w:id="1724" w:author="Chih-Lin Wei" w:date="2022-08-01T16:32:00Z">
        <w:r w:rsidRPr="00B1596F" w:rsidDel="006261F1">
          <w:delText>52% to 59%</w:delText>
        </w:r>
      </w:del>
      <w:ins w:id="1725" w:author="Chih-Lin Wei" w:date="2022-08-01T16:32:00Z">
        <w:r w:rsidR="006261F1">
          <w:t>around half</w:t>
        </w:r>
      </w:ins>
      <w:r w:rsidRPr="00B1596F">
        <w:t xml:space="preserve"> of the </w:t>
      </w:r>
      <w:r>
        <w:t>TOU</w:t>
      </w:r>
      <w:r w:rsidRPr="00B1596F">
        <w:t xml:space="preserve">. </w:t>
      </w:r>
      <w:r>
        <w:t>Moreover</w:t>
      </w:r>
      <w:r w:rsidRPr="00B1596F">
        <w:t xml:space="preserve">, the imbalance between carbon supply and demand varied </w:t>
      </w:r>
      <w:r>
        <w:t xml:space="preserve">by </w:t>
      </w:r>
      <w:r w:rsidRPr="00B1596F">
        <w:t>region</w:t>
      </w:r>
      <w:r>
        <w:t xml:space="preserve"> o</w:t>
      </w:r>
      <w:r w:rsidRPr="00B1596F">
        <w:t>n the abyssal plain in the deep Arabian Sea (Witte &amp; Pfannkuche, 1999)</w:t>
      </w:r>
      <w:r>
        <w:t>.</w:t>
      </w:r>
      <w:r w:rsidRPr="00B1596F">
        <w:t xml:space="preserve"> </w:t>
      </w:r>
      <w:r>
        <w:t>T</w:t>
      </w:r>
      <w:r w:rsidRPr="00B1596F">
        <w:t xml:space="preserve">he </w:t>
      </w:r>
      <w:r>
        <w:t xml:space="preserve">sediment </w:t>
      </w:r>
      <w:r w:rsidRPr="00B1596F">
        <w:t xml:space="preserve">trap fluxes matched 50% of the benthic carbon demand in their southernmost station but only 20% in the westernmost station. These mismatches were mainly explained as the uncertainties </w:t>
      </w:r>
      <w:del w:id="1726" w:author="Chih-Lin Wei" w:date="2022-08-01T16:34:00Z">
        <w:r w:rsidRPr="00B1596F" w:rsidDel="006261F1">
          <w:delText>in respect to</w:delText>
        </w:r>
      </w:del>
      <w:ins w:id="1727" w:author="Chih-Lin Wei" w:date="2022-08-01T16:34:00Z">
        <w:r w:rsidR="006261F1">
          <w:t>concerning</w:t>
        </w:r>
      </w:ins>
      <w:r w:rsidRPr="00B1596F">
        <w:t xml:space="preserve"> relatively short-term </w:t>
      </w:r>
      <w:r>
        <w:t>TOU</w:t>
      </w:r>
      <w:r w:rsidRPr="00B1596F">
        <w:t xml:space="preserve"> incubations via long-term sediment trap deployment (Witte &amp; Pfannkuche, 1999).</w:t>
      </w:r>
      <w:ins w:id="1728" w:author="Chih-Lin Wei" w:date="2022-08-01T16:35:00Z">
        <w:r w:rsidR="006261F1">
          <w:t xml:space="preserve"> The sediment traps </w:t>
        </w:r>
      </w:ins>
      <w:ins w:id="1729" w:author="Chih-Lin Wei" w:date="2022-08-01T16:37:00Z">
        <w:r w:rsidR="006261F1">
          <w:t>also</w:t>
        </w:r>
      </w:ins>
      <w:ins w:id="1730" w:author="Chih-Lin Wei" w:date="2022-08-01T16:35:00Z">
        <w:r w:rsidR="006261F1">
          <w:t xml:space="preserve"> fail to capture </w:t>
        </w:r>
      </w:ins>
      <w:ins w:id="1731" w:author="Chih-Lin Wei" w:date="2022-08-01T16:36:00Z">
        <w:r w:rsidR="006261F1">
          <w:t xml:space="preserve">episodic flux events due to </w:t>
        </w:r>
      </w:ins>
      <w:ins w:id="1732" w:author="Chih-Lin Wei" w:date="2022-08-01T16:37:00Z">
        <w:r w:rsidR="006261F1">
          <w:t>their</w:t>
        </w:r>
      </w:ins>
      <w:ins w:id="1733" w:author="Chih-Lin Wei" w:date="2022-08-01T16:36:00Z">
        <w:r w:rsidR="006261F1">
          <w:t xml:space="preserve"> low temporal resolution (Huffard et al., </w:t>
        </w:r>
        <w:commentRangeStart w:id="1734"/>
        <w:r w:rsidR="006261F1">
          <w:t>2020</w:t>
        </w:r>
      </w:ins>
      <w:commentRangeEnd w:id="1734"/>
      <w:ins w:id="1735" w:author="Chih-Lin Wei" w:date="2022-08-01T16:37:00Z">
        <w:r w:rsidR="006261F1">
          <w:rPr>
            <w:rStyle w:val="ac"/>
          </w:rPr>
          <w:commentReference w:id="1734"/>
        </w:r>
      </w:ins>
      <w:ins w:id="1736" w:author="Chih-Lin Wei" w:date="2022-08-01T16:36:00Z">
        <w:r w:rsidR="006261F1">
          <w:t>).</w:t>
        </w:r>
      </w:ins>
      <w:ins w:id="1737" w:author="user" w:date="2022-08-16T15:28:00Z">
        <w:r w:rsidRPr="00B1596F">
          <w:t xml:space="preserve"> </w:t>
        </w:r>
      </w:ins>
      <w:commentRangeStart w:id="1738"/>
      <w:del w:id="1739" w:author="user" w:date="2022-08-17T12:55:00Z">
        <w:r w:rsidRPr="00B1596F" w:rsidDel="00FC77EF">
          <w:delText xml:space="preserve">In addition, several studies suggested </w:delText>
        </w:r>
      </w:del>
      <w:ins w:id="1740" w:author="Chih-Lin Wei" w:date="2022-08-01T16:35:00Z">
        <w:del w:id="1741" w:author="user" w:date="2022-08-17T12:55:00Z">
          <w:r w:rsidR="006261F1" w:rsidDel="00FC77EF">
            <w:delText xml:space="preserve">that </w:delText>
          </w:r>
        </w:del>
      </w:ins>
      <w:del w:id="1742" w:author="user" w:date="2022-08-17T12:55:00Z">
        <w:r w:rsidRPr="00B1596F" w:rsidDel="00FC77EF">
          <w:delText>the quantity and the quality of settling OM should play a crucial role in the benthic response (Soetart et al., 1996; Rabouille et al., 1998).</w:delText>
        </w:r>
        <w:commentRangeEnd w:id="1738"/>
        <w:r w:rsidR="002047AB" w:rsidDel="00FC77EF">
          <w:rPr>
            <w:rStyle w:val="ac"/>
          </w:rPr>
          <w:commentReference w:id="1738"/>
        </w:r>
      </w:del>
    </w:p>
    <w:p w14:paraId="5EB2588E" w14:textId="321F5943" w:rsidR="005E6A92" w:rsidRDefault="005E6A92" w:rsidP="005E6A92">
      <w:pPr>
        <w:ind w:firstLine="480"/>
      </w:pPr>
      <w:r w:rsidRPr="003013DE">
        <w:t xml:space="preserve">Besides, the benthic oxygen consumption rates can be affected by a combination of factors, including primary production, quality of OM, and bottom-water oxygen concentrations (Jahnke, 1996; Wenzhöfer and Glud, 2002). It has been reported that the dissolved oxygen concentration in bottom water increased toward the canyon head in GPSC (Liao et al., 2017). Also, Wang et al. (2008) reported that the flow velocity near </w:t>
      </w:r>
      <w:r w:rsidRPr="003013DE">
        <w:lastRenderedPageBreak/>
        <w:t>the head</w:t>
      </w:r>
      <w:r>
        <w:t xml:space="preserve"> of GPSC regularly exceeded 1 m/ s</w:t>
      </w:r>
      <w:r w:rsidRPr="003013DE">
        <w:t xml:space="preserve"> with the </w:t>
      </w:r>
      <w:r w:rsidRPr="0049503C">
        <w:rPr>
          <w:i/>
        </w:rPr>
        <w:t>in situ</w:t>
      </w:r>
      <w:r w:rsidRPr="003013DE">
        <w:t xml:space="preserve"> observations from moored and shipboard acoustic Doppler current profilers (ADCP). This high flow velocity leads to strong bottom-water currents and strong resuspension of surficial sediments (Moodley et al., 1998), which may result in the </w:t>
      </w:r>
      <w:r>
        <w:t>increased</w:t>
      </w:r>
      <w:r w:rsidRPr="003013DE">
        <w:t xml:space="preserve"> oxygen consumption rates measured at GC1. In short, the peculiarly high value of </w:t>
      </w:r>
      <w:ins w:id="1743" w:author="user" w:date="2022-08-17T12:52:00Z">
        <w:r w:rsidR="00FC77EF">
          <w:t>observed</w:t>
        </w:r>
      </w:ins>
      <w:ins w:id="1744" w:author="user" w:date="2022-08-17T12:53:00Z">
        <w:r w:rsidR="00FC77EF">
          <w:rPr>
            <w:rFonts w:asciiTheme="minorEastAsia" w:eastAsiaTheme="minorEastAsia" w:hAnsiTheme="minorEastAsia" w:hint="eastAsia"/>
          </w:rPr>
          <w:t xml:space="preserve"> </w:t>
        </w:r>
      </w:ins>
      <w:del w:id="1745" w:author="user" w:date="2022-08-17T12:52:00Z">
        <w:r w:rsidRPr="003013DE" w:rsidDel="00FC77EF">
          <w:delText xml:space="preserve">calculated </w:delText>
        </w:r>
        <w:r w:rsidRPr="00F52A48" w:rsidDel="00FC77EF">
          <w:rPr>
            <w:i/>
          </w:rPr>
          <w:delText>in situ</w:delText>
        </w:r>
        <w:r w:rsidDel="00FC77EF">
          <w:delText xml:space="preserve"> </w:delText>
        </w:r>
      </w:del>
      <w:r>
        <w:t>B</w:t>
      </w:r>
      <w:r>
        <w:rPr>
          <w:rFonts w:hint="eastAsia"/>
        </w:rPr>
        <w:t>M</w:t>
      </w:r>
      <w:r w:rsidRPr="003013DE">
        <w:t xml:space="preserve">U in GC1 might be </w:t>
      </w:r>
      <w:r>
        <w:t>associated with</w:t>
      </w:r>
      <w:r w:rsidRPr="003013DE">
        <w:t xml:space="preserve"> </w:t>
      </w:r>
      <w:del w:id="1746" w:author="Chih-Lin Wei" w:date="2022-08-01T16:38:00Z">
        <w:r w:rsidRPr="003013DE" w:rsidDel="006261F1">
          <w:delText xml:space="preserve">the </w:delText>
        </w:r>
      </w:del>
      <w:r w:rsidRPr="003013DE">
        <w:t>underestimated bioturbation, physical disturbances, and chemical oxidation.</w:t>
      </w:r>
    </w:p>
    <w:p w14:paraId="7AFC25DC" w14:textId="63E03FDA" w:rsidR="005E6A92" w:rsidRPr="005E6A92" w:rsidRDefault="005E6A92" w:rsidP="005E6A92">
      <w:pPr>
        <w:ind w:firstLine="480"/>
        <w:rPr>
          <w:rFonts w:eastAsiaTheme="minorEastAsia"/>
        </w:rPr>
      </w:pPr>
      <w:r>
        <w:rPr>
          <w:rFonts w:hint="eastAsia"/>
        </w:rPr>
        <w:t>An</w:t>
      </w:r>
      <w:r>
        <w:t>other issue is the different flow values calculated by parsimonious</w:t>
      </w:r>
      <w:r w:rsidRPr="005E194A">
        <w:t xml:space="preserve"> </w:t>
      </w:r>
      <w:r>
        <w:t>and MCMC algorithms (Fig. 12</w:t>
      </w:r>
      <w:r>
        <w:rPr>
          <w:rFonts w:hint="eastAsia"/>
        </w:rPr>
        <w:t>)</w:t>
      </w:r>
      <w:r>
        <w:t xml:space="preserve">. </w:t>
      </w:r>
      <w:del w:id="1747" w:author="Chih-Lin Wei" w:date="2022-08-01T16:39:00Z">
        <w:r w:rsidDel="006261F1">
          <w:delText xml:space="preserve">As previously mentioned, </w:delText>
        </w:r>
      </w:del>
      <w:del w:id="1748" w:author="Yushih Lin" w:date="2022-07-29T09:19:00Z">
        <w:r w:rsidDel="005B38DF">
          <w:delText>t</w:delText>
        </w:r>
        <w:r w:rsidRPr="005E194A" w:rsidDel="005B38DF">
          <w:delText>he</w:delText>
        </w:r>
      </w:del>
      <w:del w:id="1749" w:author="Chih-Lin Wei" w:date="2022-08-01T16:39:00Z">
        <w:r w:rsidDel="006261F1">
          <w:delText>t</w:delText>
        </w:r>
      </w:del>
      <w:ins w:id="1750" w:author="Chih-Lin Wei" w:date="2022-08-01T16:39:00Z">
        <w:del w:id="1751" w:author="user" w:date="2022-08-20T17:04:00Z">
          <w:r w:rsidR="006261F1" w:rsidDel="001A1AB5">
            <w:delText>T</w:delText>
          </w:r>
        </w:del>
      </w:ins>
      <w:del w:id="1752" w:author="user" w:date="2022-08-20T17:04:00Z">
        <w:r w:rsidRPr="005E194A" w:rsidDel="001A1AB5">
          <w:delText xml:space="preserve"> food web of GPSC and the adjacent slope were modeled</w:delText>
        </w:r>
      </w:del>
      <w:ins w:id="1753" w:author="Chih-Lin Wei" w:date="2022-08-01T16:40:00Z">
        <w:del w:id="1754" w:author="user" w:date="2022-08-20T17:04:00Z">
          <w:r w:rsidR="006261F1" w:rsidDel="001A1AB5">
            <w:delText>s</w:delText>
          </w:r>
        </w:del>
      </w:ins>
      <w:del w:id="1755" w:author="user" w:date="2022-08-20T17:04:00Z">
        <w:r w:rsidRPr="005E194A" w:rsidDel="001A1AB5">
          <w:delText>ed</w:delText>
        </w:r>
      </w:del>
      <w:ins w:id="1756" w:author="Chih-Lin Wei" w:date="2022-08-01T16:41:00Z">
        <w:del w:id="1757" w:author="user" w:date="2022-08-20T17:04:00Z">
          <w:r w:rsidR="006261F1" w:rsidDel="001A1AB5">
            <w:delText xml:space="preserve">were </w:delText>
          </w:r>
        </w:del>
      </w:ins>
      <w:del w:id="1758" w:author="user" w:date="2022-08-20T17:04:00Z">
        <w:r w:rsidRPr="005E194A" w:rsidDel="001A1AB5">
          <w:delText>based on a</w:delText>
        </w:r>
        <w:r w:rsidDel="001A1AB5">
          <w:delText>n extensiv</w:delText>
        </w:r>
        <w:r w:rsidRPr="005E194A" w:rsidDel="001A1AB5">
          <w:delText>e data set comprising site-specific biogeochemical data, physiological</w:delText>
        </w:r>
      </w:del>
      <w:ins w:id="1759" w:author="Chih-Lin Wei" w:date="2022-08-01T16:40:00Z">
        <w:del w:id="1760" w:author="user" w:date="2022-08-20T17:04:00Z">
          <w:r w:rsidR="006261F1" w:rsidDel="001A1AB5">
            <w:delText xml:space="preserve"> </w:delText>
          </w:r>
        </w:del>
      </w:ins>
      <w:del w:id="1761" w:author="user" w:date="2022-08-20T17:04:00Z">
        <w:r w:rsidRPr="005E194A" w:rsidDel="001A1AB5">
          <w:delText xml:space="preserve"> constraints, and empirical relations</w:delText>
        </w:r>
      </w:del>
      <w:ins w:id="1762" w:author="Chih-Lin Wei" w:date="2022-08-01T16:40:00Z">
        <w:del w:id="1763" w:author="user" w:date="2022-08-20T17:04:00Z">
          <w:r w:rsidR="006261F1" w:rsidDel="001A1AB5">
            <w:delText>hips</w:delText>
          </w:r>
        </w:del>
      </w:ins>
      <w:del w:id="1764" w:author="Yushih Lin" w:date="2022-07-29T09:19:00Z">
        <w:r w:rsidRPr="005E194A">
          <w:delText xml:space="preserve"> from the literature. </w:delText>
        </w:r>
      </w:del>
      <w:r w:rsidRPr="005E194A">
        <w:t>Despite</w:t>
      </w:r>
      <w:ins w:id="1765" w:author="user" w:date="2022-08-16T15:28:00Z">
        <w:r w:rsidRPr="005E194A">
          <w:t xml:space="preserve"> </w:t>
        </w:r>
      </w:ins>
      <w:ins w:id="1766" w:author="Yushih Lin" w:date="2022-07-29T09:19:00Z">
        <w:r w:rsidR="005B38DF">
          <w:t>the</w:t>
        </w:r>
        <w:r w:rsidRPr="005E194A">
          <w:t xml:space="preserve"> </w:t>
        </w:r>
      </w:ins>
      <w:r>
        <w:t>various</w:t>
      </w:r>
      <w:r w:rsidRPr="005E194A">
        <w:t xml:space="preserve"> constraints imposed in our model, it was still insufficient to quantify a unique solution set. These constraints, however, imply that a ‘‘solution space’’ exists (van Oevelen et al., 2010). Within the solution space, an infinite number of solutions set consistent with the data are present (Soetaert and van Oevelen, 2009). </w:t>
      </w:r>
      <w:ins w:id="1767" w:author="Chih-Lin Wei" w:date="2022-08-01T16:48:00Z">
        <w:r w:rsidR="004A7FCD">
          <w:t>T</w:t>
        </w:r>
      </w:ins>
      <w:del w:id="1768" w:author="Chih-Lin Wei" w:date="2022-08-01T16:48:00Z">
        <w:r w:rsidRPr="005E194A" w:rsidDel="004A7FCD">
          <w:delText>While t</w:delText>
        </w:r>
      </w:del>
      <w:r w:rsidRPr="005E194A">
        <w:t>he conventional single-solution modeling approach typically provided a mathematically “the best” solution set</w:t>
      </w:r>
      <w:ins w:id="1769" w:author="Chih-Lin Wei" w:date="2022-08-01T16:48:00Z">
        <w:r w:rsidR="004A7FCD">
          <w:t>. However,</w:t>
        </w:r>
      </w:ins>
      <w:del w:id="1770" w:author="Chih-Lin Wei" w:date="2022-08-01T16:48:00Z">
        <w:r w:rsidRPr="005E194A" w:rsidDel="004A7FCD">
          <w:delText>,</w:delText>
        </w:r>
      </w:del>
      <w:r w:rsidRPr="005E194A">
        <w:t xml:space="preserve"> the solution flows </w:t>
      </w:r>
      <w:r>
        <w:t>were</w:t>
      </w:r>
      <w:r w:rsidRPr="005E194A">
        <w:t xml:space="preserve"> mostly close to the boundaries of t</w:t>
      </w:r>
      <w:r>
        <w:t>he solution space (F</w:t>
      </w:r>
      <w:r w:rsidRPr="005E194A">
        <w:t>ig.</w:t>
      </w:r>
      <w:r>
        <w:t xml:space="preserve"> 12</w:t>
      </w:r>
      <w:r w:rsidRPr="005E194A">
        <w:t xml:space="preserve">). On the other hand, the likelihood method based on the MCMC algorithm provided multiple solution sets, which could form a distribution of a probability density function (PDF) in the solution space. With this multi-solution approach, the solution sets are sampled from the solution space (Van </w:t>
      </w:r>
      <w:r w:rsidRPr="005E194A">
        <w:lastRenderedPageBreak/>
        <w:t>den Meersche et al., 2009), and the mean of this sampled set could represent the central flow values which are less sensitive to the boundaries of the solution space (Van Oevelen et al., 2010). For each flow in our model, the mean and standard deviations of the 10,000 solutions were calculated. T</w:t>
      </w:r>
      <w:del w:id="1771" w:author="Chih-Lin Wei" w:date="2022-08-01T16:52:00Z">
        <w:r w:rsidRPr="005E194A" w:rsidDel="004A7FCD">
          <w:delText xml:space="preserve">hough </w:delText>
        </w:r>
      </w:del>
      <w:del w:id="1772" w:author="user" w:date="2022-08-16T15:28:00Z">
        <w:r w:rsidRPr="005E194A">
          <w:delText>the</w:delText>
        </w:r>
      </w:del>
      <w:del w:id="1773" w:author="Chih-Lin Wei" w:date="2022-08-01T16:52:00Z">
        <w:r w:rsidRPr="005E194A" w:rsidDel="004A7FCD">
          <w:delText>t</w:delText>
        </w:r>
      </w:del>
      <w:ins w:id="1774" w:author="user" w:date="2022-08-16T15:28:00Z">
        <w:r w:rsidRPr="005E194A">
          <w:t>he</w:t>
        </w:r>
      </w:ins>
      <w:ins w:id="1775" w:author="Chih-Lin Wei" w:date="2022-08-01T16:52:00Z">
        <w:r w:rsidR="004A7FCD">
          <w:t>se</w:t>
        </w:r>
      </w:ins>
      <w:r w:rsidRPr="005E194A">
        <w:t xml:space="preserve"> standard </w:t>
      </w:r>
      <w:del w:id="1776" w:author="user" w:date="2022-08-16T15:28:00Z">
        <w:r w:rsidRPr="005E194A">
          <w:delText>deviation</w:delText>
        </w:r>
      </w:del>
      <w:ins w:id="1777" w:author="user" w:date="2022-08-16T15:28:00Z">
        <w:r w:rsidRPr="005E194A">
          <w:t>deviation</w:t>
        </w:r>
      </w:ins>
      <w:ins w:id="1778" w:author="Chih-Lin Wei" w:date="2022-08-01T16:52:00Z">
        <w:r w:rsidR="004A7FCD">
          <w:t>s</w:t>
        </w:r>
      </w:ins>
      <w:r w:rsidRPr="005E194A">
        <w:t xml:space="preserve"> represent</w:t>
      </w:r>
      <w:del w:id="1779" w:author="Chih-Lin Wei" w:date="2022-08-01T16:52:00Z">
        <w:r w:rsidRPr="005E194A" w:rsidDel="004A7FCD">
          <w:delText>s</w:delText>
        </w:r>
      </w:del>
      <w:r w:rsidRPr="005E194A">
        <w:t xml:space="preserve"> how the uncertainty in the data set propagates to the flow </w:t>
      </w:r>
      <w:del w:id="1780" w:author="user" w:date="2022-08-16T15:28:00Z">
        <w:r w:rsidRPr="005E194A">
          <w:delText>value</w:delText>
        </w:r>
      </w:del>
      <w:ins w:id="1781" w:author="user" w:date="2022-08-16T15:28:00Z">
        <w:r w:rsidRPr="005E194A">
          <w:t>value</w:t>
        </w:r>
      </w:ins>
      <w:ins w:id="1782" w:author="Chih-Lin Wei" w:date="2022-08-01T16:52:00Z">
        <w:r w:rsidR="004A7FCD">
          <w:t>s</w:t>
        </w:r>
      </w:ins>
      <w:r w:rsidRPr="005E194A">
        <w:t xml:space="preserve"> (Van Oevelen et al., 2010</w:t>
      </w:r>
      <w:del w:id="1783" w:author="user" w:date="2022-08-16T15:28:00Z">
        <w:r w:rsidRPr="005E194A">
          <w:delText>), it</w:delText>
        </w:r>
      </w:del>
      <w:ins w:id="1784" w:author="user" w:date="2022-08-16T15:28:00Z">
        <w:r w:rsidRPr="005E194A">
          <w:t>)</w:t>
        </w:r>
      </w:ins>
      <w:ins w:id="1785" w:author="Chih-Lin Wei" w:date="2022-08-01T16:53:00Z">
        <w:r w:rsidR="004A7FCD">
          <w:t>.</w:t>
        </w:r>
      </w:ins>
      <w:del w:id="1786" w:author="Chih-Lin Wei" w:date="2022-08-01T16:52:00Z">
        <w:r w:rsidRPr="005E194A" w:rsidDel="004A7FCD">
          <w:delText>,</w:delText>
        </w:r>
      </w:del>
      <w:ins w:id="1787" w:author="user" w:date="2022-08-16T15:28:00Z">
        <w:r w:rsidRPr="005E194A">
          <w:t xml:space="preserve"> </w:t>
        </w:r>
      </w:ins>
      <w:commentRangeStart w:id="1788"/>
      <w:ins w:id="1789" w:author="Chih-Lin Wei" w:date="2022-08-01T16:53:00Z">
        <w:del w:id="1790" w:author="user" w:date="2022-08-16T14:13:00Z">
          <w:r w:rsidR="004A7FCD" w:rsidDel="00D223B3">
            <w:delText>I</w:delText>
          </w:r>
        </w:del>
      </w:ins>
      <w:del w:id="1791" w:author="user" w:date="2022-08-16T14:13:00Z">
        <w:r w:rsidRPr="005E194A" w:rsidDel="00D223B3">
          <w:delText>it still should be noted that the standard deviation was artificially set to a ±2% error margin to iterate until the convergence of solution sets.</w:delText>
        </w:r>
        <w:commentRangeEnd w:id="1788"/>
        <w:r w:rsidR="004A7FCD" w:rsidDel="00D223B3">
          <w:rPr>
            <w:rStyle w:val="ac"/>
          </w:rPr>
          <w:commentReference w:id="1788"/>
        </w:r>
      </w:del>
    </w:p>
    <w:p w14:paraId="092FE691" w14:textId="77777777" w:rsidR="005E6A92" w:rsidRPr="00260A9A" w:rsidRDefault="005E6A92" w:rsidP="00DE071F">
      <w:pPr>
        <w:pStyle w:val="11"/>
      </w:pPr>
      <w:bookmarkStart w:id="1792" w:name="_Toc111656056"/>
      <w:r w:rsidRPr="00260A9A">
        <w:t>Carbon demand</w:t>
      </w:r>
      <w:r w:rsidRPr="00260A9A">
        <w:rPr>
          <w:rFonts w:hint="eastAsia"/>
        </w:rPr>
        <w:t xml:space="preserve"> f</w:t>
      </w:r>
      <w:r w:rsidRPr="00260A9A">
        <w:t>rom the benthic community</w:t>
      </w:r>
      <w:bookmarkEnd w:id="1792"/>
    </w:p>
    <w:p w14:paraId="0DAD01C6" w14:textId="67B488AF" w:rsidR="005E6A92" w:rsidRPr="003013DE" w:rsidRDefault="005E6A92" w:rsidP="00E428D4">
      <w:pPr>
        <w:ind w:firstLine="480"/>
      </w:pPr>
      <w:r w:rsidRPr="003013DE">
        <w:t xml:space="preserve">The initial attempt to insert the </w:t>
      </w:r>
      <w:ins w:id="1793" w:author="Chih-Lin Wei" w:date="2022-08-01T16:56:00Z">
        <w:r w:rsidR="004A7FCD">
          <w:t xml:space="preserve">referenced </w:t>
        </w:r>
      </w:ins>
      <w:r w:rsidRPr="003013DE">
        <w:t xml:space="preserve">POC </w:t>
      </w:r>
      <w:del w:id="1794" w:author="Chih-Lin Wei" w:date="2022-08-01T16:56:00Z">
        <w:r w:rsidRPr="003013DE" w:rsidDel="004A7FCD">
          <w:delText xml:space="preserve">rain </w:delText>
        </w:r>
      </w:del>
      <w:r w:rsidRPr="003013DE">
        <w:t>flux</w:t>
      </w:r>
      <w:ins w:id="1795" w:author="Chih-Lin Wei" w:date="2022-08-01T16:56:00Z">
        <w:r w:rsidR="004A7FCD">
          <w:t xml:space="preserve"> </w:t>
        </w:r>
      </w:ins>
      <w:del w:id="1796" w:author="user" w:date="2022-08-16T15:28:00Z">
        <w:r w:rsidRPr="003013DE">
          <w:delText>from</w:delText>
        </w:r>
      </w:del>
      <w:ins w:id="1797" w:author="Chih-Lin Wei" w:date="2022-08-01T16:56:00Z">
        <w:r w:rsidR="004A7FCD">
          <w:t>in the models</w:t>
        </w:r>
      </w:ins>
      <w:del w:id="1798" w:author="Chih-Lin Wei" w:date="2022-08-01T16:56:00Z">
        <w:r w:rsidRPr="003013DE" w:rsidDel="004A7FCD">
          <w:delText xml:space="preserve"> from the reference</w:delText>
        </w:r>
      </w:del>
      <w:r w:rsidRPr="003013DE">
        <w:t xml:space="preserve"> failed. This conflict</w:t>
      </w:r>
      <w:del w:id="1799" w:author="Chih-Lin Wei" w:date="2022-08-01T16:56:00Z">
        <w:r w:rsidRPr="003013DE" w:rsidDel="004A7FCD">
          <w:delText xml:space="preserve"> problem</w:delText>
        </w:r>
      </w:del>
      <w:r w:rsidRPr="003013DE">
        <w:t xml:space="preserve"> is often seen in LIM studies (e.g.</w:t>
      </w:r>
      <w:r>
        <w:t>,</w:t>
      </w:r>
      <w:r w:rsidRPr="003013DE">
        <w:t xml:space="preserve"> van Ovelen et al., 2011; De Smet et al., 2016). For example, De Smet et al. (2016) studied the </w:t>
      </w:r>
      <w:r w:rsidRPr="006251A6">
        <w:rPr>
          <w:i/>
        </w:rPr>
        <w:t>L. conchilega</w:t>
      </w:r>
      <w:r w:rsidRPr="003013DE">
        <w:t xml:space="preserve"> reef with LIM</w:t>
      </w:r>
      <w:del w:id="1800" w:author="Chih-Lin Wei" w:date="2022-08-01T16:57:00Z">
        <w:r w:rsidRPr="003013DE" w:rsidDel="004A7FCD">
          <w:delText xml:space="preserve"> models</w:delText>
        </w:r>
      </w:del>
      <w:r w:rsidRPr="003013DE">
        <w:t>. Most of their models could not be solved when they direct</w:t>
      </w:r>
      <w:r>
        <w:t>ly</w:t>
      </w:r>
      <w:r w:rsidRPr="003013DE">
        <w:t xml:space="preserve"> set the </w:t>
      </w:r>
      <w:r w:rsidRPr="00F52A48">
        <w:rPr>
          <w:i/>
        </w:rPr>
        <w:t>in situ</w:t>
      </w:r>
      <w:r w:rsidRPr="003013DE">
        <w:t xml:space="preserve"> primary production rates as the input, because this rate did not </w:t>
      </w:r>
      <w:r>
        <w:t>consider</w:t>
      </w:r>
      <w:r w:rsidRPr="003013DE">
        <w:t xml:space="preserve"> the OM brought from the external water flow. Therefore, they added a flow as additional OM input, and then left the value of which to be determined by the model itself. Similarly, in our food web structure,</w:t>
      </w:r>
      <w:ins w:id="1801" w:author="user" w:date="2022-08-16T15:28:00Z">
        <w:r w:rsidRPr="003013DE">
          <w:t xml:space="preserve"> </w:t>
        </w:r>
      </w:ins>
      <w:ins w:id="1802" w:author="Chih-Lin Wei" w:date="2022-08-01T16:59:00Z">
        <w:r w:rsidR="004A7FCD">
          <w:t xml:space="preserve">we </w:t>
        </w:r>
      </w:ins>
      <w:r w:rsidRPr="003013DE">
        <w:t>only</w:t>
      </w:r>
      <w:ins w:id="1803" w:author="Chih-Lin Wei" w:date="2022-08-01T16:59:00Z">
        <w:r w:rsidR="004A7FCD">
          <w:t xml:space="preserve"> considered</w:t>
        </w:r>
      </w:ins>
      <w:ins w:id="1804" w:author="user" w:date="2022-08-16T15:28:00Z">
        <w:r w:rsidRPr="003013DE">
          <w:t xml:space="preserve"> </w:t>
        </w:r>
      </w:ins>
      <w:r w:rsidRPr="003013DE">
        <w:t xml:space="preserve">the particulate form of OC </w:t>
      </w:r>
      <w:del w:id="1805" w:author="Chih-Lin Wei" w:date="2022-08-01T16:59:00Z">
        <w:r w:rsidRPr="003013DE" w:rsidDel="004A7FCD">
          <w:delText>was considered</w:delText>
        </w:r>
      </w:del>
      <w:del w:id="1806" w:author="Chih-Lin Wei" w:date="2022-08-01T17:00:00Z">
        <w:r w:rsidRPr="003013DE" w:rsidDel="004A7FCD">
          <w:delText xml:space="preserve"> as the </w:delText>
        </w:r>
      </w:del>
      <w:r w:rsidRPr="003013DE">
        <w:t>input</w:t>
      </w:r>
      <w:del w:id="1807" w:author="Chih-Lin Wei" w:date="2022-08-01T16:59:00Z">
        <w:r w:rsidRPr="003013DE" w:rsidDel="004A7FCD">
          <w:delText xml:space="preserve"> of POC rain flux</w:delText>
        </w:r>
      </w:del>
      <w:ins w:id="1808" w:author="Chih-Lin Wei" w:date="2022-08-01T17:01:00Z">
        <w:r w:rsidR="004A7FCD">
          <w:t xml:space="preserve"> and</w:t>
        </w:r>
      </w:ins>
      <w:ins w:id="1809" w:author="user" w:date="2022-08-16T14:26:00Z">
        <w:r w:rsidR="00E428D4">
          <w:t xml:space="preserve"> may</w:t>
        </w:r>
      </w:ins>
      <w:del w:id="1810" w:author="Chih-Lin Wei" w:date="2022-08-01T17:01:00Z">
        <w:r w:rsidRPr="003013DE" w:rsidDel="004A7FCD">
          <w:delText>, which may</w:delText>
        </w:r>
      </w:del>
      <w:r w:rsidRPr="003013DE">
        <w:t xml:space="preserve"> </w:t>
      </w:r>
      <w:del w:id="1811" w:author="user" w:date="2022-08-16T15:28:00Z">
        <w:r w:rsidRPr="003013DE">
          <w:delText>ignore</w:delText>
        </w:r>
      </w:del>
      <w:ins w:id="1812" w:author="user" w:date="2022-08-16T15:28:00Z">
        <w:r w:rsidRPr="003013DE">
          <w:t>ignore</w:t>
        </w:r>
      </w:ins>
      <w:ins w:id="1813" w:author="Chih-Lin Wei" w:date="2022-08-01T17:02:00Z">
        <w:r w:rsidR="004A7FCD">
          <w:t>d</w:t>
        </w:r>
      </w:ins>
      <w:r w:rsidRPr="003013DE">
        <w:t xml:space="preserve"> the </w:t>
      </w:r>
      <w:commentRangeStart w:id="1814"/>
      <w:r w:rsidRPr="003013DE">
        <w:t xml:space="preserve">direct </w:t>
      </w:r>
      <w:ins w:id="1815" w:author="Chih-Lin Wei" w:date="2022-08-01T17:01:00Z">
        <w:r w:rsidR="004A7FCD">
          <w:t xml:space="preserve">consumption of </w:t>
        </w:r>
      </w:ins>
      <w:r w:rsidRPr="003013DE">
        <w:t xml:space="preserve">dissolved organic matter (DOM) </w:t>
      </w:r>
      <w:del w:id="1816" w:author="Chih-Lin Wei" w:date="2022-08-01T17:01:00Z">
        <w:r w:rsidRPr="003013DE" w:rsidDel="004A7FCD">
          <w:delText xml:space="preserve">assumption </w:delText>
        </w:r>
      </w:del>
      <w:r w:rsidRPr="003013DE">
        <w:t>by the bacteria</w:t>
      </w:r>
      <w:commentRangeEnd w:id="1814"/>
      <w:r w:rsidR="006273D9">
        <w:rPr>
          <w:rStyle w:val="ac"/>
        </w:rPr>
        <w:commentReference w:id="1814"/>
      </w:r>
      <w:r w:rsidRPr="003013DE">
        <w:t>.</w:t>
      </w:r>
      <w:del w:id="1817" w:author="user" w:date="2022-08-19T20:28:00Z">
        <w:r w:rsidRPr="003013DE" w:rsidDel="00F6262B">
          <w:delText xml:space="preserve"> </w:delText>
        </w:r>
        <w:bookmarkStart w:id="1818" w:name="_Hlk109996403"/>
        <w:r w:rsidRPr="003013DE" w:rsidDel="00F6262B">
          <w:delText>As a result, reference value (</w:delText>
        </w:r>
        <w:commentRangeStart w:id="1819"/>
        <w:r w:rsidRPr="003013DE" w:rsidDel="00F6262B">
          <w:delText xml:space="preserve">53.85 </w:delText>
        </w:r>
        <w:r w:rsidDel="00F6262B">
          <w:rPr>
            <w:kern w:val="0"/>
          </w:rPr>
          <w:delText>mg C/ m</w:delText>
        </w:r>
        <w:r w:rsidDel="00F6262B">
          <w:rPr>
            <w:kern w:val="0"/>
            <w:vertAlign w:val="superscript"/>
          </w:rPr>
          <w:delText>2</w:delText>
        </w:r>
        <w:r w:rsidDel="00F6262B">
          <w:rPr>
            <w:kern w:val="0"/>
          </w:rPr>
          <w:delText xml:space="preserve">/ d, </w:delText>
        </w:r>
        <w:r w:rsidDel="00F6262B">
          <w:delText>Huh et al., 2009</w:delText>
        </w:r>
        <w:commentRangeEnd w:id="1819"/>
        <w:r w:rsidR="00111FC2" w:rsidDel="00F6262B">
          <w:rPr>
            <w:rStyle w:val="ac"/>
          </w:rPr>
          <w:commentReference w:id="1819"/>
        </w:r>
        <w:r w:rsidRPr="003013DE" w:rsidDel="00F6262B">
          <w:delText xml:space="preserve">) was </w:delText>
        </w:r>
        <w:r w:rsidDel="00F6262B">
          <w:delText>in</w:delText>
        </w:r>
        <w:r w:rsidRPr="003013DE" w:rsidDel="00F6262B">
          <w:delText xml:space="preserve">sufficient </w:delText>
        </w:r>
        <w:r w:rsidDel="00F6262B">
          <w:delText>to</w:delText>
        </w:r>
        <w:r w:rsidRPr="003013DE" w:rsidDel="00F6262B">
          <w:delText xml:space="preserve"> supporting the whole system</w:delText>
        </w:r>
        <w:bookmarkEnd w:id="1818"/>
        <w:r w:rsidRPr="003013DE" w:rsidDel="00F6262B">
          <w:delText>.</w:delText>
        </w:r>
      </w:del>
      <w:r w:rsidRPr="003013DE">
        <w:t xml:space="preserve"> </w:t>
      </w:r>
      <w:commentRangeStart w:id="1820"/>
      <w:r w:rsidRPr="003013DE">
        <w:t xml:space="preserve">DOM is expected to be taken up more easily than POM for bacteria because they need to produce enzymes to hydrolyze polymeric sinking particles before the material pass through cell membranes and </w:t>
      </w:r>
      <w:del w:id="1821" w:author="user" w:date="2022-08-16T15:28:00Z">
        <w:r w:rsidRPr="003013DE">
          <w:delText>the metabolization</w:delText>
        </w:r>
      </w:del>
      <w:ins w:id="1822" w:author="Chih-Lin Wei" w:date="2022-08-01T17:03:00Z">
        <w:r w:rsidR="004A7FCD">
          <w:t>is</w:t>
        </w:r>
      </w:ins>
      <w:del w:id="1823" w:author="Chih-Lin Wei" w:date="2022-08-01T17:03:00Z">
        <w:r w:rsidRPr="003013DE" w:rsidDel="004A7FCD">
          <w:delText>the</w:delText>
        </w:r>
      </w:del>
      <w:ins w:id="1824" w:author="user" w:date="2022-08-16T15:28:00Z">
        <w:r w:rsidRPr="003013DE">
          <w:t xml:space="preserve"> metaboliz</w:t>
        </w:r>
      </w:ins>
      <w:ins w:id="1825" w:author="Chih-Lin Wei" w:date="2022-08-01T17:03:00Z">
        <w:r w:rsidR="004A7FCD">
          <w:t>ed</w:t>
        </w:r>
      </w:ins>
      <w:del w:id="1826" w:author="Chih-Lin Wei" w:date="2022-08-01T17:03:00Z">
        <w:r w:rsidRPr="003013DE" w:rsidDel="004A7FCD">
          <w:delText>ation</w:delText>
        </w:r>
      </w:del>
      <w:r w:rsidRPr="003013DE">
        <w:t xml:space="preserve"> (Verdugo et al., 2004). Moreover, Pape et </w:t>
      </w:r>
      <w:r w:rsidRPr="003013DE">
        <w:lastRenderedPageBreak/>
        <w:t xml:space="preserve">al. (2013) conducted experiments to evaluate the fate of </w:t>
      </w:r>
      <w:commentRangeStart w:id="1827"/>
      <w:r w:rsidRPr="003013DE">
        <w:t xml:space="preserve">DOM </w:t>
      </w:r>
      <w:del w:id="1828" w:author="user" w:date="2022-08-16T14:20:00Z">
        <w:r w:rsidRPr="003013DE" w:rsidDel="00ED4774">
          <w:delText>carbon</w:delText>
        </w:r>
        <w:commentRangeEnd w:id="1827"/>
        <w:r w:rsidR="004A7FCD" w:rsidDel="00ED4774">
          <w:rPr>
            <w:rStyle w:val="ac"/>
          </w:rPr>
          <w:commentReference w:id="1827"/>
        </w:r>
        <w:r w:rsidRPr="003013DE" w:rsidDel="00ED4774">
          <w:delText xml:space="preserve"> </w:delText>
        </w:r>
      </w:del>
      <w:r w:rsidRPr="003013DE">
        <w:t>in different benthic environments (North Atlantic and Western Mediterranean slope sites), which resulted in bacteria dominating DOM carbon uptake.</w:t>
      </w:r>
      <w:commentRangeEnd w:id="1820"/>
      <w:r w:rsidR="00D54FB3">
        <w:rPr>
          <w:rStyle w:val="ac"/>
        </w:rPr>
        <w:commentReference w:id="1820"/>
      </w:r>
      <w:r w:rsidRPr="003013DE">
        <w:t xml:space="preserve"> </w:t>
      </w:r>
    </w:p>
    <w:p w14:paraId="4129CC24" w14:textId="69944577" w:rsidR="005E6A92" w:rsidRPr="005E6A92" w:rsidRDefault="005E6A92" w:rsidP="00874789">
      <w:pPr>
        <w:ind w:firstLine="480"/>
        <w:rPr>
          <w:rFonts w:eastAsiaTheme="minorEastAsia"/>
        </w:rPr>
      </w:pPr>
      <w:r w:rsidRPr="003013DE">
        <w:t xml:space="preserve">To </w:t>
      </w:r>
      <w:ins w:id="1829" w:author="Yushih Lin" w:date="2022-07-29T09:46:00Z">
        <w:r w:rsidR="00DE1D53">
          <w:t>re</w:t>
        </w:r>
      </w:ins>
      <w:ins w:id="1830" w:author="user" w:date="2022-08-16T15:28:00Z">
        <w:r w:rsidRPr="003013DE">
          <w:t>solve</w:t>
        </w:r>
      </w:ins>
      <w:del w:id="1831" w:author="user" w:date="2022-08-16T15:28:00Z">
        <w:r w:rsidRPr="003013DE">
          <w:delText>solve</w:delText>
        </w:r>
      </w:del>
      <w:r w:rsidRPr="003013DE">
        <w:t xml:space="preserve"> the </w:t>
      </w:r>
      <w:del w:id="1832" w:author="Yushih Lin" w:date="2022-07-29T09:46:00Z">
        <w:r w:rsidRPr="003013DE">
          <w:delText xml:space="preserve">deficiency </w:delText>
        </w:r>
      </w:del>
      <w:ins w:id="1833" w:author="Yushih Lin" w:date="2022-07-29T09:46:00Z">
        <w:r w:rsidR="00DE1D53">
          <w:t>discrepancy</w:t>
        </w:r>
        <w:r w:rsidR="00DE1D53" w:rsidRPr="003013DE">
          <w:t xml:space="preserve"> </w:t>
        </w:r>
      </w:ins>
      <w:del w:id="1834" w:author="Yushih Lin" w:date="2022-07-29T09:46:00Z">
        <w:r w:rsidRPr="003013DE">
          <w:delText xml:space="preserve">of </w:delText>
        </w:r>
      </w:del>
      <w:ins w:id="1835" w:author="Yushih Lin" w:date="2022-07-29T09:48:00Z">
        <w:r w:rsidR="00DE1D53">
          <w:t>in</w:t>
        </w:r>
      </w:ins>
      <w:ins w:id="1836" w:author="Yushih Lin" w:date="2022-07-29T09:46:00Z">
        <w:r w:rsidR="00DE1D53" w:rsidRPr="003013DE">
          <w:t xml:space="preserve"> </w:t>
        </w:r>
      </w:ins>
      <w:r w:rsidRPr="003013DE">
        <w:t xml:space="preserve">OC input </w:t>
      </w:r>
      <w:ins w:id="1837" w:author="Yushih Lin" w:date="2022-07-29T09:48:00Z">
        <w:r w:rsidR="00DE1D53">
          <w:t xml:space="preserve">between literature values </w:t>
        </w:r>
      </w:ins>
      <w:r w:rsidRPr="003013DE">
        <w:t xml:space="preserve">and the </w:t>
      </w:r>
      <w:ins w:id="1838" w:author="Yushih Lin" w:date="2022-07-29T09:48:00Z">
        <w:r w:rsidR="00DE1D53">
          <w:t xml:space="preserve">requirement </w:t>
        </w:r>
      </w:ins>
      <w:ins w:id="1839" w:author="Yushih Lin" w:date="2022-07-29T09:49:00Z">
        <w:r w:rsidR="00DE1D53">
          <w:t xml:space="preserve">to sustain the </w:t>
        </w:r>
      </w:ins>
      <w:ins w:id="1840" w:author="user" w:date="2022-08-16T15:28:00Z">
        <w:r>
          <w:t>model</w:t>
        </w:r>
      </w:ins>
      <w:ins w:id="1841" w:author="Yushih Lin" w:date="2022-07-29T09:49:00Z">
        <w:r w:rsidR="00DE1D53">
          <w:t>ed</w:t>
        </w:r>
      </w:ins>
      <w:ins w:id="1842" w:author="user" w:date="2022-08-16T15:28:00Z">
        <w:r>
          <w:t xml:space="preserve"> </w:t>
        </w:r>
      </w:ins>
      <w:del w:id="1843" w:author="Yushih Lin" w:date="2022-07-29T09:49:00Z">
        <w:r w:rsidRPr="003013DE" w:rsidDel="00DE1D53">
          <w:delText>contradiction</w:delText>
        </w:r>
      </w:del>
      <w:ins w:id="1844" w:author="Yushih Lin" w:date="2022-07-29T09:49:00Z">
        <w:r w:rsidR="00DE1D53">
          <w:t>ecosystem</w:t>
        </w:r>
      </w:ins>
      <w:del w:id="1845" w:author="user" w:date="2022-08-16T15:28:00Z">
        <w:r>
          <w:delText xml:space="preserve">model </w:delText>
        </w:r>
        <w:r w:rsidRPr="003013DE">
          <w:delText>contradiction</w:delText>
        </w:r>
      </w:del>
      <w:r w:rsidRPr="003013DE">
        <w:t xml:space="preserve">, </w:t>
      </w:r>
      <w:r>
        <w:t>the</w:t>
      </w:r>
      <w:r w:rsidRPr="003013DE">
        <w:t xml:space="preserve"> research </w:t>
      </w:r>
      <w:r>
        <w:t xml:space="preserve">objective </w:t>
      </w:r>
      <w:ins w:id="1846" w:author="user" w:date="2022-08-16T15:28:00Z">
        <w:r>
          <w:t>ha</w:t>
        </w:r>
      </w:ins>
      <w:ins w:id="1847" w:author="Yushih Lin" w:date="2022-07-29T09:31:00Z">
        <w:r w:rsidR="00BC4E45">
          <w:t>s</w:t>
        </w:r>
      </w:ins>
      <w:del w:id="1848" w:author="Yushih Lin" w:date="2022-07-29T09:31:00Z">
        <w:r w:rsidDel="00BC4E45">
          <w:delText>ve</w:delText>
        </w:r>
      </w:del>
      <w:ins w:id="1849" w:author="user" w:date="2022-08-16T15:28:00Z">
        <w:del w:id="1850" w:author="user" w:date="2022-08-17T13:14:00Z">
          <w:r w:rsidDel="00A45DA5">
            <w:delText xml:space="preserve"> </w:delText>
          </w:r>
          <w:commentRangeStart w:id="1851"/>
          <w:r w:rsidDel="00A45DA5">
            <w:delText>shit</w:delText>
          </w:r>
          <w:commentRangeEnd w:id="1851"/>
          <w:r w:rsidR="00BC4E45" w:rsidDel="00A45DA5">
            <w:rPr>
              <w:rStyle w:val="ac"/>
            </w:rPr>
            <w:commentReference w:id="1851"/>
          </w:r>
        </w:del>
      </w:ins>
      <w:del w:id="1852" w:author="user" w:date="2022-08-17T13:14:00Z">
        <w:r w:rsidDel="00A45DA5">
          <w:delText xml:space="preserve">have </w:delText>
        </w:r>
      </w:del>
      <w:ins w:id="1853" w:author="Chih-Lin Wei" w:date="2022-08-01T17:08:00Z">
        <w:del w:id="1854" w:author="user" w:date="2022-08-17T13:14:00Z">
          <w:r w:rsidR="004A7FCD" w:rsidDel="00A45DA5">
            <w:delText>has</w:delText>
          </w:r>
        </w:del>
        <w:r w:rsidR="004A7FCD">
          <w:t xml:space="preserve"> </w:t>
        </w:r>
      </w:ins>
      <w:ins w:id="1855" w:author="user" w:date="2022-08-16T15:28:00Z">
        <w:r>
          <w:t>shi</w:t>
        </w:r>
      </w:ins>
      <w:ins w:id="1856" w:author="Chih-Lin Wei" w:date="2022-08-01T17:07:00Z">
        <w:r w:rsidR="004A7FCD">
          <w:t>f</w:t>
        </w:r>
      </w:ins>
      <w:ins w:id="1857" w:author="user" w:date="2022-08-16T15:28:00Z">
        <w:r>
          <w:t>t</w:t>
        </w:r>
      </w:ins>
      <w:ins w:id="1858" w:author="Chih-Lin Wei" w:date="2022-08-01T17:07:00Z">
        <w:r w:rsidR="004A7FCD">
          <w:t>ed</w:t>
        </w:r>
      </w:ins>
      <w:r w:rsidRPr="003013DE">
        <w:t xml:space="preserve"> to </w:t>
      </w:r>
      <w:del w:id="1859" w:author="user" w:date="2022-08-16T15:28:00Z">
        <w:r w:rsidRPr="003013DE">
          <w:delText>quantify</w:delText>
        </w:r>
      </w:del>
      <w:ins w:id="1860" w:author="user" w:date="2022-08-16T15:28:00Z">
        <w:r w:rsidRPr="003013DE">
          <w:t>quantify</w:t>
        </w:r>
      </w:ins>
      <w:ins w:id="1861" w:author="Chih-Lin Wei" w:date="2022-08-01T17:08:00Z">
        <w:r w:rsidR="004A7FCD">
          <w:t>ing</w:t>
        </w:r>
      </w:ins>
      <w:r w:rsidRPr="003013DE">
        <w:t xml:space="preserve"> the amount of the </w:t>
      </w:r>
      <w:r>
        <w:t>minimum</w:t>
      </w:r>
      <w:r w:rsidRPr="003013DE">
        <w:t xml:space="preserve"> carbon demand in the system under </w:t>
      </w:r>
      <w:r>
        <w:t>the</w:t>
      </w:r>
      <w:r w:rsidRPr="003013DE">
        <w:t xml:space="preserve"> simplified food web st</w:t>
      </w:r>
      <w:r>
        <w:t>ructure.</w:t>
      </w:r>
      <w:del w:id="1862" w:author="user" w:date="2022-08-19T20:30:00Z">
        <w:r w:rsidDel="00F6262B">
          <w:delText xml:space="preserve"> From the LIM results (F</w:delText>
        </w:r>
        <w:r w:rsidRPr="003013DE" w:rsidDel="00F6262B">
          <w:delText>ig.</w:delText>
        </w:r>
        <w:r w:rsidDel="00F6262B">
          <w:delText xml:space="preserve"> 13 and Fig. 14</w:delText>
        </w:r>
        <w:r w:rsidRPr="003013DE" w:rsidDel="00F6262B">
          <w:delText xml:space="preserve">), </w:delText>
        </w:r>
        <w:bookmarkStart w:id="1863" w:name="_Hlk110000653"/>
        <w:r w:rsidRPr="003013DE" w:rsidDel="00F6262B">
          <w:delText>the OC demand for the two sites (GC1: 131.08</w:delText>
        </w:r>
        <w:r w:rsidDel="00F6262B">
          <w:delText xml:space="preserve"> </w:delText>
        </w:r>
        <w:r w:rsidDel="00F6262B">
          <w:rPr>
            <w:kern w:val="0"/>
          </w:rPr>
          <w:delText>mg C/ m</w:delText>
        </w:r>
        <w:r w:rsidDel="00F6262B">
          <w:rPr>
            <w:kern w:val="0"/>
            <w:vertAlign w:val="superscript"/>
          </w:rPr>
          <w:delText>2</w:delText>
        </w:r>
        <w:r w:rsidDel="00F6262B">
          <w:rPr>
            <w:kern w:val="0"/>
          </w:rPr>
          <w:delText>/ d</w:delText>
        </w:r>
        <w:r w:rsidRPr="003013DE" w:rsidDel="00F6262B">
          <w:delText>; GS1:</w:delText>
        </w:r>
        <w:r w:rsidDel="00F6262B">
          <w:delText xml:space="preserve"> </w:delText>
        </w:r>
        <w:r w:rsidRPr="003013DE" w:rsidDel="00F6262B">
          <w:delText>78.95</w:delText>
        </w:r>
        <w:r w:rsidDel="00F6262B">
          <w:delText xml:space="preserve"> </w:delText>
        </w:r>
        <w:r w:rsidDel="00F6262B">
          <w:rPr>
            <w:kern w:val="0"/>
          </w:rPr>
          <w:delText>mg C/ m</w:delText>
        </w:r>
        <w:r w:rsidDel="00F6262B">
          <w:rPr>
            <w:kern w:val="0"/>
            <w:vertAlign w:val="superscript"/>
          </w:rPr>
          <w:delText>2</w:delText>
        </w:r>
        <w:r w:rsidDel="00F6262B">
          <w:rPr>
            <w:kern w:val="0"/>
          </w:rPr>
          <w:delText>/ d</w:delText>
        </w:r>
        <w:r w:rsidRPr="003013DE" w:rsidDel="00F6262B">
          <w:delText xml:space="preserve">) was larger than the reference </w:delText>
        </w:r>
      </w:del>
      <w:ins w:id="1864" w:author="Yushih Lin" w:date="2022-07-29T09:54:00Z">
        <w:del w:id="1865" w:author="user" w:date="2022-08-19T20:30:00Z">
          <w:r w:rsidR="008A35E4" w:rsidDel="00F6262B">
            <w:delText>s</w:delText>
          </w:r>
        </w:del>
      </w:ins>
      <w:del w:id="1866" w:author="user" w:date="2022-08-19T20:30:00Z">
        <w:r w:rsidRPr="003013DE" w:rsidDel="00F6262B">
          <w:delText>value</w:delText>
        </w:r>
      </w:del>
      <w:ins w:id="1867" w:author="Chih-Lin Wei" w:date="2022-08-01T17:10:00Z">
        <w:del w:id="1868" w:author="user" w:date="2022-08-17T13:15:00Z">
          <w:r w:rsidR="004A7FCD" w:rsidDel="00A45DA5">
            <w:delText xml:space="preserve">POC input </w:delText>
          </w:r>
        </w:del>
        <w:del w:id="1869" w:author="user" w:date="2022-08-19T20:30:00Z">
          <w:r w:rsidR="004A7FCD" w:rsidRPr="003013DE" w:rsidDel="00F6262B">
            <w:delText xml:space="preserve">(53.85 </w:delText>
          </w:r>
          <w:r w:rsidR="004A7FCD" w:rsidDel="00F6262B">
            <w:rPr>
              <w:kern w:val="0"/>
            </w:rPr>
            <w:delText>mg C/ m</w:delText>
          </w:r>
          <w:r w:rsidR="004A7FCD" w:rsidDel="00F6262B">
            <w:rPr>
              <w:kern w:val="0"/>
              <w:vertAlign w:val="superscript"/>
            </w:rPr>
            <w:delText>2</w:delText>
          </w:r>
          <w:r w:rsidR="004A7FCD" w:rsidDel="00F6262B">
            <w:rPr>
              <w:kern w:val="0"/>
            </w:rPr>
            <w:delText xml:space="preserve">/ d, </w:delText>
          </w:r>
          <w:r w:rsidR="004A7FCD" w:rsidDel="00F6262B">
            <w:delText>Huh et al., 2009</w:delText>
          </w:r>
          <w:r w:rsidR="004A7FCD" w:rsidRPr="003013DE" w:rsidDel="00F6262B">
            <w:delText>)</w:delText>
          </w:r>
        </w:del>
      </w:ins>
      <w:del w:id="1870" w:author="user" w:date="2022-08-19T20:30:00Z">
        <w:r w:rsidRPr="003013DE" w:rsidDel="00F6262B">
          <w:delText xml:space="preserve"> especially in the canyon head, which was larger by a factor of three</w:delText>
        </w:r>
      </w:del>
      <w:bookmarkEnd w:id="1863"/>
      <w:commentRangeStart w:id="1871"/>
      <w:del w:id="1872" w:author="user" w:date="2022-08-16T14:40:00Z">
        <w:r w:rsidRPr="003013DE" w:rsidDel="00874789">
          <w:delText>T</w:delText>
        </w:r>
      </w:del>
      <w:ins w:id="1873" w:author="Chih-Lin Wei" w:date="2022-08-01T17:10:00Z">
        <w:del w:id="1874" w:author="user" w:date="2022-08-16T14:40:00Z">
          <w:r w:rsidR="004A7FCD" w:rsidDel="00874789">
            <w:delText>e</w:delText>
          </w:r>
        </w:del>
      </w:ins>
      <w:del w:id="1875" w:author="user" w:date="2022-08-19T20:30:00Z">
        <w:r w:rsidRPr="003013DE" w:rsidDel="00F6262B">
          <w:delText>is</w:delText>
        </w:r>
      </w:del>
      <w:ins w:id="1876" w:author="Chih-Lin Wei" w:date="2022-08-01T17:10:00Z">
        <w:del w:id="1877" w:author="user" w:date="2022-08-19T20:30:00Z">
          <w:r w:rsidR="004A7FCD" w:rsidDel="00F6262B">
            <w:delText xml:space="preserve">discrepancy </w:delText>
          </w:r>
        </w:del>
      </w:ins>
      <w:del w:id="1878" w:author="user" w:date="2022-08-19T20:30:00Z">
        <w:r w:rsidRPr="003013DE" w:rsidDel="00F6262B">
          <w:delText>indicates a substantial proportion of carbon that may enter the microbial loop as dissolved form.</w:delText>
        </w:r>
      </w:del>
      <w:ins w:id="1879" w:author="user" w:date="2022-08-17T15:54:00Z">
        <w:r w:rsidR="00B07C4F">
          <w:t xml:space="preserve"> T</w:t>
        </w:r>
      </w:ins>
      <w:ins w:id="1880" w:author="user" w:date="2022-08-17T15:53:00Z">
        <w:r w:rsidR="00B07C4F">
          <w:t>he additional DOM input is a possible cause</w:t>
        </w:r>
      </w:ins>
      <w:ins w:id="1881" w:author="user" w:date="2022-08-16T14:39:00Z">
        <w:r w:rsidR="00874789">
          <w:t xml:space="preserve"> </w:t>
        </w:r>
      </w:ins>
      <w:commentRangeEnd w:id="1871"/>
      <w:r w:rsidR="009D6A18">
        <w:rPr>
          <w:rStyle w:val="ac"/>
        </w:rPr>
        <w:commentReference w:id="1871"/>
      </w:r>
      <w:ins w:id="1882" w:author="user" w:date="2022-08-17T15:54:00Z">
        <w:r w:rsidR="00B07C4F">
          <w:t xml:space="preserve">but we do not have strong evidience to support it. </w:t>
        </w:r>
      </w:ins>
      <w:ins w:id="1883" w:author="user" w:date="2022-08-16T14:39:00Z">
        <w:r w:rsidR="00874789">
          <w:t>On the other hand,</w:t>
        </w:r>
        <w:r w:rsidR="00874789" w:rsidRPr="00874789">
          <w:t xml:space="preserve"> </w:t>
        </w:r>
      </w:ins>
      <w:moveToRangeStart w:id="1884" w:author="user" w:date="2022-08-16T14:39:00Z" w:name="move111553196"/>
      <w:moveTo w:id="1885" w:author="user" w:date="2022-08-16T14:39:00Z">
        <w:r w:rsidR="00874789">
          <w:t xml:space="preserve">the converted POC flux reported in </w:t>
        </w:r>
        <w:r w:rsidR="00874789" w:rsidRPr="002B0BDB">
          <w:t>Liu et al. (2006)</w:t>
        </w:r>
        <w:r w:rsidR="00874789">
          <w:t xml:space="preserve"> was 6 to 10 times higher than the reference estimation (Huh et al., 2009) and our modeled value.</w:t>
        </w:r>
      </w:moveTo>
      <w:moveToRangeEnd w:id="1884"/>
      <w:ins w:id="1886" w:author="user" w:date="2022-08-16T14:39:00Z">
        <w:r w:rsidR="00874789">
          <w:t xml:space="preserve"> </w:t>
        </w:r>
      </w:ins>
      <w:ins w:id="1887" w:author="user" w:date="2022-08-16T14:41:00Z">
        <w:r w:rsidR="00874789">
          <w:t>Th</w:t>
        </w:r>
      </w:ins>
      <w:ins w:id="1888" w:author="user" w:date="2022-08-16T14:43:00Z">
        <w:r w:rsidR="00874789">
          <w:t>is</w:t>
        </w:r>
      </w:ins>
      <w:ins w:id="1889" w:author="user" w:date="2022-08-16T14:41:00Z">
        <w:r w:rsidR="00874789">
          <w:t xml:space="preserve"> mismatch might be resulted from </w:t>
        </w:r>
      </w:ins>
      <w:ins w:id="1890" w:author="user" w:date="2022-08-16T14:42:00Z">
        <w:r w:rsidR="00874789">
          <w:t>s</w:t>
        </w:r>
      </w:ins>
      <w:ins w:id="1891" w:author="user" w:date="2022-08-16T14:41:00Z">
        <w:r w:rsidR="00874789">
          <w:t>e</w:t>
        </w:r>
      </w:ins>
      <w:ins w:id="1892" w:author="user" w:date="2022-08-16T14:42:00Z">
        <w:r w:rsidR="00874789">
          <w:t>diment</w:t>
        </w:r>
      </w:ins>
      <w:ins w:id="1893" w:author="user" w:date="2022-08-16T14:41:00Z">
        <w:r w:rsidR="00874789">
          <w:t xml:space="preserve"> resus</w:t>
        </w:r>
      </w:ins>
      <w:ins w:id="1894" w:author="user" w:date="2022-08-16T14:42:00Z">
        <w:r w:rsidR="00874789">
          <w:t>pension or</w:t>
        </w:r>
      </w:ins>
      <w:ins w:id="1895" w:author="user" w:date="2022-08-16T14:41:00Z">
        <w:r w:rsidR="00874789" w:rsidRPr="00874789">
          <w:t xml:space="preserve"> lateral transports of POC flux</w:t>
        </w:r>
      </w:ins>
      <w:ins w:id="1896" w:author="user" w:date="2022-08-16T14:42:00Z">
        <w:r w:rsidR="00874789">
          <w:t xml:space="preserve"> which cannot be proven in our study.</w:t>
        </w:r>
      </w:ins>
      <w:del w:id="1897" w:author="user" w:date="2022-08-16T14:43:00Z">
        <w:r w:rsidDel="00874789">
          <w:delText xml:space="preserve"> Besides, </w:delText>
        </w:r>
      </w:del>
      <w:moveFromRangeStart w:id="1898" w:author="user" w:date="2022-08-16T14:39:00Z" w:name="move111553196"/>
      <w:moveFrom w:id="1899" w:author="user" w:date="2022-08-16T14:39:00Z">
        <w:del w:id="1900" w:author="user" w:date="2022-08-16T14:43:00Z">
          <w:r w:rsidDel="00874789">
            <w:delText xml:space="preserve">the converted POC flux reported in </w:delText>
          </w:r>
          <w:r w:rsidRPr="002B0BDB" w:rsidDel="00874789">
            <w:delText>Liu et al. (2006)</w:delText>
          </w:r>
          <w:r w:rsidDel="00874789">
            <w:delText xml:space="preserve"> was 6 to 10 times higher than the reference estimation (Huh et al., 2009) and our modeled value. </w:delText>
          </w:r>
        </w:del>
      </w:moveFrom>
      <w:bookmarkStart w:id="1901" w:name="_Hlk110000813"/>
      <w:moveFromRangeEnd w:id="1898"/>
      <w:commentRangeStart w:id="1902"/>
      <w:del w:id="1903" w:author="user" w:date="2022-08-16T15:28:00Z">
        <w:r>
          <w:delText>This</w:delText>
        </w:r>
      </w:del>
      <w:ins w:id="1904" w:author="user" w:date="2022-08-16T14:36:00Z">
        <w:r w:rsidR="00874789">
          <w:t xml:space="preserve"> </w:t>
        </w:r>
      </w:ins>
      <w:ins w:id="1905" w:author="user" w:date="2022-08-16T14:43:00Z">
        <w:r w:rsidR="00874789">
          <w:t xml:space="preserve">For instance, </w:t>
        </w:r>
      </w:ins>
      <w:commentRangeStart w:id="1906"/>
      <w:del w:id="1907" w:author="user" w:date="2022-08-16T14:43:00Z">
        <w:r w:rsidDel="00874789">
          <w:delText>T</w:delText>
        </w:r>
      </w:del>
      <w:ins w:id="1908" w:author="user" w:date="2022-08-16T14:43:00Z">
        <w:r w:rsidR="00874789">
          <w:t>t</w:t>
        </w:r>
      </w:ins>
      <w:ins w:id="1909" w:author="user" w:date="2022-08-16T15:28:00Z">
        <w:r>
          <w:t>h</w:t>
        </w:r>
      </w:ins>
      <w:ins w:id="1910" w:author="user" w:date="2022-08-16T14:43:00Z">
        <w:r w:rsidR="00874789">
          <w:t>e</w:t>
        </w:r>
      </w:ins>
      <w:del w:id="1911" w:author="user" w:date="2022-08-16T14:43:00Z">
        <w:r w:rsidDel="00874789">
          <w:delText>is</w:delText>
        </w:r>
      </w:del>
      <w:r>
        <w:t xml:space="preserve"> </w:t>
      </w:r>
      <w:del w:id="1912" w:author="Chih-Lin Wei" w:date="2022-08-01T17:12:00Z">
        <w:r w:rsidDel="004A7FCD">
          <w:delText xml:space="preserve">discrepancy </w:delText>
        </w:r>
      </w:del>
      <w:ins w:id="1913" w:author="Chih-Lin Wei" w:date="2022-08-01T17:12:00Z">
        <w:r w:rsidR="004A7FCD">
          <w:t>mismatch between modeled and measur</w:t>
        </w:r>
      </w:ins>
      <w:ins w:id="1914" w:author="Chih-Lin Wei" w:date="2022-08-01T17:13:00Z">
        <w:r w:rsidR="004A7FCD">
          <w:t>ed POC flux</w:t>
        </w:r>
      </w:ins>
      <w:ins w:id="1915" w:author="Chih-Lin Wei" w:date="2022-08-01T17:12:00Z">
        <w:r w:rsidR="004A7FCD">
          <w:t xml:space="preserve"> </w:t>
        </w:r>
      </w:ins>
      <w:r>
        <w:t xml:space="preserve">has </w:t>
      </w:r>
      <w:del w:id="1916" w:author="user" w:date="2022-08-16T14:44:00Z">
        <w:r w:rsidDel="00874789">
          <w:delText xml:space="preserve">also </w:delText>
        </w:r>
      </w:del>
      <w:r>
        <w:t xml:space="preserve">been </w:t>
      </w:r>
      <w:r>
        <w:rPr>
          <w:rFonts w:hint="eastAsia"/>
        </w:rPr>
        <w:t>f</w:t>
      </w:r>
      <w:r>
        <w:t xml:space="preserve">ound </w:t>
      </w:r>
      <w:r w:rsidRPr="001F7158">
        <w:t>in the Nazaré Canyon</w:t>
      </w:r>
      <w:r>
        <w:t xml:space="preserve"> (de</w:t>
      </w:r>
      <w:r>
        <w:rPr>
          <w:rFonts w:hint="eastAsia"/>
        </w:rPr>
        <w:t xml:space="preserve"> St</w:t>
      </w:r>
      <w:r>
        <w:t>igter et al. 2007), which may be resulted from the sediment resuspension triggered by the strong bottom currents.</w:t>
      </w:r>
      <w:commentRangeEnd w:id="1902"/>
      <w:ins w:id="1917" w:author="user" w:date="2022-08-16T15:28:00Z">
        <w:r>
          <w:t xml:space="preserve"> </w:t>
        </w:r>
      </w:ins>
      <w:commentRangeEnd w:id="1906"/>
      <w:r w:rsidR="009E43A9">
        <w:rPr>
          <w:rStyle w:val="ac"/>
        </w:rPr>
        <w:commentReference w:id="1902"/>
      </w:r>
      <w:bookmarkEnd w:id="1901"/>
      <w:r w:rsidR="004A7FCD">
        <w:rPr>
          <w:rStyle w:val="ac"/>
        </w:rPr>
        <w:commentReference w:id="1906"/>
      </w:r>
      <w:ins w:id="1918" w:author="user" w:date="2022-08-16T15:28:00Z">
        <w:r>
          <w:t xml:space="preserve"> </w:t>
        </w:r>
      </w:ins>
    </w:p>
    <w:p w14:paraId="1DBFCE8A" w14:textId="77777777" w:rsidR="005E6A92" w:rsidRPr="002E7AF1" w:rsidRDefault="005E6A92" w:rsidP="00DE071F">
      <w:pPr>
        <w:pStyle w:val="11"/>
      </w:pPr>
      <w:bookmarkStart w:id="1919" w:name="_Toc111656057"/>
      <w:r w:rsidRPr="002E7AF1">
        <w:t>Network characteristics</w:t>
      </w:r>
      <w:bookmarkEnd w:id="1919"/>
    </w:p>
    <w:p w14:paraId="626356A1" w14:textId="416B8EF3" w:rsidR="005E6A92" w:rsidRDefault="00BD57D9" w:rsidP="005E6A92">
      <w:pPr>
        <w:ind w:firstLine="480"/>
      </w:pPr>
      <w:ins w:id="1920" w:author="Chih-Lin Wei" w:date="2022-08-01T21:46:00Z">
        <w:r>
          <w:t>N</w:t>
        </w:r>
      </w:ins>
      <w:del w:id="1921" w:author="Chih-Lin Wei" w:date="2022-08-01T21:46:00Z">
        <w:r w:rsidR="005E6A92" w:rsidDel="00BD57D9">
          <w:delText>Indices</w:delText>
        </w:r>
        <w:r w:rsidR="005E6A92" w:rsidDel="00BD57D9">
          <w:rPr>
            <w:rFonts w:hint="eastAsia"/>
          </w:rPr>
          <w:delText xml:space="preserve"> b</w:delText>
        </w:r>
        <w:r w:rsidR="005E6A92" w:rsidDel="00BD57D9">
          <w:delText>ased on</w:delText>
        </w:r>
        <w:r w:rsidR="005E6A92" w:rsidDel="00BD57D9">
          <w:rPr>
            <w:rFonts w:hint="eastAsia"/>
          </w:rPr>
          <w:delText xml:space="preserve"> </w:delText>
        </w:r>
        <w:r w:rsidR="005E6A92" w:rsidDel="00BD57D9">
          <w:delText>a n</w:delText>
        </w:r>
      </w:del>
      <w:r w:rsidR="005E6A92">
        <w:rPr>
          <w:rFonts w:hint="eastAsia"/>
        </w:rPr>
        <w:t>e</w:t>
      </w:r>
      <w:r w:rsidR="005E6A92">
        <w:t>twork</w:t>
      </w:r>
      <w:ins w:id="1922" w:author="Chih-Lin Wei" w:date="2022-08-01T21:46:00Z">
        <w:r>
          <w:t xml:space="preserve"> indices</w:t>
        </w:r>
      </w:ins>
      <w:ins w:id="1923" w:author="user" w:date="2022-08-16T15:28:00Z">
        <w:r w:rsidR="005E6A92">
          <w:t xml:space="preserve"> </w:t>
        </w:r>
      </w:ins>
      <w:r w:rsidR="005E6A92" w:rsidRPr="00F70232">
        <w:t xml:space="preserve">are often </w:t>
      </w:r>
      <w:r w:rsidR="005E6A92">
        <w:t xml:space="preserve">calculated </w:t>
      </w:r>
      <w:r w:rsidR="005E6A92" w:rsidRPr="00F70232">
        <w:t xml:space="preserve">to describe </w:t>
      </w:r>
      <w:r w:rsidR="005E6A92">
        <w:t xml:space="preserve">the function of the </w:t>
      </w:r>
      <w:r w:rsidR="005E6A92" w:rsidRPr="00F70232">
        <w:t>food web</w:t>
      </w:r>
      <w:r w:rsidR="005E6A92">
        <w:t xml:space="preserve"> (Kone et al., 2009)</w:t>
      </w:r>
      <w:r w:rsidR="005E6A92">
        <w:rPr>
          <w:rFonts w:hint="eastAsia"/>
        </w:rPr>
        <w:t>.</w:t>
      </w:r>
      <w:r w:rsidR="005E6A92">
        <w:t xml:space="preserve"> Here, five indices were used to </w:t>
      </w:r>
      <w:del w:id="1924" w:author="Chih-Lin Wei" w:date="2022-08-01T21:47:00Z">
        <w:r w:rsidR="005E6A92" w:rsidDel="00BD57D9">
          <w:delText xml:space="preserve">estimate </w:delText>
        </w:r>
      </w:del>
      <w:ins w:id="1925" w:author="Chih-Lin Wei" w:date="2022-08-01T21:47:00Z">
        <w:r>
          <w:t xml:space="preserve">examine </w:t>
        </w:r>
      </w:ins>
      <w:r w:rsidR="005E6A92">
        <w:t xml:space="preserve">the food </w:t>
      </w:r>
      <w:del w:id="1926" w:author="user" w:date="2022-08-16T15:28:00Z">
        <w:r w:rsidR="005E6A92">
          <w:delText>webs</w:delText>
        </w:r>
      </w:del>
      <w:ins w:id="1927" w:author="user" w:date="2022-08-16T15:28:00Z">
        <w:r w:rsidR="005E6A92">
          <w:t>web</w:t>
        </w:r>
      </w:ins>
      <w:ins w:id="1928" w:author="Chih-Lin Wei" w:date="2022-08-01T21:46:00Z">
        <w:r>
          <w:t xml:space="preserve"> </w:t>
        </w:r>
      </w:ins>
      <w:ins w:id="1929" w:author="user" w:date="2022-08-16T15:28:00Z">
        <w:r w:rsidR="005E6A92">
          <w:t>s</w:t>
        </w:r>
      </w:ins>
      <w:ins w:id="1930" w:author="Chih-Lin Wei" w:date="2022-08-01T21:46:00Z">
        <w:r>
          <w:t>tructure</w:t>
        </w:r>
      </w:ins>
      <w:ins w:id="1931" w:author="Chih-Lin Wei" w:date="2022-08-01T21:47:00Z">
        <w:r>
          <w:t>s</w:t>
        </w:r>
      </w:ins>
      <w:r w:rsidR="005E6A92">
        <w:t xml:space="preserve"> in GC1 and GS1. </w:t>
      </w:r>
    </w:p>
    <w:p w14:paraId="17FF37CE" w14:textId="2ABA8E94" w:rsidR="005E6A92" w:rsidRPr="009B4171" w:rsidRDefault="005E6A92" w:rsidP="005E6A92">
      <w:pPr>
        <w:ind w:firstLine="480"/>
        <w:rPr>
          <w:color w:val="000000"/>
          <w:kern w:val="0"/>
        </w:rPr>
      </w:pPr>
      <m:oMath>
        <m:r>
          <w:rPr>
            <w:rFonts w:ascii="Cambria Math" w:hAnsi="Cambria Math"/>
            <w:color w:val="000000"/>
            <w:kern w:val="0"/>
          </w:rPr>
          <w:lastRenderedPageBreak/>
          <m:t>TST</m:t>
        </m:r>
      </m:oMath>
      <w:r w:rsidRPr="00B71911">
        <w:t xml:space="preserve"> </w:t>
      </w:r>
      <w:r w:rsidRPr="00C9629A">
        <w:t>and</w:t>
      </w:r>
      <w:r w:rsidRPr="00B71911">
        <w:t xml:space="preserve"> </w:t>
      </w:r>
      <m:oMath>
        <m:r>
          <w:rPr>
            <w:rFonts w:ascii="Cambria Math" w:hAnsi="Cambria Math"/>
            <w:color w:val="000000"/>
            <w:kern w:val="0"/>
          </w:rPr>
          <m:t>T..</m:t>
        </m:r>
        <m:r>
          <w:rPr>
            <w:rFonts w:ascii="Cambria Math" w:hAnsi="Cambria Math" w:hint="eastAsia"/>
            <w:color w:val="000000"/>
            <w:kern w:val="0"/>
          </w:rPr>
          <m:t xml:space="preserve"> </m:t>
        </m:r>
      </m:oMath>
      <w:r>
        <w:rPr>
          <w:color w:val="000000"/>
          <w:kern w:val="0"/>
        </w:rPr>
        <w:t xml:space="preserve">quantify the energy which belongs to the system as the sum of flows. As a result, the </w:t>
      </w:r>
      <w:r>
        <w:rPr>
          <w:rFonts w:hint="eastAsia"/>
          <w:color w:val="000000"/>
          <w:kern w:val="0"/>
        </w:rPr>
        <w:t>m</w:t>
      </w:r>
      <w:r>
        <w:rPr>
          <w:color w:val="000000"/>
          <w:kern w:val="0"/>
        </w:rPr>
        <w:t>agnitude of these two indices is directly linked to the</w:t>
      </w:r>
      <w:del w:id="1932" w:author="Chih-Lin Wei" w:date="2022-08-01T21:53:00Z">
        <w:r w:rsidDel="00BD57D9">
          <w:rPr>
            <w:color w:val="000000"/>
            <w:kern w:val="0"/>
          </w:rPr>
          <w:delText xml:space="preserve"> growth of the</w:delText>
        </w:r>
      </w:del>
      <w:r>
        <w:rPr>
          <w:color w:val="000000"/>
          <w:kern w:val="0"/>
        </w:rPr>
        <w:t xml:space="preserve"> ecosystem</w:t>
      </w:r>
      <w:ins w:id="1933" w:author="Chih-Lin Wei" w:date="2022-08-01T21:53:00Z">
        <w:r w:rsidR="00BD57D9">
          <w:rPr>
            <w:color w:val="000000"/>
            <w:kern w:val="0"/>
          </w:rPr>
          <w:t>’s growth</w:t>
        </w:r>
      </w:ins>
      <w:r>
        <w:rPr>
          <w:rFonts w:hint="eastAsia"/>
          <w:color w:val="000000"/>
          <w:kern w:val="0"/>
        </w:rPr>
        <w:t>.</w:t>
      </w:r>
      <w:r>
        <w:rPr>
          <w:color w:val="000000"/>
          <w:kern w:val="0"/>
        </w:rPr>
        <w:t xml:space="preserve"> </w:t>
      </w:r>
      <w:r>
        <w:t xml:space="preserve">The </w:t>
      </w:r>
      <w:del w:id="1934" w:author="Chih-Lin Wei" w:date="2022-08-01T21:54:00Z">
        <w:r w:rsidDel="00BD57D9">
          <w:delText xml:space="preserve">higher </w:delText>
        </w:r>
      </w:del>
      <w:ins w:id="1935" w:author="Chih-Lin Wei" w:date="2022-08-01T21:54:00Z">
        <w:r w:rsidR="00BD57D9">
          <w:t xml:space="preserve">greater </w:t>
        </w:r>
      </w:ins>
      <w:r>
        <w:t xml:space="preserve">carbon processing in the canyon head </w:t>
      </w:r>
      <w:del w:id="1936" w:author="Chih-Lin Wei" w:date="2022-08-01T21:54:00Z">
        <w:r w:rsidDel="00BD57D9">
          <w:delText>is reflected by</w:delText>
        </w:r>
      </w:del>
      <w:ins w:id="1937" w:author="Chih-Lin Wei" w:date="2022-08-01T21:54:00Z">
        <w:r w:rsidR="00BD57D9">
          <w:t>results in the</w:t>
        </w:r>
      </w:ins>
      <w:r>
        <w:t xml:space="preserve"> higher value</w:t>
      </w:r>
      <w:ins w:id="1938" w:author="Chih-Lin Wei" w:date="2022-08-01T21:54:00Z">
        <w:r w:rsidR="00BD57D9">
          <w:t>s</w:t>
        </w:r>
      </w:ins>
      <w:r>
        <w:t xml:space="preserve"> of </w:t>
      </w:r>
      <m:oMath>
        <m:r>
          <w:rPr>
            <w:rFonts w:ascii="Cambria Math" w:hAnsi="Cambria Math"/>
            <w:color w:val="000000"/>
            <w:kern w:val="0"/>
          </w:rPr>
          <m:t>TST</m:t>
        </m:r>
      </m:oMath>
      <w:r w:rsidRPr="00B71911">
        <w:t xml:space="preserve"> </w:t>
      </w:r>
      <w:r w:rsidRPr="00C9629A">
        <w:t>and</w:t>
      </w:r>
      <w:r w:rsidRPr="00B71911">
        <w:t xml:space="preserve"> </w:t>
      </w:r>
      <m:oMath>
        <m:r>
          <w:rPr>
            <w:rFonts w:ascii="Cambria Math" w:hAnsi="Cambria Math"/>
            <w:color w:val="000000"/>
            <w:kern w:val="0"/>
          </w:rPr>
          <m:t>T..</m:t>
        </m:r>
      </m:oMath>
      <w:r>
        <w:rPr>
          <w:color w:val="000000"/>
          <w:kern w:val="0"/>
        </w:rPr>
        <w:t>, which represent the total amount of energy flowing through the system (Ulanowicz, 1986; 2004). However, the growth cannot provide detail about how the material is distributed within the system. I</w:t>
      </w:r>
      <w:r w:rsidRPr="004C7266">
        <w:rPr>
          <w:color w:val="000000"/>
          <w:kern w:val="0"/>
        </w:rPr>
        <w:t>n other words,</w:t>
      </w:r>
      <w:r>
        <w:rPr>
          <w:color w:val="000000"/>
          <w:kern w:val="0"/>
        </w:rPr>
        <w:t xml:space="preserve"> two systems with totally different</w:t>
      </w:r>
      <w:ins w:id="1939" w:author="Chih-Lin Wei" w:date="2022-08-01T21:55:00Z">
        <w:r w:rsidR="00BD57D9">
          <w:rPr>
            <w:color w:val="000000"/>
            <w:kern w:val="0"/>
          </w:rPr>
          <w:t xml:space="preserve"> </w:t>
        </w:r>
      </w:ins>
      <w:del w:id="1940" w:author="user" w:date="2022-08-16T15:28:00Z">
        <w:r>
          <w:rPr>
            <w:color w:val="000000"/>
            <w:kern w:val="0"/>
          </w:rPr>
          <w:delText>structure</w:delText>
        </w:r>
      </w:del>
      <w:ins w:id="1941" w:author="Chih-Lin Wei" w:date="2022-08-01T21:55:00Z">
        <w:r w:rsidR="00BD57D9">
          <w:rPr>
            <w:color w:val="000000"/>
            <w:kern w:val="0"/>
          </w:rPr>
          <w:t>food web</w:t>
        </w:r>
      </w:ins>
      <w:ins w:id="1942" w:author="user" w:date="2022-08-16T15:28:00Z">
        <w:r>
          <w:rPr>
            <w:color w:val="000000"/>
            <w:kern w:val="0"/>
          </w:rPr>
          <w:t xml:space="preserve"> structure</w:t>
        </w:r>
      </w:ins>
      <w:ins w:id="1943" w:author="Chih-Lin Wei" w:date="2022-08-01T21:55:00Z">
        <w:r w:rsidR="00BD57D9">
          <w:rPr>
            <w:color w:val="000000"/>
            <w:kern w:val="0"/>
          </w:rPr>
          <w:t>s</w:t>
        </w:r>
      </w:ins>
      <w:r>
        <w:rPr>
          <w:color w:val="000000"/>
          <w:kern w:val="0"/>
        </w:rPr>
        <w:t xml:space="preserve"> </w:t>
      </w:r>
      <w:del w:id="1944" w:author="Chih-Lin Wei" w:date="2022-08-01T21:55:00Z">
        <w:r w:rsidDel="00BD57D9">
          <w:rPr>
            <w:color w:val="000000"/>
            <w:kern w:val="0"/>
          </w:rPr>
          <w:delText>may be featured with</w:delText>
        </w:r>
      </w:del>
      <w:ins w:id="1945" w:author="Chih-Lin Wei" w:date="2022-08-01T21:55:00Z">
        <w:r w:rsidR="00BD57D9">
          <w:rPr>
            <w:color w:val="000000"/>
            <w:kern w:val="0"/>
          </w:rPr>
          <w:t>can have</w:t>
        </w:r>
      </w:ins>
      <w:r>
        <w:rPr>
          <w:color w:val="000000"/>
          <w:kern w:val="0"/>
        </w:rPr>
        <w:t xml:space="preserve"> the same </w:t>
      </w:r>
      <m:oMath>
        <m:r>
          <w:rPr>
            <w:rFonts w:ascii="Cambria Math" w:hAnsi="Cambria Math"/>
            <w:color w:val="000000"/>
            <w:kern w:val="0"/>
          </w:rPr>
          <m:t>TST</m:t>
        </m:r>
      </m:oMath>
      <w:r>
        <w:rPr>
          <w:rFonts w:hint="eastAsia"/>
          <w:color w:val="000000"/>
          <w:kern w:val="0"/>
        </w:rPr>
        <w:t xml:space="preserve"> (</w:t>
      </w:r>
      <w:r>
        <w:rPr>
          <w:color w:val="000000"/>
          <w:kern w:val="0"/>
        </w:rPr>
        <w:t>Bodini, 2012). Therefore, two</w:t>
      </w:r>
      <w:r>
        <w:rPr>
          <w:rFonts w:hint="eastAsia"/>
          <w:color w:val="000000"/>
          <w:kern w:val="0"/>
        </w:rPr>
        <w:t xml:space="preserve"> </w:t>
      </w:r>
      <w:r>
        <w:rPr>
          <w:color w:val="000000"/>
          <w:kern w:val="0"/>
        </w:rPr>
        <w:t xml:space="preserve">other </w:t>
      </w:r>
      <w:del w:id="1946" w:author="user" w:date="2022-08-16T15:28:00Z">
        <w:r>
          <w:rPr>
            <w:color w:val="000000"/>
            <w:kern w:val="0"/>
          </w:rPr>
          <w:delText>index</w:delText>
        </w:r>
      </w:del>
      <w:ins w:id="1947" w:author="user" w:date="2022-08-16T15:28:00Z">
        <w:r>
          <w:rPr>
            <w:color w:val="000000"/>
            <w:kern w:val="0"/>
          </w:rPr>
          <w:t>ind</w:t>
        </w:r>
      </w:ins>
      <w:ins w:id="1948" w:author="Chih-Lin Wei" w:date="2022-08-01T21:56:00Z">
        <w:r w:rsidR="00BD57D9">
          <w:rPr>
            <w:color w:val="000000"/>
            <w:kern w:val="0"/>
          </w:rPr>
          <w:t>ices</w:t>
        </w:r>
      </w:ins>
      <w:del w:id="1949" w:author="Chih-Lin Wei" w:date="2022-08-01T21:56:00Z">
        <w:r w:rsidDel="00BD57D9">
          <w:rPr>
            <w:color w:val="000000"/>
            <w:kern w:val="0"/>
          </w:rPr>
          <w:delText>ex analyses</w:delText>
        </w:r>
      </w:del>
      <w:r>
        <w:rPr>
          <w:color w:val="000000"/>
          <w:kern w:val="0"/>
        </w:rPr>
        <w:t xml:space="preserve"> were </w:t>
      </w:r>
      <w:del w:id="1950" w:author="Chih-Lin Wei" w:date="2022-08-01T21:56:00Z">
        <w:r w:rsidDel="00BD57D9">
          <w:rPr>
            <w:color w:val="000000"/>
            <w:kern w:val="0"/>
          </w:rPr>
          <w:delText>carried out</w:delText>
        </w:r>
      </w:del>
      <w:ins w:id="1951" w:author="Chih-Lin Wei" w:date="2022-08-01T21:56:00Z">
        <w:r w:rsidR="00BD57D9">
          <w:rPr>
            <w:color w:val="000000"/>
            <w:kern w:val="0"/>
          </w:rPr>
          <w:t>compute</w:t>
        </w:r>
      </w:ins>
      <w:r>
        <w:rPr>
          <w:color w:val="000000"/>
          <w:kern w:val="0"/>
        </w:rPr>
        <w:t xml:space="preserve"> to estimate the maturity of the two ecosystems. </w:t>
      </w:r>
      <w:r>
        <w:rPr>
          <w:rFonts w:hint="eastAsia"/>
          <w:color w:val="000000"/>
          <w:kern w:val="0"/>
        </w:rPr>
        <w:t>Ac</w:t>
      </w:r>
      <w:r>
        <w:rPr>
          <w:color w:val="000000"/>
          <w:kern w:val="0"/>
        </w:rPr>
        <w:t xml:space="preserve">cording to Odum (1969), a mature ecosystem should </w:t>
      </w:r>
      <w:r>
        <w:rPr>
          <w:rFonts w:hint="eastAsia"/>
          <w:color w:val="000000"/>
          <w:kern w:val="0"/>
        </w:rPr>
        <w:t>i</w:t>
      </w:r>
      <w:r>
        <w:rPr>
          <w:color w:val="000000"/>
          <w:kern w:val="0"/>
        </w:rPr>
        <w:t xml:space="preserve">nvolve a higher information content, high biomass, and a high capacity to seize and hold the nutrients for cycling within the system. </w:t>
      </w:r>
      <w:del w:id="1952" w:author="user" w:date="2022-08-16T14:44:00Z">
        <w:r w:rsidDel="00874789">
          <w:rPr>
            <w:color w:val="000000"/>
            <w:kern w:val="0"/>
          </w:rPr>
          <w:delText>T</w:delText>
        </w:r>
        <w:r w:rsidRPr="00B40808" w:rsidDel="00874789">
          <w:delText>he Finn cycling index</w:delText>
        </w:r>
        <w:r w:rsidDel="00874789">
          <w:delText xml:space="preserve"> </w:delText>
        </w:r>
        <w:r w:rsidRPr="00127490" w:rsidDel="00874789">
          <w:rPr>
            <w:color w:val="000000"/>
            <w:kern w:val="0"/>
          </w:rPr>
          <w:delText>(</w:delText>
        </w:r>
        <m:oMath>
          <m:r>
            <w:rPr>
              <w:rFonts w:ascii="Cambria Math" w:hAnsi="Cambria Math"/>
              <w:color w:val="000000"/>
              <w:kern w:val="0"/>
            </w:rPr>
            <m:t>FCI</m:t>
          </m:r>
        </m:oMath>
        <w:r w:rsidRPr="00127490" w:rsidDel="00874789">
          <w:rPr>
            <w:color w:val="000000"/>
            <w:kern w:val="0"/>
          </w:rPr>
          <w:delText>)</w:delText>
        </w:r>
        <w:r w:rsidDel="00874789">
          <w:rPr>
            <w:color w:val="000000"/>
            <w:kern w:val="0"/>
          </w:rPr>
          <w:delText>, developed by Finn (1976), measures</w:delText>
        </w:r>
        <w:r w:rsidDel="00874789">
          <w:rPr>
            <w:rFonts w:hint="eastAsia"/>
          </w:rPr>
          <w:delText xml:space="preserve"> </w:delText>
        </w:r>
        <w:r w:rsidRPr="00B40808" w:rsidDel="00874789">
          <w:delText xml:space="preserve">the </w:delText>
        </w:r>
        <w:commentRangeStart w:id="1953"/>
        <w:r w:rsidRPr="00B40808" w:rsidDel="00874789">
          <w:delText xml:space="preserve">fraction of total carbon cycling </w:delText>
        </w:r>
      </w:del>
      <w:ins w:id="1954" w:author="Chih-Lin Wei" w:date="2022-08-01T22:04:00Z">
        <w:del w:id="1955" w:author="user" w:date="2022-08-16T14:44:00Z">
          <w:r w:rsidR="00BD57D9" w:rsidDel="00874789">
            <w:delText>throughflow</w:delText>
          </w:r>
          <w:r w:rsidR="00BD57D9" w:rsidRPr="00B40808" w:rsidDel="00874789">
            <w:delText xml:space="preserve"> </w:delText>
          </w:r>
        </w:del>
      </w:ins>
      <w:del w:id="1956" w:author="user" w:date="2022-08-16T14:44:00Z">
        <w:r w:rsidDel="00874789">
          <w:delText>generated by recycling processes</w:delText>
        </w:r>
        <w:commentRangeEnd w:id="1953"/>
        <w:r w:rsidR="00BD57D9" w:rsidDel="00874789">
          <w:rPr>
            <w:rStyle w:val="ac"/>
          </w:rPr>
          <w:commentReference w:id="1953"/>
        </w:r>
        <w:r w:rsidDel="00874789">
          <w:delText xml:space="preserve">. </w:delText>
        </w:r>
      </w:del>
      <w:r>
        <w:t xml:space="preserve">Our data show that the </w:t>
      </w:r>
      <m:oMath>
        <m:r>
          <w:rPr>
            <w:rFonts w:ascii="Cambria Math" w:hAnsi="Cambria Math"/>
            <w:color w:val="000000"/>
            <w:kern w:val="0"/>
          </w:rPr>
          <m:t>FCI</m:t>
        </m:r>
      </m:oMath>
      <w:r>
        <w:rPr>
          <w:rFonts w:hint="eastAsia"/>
          <w:color w:val="000000"/>
          <w:kern w:val="0"/>
        </w:rPr>
        <w:t xml:space="preserve"> </w:t>
      </w:r>
      <w:r>
        <w:rPr>
          <w:color w:val="000000"/>
          <w:kern w:val="0"/>
        </w:rPr>
        <w:t xml:space="preserve">is marginally greater in GS1 than in GC1, </w:t>
      </w:r>
      <w:r>
        <w:rPr>
          <w:rFonts w:hint="eastAsia"/>
          <w:color w:val="000000"/>
          <w:kern w:val="0"/>
        </w:rPr>
        <w:t>i</w:t>
      </w:r>
      <w:r>
        <w:rPr>
          <w:color w:val="000000"/>
          <w:kern w:val="0"/>
        </w:rPr>
        <w:t xml:space="preserve">ndicating that the slope system </w:t>
      </w:r>
      <w:del w:id="1957" w:author="Chih-Lin Wei" w:date="2022-08-01T22:06:00Z">
        <w:r w:rsidDel="00BD57D9">
          <w:rPr>
            <w:color w:val="000000"/>
            <w:kern w:val="0"/>
          </w:rPr>
          <w:delText xml:space="preserve">with </w:delText>
        </w:r>
      </w:del>
      <w:ins w:id="1958" w:author="Chih-Lin Wei" w:date="2022-08-01T22:06:00Z">
        <w:r w:rsidR="00BD57D9">
          <w:rPr>
            <w:color w:val="000000"/>
            <w:kern w:val="0"/>
          </w:rPr>
          <w:t>m</w:t>
        </w:r>
      </w:ins>
      <w:ins w:id="1959" w:author="Chih-Lin Wei" w:date="2022-08-01T22:07:00Z">
        <w:r w:rsidR="00BD57D9">
          <w:rPr>
            <w:color w:val="000000"/>
            <w:kern w:val="0"/>
          </w:rPr>
          <w:t>ight</w:t>
        </w:r>
      </w:ins>
      <w:ins w:id="1960" w:author="Chih-Lin Wei" w:date="2022-08-01T22:06:00Z">
        <w:r w:rsidR="00BD57D9">
          <w:rPr>
            <w:color w:val="000000"/>
            <w:kern w:val="0"/>
          </w:rPr>
          <w:t xml:space="preserve"> have </w:t>
        </w:r>
      </w:ins>
      <w:r>
        <w:rPr>
          <w:color w:val="000000"/>
          <w:kern w:val="0"/>
        </w:rPr>
        <w:t xml:space="preserve">a higher </w:t>
      </w:r>
      <w:r>
        <w:rPr>
          <w:rFonts w:hint="eastAsia"/>
          <w:color w:val="000000"/>
          <w:kern w:val="0"/>
        </w:rPr>
        <w:t>d</w:t>
      </w:r>
      <w:r>
        <w:rPr>
          <w:color w:val="000000"/>
          <w:kern w:val="0"/>
        </w:rPr>
        <w:t xml:space="preserve">egree of energy recycling </w:t>
      </w:r>
      <w:del w:id="1961" w:author="Chih-Lin Wei" w:date="2022-08-01T22:07:00Z">
        <w:r w:rsidDel="00BD57D9">
          <w:rPr>
            <w:color w:val="000000"/>
            <w:kern w:val="0"/>
          </w:rPr>
          <w:delText xml:space="preserve">is </w:delText>
        </w:r>
      </w:del>
      <w:del w:id="1962" w:author="user" w:date="2022-08-16T15:28:00Z">
        <w:r>
          <w:rPr>
            <w:color w:val="000000"/>
            <w:kern w:val="0"/>
          </w:rPr>
          <w:delText xml:space="preserve">a </w:delText>
        </w:r>
      </w:del>
      <w:ins w:id="1963" w:author="Chih-Lin Wei" w:date="2022-08-01T22:07:00Z">
        <w:r w:rsidR="00BD57D9">
          <w:rPr>
            <w:color w:val="000000"/>
            <w:kern w:val="0"/>
          </w:rPr>
          <w:t xml:space="preserve">and was </w:t>
        </w:r>
      </w:ins>
      <w:ins w:id="1964" w:author="user" w:date="2022-08-16T15:28:00Z">
        <w:r>
          <w:rPr>
            <w:color w:val="000000"/>
            <w:kern w:val="0"/>
          </w:rPr>
          <w:t xml:space="preserve">a </w:t>
        </w:r>
      </w:ins>
      <w:ins w:id="1965" w:author="Chih-Lin Wei" w:date="2022-08-01T22:07:00Z">
        <w:r w:rsidR="00BD57D9">
          <w:rPr>
            <w:color w:val="000000"/>
            <w:kern w:val="0"/>
          </w:rPr>
          <w:t>relative</w:t>
        </w:r>
      </w:ins>
      <w:ins w:id="1966" w:author="Chih-Lin Wei" w:date="2022-08-01T22:08:00Z">
        <w:r w:rsidR="00BD57D9">
          <w:rPr>
            <w:color w:val="000000"/>
            <w:kern w:val="0"/>
          </w:rPr>
          <w:t>ly</w:t>
        </w:r>
      </w:ins>
      <w:ins w:id="1967" w:author="Chih-Lin Wei" w:date="2022-08-01T22:07:00Z">
        <w:r w:rsidR="00BD57D9">
          <w:rPr>
            <w:color w:val="000000"/>
            <w:kern w:val="0"/>
          </w:rPr>
          <w:t xml:space="preserve"> </w:t>
        </w:r>
      </w:ins>
      <w:r>
        <w:rPr>
          <w:color w:val="000000"/>
          <w:kern w:val="0"/>
        </w:rPr>
        <w:t xml:space="preserve">mature ecosystem that develops </w:t>
      </w:r>
      <w:ins w:id="1968" w:author="Chih-Lin Wei" w:date="2022-08-01T22:07:00Z">
        <w:r w:rsidR="00BD57D9">
          <w:rPr>
            <w:color w:val="000000"/>
            <w:kern w:val="0"/>
          </w:rPr>
          <w:t xml:space="preserve">more </w:t>
        </w:r>
      </w:ins>
      <w:r>
        <w:rPr>
          <w:color w:val="000000"/>
          <w:kern w:val="0"/>
        </w:rPr>
        <w:t xml:space="preserve">completed nutrient conservation routes (Odum, 1969) in contrast to the canyon system. Moreover, the </w:t>
      </w:r>
      <w:del w:id="1969" w:author="Chih-Lin Wei" w:date="2022-08-01T22:08:00Z">
        <w:r w:rsidDel="00BD57D9">
          <w:rPr>
            <w:rFonts w:hint="eastAsia"/>
            <w:color w:val="000000"/>
            <w:kern w:val="0"/>
          </w:rPr>
          <w:delText>r</w:delText>
        </w:r>
        <w:r w:rsidDel="00BD57D9">
          <w:rPr>
            <w:color w:val="000000"/>
            <w:kern w:val="0"/>
          </w:rPr>
          <w:delText xml:space="preserve">elatively </w:delText>
        </w:r>
      </w:del>
      <w:r>
        <w:rPr>
          <w:color w:val="000000"/>
          <w:kern w:val="0"/>
        </w:rPr>
        <w:t xml:space="preserve">higher biodiversity </w:t>
      </w:r>
      <w:r w:rsidRPr="0013359A">
        <w:rPr>
          <w:color w:val="000000"/>
          <w:kern w:val="0"/>
        </w:rPr>
        <w:t>(</w:t>
      </w:r>
      <w:r w:rsidRPr="0013359A">
        <w:rPr>
          <w:rFonts w:hint="eastAsia"/>
          <w:color w:val="000000"/>
          <w:kern w:val="0"/>
        </w:rPr>
        <w:t>F</w:t>
      </w:r>
      <w:r w:rsidRPr="0013359A">
        <w:rPr>
          <w:color w:val="000000"/>
          <w:kern w:val="0"/>
        </w:rPr>
        <w:t>ig.</w:t>
      </w:r>
      <w:r w:rsidRPr="0013359A">
        <w:rPr>
          <w:rFonts w:hint="eastAsia"/>
          <w:color w:val="000000"/>
          <w:kern w:val="0"/>
        </w:rPr>
        <w:t xml:space="preserve"> 7 a</w:t>
      </w:r>
      <w:r w:rsidRPr="0013359A">
        <w:rPr>
          <w:color w:val="000000"/>
          <w:kern w:val="0"/>
        </w:rPr>
        <w:t>nd Fig. 9)</w:t>
      </w:r>
      <w:r>
        <w:rPr>
          <w:color w:val="000000"/>
          <w:kern w:val="0"/>
        </w:rPr>
        <w:t xml:space="preserve"> and </w:t>
      </w:r>
      <w:ins w:id="1970" w:author="Yushih Lin" w:date="2022-07-29T10:54:00Z">
        <w:r w:rsidR="00336B81">
          <w:rPr>
            <w:color w:val="000000"/>
            <w:kern w:val="0"/>
          </w:rPr>
          <w:t xml:space="preserve">biotic </w:t>
        </w:r>
      </w:ins>
      <w:r>
        <w:rPr>
          <w:color w:val="000000"/>
          <w:kern w:val="0"/>
        </w:rPr>
        <w:t xml:space="preserve">carbon stock </w:t>
      </w:r>
      <w:r w:rsidRPr="0013359A">
        <w:rPr>
          <w:color w:val="000000"/>
          <w:kern w:val="0"/>
        </w:rPr>
        <w:t>(Table 5)</w:t>
      </w:r>
      <w:r>
        <w:rPr>
          <w:color w:val="000000"/>
          <w:kern w:val="0"/>
        </w:rPr>
        <w:t xml:space="preserve"> in </w:t>
      </w:r>
      <w:ins w:id="1971" w:author="Chih-Lin Wei" w:date="2022-08-01T22:08:00Z">
        <w:r w:rsidR="00BD57D9">
          <w:rPr>
            <w:color w:val="000000"/>
            <w:kern w:val="0"/>
          </w:rPr>
          <w:t xml:space="preserve">the </w:t>
        </w:r>
      </w:ins>
      <w:r>
        <w:rPr>
          <w:color w:val="000000"/>
          <w:kern w:val="0"/>
        </w:rPr>
        <w:t>GS1</w:t>
      </w:r>
      <w:ins w:id="1972" w:author="Chih-Lin Wei" w:date="2022-08-01T22:08:00Z">
        <w:r w:rsidR="00BD57D9">
          <w:rPr>
            <w:color w:val="000000"/>
            <w:kern w:val="0"/>
          </w:rPr>
          <w:t xml:space="preserve"> than in GC1</w:t>
        </w:r>
      </w:ins>
      <w:r>
        <w:rPr>
          <w:color w:val="000000"/>
          <w:kern w:val="0"/>
        </w:rPr>
        <w:t xml:space="preserve"> also show that the ecosystem on the slope is more mature than the frequently disturbed canyon,</w:t>
      </w:r>
      <w:del w:id="1973" w:author="Chih-Lin Wei" w:date="2022-08-01T22:08:00Z">
        <w:r w:rsidDel="00BD57D9">
          <w:rPr>
            <w:color w:val="000000"/>
            <w:kern w:val="0"/>
          </w:rPr>
          <w:delText xml:space="preserve"> which is</w:delText>
        </w:r>
      </w:del>
      <w:r>
        <w:rPr>
          <w:color w:val="000000"/>
          <w:kern w:val="0"/>
        </w:rPr>
        <w:t xml:space="preserve"> mainly dominated by the bacteria-related process. The low carbon stock of </w:t>
      </w:r>
      <w:ins w:id="1974" w:author="Chih-Lin Wei" w:date="2022-08-01T22:09:00Z">
        <w:r w:rsidR="00BD57D9">
          <w:rPr>
            <w:color w:val="000000"/>
            <w:kern w:val="0"/>
          </w:rPr>
          <w:t xml:space="preserve">the </w:t>
        </w:r>
      </w:ins>
      <w:r>
        <w:rPr>
          <w:color w:val="000000"/>
          <w:kern w:val="0"/>
        </w:rPr>
        <w:t>larger</w:t>
      </w:r>
      <w:ins w:id="1975" w:author="Chih-Lin Wei" w:date="2022-08-01T22:09:00Z">
        <w:r w:rsidR="00BD57D9">
          <w:rPr>
            <w:color w:val="000000"/>
            <w:kern w:val="0"/>
          </w:rPr>
          <w:t>-</w:t>
        </w:r>
      </w:ins>
      <w:del w:id="1976" w:author="Chih-Lin Wei" w:date="2022-08-01T22:09:00Z">
        <w:r w:rsidDel="00BD57D9">
          <w:rPr>
            <w:color w:val="000000"/>
            <w:kern w:val="0"/>
          </w:rPr>
          <w:delText xml:space="preserve"> </w:delText>
        </w:r>
      </w:del>
      <w:r>
        <w:rPr>
          <w:color w:val="000000"/>
          <w:kern w:val="0"/>
        </w:rPr>
        <w:t>size faunal group in GC1 indicates that</w:t>
      </w:r>
      <w:r>
        <w:rPr>
          <w:rFonts w:hint="eastAsia"/>
          <w:color w:val="000000"/>
          <w:kern w:val="0"/>
        </w:rPr>
        <w:t xml:space="preserve"> </w:t>
      </w:r>
      <w:r>
        <w:rPr>
          <w:color w:val="000000"/>
          <w:kern w:val="0"/>
        </w:rPr>
        <w:t xml:space="preserve">the head of Gaping </w:t>
      </w:r>
      <w:r>
        <w:rPr>
          <w:color w:val="000000"/>
          <w:kern w:val="0"/>
        </w:rPr>
        <w:lastRenderedPageBreak/>
        <w:t>Submarine Canyon is a fragile ecosystem</w:t>
      </w:r>
      <w:r w:rsidRPr="00943751">
        <w:rPr>
          <w:color w:val="000000"/>
          <w:kern w:val="0"/>
        </w:rPr>
        <w:t xml:space="preserve"> </w:t>
      </w:r>
      <w:r>
        <w:rPr>
          <w:color w:val="000000"/>
          <w:kern w:val="0"/>
        </w:rPr>
        <w:t xml:space="preserve">under severe physical perturbation, as reported in Liao et al. (2017) and Liao et al. (2020). </w:t>
      </w:r>
      <w:r>
        <w:rPr>
          <w:rFonts w:hint="eastAsia"/>
          <w:color w:val="000000"/>
          <w:kern w:val="0"/>
        </w:rPr>
        <w:t>T</w:t>
      </w:r>
      <w:r>
        <w:rPr>
          <w:color w:val="000000"/>
          <w:kern w:val="0"/>
        </w:rPr>
        <w:t>he</w:t>
      </w:r>
      <m:oMath>
        <m:r>
          <w:rPr>
            <w:rFonts w:ascii="Cambria Math" w:hAnsi="Cambria Math"/>
            <w:color w:val="000000"/>
            <w:kern w:val="0"/>
          </w:rPr>
          <m:t xml:space="preserve"> FCI</m:t>
        </m:r>
      </m:oMath>
      <w:r>
        <w:rPr>
          <w:rFonts w:hint="eastAsia"/>
          <w:color w:val="000000"/>
          <w:kern w:val="0"/>
        </w:rPr>
        <w:t xml:space="preserve"> </w:t>
      </w:r>
      <w:r>
        <w:rPr>
          <w:color w:val="000000"/>
          <w:kern w:val="0"/>
        </w:rPr>
        <w:t xml:space="preserve">in different sections of Nazare canyon and previously reported benthic ecosystems </w:t>
      </w:r>
      <w:r>
        <w:rPr>
          <w:rFonts w:hint="eastAsia"/>
          <w:color w:val="000000"/>
          <w:kern w:val="0"/>
        </w:rPr>
        <w:t>a</w:t>
      </w:r>
      <w:r>
        <w:rPr>
          <w:color w:val="000000"/>
          <w:kern w:val="0"/>
        </w:rPr>
        <w:t>re found in the range of 5% to 20%</w:t>
      </w:r>
      <w:r>
        <w:rPr>
          <w:rFonts w:hint="eastAsia"/>
          <w:color w:val="000000"/>
          <w:kern w:val="0"/>
        </w:rPr>
        <w:t xml:space="preserve"> (v</w:t>
      </w:r>
      <w:r>
        <w:rPr>
          <w:color w:val="000000"/>
          <w:kern w:val="0"/>
        </w:rPr>
        <w:t>an Oevelen et al., 2011</w:t>
      </w:r>
      <w:r>
        <w:rPr>
          <w:rFonts w:hint="eastAsia"/>
          <w:color w:val="000000"/>
          <w:kern w:val="0"/>
        </w:rPr>
        <w:t>;</w:t>
      </w:r>
      <w:r>
        <w:rPr>
          <w:color w:val="000000"/>
          <w:kern w:val="0"/>
        </w:rPr>
        <w:t xml:space="preserve"> Kones et al., 2009; </w:t>
      </w:r>
      <w:r w:rsidRPr="006251A6">
        <w:rPr>
          <w:color w:val="000000"/>
          <w:kern w:val="0"/>
        </w:rPr>
        <w:t>Anh et al., 2015</w:t>
      </w:r>
      <w:r>
        <w:rPr>
          <w:color w:val="000000"/>
          <w:kern w:val="0"/>
        </w:rPr>
        <w:t xml:space="preserve">), while our </w:t>
      </w:r>
      <m:oMath>
        <m:r>
          <w:del w:id="1977" w:author="user" w:date="2022-08-16T15:28:00Z">
            <w:rPr>
              <w:rFonts w:ascii="Cambria Math" w:hAnsi="Cambria Math"/>
              <w:color w:val="000000"/>
              <w:kern w:val="0"/>
            </w:rPr>
            <m:t>FCI</m:t>
          </w:del>
        </m:r>
        <m:r>
          <w:ins w:id="1978" w:author="user" w:date="2022-08-16T15:28:00Z">
            <w:rPr>
              <w:rFonts w:ascii="Cambria Math" w:hAnsi="Cambria Math"/>
              <w:color w:val="000000"/>
              <w:kern w:val="0"/>
            </w:rPr>
            <m:t>FCI</m:t>
          </w:ins>
        </m:r>
      </m:oMath>
      <w:ins w:id="1979" w:author="Chih-Lin Wei" w:date="2022-08-01T22:10:00Z">
        <w:r w:rsidR="00BD57D9">
          <w:rPr>
            <w:color w:val="000000"/>
            <w:kern w:val="0"/>
          </w:rPr>
          <w:t>s</w:t>
        </w:r>
      </w:ins>
      <w:r>
        <w:rPr>
          <w:rFonts w:hint="eastAsia"/>
          <w:color w:val="000000"/>
          <w:kern w:val="0"/>
        </w:rPr>
        <w:t xml:space="preserve"> </w:t>
      </w:r>
      <w:r>
        <w:rPr>
          <w:color w:val="000000"/>
          <w:kern w:val="0"/>
        </w:rPr>
        <w:t xml:space="preserve">are </w:t>
      </w:r>
      <w:del w:id="1980" w:author="Chih-Lin Wei" w:date="2022-08-01T22:10:00Z">
        <w:r w:rsidDel="00BD57D9">
          <w:rPr>
            <w:color w:val="000000"/>
            <w:kern w:val="0"/>
          </w:rPr>
          <w:delText xml:space="preserve">still </w:delText>
        </w:r>
      </w:del>
      <w:ins w:id="1981" w:author="Chih-Lin Wei" w:date="2022-08-01T22:10:00Z">
        <w:r w:rsidR="00BD57D9">
          <w:rPr>
            <w:color w:val="000000"/>
            <w:kern w:val="0"/>
          </w:rPr>
          <w:t xml:space="preserve">well </w:t>
        </w:r>
      </w:ins>
      <w:r>
        <w:rPr>
          <w:color w:val="000000"/>
          <w:kern w:val="0"/>
        </w:rPr>
        <w:t xml:space="preserve">within this range </w:t>
      </w:r>
      <w:r w:rsidRPr="00553510">
        <w:rPr>
          <w:color w:val="000000"/>
          <w:kern w:val="0"/>
        </w:rPr>
        <w:t>(GC1: 7 %; GS1: 13%</w:t>
      </w:r>
      <w:r>
        <w:rPr>
          <w:color w:val="000000"/>
          <w:kern w:val="0"/>
        </w:rPr>
        <w:t xml:space="preserve">). </w:t>
      </w:r>
    </w:p>
    <w:p w14:paraId="350CA118" w14:textId="704EF738" w:rsidR="005E6A92" w:rsidRDefault="005E6A92" w:rsidP="005E6A92">
      <w:pPr>
        <w:ind w:firstLine="480"/>
        <w:rPr>
          <w:color w:val="000000"/>
          <w:kern w:val="0"/>
        </w:rPr>
      </w:pPr>
      <w:r>
        <w:rPr>
          <w:rFonts w:hint="eastAsia"/>
          <w:color w:val="000000"/>
          <w:kern w:val="0"/>
        </w:rPr>
        <w:t>T</w:t>
      </w:r>
      <w:r>
        <w:rPr>
          <w:color w:val="000000"/>
          <w:kern w:val="0"/>
        </w:rPr>
        <w:t xml:space="preserve">he </w:t>
      </w:r>
      <w:del w:id="1982" w:author="Chih-Lin Wei" w:date="2022-08-01T22:11:00Z">
        <w:r w:rsidDel="00BD57D9">
          <w:rPr>
            <w:color w:val="000000"/>
            <w:kern w:val="0"/>
          </w:rPr>
          <w:delText xml:space="preserve">rest </w:delText>
        </w:r>
      </w:del>
      <w:r>
        <w:rPr>
          <w:color w:val="000000"/>
          <w:kern w:val="0"/>
        </w:rPr>
        <w:t>index</w:t>
      </w:r>
      <w:ins w:id="1983" w:author="Chih-Lin Wei" w:date="2022-08-01T22:11:00Z">
        <w:r w:rsidR="00BD57D9">
          <w:rPr>
            <w:color w:val="000000"/>
            <w:kern w:val="0"/>
          </w:rPr>
          <w:t xml:space="preserve"> of</w:t>
        </w:r>
        <w:r w:rsidR="00BD57D9" w:rsidRPr="00BD57D9">
          <w:rPr>
            <w:color w:val="000000"/>
            <w:kern w:val="0"/>
          </w:rPr>
          <w:t xml:space="preserve"> average mutual information</w:t>
        </w:r>
      </w:ins>
      <w:r>
        <w:rPr>
          <w:color w:val="000000"/>
          <w:kern w:val="0"/>
        </w:rPr>
        <w:t xml:space="preserve">, </w:t>
      </w:r>
      <m:oMath>
        <m:r>
          <w:rPr>
            <w:rFonts w:ascii="Cambria Math" w:hAnsi="Cambria Math"/>
            <w:color w:val="000000"/>
            <w:kern w:val="0"/>
          </w:rPr>
          <m:t>AMI</m:t>
        </m:r>
      </m:oMath>
      <w:r>
        <w:rPr>
          <w:rFonts w:hint="eastAsia"/>
          <w:color w:val="000000"/>
          <w:kern w:val="0"/>
        </w:rPr>
        <w:t>,</w:t>
      </w:r>
      <w:r>
        <w:rPr>
          <w:color w:val="000000"/>
          <w:kern w:val="0"/>
        </w:rPr>
        <w:t xml:space="preserve"> </w:t>
      </w:r>
      <w:del w:id="1984" w:author="Chih-Lin Wei" w:date="2022-08-01T22:12:00Z">
        <w:r w:rsidDel="00BD57D9">
          <w:rPr>
            <w:color w:val="000000"/>
            <w:kern w:val="0"/>
          </w:rPr>
          <w:delText>is suggested to be a</w:delText>
        </w:r>
        <w:r w:rsidDel="00BD57D9">
          <w:rPr>
            <w:rFonts w:hint="eastAsia"/>
            <w:color w:val="000000"/>
            <w:kern w:val="0"/>
          </w:rPr>
          <w:delText>n</w:delText>
        </w:r>
        <w:r w:rsidDel="00BD57D9">
          <w:rPr>
            <w:color w:val="000000"/>
            <w:kern w:val="0"/>
          </w:rPr>
          <w:delText xml:space="preserve"> </w:delText>
        </w:r>
      </w:del>
      <w:del w:id="1985" w:author="user" w:date="2022-08-16T15:28:00Z">
        <w:r>
          <w:rPr>
            <w:color w:val="000000"/>
            <w:kern w:val="0"/>
          </w:rPr>
          <w:delText>indicative</w:delText>
        </w:r>
      </w:del>
      <w:ins w:id="1986" w:author="user" w:date="2022-08-16T15:28:00Z">
        <w:r>
          <w:rPr>
            <w:color w:val="000000"/>
            <w:kern w:val="0"/>
          </w:rPr>
          <w:t>indicat</w:t>
        </w:r>
      </w:ins>
      <w:ins w:id="1987" w:author="Chih-Lin Wei" w:date="2022-08-01T22:12:00Z">
        <w:r w:rsidR="00BD57D9">
          <w:rPr>
            <w:color w:val="000000"/>
            <w:kern w:val="0"/>
          </w:rPr>
          <w:t>es</w:t>
        </w:r>
      </w:ins>
      <w:del w:id="1988" w:author="Chih-Lin Wei" w:date="2022-08-01T22:12:00Z">
        <w:r w:rsidDel="00BD57D9">
          <w:rPr>
            <w:color w:val="000000"/>
            <w:kern w:val="0"/>
          </w:rPr>
          <w:delText>ive index for</w:delText>
        </w:r>
      </w:del>
      <w:r>
        <w:rPr>
          <w:color w:val="000000"/>
          <w:kern w:val="0"/>
        </w:rPr>
        <w:t xml:space="preserve"> the developmental status of an ecological network (Ulanowicz,1980). The</w:t>
      </w:r>
      <w:r>
        <w:rPr>
          <w:rFonts w:hint="eastAsia"/>
          <w:color w:val="000000"/>
          <w:kern w:val="0"/>
        </w:rPr>
        <w:t xml:space="preserve"> </w:t>
      </w:r>
      <w:r>
        <w:rPr>
          <w:color w:val="000000"/>
          <w:kern w:val="0"/>
        </w:rPr>
        <w:t xml:space="preserve">number of constraints determines the magnitude of </w:t>
      </w:r>
      <m:oMath>
        <m:r>
          <w:rPr>
            <w:rFonts w:ascii="Cambria Math" w:hAnsi="Cambria Math"/>
            <w:color w:val="000000"/>
            <w:kern w:val="0"/>
          </w:rPr>
          <m:t>AMI</m:t>
        </m:r>
      </m:oMath>
      <w:r>
        <w:rPr>
          <w:color w:val="000000"/>
          <w:kern w:val="0"/>
        </w:rPr>
        <w:t xml:space="preserve"> value. That is, the more the </w:t>
      </w:r>
      <w:del w:id="1989" w:author="user" w:date="2022-08-16T15:28:00Z">
        <w:r>
          <w:rPr>
            <w:color w:val="000000"/>
            <w:kern w:val="0"/>
          </w:rPr>
          <w:delText>constraint</w:delText>
        </w:r>
      </w:del>
      <w:ins w:id="1990" w:author="user" w:date="2022-08-16T15:28:00Z">
        <w:r>
          <w:rPr>
            <w:color w:val="000000"/>
            <w:kern w:val="0"/>
          </w:rPr>
          <w:t>constraint</w:t>
        </w:r>
      </w:ins>
      <w:ins w:id="1991" w:author="Chih-Lin Wei" w:date="2022-08-01T22:12:00Z">
        <w:r w:rsidR="00BD57D9">
          <w:rPr>
            <w:color w:val="000000"/>
            <w:kern w:val="0"/>
          </w:rPr>
          <w:t>s</w:t>
        </w:r>
      </w:ins>
      <w:r>
        <w:rPr>
          <w:color w:val="000000"/>
          <w:kern w:val="0"/>
        </w:rPr>
        <w:t xml:space="preserve"> are in effect, the less the uncertainty is in the system; therefore, the higher value the </w:t>
      </w:r>
      <m:oMath>
        <m:r>
          <w:rPr>
            <w:rFonts w:ascii="Cambria Math" w:hAnsi="Cambria Math"/>
            <w:color w:val="000000"/>
            <w:kern w:val="0"/>
          </w:rPr>
          <m:t>AMI</m:t>
        </m:r>
      </m:oMath>
      <w:r>
        <w:rPr>
          <w:rFonts w:hint="eastAsia"/>
          <w:color w:val="000000"/>
          <w:kern w:val="0"/>
        </w:rPr>
        <w:t xml:space="preserve"> </w:t>
      </w:r>
      <w:r>
        <w:rPr>
          <w:color w:val="000000"/>
          <w:kern w:val="0"/>
        </w:rPr>
        <w:t>will be</w:t>
      </w:r>
      <w:r>
        <w:rPr>
          <w:rFonts w:hint="eastAsia"/>
          <w:color w:val="000000"/>
          <w:kern w:val="0"/>
        </w:rPr>
        <w:t>.</w:t>
      </w:r>
      <w:r>
        <w:rPr>
          <w:color w:val="000000"/>
          <w:kern w:val="0"/>
        </w:rPr>
        <w:t xml:space="preserve"> </w:t>
      </w:r>
    </w:p>
    <w:p w14:paraId="408CE598" w14:textId="61EFD228" w:rsidR="005E6A92" w:rsidRDefault="005E6A92" w:rsidP="005E6A92">
      <w:pPr>
        <w:ind w:firstLine="480"/>
        <w:rPr>
          <w:color w:val="000000"/>
          <w:kern w:val="0"/>
        </w:rPr>
      </w:pPr>
      <w:r>
        <w:rPr>
          <w:color w:val="000000"/>
          <w:kern w:val="0"/>
        </w:rPr>
        <w:t>In</w:t>
      </w:r>
      <w:ins w:id="1992" w:author="user" w:date="2022-08-16T15:28:00Z">
        <w:r>
          <w:rPr>
            <w:color w:val="000000"/>
            <w:kern w:val="0"/>
          </w:rPr>
          <w:t xml:space="preserve"> </w:t>
        </w:r>
      </w:ins>
      <w:ins w:id="1993" w:author="Chih-Lin Wei" w:date="2022-08-01T22:14:00Z">
        <w:r w:rsidR="00BD57D9">
          <w:rPr>
            <w:color w:val="000000"/>
            <w:kern w:val="0"/>
          </w:rPr>
          <w:t xml:space="preserve">a food web </w:t>
        </w:r>
      </w:ins>
      <w:r>
        <w:rPr>
          <w:color w:val="000000"/>
          <w:kern w:val="0"/>
        </w:rPr>
        <w:t>model</w:t>
      </w:r>
      <w:del w:id="1994" w:author="Chih-Lin Wei" w:date="2022-08-01T22:14:00Z">
        <w:r w:rsidDel="00BD57D9">
          <w:rPr>
            <w:color w:val="000000"/>
            <w:kern w:val="0"/>
          </w:rPr>
          <w:delText xml:space="preserve"> structure</w:delText>
        </w:r>
      </w:del>
      <w:r>
        <w:rPr>
          <w:color w:val="000000"/>
          <w:kern w:val="0"/>
        </w:rPr>
        <w:t xml:space="preserve">, if the energy distribution </w:t>
      </w:r>
      <w:r>
        <w:rPr>
          <w:rFonts w:hint="eastAsia"/>
          <w:color w:val="000000"/>
          <w:kern w:val="0"/>
        </w:rPr>
        <w:t>p</w:t>
      </w:r>
      <w:r>
        <w:rPr>
          <w:color w:val="000000"/>
          <w:kern w:val="0"/>
        </w:rPr>
        <w:t xml:space="preserve">asses through only a few efficient routes, the maintenance cost for the whole system would decrease </w:t>
      </w:r>
      <w:r>
        <w:rPr>
          <w:rFonts w:hint="eastAsia"/>
          <w:color w:val="000000"/>
          <w:kern w:val="0"/>
        </w:rPr>
        <w:t>(</w:t>
      </w:r>
      <w:r>
        <w:rPr>
          <w:color w:val="000000"/>
          <w:kern w:val="0"/>
        </w:rPr>
        <w:t xml:space="preserve">Bodini, 2012). On the other hand, a highly redundant network </w:t>
      </w:r>
      <w:del w:id="1995" w:author="Chih-Lin Wei" w:date="2022-08-01T22:15:00Z">
        <w:r w:rsidDel="00BD57D9">
          <w:rPr>
            <w:color w:val="000000"/>
            <w:kern w:val="0"/>
          </w:rPr>
          <w:delText xml:space="preserve">which </w:delText>
        </w:r>
      </w:del>
      <w:ins w:id="1996" w:author="Chih-Lin Wei" w:date="2022-08-01T22:15:00Z">
        <w:r w:rsidR="00BD57D9">
          <w:rPr>
            <w:color w:val="000000"/>
            <w:kern w:val="0"/>
          </w:rPr>
          <w:t xml:space="preserve">that </w:t>
        </w:r>
      </w:ins>
      <w:r>
        <w:rPr>
          <w:color w:val="000000"/>
          <w:kern w:val="0"/>
        </w:rPr>
        <w:t xml:space="preserve">is less organized would have a lower </w:t>
      </w:r>
      <m:oMath>
        <m:r>
          <w:rPr>
            <w:rFonts w:ascii="Cambria Math" w:hAnsi="Cambria Math"/>
            <w:color w:val="000000"/>
            <w:kern w:val="0"/>
          </w:rPr>
          <m:t>AMI</m:t>
        </m:r>
      </m:oMath>
      <w:r>
        <w:rPr>
          <w:color w:val="000000"/>
          <w:kern w:val="0"/>
        </w:rPr>
        <w:t xml:space="preserve"> value. </w:t>
      </w:r>
      <w:r w:rsidRPr="000E2CF8">
        <w:rPr>
          <w:color w:val="000000"/>
          <w:kern w:val="0"/>
        </w:rPr>
        <w:t>It follows that</w:t>
      </w:r>
      <w:r w:rsidRPr="00C24005">
        <w:rPr>
          <w:rFonts w:hint="eastAsia"/>
          <w:color w:val="000000"/>
          <w:kern w:val="0"/>
        </w:rPr>
        <w:t xml:space="preserve"> </w:t>
      </w:r>
      <m:oMath>
        <m:r>
          <w:rPr>
            <w:rFonts w:ascii="Cambria Math" w:hAnsi="Cambria Math"/>
            <w:color w:val="000000"/>
            <w:kern w:val="0"/>
          </w:rPr>
          <m:t>AMI</m:t>
        </m:r>
      </m:oMath>
      <w:r>
        <w:rPr>
          <w:color w:val="000000"/>
          <w:kern w:val="0"/>
        </w:rPr>
        <w:t xml:space="preserve"> </w:t>
      </w:r>
      <w:r w:rsidRPr="00C24005">
        <w:rPr>
          <w:rFonts w:hint="eastAsia"/>
          <w:color w:val="000000"/>
          <w:kern w:val="0"/>
        </w:rPr>
        <w:t xml:space="preserve">value is expected to be lower at </w:t>
      </w:r>
      <w:r>
        <w:rPr>
          <w:color w:val="000000"/>
          <w:kern w:val="0"/>
        </w:rPr>
        <w:t xml:space="preserve">the </w:t>
      </w:r>
      <w:r w:rsidRPr="00C24005">
        <w:rPr>
          <w:rFonts w:hint="eastAsia"/>
          <w:color w:val="000000"/>
          <w:kern w:val="0"/>
        </w:rPr>
        <w:t xml:space="preserve">early </w:t>
      </w:r>
      <w:r>
        <w:rPr>
          <w:rFonts w:hint="eastAsia"/>
          <w:color w:val="000000"/>
          <w:kern w:val="0"/>
        </w:rPr>
        <w:t>i</w:t>
      </w:r>
      <w:r>
        <w:rPr>
          <w:color w:val="000000"/>
          <w:kern w:val="0"/>
        </w:rPr>
        <w:t xml:space="preserve">mmature </w:t>
      </w:r>
      <w:r w:rsidRPr="00C24005">
        <w:rPr>
          <w:rFonts w:hint="eastAsia"/>
          <w:color w:val="000000"/>
          <w:kern w:val="0"/>
        </w:rPr>
        <w:t>stage</w:t>
      </w:r>
      <w:r>
        <w:rPr>
          <w:color w:val="000000"/>
          <w:kern w:val="0"/>
        </w:rPr>
        <w:t xml:space="preserve"> of the ecosystem </w:t>
      </w:r>
      <w:r>
        <w:rPr>
          <w:rFonts w:hint="eastAsia"/>
          <w:color w:val="000000"/>
          <w:kern w:val="0"/>
        </w:rPr>
        <w:t>(Mu</w:t>
      </w:r>
      <w:r>
        <w:rPr>
          <w:color w:val="000000"/>
          <w:kern w:val="0"/>
        </w:rPr>
        <w:t>kherjee et al., 2019</w:t>
      </w:r>
      <w:r>
        <w:rPr>
          <w:rFonts w:hint="eastAsia"/>
          <w:color w:val="000000"/>
          <w:kern w:val="0"/>
        </w:rPr>
        <w:t>)</w:t>
      </w:r>
      <w:r>
        <w:rPr>
          <w:color w:val="000000"/>
          <w:kern w:val="0"/>
        </w:rPr>
        <w:t xml:space="preserve">. </w:t>
      </w:r>
      <w:del w:id="1997" w:author="Chih-Lin Wei" w:date="2022-08-01T22:15:00Z">
        <w:r w:rsidDel="00BD57D9">
          <w:rPr>
            <w:color w:val="000000"/>
            <w:kern w:val="0"/>
          </w:rPr>
          <w:delText>From our data</w:delText>
        </w:r>
      </w:del>
      <w:ins w:id="1998" w:author="Chih-Lin Wei" w:date="2022-08-01T22:15:00Z">
        <w:r w:rsidR="00BD57D9">
          <w:rPr>
            <w:color w:val="000000"/>
            <w:kern w:val="0"/>
          </w:rPr>
          <w:t>In this study</w:t>
        </w:r>
      </w:ins>
      <w:r>
        <w:rPr>
          <w:color w:val="000000"/>
          <w:kern w:val="0"/>
        </w:rPr>
        <w:t xml:space="preserve">, </w:t>
      </w:r>
      <w:commentRangeStart w:id="1999"/>
      <w:del w:id="2000" w:author="Chih-Lin Wei" w:date="2022-08-01T22:16:00Z">
        <w:r w:rsidDel="00BD57D9">
          <w:rPr>
            <w:rFonts w:hint="eastAsia"/>
            <w:color w:val="000000"/>
            <w:kern w:val="0"/>
          </w:rPr>
          <w:delText>t</w:delText>
        </w:r>
        <w:r w:rsidDel="00BD57D9">
          <w:rPr>
            <w:color w:val="000000"/>
            <w:kern w:val="0"/>
          </w:rPr>
          <w:delText xml:space="preserve">hough </w:delText>
        </w:r>
      </w:del>
      <w:r>
        <w:rPr>
          <w:color w:val="000000"/>
          <w:kern w:val="0"/>
        </w:rPr>
        <w:t>the</w:t>
      </w:r>
      <w:ins w:id="2001" w:author="Chih-Lin Wei" w:date="2022-08-01T22:16:00Z">
        <w:r w:rsidR="00BD57D9">
          <w:rPr>
            <w:color w:val="000000"/>
            <w:kern w:val="0"/>
          </w:rPr>
          <w:t xml:space="preserve"> marginally higher</w:t>
        </w:r>
      </w:ins>
      <w:ins w:id="2002" w:author="user" w:date="2022-08-16T15:28:00Z">
        <w:r>
          <w:rPr>
            <w:color w:val="000000"/>
            <w:kern w:val="0"/>
          </w:rPr>
          <w:t xml:space="preserve"> </w:t>
        </w:r>
      </w:ins>
      <m:oMath>
        <m:r>
          <w:rPr>
            <w:rFonts w:ascii="Cambria Math" w:hAnsi="Cambria Math"/>
            <w:color w:val="000000"/>
            <w:kern w:val="0"/>
          </w:rPr>
          <m:t>AMI</m:t>
        </m:r>
      </m:oMath>
      <w:r>
        <w:rPr>
          <w:color w:val="000000"/>
          <w:kern w:val="0"/>
        </w:rPr>
        <w:t xml:space="preserve"> </w:t>
      </w:r>
      <w:ins w:id="2003" w:author="Chih-Lin Wei" w:date="2022-08-01T22:16:00Z">
        <w:r w:rsidR="00BD57D9">
          <w:rPr>
            <w:color w:val="000000"/>
            <w:kern w:val="0"/>
          </w:rPr>
          <w:t>in the</w:t>
        </w:r>
      </w:ins>
      <w:del w:id="2004" w:author="Chih-Lin Wei" w:date="2022-08-01T22:16:00Z">
        <w:r w:rsidDel="00BD57D9">
          <w:rPr>
            <w:color w:val="000000"/>
            <w:kern w:val="0"/>
          </w:rPr>
          <w:delText>of</w:delText>
        </w:r>
      </w:del>
      <w:r>
        <w:rPr>
          <w:color w:val="000000"/>
          <w:kern w:val="0"/>
        </w:rPr>
        <w:t xml:space="preserve"> GS1</w:t>
      </w:r>
      <w:ins w:id="2005" w:author="Chih-Lin Wei" w:date="2022-08-01T22:16:00Z">
        <w:r w:rsidR="00BD57D9">
          <w:rPr>
            <w:color w:val="000000"/>
            <w:kern w:val="0"/>
          </w:rPr>
          <w:t xml:space="preserve"> than in</w:t>
        </w:r>
      </w:ins>
      <w:del w:id="2006" w:author="Chih-Lin Wei" w:date="2022-08-01T22:16:00Z">
        <w:r w:rsidDel="00BD57D9">
          <w:rPr>
            <w:color w:val="000000"/>
            <w:kern w:val="0"/>
          </w:rPr>
          <w:delText xml:space="preserve"> was marginally higher than that of</w:delText>
        </w:r>
      </w:del>
      <w:r>
        <w:rPr>
          <w:color w:val="000000"/>
          <w:kern w:val="0"/>
        </w:rPr>
        <w:t xml:space="preserve"> GC1</w:t>
      </w:r>
      <w:ins w:id="2007" w:author="Chih-Lin Wei" w:date="2022-08-01T22:17:00Z">
        <w:r w:rsidR="00BD57D9">
          <w:rPr>
            <w:color w:val="000000"/>
            <w:kern w:val="0"/>
          </w:rPr>
          <w:t xml:space="preserve"> suggests that the </w:t>
        </w:r>
      </w:ins>
      <w:ins w:id="2008" w:author="Chih-Lin Wei" w:date="2022-08-01T22:18:00Z">
        <w:r w:rsidR="00BD57D9">
          <w:rPr>
            <w:color w:val="000000"/>
            <w:kern w:val="0"/>
          </w:rPr>
          <w:t xml:space="preserve">upper </w:t>
        </w:r>
      </w:ins>
      <w:ins w:id="2009" w:author="Chih-Lin Wei" w:date="2022-08-01T22:17:00Z">
        <w:r w:rsidR="00BD57D9">
          <w:rPr>
            <w:color w:val="000000"/>
            <w:kern w:val="0"/>
          </w:rPr>
          <w:t>slope w</w:t>
        </w:r>
      </w:ins>
      <w:ins w:id="2010" w:author="Chih-Lin Wei" w:date="2022-08-01T22:18:00Z">
        <w:r w:rsidR="00BD57D9">
          <w:rPr>
            <w:color w:val="000000"/>
            <w:kern w:val="0"/>
          </w:rPr>
          <w:t>as</w:t>
        </w:r>
      </w:ins>
      <w:del w:id="2011" w:author="Chih-Lin Wei" w:date="2022-08-01T22:17:00Z">
        <w:r w:rsidDel="00BD57D9">
          <w:rPr>
            <w:color w:val="000000"/>
            <w:kern w:val="0"/>
          </w:rPr>
          <w:delText xml:space="preserve">, </w:delText>
        </w:r>
        <w:r w:rsidDel="00BD57D9">
          <w:rPr>
            <w:rFonts w:hint="eastAsia"/>
            <w:color w:val="000000"/>
            <w:kern w:val="0"/>
          </w:rPr>
          <w:delText>i</w:delText>
        </w:r>
        <w:r w:rsidDel="00BD57D9">
          <w:rPr>
            <w:color w:val="000000"/>
            <w:kern w:val="0"/>
          </w:rPr>
          <w:delText xml:space="preserve">t </w:delText>
        </w:r>
        <w:r w:rsidRPr="00D96190" w:rsidDel="00BD57D9">
          <w:rPr>
            <w:color w:val="000000"/>
            <w:kern w:val="0"/>
          </w:rPr>
          <w:delText>would be higher</w:delText>
        </w:r>
      </w:del>
      <w:r w:rsidRPr="00D96190">
        <w:rPr>
          <w:color w:val="000000"/>
          <w:kern w:val="0"/>
        </w:rPr>
        <w:t xml:space="preserve"> </w:t>
      </w:r>
      <w:r>
        <w:rPr>
          <w:color w:val="000000"/>
          <w:kern w:val="0"/>
        </w:rPr>
        <w:t>in</w:t>
      </w:r>
      <w:r w:rsidRPr="00D96190">
        <w:rPr>
          <w:color w:val="000000"/>
          <w:kern w:val="0"/>
        </w:rPr>
        <w:t xml:space="preserve"> low</w:t>
      </w:r>
      <w:ins w:id="2012" w:author="user" w:date="2022-08-17T13:16:00Z">
        <w:r w:rsidR="00A45DA5">
          <w:rPr>
            <w:color w:val="000000"/>
            <w:kern w:val="0"/>
          </w:rPr>
          <w:t>er</w:t>
        </w:r>
      </w:ins>
      <w:ins w:id="2013" w:author="user" w:date="2022-08-17T13:17:00Z">
        <w:r w:rsidR="00A45DA5">
          <w:rPr>
            <w:color w:val="000000"/>
            <w:kern w:val="0"/>
          </w:rPr>
          <w:t xml:space="preserve"> physical</w:t>
        </w:r>
      </w:ins>
      <w:r w:rsidRPr="00D96190">
        <w:rPr>
          <w:color w:val="000000"/>
          <w:kern w:val="0"/>
        </w:rPr>
        <w:t xml:space="preserve"> disturbance condition</w:t>
      </w:r>
      <w:r>
        <w:rPr>
          <w:color w:val="000000"/>
          <w:kern w:val="0"/>
        </w:rPr>
        <w:t>s</w:t>
      </w:r>
      <w:ins w:id="2014" w:author="user" w:date="2022-08-16T15:28:00Z">
        <w:del w:id="2015" w:author="user" w:date="2022-08-17T13:12:00Z">
          <w:r w:rsidDel="00A45DA5">
            <w:rPr>
              <w:color w:val="000000"/>
              <w:kern w:val="0"/>
            </w:rPr>
            <w:delText>.</w:delText>
          </w:r>
        </w:del>
        <w:commentRangeEnd w:id="1999"/>
        <w:r w:rsidR="00DF6A94">
          <w:rPr>
            <w:rStyle w:val="ac"/>
          </w:rPr>
          <w:commentReference w:id="1999"/>
        </w:r>
      </w:ins>
      <w:ins w:id="2016" w:author="Chih-Lin Wei" w:date="2022-08-01T22:18:00Z">
        <w:r w:rsidR="00BD57D9">
          <w:rPr>
            <w:color w:val="000000"/>
            <w:kern w:val="0"/>
          </w:rPr>
          <w:t xml:space="preserve"> than the canyon head</w:t>
        </w:r>
      </w:ins>
      <w:ins w:id="2017" w:author="user" w:date="2022-08-16T15:28:00Z">
        <w:r>
          <w:rPr>
            <w:color w:val="000000"/>
            <w:kern w:val="0"/>
          </w:rPr>
          <w:t>.</w:t>
        </w:r>
      </w:ins>
      <w:r>
        <w:rPr>
          <w:color w:val="000000"/>
          <w:kern w:val="0"/>
        </w:rPr>
        <w:t xml:space="preserve"> </w:t>
      </w:r>
    </w:p>
    <w:p w14:paraId="7850C3D1" w14:textId="152B390D" w:rsidR="005E6A92" w:rsidRPr="00C24F35" w:rsidRDefault="005E6A92" w:rsidP="005E6A92">
      <w:pPr>
        <w:ind w:firstLine="480"/>
      </w:pPr>
      <w:r w:rsidRPr="00C24F35">
        <w:t xml:space="preserve">The turnover rate (or residence time) of OM can be considered as a function of stock size and energy transfer in/out of the stock. In deep-sea studies, scientists quantify </w:t>
      </w:r>
      <w:r w:rsidRPr="00C24F35">
        <w:lastRenderedPageBreak/>
        <w:t xml:space="preserve">the sediment stock and the POC fluxes and thus derive the turnover rate </w:t>
      </w:r>
      <w:r>
        <w:t>(e.g., Rowe et al., 2008)</w:t>
      </w:r>
      <w:r w:rsidRPr="00C24F35">
        <w:t>. However, the quantification of OM turnover is far more complicated because of the var</w:t>
      </w:r>
      <w:r>
        <w:t>ying</w:t>
      </w:r>
      <w:r w:rsidRPr="00C24F35">
        <w:t xml:space="preserve"> </w:t>
      </w:r>
      <w:del w:id="2018" w:author="Yushih Lin" w:date="2022-07-29T11:00:00Z">
        <w:r w:rsidRPr="00C24F35">
          <w:delText xml:space="preserve">sediment </w:delText>
        </w:r>
      </w:del>
      <w:ins w:id="2019" w:author="Yushih Lin" w:date="2022-07-29T11:00:00Z">
        <w:r w:rsidR="00DF6A94">
          <w:t>OM</w:t>
        </w:r>
        <w:r w:rsidR="00DF6A94" w:rsidRPr="00C24F35">
          <w:t xml:space="preserve"> </w:t>
        </w:r>
      </w:ins>
      <w:r w:rsidRPr="00C24F35">
        <w:t>composition and tax</w:t>
      </w:r>
      <w:r>
        <w:t>onomic</w:t>
      </w:r>
      <w:r w:rsidRPr="00C24F35">
        <w:t xml:space="preserve"> assemblages </w:t>
      </w:r>
      <w:del w:id="2020" w:author="Chih-Lin Wei" w:date="2022-08-01T22:19:00Z">
        <w:r w:rsidRPr="00C24F35" w:rsidDel="00BD57D9">
          <w:delText xml:space="preserve">with </w:delText>
        </w:r>
      </w:del>
      <w:ins w:id="2021" w:author="Chih-Lin Wei" w:date="2022-08-01T22:19:00Z">
        <w:r w:rsidR="00BD57D9">
          <w:t>at</w:t>
        </w:r>
        <w:r w:rsidR="00BD57D9" w:rsidRPr="00C24F35">
          <w:t xml:space="preserve"> </w:t>
        </w:r>
      </w:ins>
      <w:r>
        <w:t>different</w:t>
      </w:r>
      <w:r w:rsidRPr="00C24F35">
        <w:t xml:space="preserve"> locations. </w:t>
      </w:r>
      <w:del w:id="2022" w:author="Chih-Lin Wei" w:date="2022-08-01T22:19:00Z">
        <w:r w:rsidRPr="00C24F35" w:rsidDel="00BD57D9">
          <w:delText xml:space="preserve">From another point of view, </w:delText>
        </w:r>
      </w:del>
      <w:ins w:id="2023" w:author="Chih-Lin Wei" w:date="2022-08-01T22:19:00Z">
        <w:r w:rsidR="00BD57D9">
          <w:t>T</w:t>
        </w:r>
      </w:ins>
      <w:del w:id="2024" w:author="Chih-Lin Wei" w:date="2022-08-01T22:19:00Z">
        <w:r w:rsidRPr="00C24F35" w:rsidDel="00BD57D9">
          <w:delText>t</w:delText>
        </w:r>
      </w:del>
      <w:r w:rsidRPr="00C24F35">
        <w:t>he turnover rate also describes the mechanism for consuming OM through aerobic or anaerobic utilization by the whole benthic community (Rowe et al., 1990). Therefore, carbon stocks divided by the oxygen demand (i.e.</w:t>
      </w:r>
      <w:r>
        <w:t>,</w:t>
      </w:r>
      <w:r w:rsidRPr="00C24F35">
        <w:t xml:space="preserve"> TOU, DOU, and B</w:t>
      </w:r>
      <w:r>
        <w:rPr>
          <w:rFonts w:hint="eastAsia"/>
        </w:rPr>
        <w:t>M</w:t>
      </w:r>
      <w:r w:rsidRPr="00C24F35">
        <w:t xml:space="preserve">U) in terms of carbon equivalents can be adopted as an alternative method of OC turnover rate derivation. </w:t>
      </w:r>
    </w:p>
    <w:p w14:paraId="4D7533B1" w14:textId="53F6B77B" w:rsidR="005E6A92" w:rsidRDefault="005E6A92" w:rsidP="005E6A92">
      <w:pPr>
        <w:ind w:firstLine="480"/>
      </w:pPr>
      <w:commentRangeStart w:id="2025"/>
      <w:r w:rsidRPr="00C24F35">
        <w:t>The turnover time of total OC</w:t>
      </w:r>
      <w:commentRangeEnd w:id="2025"/>
      <w:r w:rsidR="00E824E4">
        <w:rPr>
          <w:rStyle w:val="ac"/>
        </w:rPr>
        <w:commentReference w:id="2025"/>
      </w:r>
      <w:r w:rsidRPr="00C24F35">
        <w:t xml:space="preserve"> estimated by the model results (</w:t>
      </w:r>
      <w:r>
        <w:t>T</w:t>
      </w:r>
      <w:r w:rsidRPr="00C24F35">
        <w:t>able</w:t>
      </w:r>
      <w:del w:id="2026" w:author="user" w:date="2022-08-19T21:00:00Z">
        <w:r w:rsidRPr="00C24F35" w:rsidDel="00664CE9">
          <w:delText>.</w:delText>
        </w:r>
      </w:del>
      <w:r>
        <w:t xml:space="preserve"> 15</w:t>
      </w:r>
      <w:r w:rsidRPr="00C24F35">
        <w:t xml:space="preserve">) was </w:t>
      </w:r>
      <w:r>
        <w:t xml:space="preserve">in </w:t>
      </w:r>
      <w:ins w:id="2027" w:author="Chih-Lin Wei" w:date="2022-08-01T22:20:00Z">
        <w:r w:rsidR="00BD57D9">
          <w:t xml:space="preserve">the </w:t>
        </w:r>
      </w:ins>
      <w:del w:id="2028" w:author="Yushih Lin" w:date="2022-07-29T11:01:00Z">
        <w:r w:rsidRPr="00C24F35">
          <w:delText xml:space="preserve">order </w:delText>
        </w:r>
      </w:del>
      <w:ins w:id="2029" w:author="Yushih Lin" w:date="2022-07-29T11:01:00Z">
        <w:r w:rsidR="00442029">
          <w:t>time scale</w:t>
        </w:r>
        <w:r w:rsidR="00442029" w:rsidRPr="00C24F35">
          <w:t xml:space="preserve"> </w:t>
        </w:r>
      </w:ins>
      <w:r w:rsidRPr="00C24F35">
        <w:t>of decade</w:t>
      </w:r>
      <w:ins w:id="2030" w:author="Chih-Lin Wei" w:date="2022-08-01T22:20:00Z">
        <w:r w:rsidR="00BD57D9">
          <w:t>s</w:t>
        </w:r>
      </w:ins>
      <w:r w:rsidRPr="00C24F35">
        <w:t xml:space="preserve"> in the canyon head, while it appeared to be over a century on the slope. The turnover time in GC1 (</w:t>
      </w:r>
      <w:ins w:id="2031" w:author="user" w:date="2022-08-16T15:28:00Z">
        <w:r w:rsidRPr="00C24F35">
          <w:t>63</w:t>
        </w:r>
      </w:ins>
      <w:ins w:id="2032" w:author="Yushih Lin" w:date="2022-07-29T13:47:00Z">
        <w:r w:rsidR="00F304E1">
          <w:t xml:space="preserve"> </w:t>
        </w:r>
      </w:ins>
      <w:ins w:id="2033" w:author="user" w:date="2022-08-16T15:28:00Z">
        <w:r w:rsidRPr="00C24F35">
          <w:t>year</w:t>
        </w:r>
      </w:ins>
      <w:del w:id="2034" w:author="user" w:date="2022-08-16T15:28:00Z">
        <w:r w:rsidRPr="00C24F35">
          <w:delText>63year</w:delText>
        </w:r>
      </w:del>
      <w:r w:rsidRPr="00C24F35">
        <w:t xml:space="preserve">) is similar to the turnover rate reported at the head of Mississippi Canyon (57 years; Rowe et al., 2008). Similarly, </w:t>
      </w:r>
      <w:del w:id="2035" w:author="Chih-Lin Wei" w:date="2022-08-01T22:21:00Z">
        <w:r w:rsidRPr="00C24F35" w:rsidDel="00BD57D9">
          <w:delText xml:space="preserve">this </w:delText>
        </w:r>
      </w:del>
      <w:ins w:id="2036" w:author="Chih-Lin Wei" w:date="2022-08-01T22:21:00Z">
        <w:r w:rsidR="00BD57D9">
          <w:t>the turnover</w:t>
        </w:r>
        <w:r w:rsidR="00BD57D9" w:rsidRPr="00C24F35">
          <w:t xml:space="preserve"> </w:t>
        </w:r>
      </w:ins>
      <w:r w:rsidRPr="00C24F35">
        <w:t xml:space="preserve">rate of GS1 (101 years) is </w:t>
      </w:r>
      <w:del w:id="2037" w:author="Chih-Lin Wei" w:date="2022-08-01T22:21:00Z">
        <w:r w:rsidRPr="00C24F35" w:rsidDel="00BD57D9">
          <w:delText xml:space="preserve">also </w:delText>
        </w:r>
      </w:del>
      <w:r w:rsidRPr="00C24F35">
        <w:t>similar to the turnover on the slope station near the Demerara Abyssal Plain (132 years; Rowe et al</w:t>
      </w:r>
      <w:r>
        <w:t>., 1990).</w:t>
      </w:r>
      <w:del w:id="2038" w:author="user" w:date="2022-08-20T17:31:00Z">
        <w:r w:rsidDel="00657F92">
          <w:delText xml:space="preserve"> </w:delText>
        </w:r>
      </w:del>
      <w:ins w:id="2039" w:author="user" w:date="2022-08-20T17:16:00Z">
        <w:r w:rsidR="00192DDC">
          <w:t xml:space="preserve"> </w:t>
        </w:r>
      </w:ins>
      <w:r>
        <w:t>The longer residence time in GS1 corresponds to the</w:t>
      </w:r>
      <w:r>
        <w:rPr>
          <w:rFonts w:hint="eastAsia"/>
        </w:rPr>
        <w:t xml:space="preserve"> </w:t>
      </w:r>
      <w:r>
        <w:t xml:space="preserve">interpretation of </w:t>
      </w:r>
      <m:oMath>
        <m:r>
          <w:rPr>
            <w:rFonts w:ascii="Cambria Math" w:hAnsi="Cambria Math"/>
            <w:color w:val="000000"/>
            <w:kern w:val="0"/>
          </w:rPr>
          <m:t>FCI</m:t>
        </m:r>
      </m:oMath>
      <w:r>
        <w:rPr>
          <w:color w:val="000000"/>
          <w:kern w:val="0"/>
        </w:rPr>
        <w:t xml:space="preserve">, </w:t>
      </w:r>
      <w:r>
        <w:rPr>
          <w:rFonts w:hint="eastAsia"/>
          <w:color w:val="000000"/>
          <w:kern w:val="0"/>
        </w:rPr>
        <w:t>r</w:t>
      </w:r>
      <w:r>
        <w:rPr>
          <w:color w:val="000000"/>
          <w:kern w:val="0"/>
        </w:rPr>
        <w:t>evealing the carbon is recycled in the slope habitat.</w:t>
      </w:r>
    </w:p>
    <w:p w14:paraId="244CF66D" w14:textId="26FDD589" w:rsidR="005E6A92" w:rsidRPr="005E6A92" w:rsidRDefault="005E6A92" w:rsidP="00657F92">
      <w:pPr>
        <w:ind w:firstLine="480"/>
        <w:rPr>
          <w:rFonts w:eastAsiaTheme="minorEastAsia"/>
        </w:rPr>
      </w:pPr>
      <w:r>
        <w:t xml:space="preserve">On the other hand, </w:t>
      </w:r>
      <w:del w:id="2040" w:author="Chih-Lin Wei" w:date="2022-08-01T22:23:00Z">
        <w:r w:rsidDel="00BD57D9">
          <w:delText>tho</w:delText>
        </w:r>
      </w:del>
      <w:del w:id="2041" w:author="Chih-Lin Wei" w:date="2022-08-01T22:22:00Z">
        <w:r w:rsidDel="00BD57D9">
          <w:delText xml:space="preserve">ugh </w:delText>
        </w:r>
      </w:del>
      <w:r>
        <w:t>the</w:t>
      </w:r>
      <w:r w:rsidRPr="00C24F35">
        <w:t xml:space="preserve"> turnover time derived from the direct </w:t>
      </w:r>
      <w:del w:id="2042" w:author="user" w:date="2022-08-16T15:28:00Z">
        <w:r w:rsidRPr="00C24F35">
          <w:delText>measurement was</w:delText>
        </w:r>
      </w:del>
      <w:ins w:id="2043" w:author="user" w:date="2022-08-16T15:28:00Z">
        <w:r w:rsidRPr="00C24F35">
          <w:t>measurement</w:t>
        </w:r>
      </w:ins>
      <w:ins w:id="2044" w:author="Chih-Lin Wei" w:date="2022-08-01T22:26:00Z">
        <w:r w:rsidR="00BD57D9">
          <w:t>s of TOU, DOU</w:t>
        </w:r>
      </w:ins>
      <w:ins w:id="2045" w:author="Chih-Lin Wei" w:date="2022-08-01T22:27:00Z">
        <w:r w:rsidR="00BD57D9">
          <w:t>,</w:t>
        </w:r>
      </w:ins>
      <w:ins w:id="2046" w:author="Chih-Lin Wei" w:date="2022-08-01T22:26:00Z">
        <w:r w:rsidR="00BD57D9">
          <w:t xml:space="preserve"> or B</w:t>
        </w:r>
      </w:ins>
      <w:ins w:id="2047" w:author="Chih-Lin Wei" w:date="2022-08-01T22:27:00Z">
        <w:r w:rsidR="00BD57D9">
          <w:t>MU</w:t>
        </w:r>
      </w:ins>
      <w:ins w:id="2048" w:author="user" w:date="2022-08-16T15:28:00Z">
        <w:r w:rsidRPr="00C24F35">
          <w:t xml:space="preserve"> was </w:t>
        </w:r>
      </w:ins>
      <w:ins w:id="2049" w:author="Chih-Lin Wei" w:date="2022-08-01T22:25:00Z">
        <w:r w:rsidR="00BD57D9">
          <w:t xml:space="preserve">much </w:t>
        </w:r>
      </w:ins>
      <w:r w:rsidRPr="00C24F35">
        <w:t>shorter than that derived from modeled estimations</w:t>
      </w:r>
      <w:del w:id="2050" w:author="Chih-Lin Wei" w:date="2022-08-01T22:23:00Z">
        <w:r w:rsidDel="00BD57D9">
          <w:delText>, it is not unlikely to be true</w:delText>
        </w:r>
      </w:del>
      <w:r>
        <w:t xml:space="preserve">. For </w:t>
      </w:r>
      <w:r>
        <w:lastRenderedPageBreak/>
        <w:t xml:space="preserve">example, Rowe et al. (1991) reported the </w:t>
      </w:r>
      <w:ins w:id="2051" w:author="Chih-Lin Wei" w:date="2022-08-01T22:27:00Z">
        <w:r w:rsidR="00BD57D9">
          <w:t xml:space="preserve">OC </w:t>
        </w:r>
      </w:ins>
      <w:r>
        <w:t>residence time on a mean of 11 years on the continental shelf, which is 150 meters deep.</w:t>
      </w:r>
      <w:ins w:id="2052" w:author="Chih-Lin Wei" w:date="2022-08-01T22:28:00Z">
        <w:r w:rsidR="00BD57D9">
          <w:t xml:space="preserve"> The longer OC turnover rate</w:t>
        </w:r>
      </w:ins>
      <w:ins w:id="2053" w:author="Chih-Lin Wei" w:date="2022-08-01T22:29:00Z">
        <w:r w:rsidR="00BD57D9">
          <w:t>s</w:t>
        </w:r>
      </w:ins>
      <w:ins w:id="2054" w:author="Chih-Lin Wei" w:date="2022-08-01T22:28:00Z">
        <w:r w:rsidR="00BD57D9">
          <w:t xml:space="preserve"> estimat</w:t>
        </w:r>
      </w:ins>
      <w:ins w:id="2055" w:author="Chih-Lin Wei" w:date="2022-08-01T22:29:00Z">
        <w:r w:rsidR="00BD57D9">
          <w:t>ed by models</w:t>
        </w:r>
      </w:ins>
      <w:ins w:id="2056" w:author="user" w:date="2022-08-16T15:28:00Z">
        <w:r>
          <w:t xml:space="preserve"> </w:t>
        </w:r>
      </w:ins>
      <w:del w:id="2057" w:author="Chih-Lin Wei" w:date="2022-08-01T22:29:00Z">
        <w:r w:rsidDel="00BD57D9">
          <w:delText>Hence, t</w:delText>
        </w:r>
        <w:r w:rsidRPr="00C24F35" w:rsidDel="00BD57D9">
          <w:delText xml:space="preserve">his contradiction </w:delText>
        </w:r>
      </w:del>
      <w:r w:rsidRPr="00C24F35">
        <w:t xml:space="preserve">might </w:t>
      </w:r>
      <w:ins w:id="2058" w:author="Chih-Lin Wei" w:date="2022-08-01T22:33:00Z">
        <w:r w:rsidR="00BD57D9">
          <w:t xml:space="preserve">be </w:t>
        </w:r>
      </w:ins>
      <w:ins w:id="2059" w:author="Chih-Lin Wei" w:date="2022-08-01T22:32:00Z">
        <w:r w:rsidR="00BD57D9">
          <w:t>because</w:t>
        </w:r>
      </w:ins>
      <w:del w:id="2060" w:author="Chih-Lin Wei" w:date="2022-08-01T22:32:00Z">
        <w:r w:rsidDel="00BD57D9">
          <w:delText>be attributed to</w:delText>
        </w:r>
      </w:del>
      <w:r w:rsidRPr="00C24F35">
        <w:t xml:space="preserve"> the</w:t>
      </w:r>
      <w:ins w:id="2061" w:author="Chih-Lin Wei" w:date="2022-08-01T22:32:00Z">
        <w:r w:rsidR="00BD57D9">
          <w:t xml:space="preserve"> models</w:t>
        </w:r>
      </w:ins>
      <w:ins w:id="2062" w:author="user" w:date="2022-08-16T15:28:00Z">
        <w:r w:rsidRPr="00C24F35">
          <w:t xml:space="preserve"> </w:t>
        </w:r>
      </w:ins>
      <w:r w:rsidRPr="00C24F35">
        <w:t>underestimate</w:t>
      </w:r>
      <w:del w:id="2063" w:author="Chih-Lin Wei" w:date="2022-08-01T22:29:00Z">
        <w:r w:rsidRPr="00C24F35" w:rsidDel="00BD57D9">
          <w:delText>d</w:delText>
        </w:r>
      </w:del>
      <w:r w:rsidRPr="00C24F35">
        <w:t xml:space="preserve"> </w:t>
      </w:r>
      <w:ins w:id="2064" w:author="Chih-Lin Wei" w:date="2022-08-01T22:30:00Z">
        <w:r w:rsidR="00BD57D9">
          <w:t xml:space="preserve">the </w:t>
        </w:r>
      </w:ins>
      <w:r w:rsidRPr="00C24F35">
        <w:t xml:space="preserve">bioturbation or physical disturbance in the </w:t>
      </w:r>
      <w:r>
        <w:t>natur</w:t>
      </w:r>
      <w:r w:rsidRPr="00C24F35">
        <w:t>al environment.</w:t>
      </w:r>
      <w:ins w:id="2065" w:author="user" w:date="2022-08-20T17:31:00Z">
        <w:r w:rsidR="00657F92">
          <w:t xml:space="preserve"> Note that though Rowe et al. (1990</w:t>
        </w:r>
      </w:ins>
      <w:ins w:id="2066" w:author="user" w:date="2022-08-20T17:32:00Z">
        <w:r w:rsidR="00657F92">
          <w:t>, 1991, and 2008</w:t>
        </w:r>
      </w:ins>
      <w:ins w:id="2067" w:author="user" w:date="2022-08-20T17:31:00Z">
        <w:r w:rsidR="00657F92">
          <w:t>) calculated the</w:t>
        </w:r>
        <w:r w:rsidR="00657F92" w:rsidRPr="00192DDC">
          <w:t xml:space="preserve"> </w:t>
        </w:r>
        <w:r w:rsidR="00657F92">
          <w:t>OC</w:t>
        </w:r>
        <w:r w:rsidR="00657F92">
          <w:rPr>
            <w:rFonts w:asciiTheme="minorEastAsia" w:eastAsiaTheme="minorEastAsia" w:hAnsiTheme="minorEastAsia" w:hint="eastAsia"/>
          </w:rPr>
          <w:t xml:space="preserve"> </w:t>
        </w:r>
        <w:r w:rsidR="00657F92">
          <w:t>turnover time as OC stocks divided by the OC fluxes; Rowe et al (1990</w:t>
        </w:r>
      </w:ins>
      <w:ins w:id="2068" w:author="user" w:date="2022-08-20T17:32:00Z">
        <w:r w:rsidR="00657F92">
          <w:t>, 1991</w:t>
        </w:r>
      </w:ins>
      <w:ins w:id="2069" w:author="user" w:date="2022-08-20T17:31:00Z">
        <w:r w:rsidR="00657F92">
          <w:t>) used the sediment trap-measured POC fluxes, while Rowe et al. (2008) used the measured SCOC as the OC fluxes.</w:t>
        </w:r>
      </w:ins>
    </w:p>
    <w:p w14:paraId="41D0BAEA" w14:textId="77777777" w:rsidR="005E6A92" w:rsidRPr="00E078C2" w:rsidRDefault="005E6A92" w:rsidP="00DE071F">
      <w:pPr>
        <w:pStyle w:val="11"/>
      </w:pPr>
      <w:bookmarkStart w:id="2070" w:name="_Toc111656058"/>
      <w:r w:rsidRPr="00E078C2">
        <w:rPr>
          <w:rFonts w:hint="eastAsia"/>
        </w:rPr>
        <w:t>Bu</w:t>
      </w:r>
      <w:r w:rsidRPr="00E078C2">
        <w:t xml:space="preserve">rial </w:t>
      </w:r>
      <w:r w:rsidRPr="00E078C2">
        <w:rPr>
          <w:rFonts w:hint="eastAsia"/>
        </w:rPr>
        <w:t>efficiency</w:t>
      </w:r>
      <w:r w:rsidRPr="00E078C2">
        <w:t xml:space="preserve"> and carbon sequestration in </w:t>
      </w:r>
      <w:r>
        <w:t xml:space="preserve">the </w:t>
      </w:r>
      <w:r w:rsidRPr="00E078C2">
        <w:t>GPSC</w:t>
      </w:r>
      <w:bookmarkEnd w:id="2070"/>
    </w:p>
    <w:p w14:paraId="7F9F71E7" w14:textId="4DE46FCD" w:rsidR="005E6A92" w:rsidRPr="006C0750" w:rsidRDefault="005E6A92" w:rsidP="005E6A92">
      <w:pPr>
        <w:ind w:firstLine="480"/>
      </w:pPr>
      <w:r w:rsidRPr="006C0750">
        <w:rPr>
          <w:rFonts w:hint="eastAsia"/>
        </w:rPr>
        <w:t>In our model, the burial efficiency was calculated as the ratio of burial flow (Sediment→</w:t>
      </w:r>
      <w:r>
        <w:rPr>
          <w:rFonts w:hint="eastAsia"/>
        </w:rPr>
        <w:t xml:space="preserve">Burial in </w:t>
      </w:r>
      <w:r>
        <w:t>F</w:t>
      </w:r>
      <w:r w:rsidRPr="006C0750">
        <w:rPr>
          <w:rFonts w:hint="eastAsia"/>
        </w:rPr>
        <w:t>ig.</w:t>
      </w:r>
      <w:r>
        <w:t xml:space="preserve"> 2</w:t>
      </w:r>
      <w:r w:rsidRPr="006C0750">
        <w:rPr>
          <w:rFonts w:hint="eastAsia"/>
        </w:rPr>
        <w:t>) to POC flux (POC→Sediment</w:t>
      </w:r>
      <w:r w:rsidRPr="0049503C">
        <w:rPr>
          <w:rFonts w:hint="eastAsia"/>
        </w:rPr>
        <w:t xml:space="preserve"> </w:t>
      </w:r>
      <w:r>
        <w:rPr>
          <w:rFonts w:hint="eastAsia"/>
        </w:rPr>
        <w:t xml:space="preserve">in </w:t>
      </w:r>
      <w:r>
        <w:t>F</w:t>
      </w:r>
      <w:r w:rsidRPr="006C0750">
        <w:rPr>
          <w:rFonts w:hint="eastAsia"/>
        </w:rPr>
        <w:t>ig.</w:t>
      </w:r>
      <w:r>
        <w:t xml:space="preserve"> 2</w:t>
      </w:r>
      <w:r w:rsidRPr="006C0750">
        <w:rPr>
          <w:rFonts w:hint="eastAsia"/>
        </w:rPr>
        <w:t xml:space="preserve">). </w:t>
      </w:r>
      <w:r>
        <w:t>The</w:t>
      </w:r>
      <w:r w:rsidRPr="006C0750">
        <w:rPr>
          <w:rFonts w:hint="eastAsia"/>
        </w:rPr>
        <w:t xml:space="preserve"> fraction</w:t>
      </w:r>
      <w:r>
        <w:t>s</w:t>
      </w:r>
      <w:r w:rsidRPr="006C0750">
        <w:rPr>
          <w:rFonts w:hint="eastAsia"/>
        </w:rPr>
        <w:t xml:space="preserve"> of </w:t>
      </w:r>
      <w:r>
        <w:t xml:space="preserve">burial in </w:t>
      </w:r>
      <w:r w:rsidRPr="006C0750">
        <w:rPr>
          <w:rFonts w:hint="eastAsia"/>
        </w:rPr>
        <w:t xml:space="preserve">the two study sites </w:t>
      </w:r>
      <w:r>
        <w:t>were</w:t>
      </w:r>
      <w:r w:rsidRPr="006C0750">
        <w:rPr>
          <w:rFonts w:hint="eastAsia"/>
        </w:rPr>
        <w:t xml:space="preserve"> peculiarly high, which might be resulted from multiple factors. </w:t>
      </w:r>
      <w:ins w:id="2071" w:author="user" w:date="2022-08-19T01:14:00Z">
        <w:r w:rsidR="003C61E9">
          <w:t xml:space="preserve">First, </w:t>
        </w:r>
      </w:ins>
      <w:del w:id="2072" w:author="user" w:date="2022-08-19T01:14:00Z">
        <w:r w:rsidRPr="006C0750" w:rsidDel="003C61E9">
          <w:rPr>
            <w:rFonts w:hint="eastAsia"/>
          </w:rPr>
          <w:delText>T</w:delText>
        </w:r>
      </w:del>
      <w:ins w:id="2073" w:author="user" w:date="2022-08-19T01:14:00Z">
        <w:r w:rsidR="003C61E9">
          <w:t>t</w:t>
        </w:r>
      </w:ins>
      <w:r w:rsidRPr="006C0750">
        <w:rPr>
          <w:rFonts w:hint="eastAsia"/>
        </w:rPr>
        <w:t>he burial f</w:t>
      </w:r>
      <w:r w:rsidRPr="006C0750">
        <w:t xml:space="preserve">low was constrained by the sedimentation rate measured in Huh et al. (2009) and Hsu et al. (2014). Then, the quantity of this flow is again used as the constraint of the POC flux </w:t>
      </w:r>
      <w:ins w:id="2074" w:author="Chih-Lin Wei" w:date="2022-08-01T22:36:00Z">
        <w:r w:rsidR="00BD57D9">
          <w:t>based on</w:t>
        </w:r>
      </w:ins>
      <w:del w:id="2075" w:author="Chih-Lin Wei" w:date="2022-08-01T22:36:00Z">
        <w:r w:rsidRPr="006C0750" w:rsidDel="00BD57D9">
          <w:delText>as</w:delText>
        </w:r>
      </w:del>
      <w:r w:rsidRPr="006C0750">
        <w:t xml:space="preserve"> the burial efficiency estimated by Hsu et al. </w:t>
      </w:r>
      <w:del w:id="2076" w:author="user" w:date="2022-08-16T15:28:00Z">
        <w:r w:rsidRPr="006C0750">
          <w:delText>(2014).</w:delText>
        </w:r>
      </w:del>
      <w:ins w:id="2077" w:author="user" w:date="2022-08-16T15:28:00Z">
        <w:r w:rsidRPr="006C0750">
          <w:t xml:space="preserve">(2014). </w:t>
        </w:r>
      </w:ins>
      <w:ins w:id="2078" w:author="Chih-Lin Wei" w:date="2022-08-01T22:39:00Z">
        <w:r w:rsidR="00BD57D9" w:rsidRPr="006C0750">
          <w:t xml:space="preserve">That is, reported burial efficiency (24%; Hsu et al.,2014) was set as the lower bound of </w:t>
        </w:r>
      </w:ins>
      <w:ins w:id="2079" w:author="Chih-Lin Wei" w:date="2022-08-01T22:40:00Z">
        <w:r w:rsidR="00BD57D9">
          <w:t>POC flux</w:t>
        </w:r>
      </w:ins>
      <w:ins w:id="2080" w:author="Chih-Lin Wei" w:date="2022-08-01T22:39:00Z">
        <w:r w:rsidR="00BD57D9" w:rsidRPr="006C0750">
          <w:t xml:space="preserve">, and the upper bound was set as 100%. </w:t>
        </w:r>
      </w:ins>
      <w:r w:rsidRPr="006C0750">
        <w:t xml:space="preserve">Herein lies the high uncertainty of the burial efficiency. </w:t>
      </w:r>
      <w:ins w:id="2081" w:author="user" w:date="2022-08-19T01:14:00Z">
        <w:r w:rsidR="003C61E9">
          <w:t>Secondly</w:t>
        </w:r>
      </w:ins>
      <w:ins w:id="2082" w:author="user" w:date="2022-08-19T01:15:00Z">
        <w:r w:rsidR="003C61E9">
          <w:t xml:space="preserve">, </w:t>
        </w:r>
      </w:ins>
      <w:del w:id="2083" w:author="user" w:date="2022-08-19T01:15:00Z">
        <w:r w:rsidRPr="006C0750" w:rsidDel="003C61E9">
          <w:delText>T</w:delText>
        </w:r>
      </w:del>
      <w:ins w:id="2084" w:author="user" w:date="2022-08-19T01:15:00Z">
        <w:r w:rsidR="003C61E9">
          <w:t>t</w:t>
        </w:r>
      </w:ins>
      <w:r w:rsidRPr="006C0750">
        <w:t xml:space="preserve">hough the study site in Hsu et al. (2014) is on the Gaoping continental shelf close to the GPSC and adjacent slope, </w:t>
      </w:r>
      <w:commentRangeStart w:id="2085"/>
      <w:r w:rsidRPr="006C0750">
        <w:t xml:space="preserve">this literature </w:t>
      </w:r>
      <w:del w:id="2086" w:author="Chih-Lin Wei" w:date="2022-08-01T22:38:00Z">
        <w:r w:rsidRPr="006C0750" w:rsidDel="00BD57D9">
          <w:lastRenderedPageBreak/>
          <w:delText xml:space="preserve">source </w:delText>
        </w:r>
      </w:del>
      <w:ins w:id="2087" w:author="Chih-Lin Wei" w:date="2022-08-01T22:38:00Z">
        <w:r w:rsidR="00BD57D9">
          <w:t>value may not represent the local conditions</w:t>
        </w:r>
      </w:ins>
      <w:del w:id="2088" w:author="Chih-Lin Wei" w:date="2022-08-01T22:38:00Z">
        <w:r w:rsidRPr="006C0750" w:rsidDel="00BD57D9">
          <w:delText>is still accepted as less strict data</w:delText>
        </w:r>
      </w:del>
      <w:commentRangeEnd w:id="2085"/>
      <w:r w:rsidR="00ED5A8B">
        <w:rPr>
          <w:rStyle w:val="ac"/>
        </w:rPr>
        <w:commentReference w:id="2085"/>
      </w:r>
      <w:r w:rsidRPr="006C0750">
        <w:t xml:space="preserve"> (van Ovelen et al., 2010). </w:t>
      </w:r>
      <w:ins w:id="2089" w:author="user" w:date="2022-08-19T00:12:00Z">
        <w:r w:rsidR="0069263B">
          <w:t>In fact,</w:t>
        </w:r>
      </w:ins>
      <w:ins w:id="2090" w:author="user" w:date="2022-08-19T00:50:00Z">
        <w:r w:rsidR="00AB091F" w:rsidRPr="00AB091F">
          <w:t xml:space="preserve"> </w:t>
        </w:r>
      </w:ins>
      <w:ins w:id="2091" w:author="user" w:date="2022-08-19T00:51:00Z">
        <w:r w:rsidR="00AB091F">
          <w:t xml:space="preserve">high burial </w:t>
        </w:r>
      </w:ins>
      <w:ins w:id="2092" w:author="user" w:date="2022-08-19T01:01:00Z">
        <w:r w:rsidR="0021032D">
          <w:t>efficiency</w:t>
        </w:r>
      </w:ins>
      <w:ins w:id="2093" w:author="user" w:date="2022-08-19T01:03:00Z">
        <w:r w:rsidR="0021032D">
          <w:t xml:space="preserve"> of </w:t>
        </w:r>
      </w:ins>
      <w:ins w:id="2094" w:author="user" w:date="2022-08-19T01:05:00Z">
        <w:r w:rsidR="0021032D">
          <w:t>terrestrial POC</w:t>
        </w:r>
      </w:ins>
      <w:ins w:id="2095" w:author="user" w:date="2022-08-19T01:01:00Z">
        <w:r w:rsidR="0021032D">
          <w:t xml:space="preserve"> has been proposed for small river system</w:t>
        </w:r>
      </w:ins>
      <w:ins w:id="2096" w:author="user" w:date="2022-08-19T01:02:00Z">
        <w:r w:rsidR="0021032D">
          <w:t xml:space="preserve"> </w:t>
        </w:r>
      </w:ins>
      <w:ins w:id="2097" w:author="user" w:date="2022-08-19T01:05:00Z">
        <w:r w:rsidR="0021032D">
          <w:t xml:space="preserve">with 70-85% </w:t>
        </w:r>
      </w:ins>
      <w:ins w:id="2098" w:author="user" w:date="2022-08-19T01:02:00Z">
        <w:r w:rsidR="0021032D">
          <w:t>(Galy et al., 20</w:t>
        </w:r>
      </w:ins>
      <w:ins w:id="2099" w:author="user" w:date="2022-08-19T01:03:00Z">
        <w:r w:rsidR="0021032D">
          <w:t xml:space="preserve">07; </w:t>
        </w:r>
        <w:r w:rsidR="0021032D" w:rsidRPr="00AB091F">
          <w:t>Hilton et al., 2011</w:t>
        </w:r>
      </w:ins>
      <w:ins w:id="2100" w:author="user" w:date="2022-08-19T01:02:00Z">
        <w:r w:rsidR="0021032D">
          <w:t>)</w:t>
        </w:r>
      </w:ins>
      <w:ins w:id="2101" w:author="user" w:date="2022-08-19T01:03:00Z">
        <w:r w:rsidR="0021032D">
          <w:rPr>
            <w:rFonts w:asciiTheme="minorEastAsia" w:eastAsiaTheme="minorEastAsia" w:hAnsiTheme="minorEastAsia" w:hint="eastAsia"/>
          </w:rPr>
          <w:t xml:space="preserve"> </w:t>
        </w:r>
        <w:r w:rsidR="0021032D">
          <w:t>due to hyperpyc</w:t>
        </w:r>
      </w:ins>
      <w:ins w:id="2102" w:author="user" w:date="2022-08-19T01:04:00Z">
        <w:r w:rsidR="0021032D">
          <w:t>nal flows and rapid deposition on the narrow continental margin off the SMRs</w:t>
        </w:r>
      </w:ins>
      <w:ins w:id="2103" w:author="user" w:date="2022-08-19T01:03:00Z">
        <w:r w:rsidR="0021032D">
          <w:t>.</w:t>
        </w:r>
      </w:ins>
      <w:ins w:id="2104" w:author="user" w:date="2022-08-19T01:06:00Z">
        <w:r w:rsidR="0021032D">
          <w:t xml:space="preserve"> Moreover, </w:t>
        </w:r>
      </w:ins>
      <w:ins w:id="2105" w:author="user" w:date="2022-08-19T00:33:00Z">
        <w:r w:rsidR="00F00AAD">
          <w:t>Kao et al. (2014)</w:t>
        </w:r>
      </w:ins>
      <w:ins w:id="2106" w:author="user" w:date="2022-08-19T01:08:00Z">
        <w:r w:rsidR="003460C1">
          <w:t xml:space="preserve"> analyzed </w:t>
        </w:r>
      </w:ins>
      <w:ins w:id="2107" w:author="user" w:date="2022-08-19T01:10:00Z">
        <w:r w:rsidR="003460C1">
          <w:t xml:space="preserve">the </w:t>
        </w:r>
        <w:r w:rsidR="003460C1" w:rsidRPr="003460C1">
          <w:t>isotopic and elemental composition</w:t>
        </w:r>
        <w:r w:rsidR="003460C1">
          <w:t xml:space="preserve"> of </w:t>
        </w:r>
      </w:ins>
      <w:ins w:id="2108" w:author="user" w:date="2022-08-19T01:08:00Z">
        <w:r w:rsidR="003460C1">
          <w:t>samples</w:t>
        </w:r>
      </w:ins>
      <w:ins w:id="2109" w:author="user" w:date="2022-08-19T01:09:00Z">
        <w:r w:rsidR="003460C1">
          <w:t xml:space="preserve"> </w:t>
        </w:r>
        <w:r w:rsidR="003460C1" w:rsidRPr="003460C1">
          <w:t>from marine sediment traps</w:t>
        </w:r>
        <w:r w:rsidR="003460C1">
          <w:t xml:space="preserve"> above the seafloor </w:t>
        </w:r>
      </w:ins>
      <w:ins w:id="2110" w:author="user" w:date="2022-08-19T01:10:00Z">
        <w:r w:rsidR="003460C1">
          <w:t>in</w:t>
        </w:r>
      </w:ins>
      <w:ins w:id="2111" w:author="user" w:date="2022-08-19T01:09:00Z">
        <w:r w:rsidR="003460C1">
          <w:t xml:space="preserve"> </w:t>
        </w:r>
      </w:ins>
      <w:ins w:id="2112" w:author="user" w:date="2022-08-19T01:10:00Z">
        <w:r w:rsidR="003460C1">
          <w:t xml:space="preserve">the </w:t>
        </w:r>
      </w:ins>
      <w:ins w:id="2113" w:author="user" w:date="2022-08-19T01:09:00Z">
        <w:r w:rsidR="003460C1">
          <w:t>GPSC</w:t>
        </w:r>
      </w:ins>
      <w:ins w:id="2114" w:author="user" w:date="2022-08-19T01:10:00Z">
        <w:r w:rsidR="003460C1">
          <w:t>,</w:t>
        </w:r>
      </w:ins>
      <w:ins w:id="2115" w:author="user" w:date="2022-08-19T00:34:00Z">
        <w:r w:rsidR="00F00AAD" w:rsidRPr="00F00AAD">
          <w:t xml:space="preserve"> provid</w:t>
        </w:r>
      </w:ins>
      <w:ins w:id="2116" w:author="user" w:date="2022-08-19T01:10:00Z">
        <w:r w:rsidR="003460C1">
          <w:t xml:space="preserve">ing </w:t>
        </w:r>
      </w:ins>
      <w:ins w:id="2117" w:author="user" w:date="2022-08-19T00:34:00Z">
        <w:r w:rsidR="00F00AAD" w:rsidRPr="00F00AAD">
          <w:t>a conservative e</w:t>
        </w:r>
        <w:r w:rsidR="00CC7DB7">
          <w:t>stimate of terrestrial OC</w:t>
        </w:r>
      </w:ins>
      <w:ins w:id="2118" w:author="user" w:date="2022-08-20T16:44:00Z">
        <w:r w:rsidR="00CC7DB7">
          <w:t xml:space="preserve"> preservation</w:t>
        </w:r>
      </w:ins>
      <w:ins w:id="2119" w:author="user" w:date="2022-08-19T00:34:00Z">
        <w:r w:rsidR="00F00AAD" w:rsidRPr="00F00AAD">
          <w:t xml:space="preserve"> efficiency</w:t>
        </w:r>
      </w:ins>
      <w:ins w:id="2120" w:author="user" w:date="2022-08-19T00:35:00Z">
        <w:r w:rsidR="00F00AAD">
          <w:t xml:space="preserve"> larger</w:t>
        </w:r>
      </w:ins>
      <w:ins w:id="2121" w:author="user" w:date="2022-08-19T00:34:00Z">
        <w:r w:rsidR="00F00AAD" w:rsidRPr="00F00AAD">
          <w:t xml:space="preserve"> </w:t>
        </w:r>
      </w:ins>
      <w:ins w:id="2122" w:author="user" w:date="2022-08-19T00:35:00Z">
        <w:r w:rsidR="00F00AAD">
          <w:t xml:space="preserve">than </w:t>
        </w:r>
      </w:ins>
      <w:ins w:id="2123" w:author="user" w:date="2022-08-19T00:34:00Z">
        <w:r w:rsidR="00AB091F">
          <w:t>70</w:t>
        </w:r>
        <w:r w:rsidR="00F00AAD" w:rsidRPr="00F00AAD">
          <w:t>%</w:t>
        </w:r>
      </w:ins>
      <w:ins w:id="2124" w:author="user" w:date="2022-08-19T01:11:00Z">
        <w:r w:rsidR="003460C1">
          <w:t>.</w:t>
        </w:r>
      </w:ins>
      <w:ins w:id="2125" w:author="user" w:date="2022-08-19T01:16:00Z">
        <w:r w:rsidR="001E5AEB">
          <w:t xml:space="preserve"> In contrast, Hsu et al. (2014) </w:t>
        </w:r>
      </w:ins>
      <w:ins w:id="2126" w:author="user" w:date="2022-08-19T01:17:00Z">
        <w:r w:rsidR="001E5AEB">
          <w:t>calculated the</w:t>
        </w:r>
        <w:r w:rsidR="005A4E1A">
          <w:t xml:space="preserve"> burial efficiency as the ratio</w:t>
        </w:r>
        <w:r w:rsidR="001E5AEB">
          <w:t xml:space="preserve"> of</w:t>
        </w:r>
      </w:ins>
      <w:ins w:id="2127" w:author="user" w:date="2022-08-19T01:16:00Z">
        <w:r w:rsidR="001E5AEB">
          <w:t xml:space="preserve"> </w:t>
        </w:r>
      </w:ins>
      <w:ins w:id="2128" w:author="user" w:date="2022-08-19T01:17:00Z">
        <w:r w:rsidR="001E5AEB">
          <w:t>a</w:t>
        </w:r>
      </w:ins>
      <w:ins w:id="2129" w:author="user" w:date="2022-08-19T01:16:00Z">
        <w:r w:rsidR="001E5AEB">
          <w:t>ccumulation flux of sediment</w:t>
        </w:r>
      </w:ins>
      <w:ins w:id="2130" w:author="user" w:date="2022-08-19T01:17:00Z">
        <w:r w:rsidR="001E5AEB">
          <w:t xml:space="preserve"> to </w:t>
        </w:r>
      </w:ins>
      <w:ins w:id="2131" w:author="user" w:date="2022-08-19T01:16:00Z">
        <w:r w:rsidR="001E5AEB" w:rsidRPr="001E5AEB">
          <w:t>annual sediment load</w:t>
        </w:r>
      </w:ins>
      <w:ins w:id="2132" w:author="user" w:date="2022-08-19T01:18:00Z">
        <w:r w:rsidR="001E5AEB">
          <w:t xml:space="preserve">. </w:t>
        </w:r>
      </w:ins>
      <w:ins w:id="2133" w:author="user" w:date="2022-08-19T01:12:00Z">
        <w:r w:rsidR="00B469CD">
          <w:t>While the</w:t>
        </w:r>
      </w:ins>
      <w:ins w:id="2134" w:author="user" w:date="2022-08-19T01:11:00Z">
        <w:r w:rsidR="001A1AB5">
          <w:t xml:space="preserve"> range of burial </w:t>
        </w:r>
      </w:ins>
      <w:ins w:id="2135" w:author="user" w:date="2022-08-20T16:56:00Z">
        <w:r w:rsidR="001A1AB5">
          <w:t>efficiency</w:t>
        </w:r>
      </w:ins>
      <w:ins w:id="2136" w:author="user" w:date="2022-08-19T01:11:00Z">
        <w:r w:rsidR="00454262">
          <w:t xml:space="preserve"> </w:t>
        </w:r>
      </w:ins>
      <w:ins w:id="2137" w:author="user" w:date="2022-08-19T01:12:00Z">
        <w:r w:rsidR="00B469CD">
          <w:t>varied with different estimation techniques, it was</w:t>
        </w:r>
      </w:ins>
      <w:ins w:id="2138" w:author="user" w:date="2022-08-19T01:18:00Z">
        <w:r w:rsidR="001E5AEB">
          <w:t xml:space="preserve"> better to set</w:t>
        </w:r>
      </w:ins>
      <w:ins w:id="2139" w:author="user" w:date="2022-08-19T01:13:00Z">
        <w:r w:rsidR="00B469CD">
          <w:t xml:space="preserve"> the lower bound for this parameter</w:t>
        </w:r>
      </w:ins>
      <w:ins w:id="2140" w:author="user" w:date="2022-08-19T01:19:00Z">
        <w:r w:rsidR="001E5AEB">
          <w:t xml:space="preserve"> rather than </w:t>
        </w:r>
      </w:ins>
      <w:ins w:id="2141" w:author="user" w:date="2022-08-20T16:56:00Z">
        <w:r w:rsidR="001A1AB5">
          <w:t>unsure</w:t>
        </w:r>
      </w:ins>
      <w:ins w:id="2142" w:author="user" w:date="2022-08-19T01:19:00Z">
        <w:r w:rsidR="001E5AEB">
          <w:t xml:space="preserve"> higher bound</w:t>
        </w:r>
      </w:ins>
      <w:ins w:id="2143" w:author="user" w:date="2022-08-19T01:13:00Z">
        <w:r w:rsidR="00B469CD">
          <w:t>.</w:t>
        </w:r>
      </w:ins>
      <w:ins w:id="2144" w:author="user" w:date="2022-08-19T01:19:00Z">
        <w:r w:rsidR="001E5AEB">
          <w:t xml:space="preserve"> </w:t>
        </w:r>
      </w:ins>
      <w:del w:id="2145" w:author="Chih-Lin Wei" w:date="2022-08-01T22:41:00Z">
        <w:r w:rsidRPr="006C0750" w:rsidDel="00BD57D9">
          <w:delText xml:space="preserve">That is, the reported burial efficiency (24%; Hsu et al.,2014) was set as the lower bound of the constraint, and the upper bound of which was set as 100%. </w:delText>
        </w:r>
      </w:del>
      <w:del w:id="2146" w:author="Chih-Lin Wei" w:date="2022-08-01T22:42:00Z">
        <w:r w:rsidRPr="006C0750" w:rsidDel="00BD57D9">
          <w:delText>Finally</w:delText>
        </w:r>
      </w:del>
      <w:ins w:id="2147" w:author="Chih-Lin Wei" w:date="2022-08-01T22:42:00Z">
        <w:del w:id="2148" w:author="user" w:date="2022-08-19T01:19:00Z">
          <w:r w:rsidR="00BD57D9" w:rsidDel="001E5AEB">
            <w:delText>N</w:delText>
          </w:r>
        </w:del>
      </w:ins>
      <w:ins w:id="2149" w:author="user" w:date="2022-08-19T01:19:00Z">
        <w:r w:rsidR="001E5AEB">
          <w:t>N</w:t>
        </w:r>
      </w:ins>
      <w:ins w:id="2150" w:author="Chih-Lin Wei" w:date="2022-08-01T22:42:00Z">
        <w:r w:rsidR="00BD57D9">
          <w:t>evertheless</w:t>
        </w:r>
      </w:ins>
      <w:r w:rsidRPr="006C0750">
        <w:t xml:space="preserve">, the </w:t>
      </w:r>
      <w:del w:id="2151" w:author="user" w:date="2022-08-16T15:28:00Z">
        <w:r w:rsidRPr="006C0750">
          <w:delText>quantity</w:delText>
        </w:r>
      </w:del>
      <w:ins w:id="2152" w:author="Chih-Lin Wei" w:date="2022-08-01T22:42:00Z">
        <w:r w:rsidR="00BD57D9">
          <w:t xml:space="preserve">flow </w:t>
        </w:r>
      </w:ins>
      <w:ins w:id="2153" w:author="user" w:date="2022-08-16T15:28:00Z">
        <w:r w:rsidRPr="006C0750">
          <w:t>quantit</w:t>
        </w:r>
      </w:ins>
      <w:ins w:id="2154" w:author="Chih-Lin Wei" w:date="2022-08-01T22:42:00Z">
        <w:r w:rsidR="00BD57D9">
          <w:t>ies</w:t>
        </w:r>
      </w:ins>
      <w:del w:id="2155" w:author="Chih-Lin Wei" w:date="2022-08-01T22:42:00Z">
        <w:r w:rsidRPr="006C0750" w:rsidDel="00BD57D9">
          <w:delText>y of all flow</w:delText>
        </w:r>
      </w:del>
      <w:r w:rsidRPr="006C0750">
        <w:t xml:space="preserve"> in the whole food web </w:t>
      </w:r>
      <w:del w:id="2156" w:author="Chih-Lin Wei" w:date="2022-08-01T22:42:00Z">
        <w:r w:rsidRPr="006C0750" w:rsidDel="00BD57D9">
          <w:delText xml:space="preserve">was </w:delText>
        </w:r>
      </w:del>
      <w:ins w:id="2157" w:author="Chih-Lin Wei" w:date="2022-08-01T22:42:00Z">
        <w:r w:rsidR="00BD57D9" w:rsidRPr="006C0750">
          <w:t>w</w:t>
        </w:r>
        <w:r w:rsidR="00BD57D9">
          <w:t>ere</w:t>
        </w:r>
        <w:r w:rsidR="00BD57D9" w:rsidRPr="006C0750">
          <w:t xml:space="preserve"> </w:t>
        </w:r>
      </w:ins>
      <w:r w:rsidRPr="006C0750">
        <w:t xml:space="preserve">calculated with the MCMC algorithm considering all biogeochemical constraints in the system. Hence, the unusually high burial efficiency is not groundless and </w:t>
      </w:r>
      <w:del w:id="2158" w:author="Chih-Lin Wei" w:date="2022-08-01T22:43:00Z">
        <w:r w:rsidRPr="006C0750" w:rsidDel="00BD57D9">
          <w:delText xml:space="preserve">is </w:delText>
        </w:r>
      </w:del>
      <w:ins w:id="2159" w:author="Chih-Lin Wei" w:date="2022-08-01T22:43:00Z">
        <w:r w:rsidR="00BD57D9">
          <w:t>can be considered</w:t>
        </w:r>
        <w:r w:rsidR="00BD57D9" w:rsidRPr="006C0750">
          <w:t xml:space="preserve"> </w:t>
        </w:r>
      </w:ins>
      <w:r w:rsidRPr="006C0750">
        <w:t xml:space="preserve">a logical outcome under the current model structure and input setting. </w:t>
      </w:r>
    </w:p>
    <w:p w14:paraId="22E1B563" w14:textId="382D6C54" w:rsidR="005E6A92" w:rsidRPr="006C0750" w:rsidRDefault="005E6A92" w:rsidP="005E6A92">
      <w:pPr>
        <w:ind w:firstLine="480"/>
      </w:pPr>
      <w:r w:rsidRPr="006C0750">
        <w:t>Submarine canyon head has been considered significant for carbon sink and the process of carbon sequestration. It has been suggested that the burial efficiency in the Nazaré Canyon head be about 30%-80% (Masson et al.</w:t>
      </w:r>
      <w:ins w:id="2160" w:author="user" w:date="2022-08-19T20:33:00Z">
        <w:r w:rsidR="005A4E1A">
          <w:t>,</w:t>
        </w:r>
      </w:ins>
      <w:r w:rsidRPr="006C0750">
        <w:t xml:space="preserve"> 2010) according to different estimation techniques. Furthermore, Krause-Jensen &amp; Duarte (2016) suggests </w:t>
      </w:r>
      <w:r w:rsidRPr="006C0750">
        <w:lastRenderedPageBreak/>
        <w:t>macroalgal detritus can be sequestrated through the burial and transport in the submarine canyon. It has also been reported that the submarine canyon in the northwestern Mediterranean features efficient carbon sequestration through the dense water cascading along with phytoplankton blooms (Canals et al.</w:t>
      </w:r>
      <w:r w:rsidR="00E8402A">
        <w:t>,</w:t>
      </w:r>
      <w:ins w:id="2161" w:author="user" w:date="2022-08-19T20:33:00Z">
        <w:r w:rsidR="005A4E1A">
          <w:t xml:space="preserve"> </w:t>
        </w:r>
      </w:ins>
      <w:r w:rsidR="00E8402A">
        <w:t>2006</w:t>
      </w:r>
      <w:r w:rsidRPr="006C0750">
        <w:t>). As part of the carbon “source to sink” system, the GPSC not only transports a large amount of matter from the continental shelf to the deep ocean basin but also performs the important function of carbon sequestration.</w:t>
      </w:r>
    </w:p>
    <w:p w14:paraId="47F86437" w14:textId="3B2C9F99" w:rsidR="005E6A92" w:rsidRPr="006C0750" w:rsidRDefault="005E6A92" w:rsidP="005E6A92">
      <w:pPr>
        <w:ind w:firstLine="480"/>
      </w:pPr>
      <w:r>
        <w:t>A</w:t>
      </w:r>
      <w:r w:rsidRPr="006C0750">
        <w:t xml:space="preserve">nother often discussed blue carbon ecosystem </w:t>
      </w:r>
      <w:r>
        <w:t xml:space="preserve">in Taiwan </w:t>
      </w:r>
      <w:r w:rsidRPr="006C0750">
        <w:t xml:space="preserve">is the relatively well-studied mangrove area distributed along the western coast. Given the mangrove wetlands locates between rivers downstream and the coastline, </w:t>
      </w:r>
      <w:del w:id="2162" w:author="user" w:date="2022-08-16T15:28:00Z">
        <w:r w:rsidRPr="006C0750">
          <w:delText>mangroves</w:delText>
        </w:r>
      </w:del>
      <w:ins w:id="2163" w:author="Chih-Lin Wei" w:date="2022-08-01T22:45:00Z">
        <w:r w:rsidR="00BD57D9">
          <w:t xml:space="preserve">the </w:t>
        </w:r>
      </w:ins>
      <w:ins w:id="2164" w:author="user" w:date="2022-08-16T15:28:00Z">
        <w:r w:rsidRPr="006C0750">
          <w:t>mangrove</w:t>
        </w:r>
      </w:ins>
      <w:ins w:id="2165" w:author="Chih-Lin Wei" w:date="2022-08-01T22:45:00Z">
        <w:r w:rsidR="00BD57D9">
          <w:t xml:space="preserve"> tree</w:t>
        </w:r>
      </w:ins>
      <w:ins w:id="2166" w:author="user" w:date="2022-08-16T15:28:00Z">
        <w:r w:rsidRPr="006C0750">
          <w:t>s</w:t>
        </w:r>
      </w:ins>
      <w:r w:rsidRPr="006C0750">
        <w:t xml:space="preserve"> also play a crucial role in carbon sequestration. Owing to their high productivity (Bouillon et al., 2008), the mangroves can store up to 88% of their OC in the deeper sediment (Donato et al., 2011). However, multiple reasons could affect the carbon burial rates in different mangrove ecosystems, such as temperature, seasonal differences (Alongi et al., 2004; Van Santen et al., 20</w:t>
      </w:r>
      <w:r>
        <w:t>0</w:t>
      </w:r>
      <w:r w:rsidRPr="006C0750">
        <w:t xml:space="preserve">7), and hydrological disturbance (Marchio et al., 2016). Li et al. (2018) have reported that the carbon burial rates in Taiwan are much lower than the global average rate, which might be resulted from the faster decomposition process. On the other hand, deforestation and rapid sea-level </w:t>
      </w:r>
      <w:r>
        <w:t>rise</w:t>
      </w:r>
      <w:r w:rsidRPr="006C0750">
        <w:t xml:space="preserve"> are major threats to mangroves </w:t>
      </w:r>
      <w:r w:rsidRPr="006C0750">
        <w:lastRenderedPageBreak/>
        <w:t xml:space="preserve">(Polidoro et al., 2010), causing a 35-86% decline over the past quarter-century (Duke et al., 2007). When mangrove areas become fragmented, their long-term survival is at great risk, and their ecosystem services may functionally disappear. Consequently, it is important to </w:t>
      </w:r>
      <w:del w:id="2167" w:author="Chih-Lin Wei" w:date="2022-08-01T22:46:00Z">
        <w:r w:rsidRPr="006C0750" w:rsidDel="00BD57D9">
          <w:delText>focus on study</w:delText>
        </w:r>
        <w:r w:rsidDel="00BD57D9">
          <w:delText>ing</w:delText>
        </w:r>
      </w:del>
      <w:ins w:id="2168" w:author="Chih-Lin Wei" w:date="2022-08-01T22:46:00Z">
        <w:r w:rsidR="00BD57D9">
          <w:t>study</w:t>
        </w:r>
      </w:ins>
      <w:r w:rsidRPr="006C0750">
        <w:t xml:space="preserve"> other effective carbon sinks </w:t>
      </w:r>
      <w:r>
        <w:t>that</w:t>
      </w:r>
      <w:r w:rsidRPr="006C0750">
        <w:t xml:space="preserve"> may help achieve carbon neutrality. The current study revealed the high carbon burial rates </w:t>
      </w:r>
      <w:del w:id="2169" w:author="Chih-Lin Wei" w:date="2022-08-01T22:47:00Z">
        <w:r w:rsidRPr="006C0750" w:rsidDel="00BD57D9">
          <w:delText xml:space="preserve">in </w:delText>
        </w:r>
      </w:del>
      <w:ins w:id="2170" w:author="Chih-Lin Wei" w:date="2022-08-01T22:47:00Z">
        <w:r w:rsidR="00BD57D9">
          <w:t>of</w:t>
        </w:r>
        <w:r w:rsidR="00BD57D9" w:rsidRPr="006C0750">
          <w:t xml:space="preserve"> </w:t>
        </w:r>
      </w:ins>
      <w:r w:rsidRPr="006C0750">
        <w:t>the benthic community in the GPSC, which not only extends our knowledge of ecosystem functioning in this area but also improves the understanding of natural carbon storage in a part of the “S2S” system.</w:t>
      </w:r>
    </w:p>
    <w:p w14:paraId="7C2E889F" w14:textId="77777777" w:rsidR="00DE071F" w:rsidRDefault="005E6A92" w:rsidP="005E6A92">
      <w:pPr>
        <w:ind w:firstLine="480"/>
        <w:sectPr w:rsidR="00DE071F" w:rsidSect="001F0A48">
          <w:pgSz w:w="11906" w:h="16838"/>
          <w:pgMar w:top="1701" w:right="1701" w:bottom="1134" w:left="1701" w:header="851" w:footer="992" w:gutter="0"/>
          <w:cols w:space="425"/>
          <w:docGrid w:type="lines" w:linePitch="360"/>
        </w:sectPr>
      </w:pPr>
      <w:r w:rsidRPr="006C0750">
        <w:t>Moreover, investigating the particle fluxes helps us better understand the transfer and fate of materials</w:t>
      </w:r>
      <w:del w:id="2171" w:author="Chih-Lin Wei" w:date="2022-08-01T22:48:00Z">
        <w:r w:rsidRPr="006C0750" w:rsidDel="00BD57D9">
          <w:delText xml:space="preserve"> loads</w:delText>
        </w:r>
      </w:del>
      <w:r w:rsidRPr="006C0750">
        <w:t xml:space="preserve"> to the deep-sea ecosystem, which may help develop better research strategies for predicting the potential impacts of climate change.</w:t>
      </w:r>
    </w:p>
    <w:p w14:paraId="564C2660" w14:textId="55DEC528" w:rsidR="005E6A92" w:rsidRDefault="005E6A92" w:rsidP="005E6A92">
      <w:pPr>
        <w:pStyle w:val="14"/>
        <w:numPr>
          <w:ilvl w:val="0"/>
          <w:numId w:val="22"/>
        </w:numPr>
      </w:pPr>
      <w:bookmarkStart w:id="2172" w:name="_Toc111656059"/>
      <w:r>
        <w:lastRenderedPageBreak/>
        <w:t>Conclusion</w:t>
      </w:r>
      <w:bookmarkEnd w:id="2172"/>
    </w:p>
    <w:p w14:paraId="538BF927" w14:textId="479D33FE" w:rsidR="00312913" w:rsidRPr="00312913" w:rsidRDefault="00312913" w:rsidP="00312913">
      <w:pPr>
        <w:ind w:firstLine="480"/>
        <w:rPr>
          <w:rFonts w:eastAsiaTheme="minorEastAsia"/>
        </w:rPr>
      </w:pPr>
      <w:r>
        <w:t xml:space="preserve">In this </w:t>
      </w:r>
      <w:r>
        <w:rPr>
          <w:rFonts w:hint="eastAsia"/>
        </w:rPr>
        <w:t>s</w:t>
      </w:r>
      <w:r>
        <w:t>tudy</w:t>
      </w:r>
      <w:r w:rsidRPr="00856316">
        <w:t xml:space="preserve">, </w:t>
      </w:r>
      <w:r>
        <w:t xml:space="preserve">I present </w:t>
      </w:r>
      <w:r w:rsidRPr="00856316">
        <w:t xml:space="preserve">the first quantitative analysis of carbon flows within </w:t>
      </w:r>
      <w:r>
        <w:t xml:space="preserve">the </w:t>
      </w:r>
      <w:r w:rsidRPr="00856316">
        <w:t xml:space="preserve">food webs </w:t>
      </w:r>
      <w:r>
        <w:t xml:space="preserve">of GPSC and adjacent slope. The LIM model results provided </w:t>
      </w:r>
      <w:r>
        <w:rPr>
          <w:rFonts w:hint="eastAsia"/>
        </w:rPr>
        <w:t>a</w:t>
      </w:r>
      <w:r>
        <w:t xml:space="preserve"> rare opportunity to study how the canyon affects food web structure compared to the slope habitat. Moreover, this</w:t>
      </w:r>
      <w:ins w:id="2173" w:author="Chih-Lin Wei" w:date="2022-08-01T22:48:00Z">
        <w:r w:rsidR="00BD57D9">
          <w:t xml:space="preserve"> </w:t>
        </w:r>
      </w:ins>
      <w:del w:id="2174" w:author="user" w:date="2022-08-16T15:28:00Z">
        <w:r>
          <w:delText>offered</w:delText>
        </w:r>
      </w:del>
      <w:ins w:id="2175" w:author="Chih-Lin Wei" w:date="2022-08-01T22:48:00Z">
        <w:r w:rsidR="00BD57D9">
          <w:t>study also</w:t>
        </w:r>
      </w:ins>
      <w:ins w:id="2176" w:author="user" w:date="2022-08-16T15:28:00Z">
        <w:r>
          <w:t xml:space="preserve"> offer</w:t>
        </w:r>
      </w:ins>
      <w:ins w:id="2177" w:author="Chih-Lin Wei" w:date="2022-08-01T22:49:00Z">
        <w:r w:rsidR="00BD57D9">
          <w:t>s</w:t>
        </w:r>
      </w:ins>
      <w:del w:id="2178" w:author="Chih-Lin Wei" w:date="2022-08-01T22:49:00Z">
        <w:r w:rsidDel="00BD57D9">
          <w:delText>e</w:delText>
        </w:r>
      </w:del>
      <w:del w:id="2179" w:author="Chih-Lin Wei" w:date="2022-08-01T22:48:00Z">
        <w:r w:rsidDel="00BD57D9">
          <w:delText>d</w:delText>
        </w:r>
      </w:del>
      <w:r>
        <w:t xml:space="preserve"> an insight into the ecosystem functioning of the submarine canyon from the aspect of energy flows </w:t>
      </w:r>
      <w:r>
        <w:rPr>
          <w:rFonts w:hint="eastAsia"/>
        </w:rPr>
        <w:t>a</w:t>
      </w:r>
      <w:r>
        <w:t>nd food web characteristics</w:t>
      </w:r>
      <w:r w:rsidRPr="00856316">
        <w:t xml:space="preserve"> such as total system throughput, </w:t>
      </w:r>
      <w:r>
        <w:rPr>
          <w:rFonts w:hint="eastAsia"/>
        </w:rPr>
        <w:t>e</w:t>
      </w:r>
      <w:r>
        <w:t xml:space="preserve">nergy </w:t>
      </w:r>
      <w:r w:rsidRPr="00856316">
        <w:t>recycling</w:t>
      </w:r>
      <w:r>
        <w:t>,</w:t>
      </w:r>
      <w:r w:rsidRPr="00856316">
        <w:t xml:space="preserve"> and food web maturity.</w:t>
      </w:r>
    </w:p>
    <w:p w14:paraId="3BE21CE4" w14:textId="12A6E647" w:rsidR="00312913" w:rsidRPr="003A36CA" w:rsidRDefault="00312913" w:rsidP="00312913">
      <w:pPr>
        <w:ind w:firstLine="480"/>
      </w:pPr>
      <w:del w:id="2180" w:author="Chih-Lin Wei" w:date="2022-08-01T22:49:00Z">
        <w:r w:rsidRPr="003A36CA" w:rsidDel="00BD57D9">
          <w:delText xml:space="preserve">This is the first food web model study </w:delText>
        </w:r>
        <w:r w:rsidDel="00BD57D9">
          <w:delText>to understand carbon cycling</w:delText>
        </w:r>
        <w:r w:rsidRPr="003A36CA" w:rsidDel="00BD57D9">
          <w:delText xml:space="preserve"> in the GPSC and on the adjacent slope. </w:delText>
        </w:r>
      </w:del>
      <w:r w:rsidRPr="003A36CA">
        <w:t xml:space="preserve">Moreover, it is the first study </w:t>
      </w:r>
      <w:del w:id="2181" w:author="user" w:date="2022-08-16T15:28:00Z">
        <w:r w:rsidRPr="003A36CA">
          <w:delText>applied</w:delText>
        </w:r>
      </w:del>
      <w:ins w:id="2182" w:author="user" w:date="2022-08-16T15:28:00Z">
        <w:r w:rsidRPr="003A36CA">
          <w:t>appl</w:t>
        </w:r>
      </w:ins>
      <w:ins w:id="2183" w:author="Chih-Lin Wei" w:date="2022-08-01T22:50:00Z">
        <w:r w:rsidR="00BD57D9">
          <w:t>ying</w:t>
        </w:r>
      </w:ins>
      <w:del w:id="2184" w:author="Chih-Lin Wei" w:date="2022-08-01T22:50:00Z">
        <w:r w:rsidRPr="003A36CA" w:rsidDel="00BD57D9">
          <w:delText>ied</w:delText>
        </w:r>
      </w:del>
      <w:r w:rsidRPr="003A36CA">
        <w:t xml:space="preserve"> </w:t>
      </w:r>
      <w:ins w:id="2185" w:author="Chih-Lin Wei" w:date="2022-08-01T22:49:00Z">
        <w:r w:rsidR="00BD57D9">
          <w:t>t</w:t>
        </w:r>
      </w:ins>
      <w:r w:rsidRPr="003A36CA">
        <w:t xml:space="preserve">he LIM technique in Taiwan. There was no significant difference in </w:t>
      </w:r>
      <w:ins w:id="2186" w:author="Chih-Lin Wei" w:date="2022-08-01T22:50:00Z">
        <w:r w:rsidR="00BD57D9">
          <w:t xml:space="preserve">the </w:t>
        </w:r>
      </w:ins>
      <w:del w:id="2187" w:author="Chih-Lin Wei" w:date="2022-08-01T22:50:00Z">
        <w:r w:rsidRPr="003A36CA" w:rsidDel="00BD57D9">
          <w:delText xml:space="preserve">each </w:delText>
        </w:r>
      </w:del>
      <w:r w:rsidRPr="003A36CA">
        <w:t xml:space="preserve">OC </w:t>
      </w:r>
      <w:del w:id="2188" w:author="user" w:date="2022-08-16T15:28:00Z">
        <w:r w:rsidRPr="003A36CA">
          <w:delText>stock</w:delText>
        </w:r>
      </w:del>
      <w:ins w:id="2189" w:author="user" w:date="2022-08-16T15:28:00Z">
        <w:r w:rsidRPr="003A36CA">
          <w:t>stock</w:t>
        </w:r>
      </w:ins>
      <w:ins w:id="2190" w:author="Chih-Lin Wei" w:date="2022-08-01T22:50:00Z">
        <w:r w:rsidR="00BD57D9">
          <w:t>s</w:t>
        </w:r>
      </w:ins>
      <w:r w:rsidRPr="003A36CA">
        <w:t xml:space="preserve"> between different sampling seasons. However, the standing stocks of each compartment</w:t>
      </w:r>
      <w:del w:id="2191" w:author="Chih-Lin Wei" w:date="2022-08-01T22:51:00Z">
        <w:r w:rsidRPr="003A36CA" w:rsidDel="00BD57D9">
          <w:delText xml:space="preserve"> in the two habitats</w:delText>
        </w:r>
      </w:del>
      <w:r w:rsidRPr="003A36CA">
        <w:t xml:space="preserve"> </w:t>
      </w:r>
      <w:del w:id="2192" w:author="Chih-Lin Wei" w:date="2022-08-01T22:51:00Z">
        <w:r w:rsidRPr="003A36CA" w:rsidDel="00BD57D9">
          <w:delText xml:space="preserve">were </w:delText>
        </w:r>
      </w:del>
      <w:r w:rsidRPr="003A36CA">
        <w:t xml:space="preserve">significantly </w:t>
      </w:r>
      <w:del w:id="2193" w:author="user" w:date="2022-08-16T15:28:00Z">
        <w:r w:rsidRPr="003A36CA">
          <w:delText>different.</w:delText>
        </w:r>
      </w:del>
      <w:ins w:id="2194" w:author="user" w:date="2022-08-16T15:28:00Z">
        <w:r w:rsidRPr="003A36CA">
          <w:t>differ</w:t>
        </w:r>
      </w:ins>
      <w:ins w:id="2195" w:author="Chih-Lin Wei" w:date="2022-08-01T22:51:00Z">
        <w:r w:rsidR="00BD57D9">
          <w:t>ed</w:t>
        </w:r>
      </w:ins>
      <w:del w:id="2196" w:author="Chih-Lin Wei" w:date="2022-08-01T22:51:00Z">
        <w:r w:rsidRPr="003A36CA" w:rsidDel="00BD57D9">
          <w:delText>ent</w:delText>
        </w:r>
      </w:del>
      <w:ins w:id="2197" w:author="Chih-Lin Wei" w:date="2022-08-01T22:51:00Z">
        <w:r w:rsidR="00BD57D9">
          <w:t xml:space="preserve"> between the habitats</w:t>
        </w:r>
      </w:ins>
      <w:ins w:id="2198" w:author="user" w:date="2022-08-16T15:28:00Z">
        <w:r w:rsidRPr="003A36CA">
          <w:t>.</w:t>
        </w:r>
      </w:ins>
      <w:r w:rsidRPr="003A36CA">
        <w:t xml:space="preserve"> </w:t>
      </w:r>
      <w:r>
        <w:t>T</w:t>
      </w:r>
      <w:r w:rsidRPr="003A36CA">
        <w:t xml:space="preserve">he relatively lower biodiversity and faunal carbon stocks </w:t>
      </w:r>
      <w:r>
        <w:t>i</w:t>
      </w:r>
      <w:r w:rsidRPr="003A36CA">
        <w:t xml:space="preserve">n the canyon show that this </w:t>
      </w:r>
      <w:r>
        <w:t xml:space="preserve">is a </w:t>
      </w:r>
      <w:r w:rsidRPr="003A36CA">
        <w:t xml:space="preserve">fragile ecosystem under severe physical perturbation. The model results revealed that bacteria-related </w:t>
      </w:r>
      <w:del w:id="2199" w:author="user" w:date="2022-08-16T15:28:00Z">
        <w:r w:rsidRPr="003A36CA">
          <w:delText>process</w:delText>
        </w:r>
      </w:del>
      <w:ins w:id="2200" w:author="user" w:date="2022-08-16T15:28:00Z">
        <w:r w:rsidRPr="003A36CA">
          <w:t>process</w:t>
        </w:r>
      </w:ins>
      <w:ins w:id="2201" w:author="Chih-Lin Wei" w:date="2022-08-01T22:52:00Z">
        <w:r w:rsidR="00BD57D9">
          <w:t>es</w:t>
        </w:r>
      </w:ins>
      <w:r w:rsidRPr="003A36CA">
        <w:t xml:space="preserve"> </w:t>
      </w:r>
      <w:r>
        <w:t xml:space="preserve">dominated </w:t>
      </w:r>
      <w:r w:rsidRPr="003A36CA">
        <w:t xml:space="preserve">the canyon head of the GPSC. By contrast, the higher contribution of fauna in carbon processing on the adjacent slope presents a relatively mature ecosystem. In addition, our models revealed a higher carbon burial rate in GC1, indicating </w:t>
      </w:r>
      <w:r>
        <w:t xml:space="preserve">that </w:t>
      </w:r>
      <w:r w:rsidRPr="003A36CA">
        <w:t xml:space="preserve">the GPSC not only transports sediment to the deep SCS but functions as an important role in carbon sequestration. </w:t>
      </w:r>
      <w:r>
        <w:t>O</w:t>
      </w:r>
      <w:r w:rsidRPr="003A36CA">
        <w:t>ur simplified models may ignore the influence of larger</w:t>
      </w:r>
      <w:ins w:id="2202" w:author="Chih-Lin Wei" w:date="2022-08-01T22:53:00Z">
        <w:r w:rsidR="00BD57D9">
          <w:t>-</w:t>
        </w:r>
      </w:ins>
      <w:del w:id="2203" w:author="Chih-Lin Wei" w:date="2022-08-01T22:53:00Z">
        <w:r w:rsidRPr="003A36CA" w:rsidDel="00BD57D9">
          <w:delText xml:space="preserve"> </w:delText>
        </w:r>
      </w:del>
      <w:r w:rsidRPr="003A36CA">
        <w:t>size faunas</w:t>
      </w:r>
      <w:ins w:id="2204" w:author="Chih-Lin Wei" w:date="2022-08-01T22:54:00Z">
        <w:r w:rsidR="00BD57D9">
          <w:t>. Still,</w:t>
        </w:r>
      </w:ins>
      <w:del w:id="2205" w:author="Chih-Lin Wei" w:date="2022-08-01T22:53:00Z">
        <w:r w:rsidDel="00BD57D9">
          <w:delText>.</w:delText>
        </w:r>
      </w:del>
      <w:ins w:id="2206" w:author="user" w:date="2022-08-16T15:28:00Z">
        <w:r w:rsidRPr="003A36CA">
          <w:t xml:space="preserve"> </w:t>
        </w:r>
      </w:ins>
      <w:ins w:id="2207" w:author="Chih-Lin Wei" w:date="2022-08-01T22:53:00Z">
        <w:r w:rsidR="00BD57D9">
          <w:t>t</w:t>
        </w:r>
      </w:ins>
      <w:del w:id="2208" w:author="Chih-Lin Wei" w:date="2022-08-01T22:53:00Z">
        <w:r w:rsidDel="00BD57D9">
          <w:delText>T</w:delText>
        </w:r>
      </w:del>
      <w:r w:rsidRPr="003A36CA">
        <w:t xml:space="preserve">hey effectively quantified the matter </w:t>
      </w:r>
      <w:r w:rsidRPr="003A36CA">
        <w:lastRenderedPageBreak/>
        <w:t>and energy transfer across the deep-sea systems</w:t>
      </w:r>
      <w:r>
        <w:t>,</w:t>
      </w:r>
      <w:r w:rsidRPr="003A36CA">
        <w:t xml:space="preserve"> which are notoriously difficult to study. </w:t>
      </w:r>
    </w:p>
    <w:p w14:paraId="6C7B3ADB" w14:textId="4829D657" w:rsidR="00312913" w:rsidRPr="000077C5" w:rsidRDefault="00312913" w:rsidP="00312913">
      <w:pPr>
        <w:ind w:firstLine="480"/>
      </w:pPr>
      <w:r w:rsidRPr="003A36CA">
        <w:t xml:space="preserve">Owing to the ongoing climate change, the geohazards in the submarine canyons might </w:t>
      </w:r>
      <w:del w:id="2209" w:author="user" w:date="2022-08-16T15:28:00Z">
        <w:r w:rsidRPr="003A36CA">
          <w:delText>be</w:delText>
        </w:r>
      </w:del>
      <w:ins w:id="2210" w:author="user" w:date="2022-08-16T15:28:00Z">
        <w:r w:rsidRPr="003A36CA">
          <w:t>be</w:t>
        </w:r>
      </w:ins>
      <w:ins w:id="2211" w:author="Chih-Lin Wei" w:date="2022-08-01T22:54:00Z">
        <w:r w:rsidR="00BD57D9">
          <w:t>come</w:t>
        </w:r>
      </w:ins>
      <w:r w:rsidRPr="003A36CA">
        <w:t xml:space="preserve"> more frequent</w:t>
      </w:r>
      <w:del w:id="2212" w:author="Chih-Lin Wei" w:date="2022-08-01T22:54:00Z">
        <w:r w:rsidRPr="003A36CA" w:rsidDel="00BD57D9">
          <w:delText>ly triggered</w:delText>
        </w:r>
      </w:del>
      <w:r w:rsidRPr="003A36CA">
        <w:t xml:space="preserve"> </w:t>
      </w:r>
      <w:r>
        <w:t>due to</w:t>
      </w:r>
      <w:r w:rsidRPr="003A36CA">
        <w:t xml:space="preserve"> new weather systems </w:t>
      </w:r>
      <w:del w:id="2213" w:author="Chih-Lin Wei" w:date="2022-08-01T22:55:00Z">
        <w:r w:rsidRPr="003A36CA" w:rsidDel="00BD57D9">
          <w:delText xml:space="preserve">with </w:delText>
        </w:r>
      </w:del>
      <w:del w:id="2214" w:author="user" w:date="2022-08-16T15:28:00Z">
        <w:r w:rsidRPr="003A36CA">
          <w:delText>a</w:delText>
        </w:r>
      </w:del>
      <w:ins w:id="2215" w:author="Chih-Lin Wei" w:date="2022-08-01T22:55:00Z">
        <w:r w:rsidR="00BD57D9">
          <w:t>and</w:t>
        </w:r>
        <w:r w:rsidR="00BD57D9" w:rsidRPr="003A36CA">
          <w:t xml:space="preserve"> </w:t>
        </w:r>
      </w:ins>
      <w:ins w:id="2216" w:author="user" w:date="2022-08-16T15:28:00Z">
        <w:r w:rsidRPr="003A36CA">
          <w:t xml:space="preserve">a </w:t>
        </w:r>
      </w:ins>
      <w:ins w:id="2217" w:author="Chih-Lin Wei" w:date="2022-08-01T22:55:00Z">
        <w:r w:rsidR="00BD57D9">
          <w:t xml:space="preserve">potentially </w:t>
        </w:r>
      </w:ins>
      <w:r w:rsidRPr="003A36CA">
        <w:t xml:space="preserve">higher </w:t>
      </w:r>
      <w:ins w:id="2218" w:author="Chih-Lin Wei" w:date="2022-08-01T22:55:00Z">
        <w:r w:rsidR="00BD57D9" w:rsidRPr="003A36CA">
          <w:t xml:space="preserve">flooding </w:t>
        </w:r>
      </w:ins>
      <w:r w:rsidRPr="003A36CA">
        <w:t>intensity</w:t>
      </w:r>
      <w:del w:id="2219" w:author="Chih-Lin Wei" w:date="2022-08-01T22:55:00Z">
        <w:r w:rsidRPr="003A36CA" w:rsidDel="00BD57D9">
          <w:delText xml:space="preserve"> of flooding</w:delText>
        </w:r>
      </w:del>
      <w:r w:rsidRPr="003A36CA">
        <w:t xml:space="preserve"> in SMRs. </w:t>
      </w:r>
      <w:r>
        <w:t>Studying</w:t>
      </w:r>
      <w:r w:rsidRPr="003A36CA">
        <w:t xml:space="preserve"> matter and energy transfer </w:t>
      </w:r>
      <w:del w:id="2220" w:author="Chih-Lin Wei" w:date="2022-08-01T22:56:00Z">
        <w:r w:rsidRPr="003A36CA" w:rsidDel="00BD57D9">
          <w:delText>in the ocean</w:delText>
        </w:r>
      </w:del>
      <w:ins w:id="2221" w:author="Chih-Lin Wei" w:date="2022-08-01T22:56:00Z">
        <w:r w:rsidR="00BD57D9">
          <w:t>on the continental margin</w:t>
        </w:r>
      </w:ins>
      <w:r w:rsidRPr="003A36CA">
        <w:t xml:space="preserve"> will help us understand how deep ecosystems are fueled, and determine their capacity to capture and store carbon. By better understanding carbon cycling in submarine canyons like GPSC, we may be able to predict the impact of climate change or human influence on deep-sea ecosystems.</w:t>
      </w:r>
    </w:p>
    <w:p w14:paraId="1C46248B" w14:textId="77777777" w:rsidR="00312913" w:rsidRDefault="00312913" w:rsidP="00312913">
      <w:pPr>
        <w:pStyle w:val="14"/>
        <w:ind w:left="425"/>
        <w:jc w:val="left"/>
        <w:sectPr w:rsidR="00312913" w:rsidSect="001F0A48">
          <w:pgSz w:w="11906" w:h="16838"/>
          <w:pgMar w:top="1701" w:right="1701" w:bottom="1134" w:left="1701" w:header="851" w:footer="992" w:gutter="0"/>
          <w:cols w:space="425"/>
          <w:docGrid w:type="lines" w:linePitch="360"/>
        </w:sectPr>
      </w:pPr>
    </w:p>
    <w:p w14:paraId="1F9E9A72" w14:textId="08C12F8E" w:rsidR="009F262C" w:rsidRDefault="00312913" w:rsidP="00312913">
      <w:pPr>
        <w:pStyle w:val="14"/>
        <w:numPr>
          <w:ilvl w:val="0"/>
          <w:numId w:val="22"/>
        </w:numPr>
      </w:pPr>
      <w:bookmarkStart w:id="2222" w:name="_Toc111656060"/>
      <w:r w:rsidRPr="00312913">
        <w:lastRenderedPageBreak/>
        <w:t>Reference</w:t>
      </w:r>
      <w:bookmarkEnd w:id="2222"/>
    </w:p>
    <w:p w14:paraId="2A9BEF39" w14:textId="77777777" w:rsidR="00627460" w:rsidRDefault="00627460" w:rsidP="00627460">
      <w:pPr>
        <w:pStyle w:val="af5"/>
        <w:ind w:left="480" w:hanging="480"/>
      </w:pPr>
      <w:r w:rsidRPr="001F0DB4">
        <w:t>Aller, R. C. (1982). The effects of macrobenthos on chemical properties of marine sediment and overlying water. In Animal-sediment relations (pp. 53-102). Springer, Boston, MA.</w:t>
      </w:r>
    </w:p>
    <w:p w14:paraId="3B35154E" w14:textId="77777777" w:rsidR="00627460" w:rsidRDefault="00627460" w:rsidP="00627460">
      <w:pPr>
        <w:pStyle w:val="af5"/>
        <w:ind w:left="480" w:hanging="480"/>
      </w:pPr>
      <w:r w:rsidRPr="001F0DB4">
        <w:t>Aller, R. C. (1994). Bioturbation and remineralization of sedimentary organic matter: effects of redox oscillation. Chemical Geology, 114(3-4), 331-345.</w:t>
      </w:r>
    </w:p>
    <w:p w14:paraId="7E7F22A1" w14:textId="77777777" w:rsidR="00627460" w:rsidRDefault="00627460" w:rsidP="00627460">
      <w:pPr>
        <w:pStyle w:val="af5"/>
        <w:ind w:left="480" w:hanging="480"/>
      </w:pPr>
      <w:r w:rsidRPr="00332DAA">
        <w:t>Allesina, S., &amp; Ulanowicz, R. E. (2004). Cycling in ecological networks: Finn’s index revisited. Computational biology and chemistry, 28(3), 227-233.</w:t>
      </w:r>
    </w:p>
    <w:p w14:paraId="6E607DC3" w14:textId="77777777" w:rsidR="00627460" w:rsidRDefault="00627460" w:rsidP="00627460">
      <w:pPr>
        <w:pStyle w:val="af5"/>
        <w:ind w:left="480" w:hanging="480"/>
      </w:pPr>
      <w:r w:rsidRPr="00CD5C2F">
        <w:t>Alongi, D. M. (1988). Bacterial productivity and microbial biomass in tropical mangrove sediments. Microbial ecology, 15(1), 59-79.</w:t>
      </w:r>
    </w:p>
    <w:p w14:paraId="06C584AD" w14:textId="77777777" w:rsidR="00627460" w:rsidRDefault="00627460" w:rsidP="00627460">
      <w:pPr>
        <w:pStyle w:val="af5"/>
        <w:ind w:left="480" w:hanging="480"/>
      </w:pPr>
      <w:r w:rsidRPr="00E95BE8">
        <w:t>Alongi, D. M., Sasekumar, A., Chong, V. C., Pfitzner, J., Trott, L. A., Tirendi, F.,</w:t>
      </w:r>
      <w:r>
        <w:t xml:space="preserve"> Dixon, P. </w:t>
      </w:r>
      <w:r w:rsidRPr="00E95BE8">
        <w:t>&amp; Brunskill, G. J. (2004). Sediment accumulation and organic material flux in a managed mangrove ecosystem: estimates of land–ocean–atmosphere exchange in peninsular Malaysia. Marine geology, 208(2-4), 383-402.</w:t>
      </w:r>
    </w:p>
    <w:p w14:paraId="627F8470" w14:textId="77777777" w:rsidR="00627460" w:rsidRDefault="00627460" w:rsidP="00627460">
      <w:pPr>
        <w:pStyle w:val="af5"/>
        <w:ind w:left="480" w:hanging="480"/>
      </w:pPr>
      <w:r w:rsidRPr="00722313">
        <w:t>Amaro, T., Witte, H., Herndl, G. J., Cunha, M. R., &amp; Billett, D. S. (2009). Deep-sea bacterial communities in sediments and guts of deposit-feeding holothurians in Portuguese canyons (NE Atlantic). Deep Sea Research Part I: Oceanographic Research Papers, 56(10), 1834-1843.</w:t>
      </w:r>
    </w:p>
    <w:p w14:paraId="5108A13E" w14:textId="77777777" w:rsidR="00627460" w:rsidRDefault="00627460" w:rsidP="00627460">
      <w:pPr>
        <w:pStyle w:val="af5"/>
        <w:ind w:left="480" w:hanging="480"/>
      </w:pPr>
      <w:r w:rsidRPr="00AB2612">
        <w:t>Anh, P. V., Everaert, G., Goethals, P., Vinh, C. T., &amp; De Laender, F. (2015). Production and food web efficiency decrease as fishing activity increases in a coastal ecosystem. Estuarine, Coastal and Shelf Science, 165, 226-236.</w:t>
      </w:r>
    </w:p>
    <w:p w14:paraId="531E9838" w14:textId="77777777" w:rsidR="00627460" w:rsidRDefault="00627460" w:rsidP="00627460">
      <w:pPr>
        <w:pStyle w:val="af5"/>
        <w:ind w:left="480" w:hanging="480"/>
      </w:pPr>
      <w:r w:rsidRPr="002B6767">
        <w:t>Archer, D., &amp; Devol, A. (1992). Benthic oxygen fluxes on the Washington shelf and slope: A comparison of in situ microelectrode and chamber flux measurements. Limnology and Oceanography, 37(3), 614-629.</w:t>
      </w:r>
    </w:p>
    <w:p w14:paraId="57C28E3C" w14:textId="77777777" w:rsidR="00627460" w:rsidRDefault="00627460" w:rsidP="00627460">
      <w:pPr>
        <w:pStyle w:val="af5"/>
        <w:ind w:left="480" w:hanging="480"/>
      </w:pPr>
      <w:r w:rsidRPr="00AE5F88">
        <w:t>Baguley, J. G., Hyde, L. J., &amp; Montagna, P. A. (2004). A semi‐automated digital microphotographic approach to measure meiofaunal biomass. Limnology and Oceanography: Methods, 2(6), 181-190.</w:t>
      </w:r>
    </w:p>
    <w:p w14:paraId="5DD7713B" w14:textId="77777777" w:rsidR="00627460" w:rsidRDefault="00627460" w:rsidP="00627460">
      <w:pPr>
        <w:pStyle w:val="af5"/>
        <w:ind w:left="480" w:hanging="480"/>
      </w:pPr>
      <w:r w:rsidRPr="007654BB">
        <w:t>Baker, C. A., Estapa, M. L., Iversen, M., Lampitt, R., &amp; Buesseler, K. (2020). Are all sediment traps created equal? An intercomparison study of carbon export methodologies at the PAP-SO site. Progress in Oceanography, 184, 102317.</w:t>
      </w:r>
    </w:p>
    <w:p w14:paraId="2D1FD1AE" w14:textId="77777777" w:rsidR="00627460" w:rsidRDefault="00627460" w:rsidP="00627460">
      <w:pPr>
        <w:pStyle w:val="af5"/>
        <w:ind w:left="480" w:hanging="480"/>
      </w:pPr>
      <w:r w:rsidRPr="00F86D94">
        <w:t>Banse, K., &amp; Mosher, S. (1980). Adult body mass and annual production/biomass relationships of field populations. Ecological monographs, 50(3), 355-379.</w:t>
      </w:r>
    </w:p>
    <w:p w14:paraId="38BBD39B" w14:textId="77777777" w:rsidR="00627460" w:rsidRDefault="00627460" w:rsidP="00627460">
      <w:pPr>
        <w:pStyle w:val="af5"/>
        <w:ind w:left="480" w:hanging="480"/>
      </w:pPr>
      <w:r w:rsidRPr="00CD4C46">
        <w:t>Baselga, A. (2010). Partitioning the turnover and nestedness components of beta diversity. Global ecology and biogeography, 19(1), 134-143.</w:t>
      </w:r>
    </w:p>
    <w:p w14:paraId="18B1C185" w14:textId="77777777" w:rsidR="00627460" w:rsidRDefault="00627460" w:rsidP="00627460">
      <w:pPr>
        <w:pStyle w:val="af5"/>
        <w:ind w:left="480" w:hanging="480"/>
      </w:pPr>
      <w:r w:rsidRPr="00CD4C46">
        <w:t xml:space="preserve">Baselga, A. (2012). The relationship between species replacement, dissimilarity derived </w:t>
      </w:r>
      <w:r w:rsidRPr="00CD4C46">
        <w:lastRenderedPageBreak/>
        <w:t>from nestedness, and nestedness. Global Ecology and Biogeography, 21(12), 1223-1232.</w:t>
      </w:r>
    </w:p>
    <w:p w14:paraId="7659C77B" w14:textId="77777777" w:rsidR="00627460" w:rsidRDefault="00627460" w:rsidP="00627460">
      <w:pPr>
        <w:pStyle w:val="af5"/>
        <w:ind w:left="480" w:hanging="480"/>
      </w:pPr>
      <w:r w:rsidRPr="00EF0C6D">
        <w:t>Benner, R., Pakulski, J. D., McCarthy, M., Hedges, J. I., &amp; Hatcher, P. G. (1992). Bulk chemical characteristics of dissolved organic matter in the ocean. Science, 255(5051), 1561-1564.</w:t>
      </w:r>
    </w:p>
    <w:p w14:paraId="6D46B46A" w14:textId="77777777" w:rsidR="00627460" w:rsidRDefault="00627460" w:rsidP="00627460">
      <w:pPr>
        <w:pStyle w:val="af5"/>
        <w:ind w:left="480" w:hanging="480"/>
      </w:pPr>
      <w:r w:rsidRPr="002477E7">
        <w:t>Berg, P., Risgaard‐Petersen, N., &amp; Rysgaard, S. (1998). Interpretation of measured concentration profiles in sediment pore water. Limnology and Oceanography, 43(7), 1500-1510.</w:t>
      </w:r>
    </w:p>
    <w:p w14:paraId="4C8434BA" w14:textId="77777777" w:rsidR="00627460" w:rsidRDefault="00627460" w:rsidP="00627460">
      <w:pPr>
        <w:pStyle w:val="af5"/>
        <w:ind w:left="480" w:hanging="480"/>
      </w:pPr>
      <w:r w:rsidRPr="00D60254">
        <w:t>Bernhardt, A., &amp; Schwanghart, W. (2021). Where and why do submarine canyons remain connected to the shore during sea‐level rise? Insights from global topographic analysis and Bayesian regression. Geophysical Research Letters, 48(10), e2020GL092234.</w:t>
      </w:r>
    </w:p>
    <w:p w14:paraId="06E7A4E8" w14:textId="77777777" w:rsidR="00627460" w:rsidRDefault="00627460" w:rsidP="00627460">
      <w:pPr>
        <w:pStyle w:val="af5"/>
        <w:ind w:left="480" w:hanging="480"/>
      </w:pPr>
      <w:r w:rsidRPr="00722313">
        <w:t>Bianchelli, S., Gambi, C., Zeppilli, D., &amp; Danovaro, R. (2010). Metazoan meiofauna in deep-sea canyons and adjacent open slopes: a large-scale comparison with focus on the rare taxa. Deep Sea Research Part I: Oceanographic Research Papers, 57(3), 420-433.</w:t>
      </w:r>
    </w:p>
    <w:p w14:paraId="7FAE09E1" w14:textId="77777777" w:rsidR="00627460" w:rsidRDefault="00627460" w:rsidP="00627460">
      <w:pPr>
        <w:pStyle w:val="af5"/>
        <w:ind w:left="480" w:hanging="480"/>
      </w:pPr>
      <w:r w:rsidRPr="00722313">
        <w:t>Blair, N. E., Levin, L. A., DeMaster, D. J., &amp; Plaia, G. (1996). The short‐term fate of fresh algal carbon in continental slope sediments. Limnology and Oceanography, 41(6), 1208-1219.</w:t>
      </w:r>
    </w:p>
    <w:p w14:paraId="52BE0661" w14:textId="77777777" w:rsidR="00627460" w:rsidRDefault="00627460" w:rsidP="00627460">
      <w:pPr>
        <w:pStyle w:val="af5"/>
        <w:ind w:left="480" w:hanging="480"/>
      </w:pPr>
      <w:r w:rsidRPr="004075AE">
        <w:t>Bodini, A. (2012). Building a systemic environmental monitoring and indicators for sustainability: What has the ecological network approach to offer?. Ecological Indicators, 15(1), 140-148.</w:t>
      </w:r>
    </w:p>
    <w:p w14:paraId="5F07AB00" w14:textId="77777777" w:rsidR="00627460" w:rsidRDefault="00627460" w:rsidP="00627460">
      <w:pPr>
        <w:pStyle w:val="af5"/>
        <w:ind w:left="480" w:hanging="480"/>
      </w:pPr>
      <w:r w:rsidRPr="00D5048F">
        <w:t>Bouillon, S., Borges, A. V., Castañeda‐Moya, E., Diele, K., Dittmar, T., Duke, N. C., Kristensen</w:t>
      </w:r>
      <w:r>
        <w:t xml:space="preserve">, </w:t>
      </w:r>
      <w:r w:rsidRPr="00D5048F">
        <w:t>E</w:t>
      </w:r>
      <w:r>
        <w:t>.</w:t>
      </w:r>
      <w:r w:rsidRPr="00D5048F">
        <w:t>, Lee</w:t>
      </w:r>
      <w:r>
        <w:t xml:space="preserve">, </w:t>
      </w:r>
      <w:r w:rsidRPr="00D5048F">
        <w:t>S</w:t>
      </w:r>
      <w:r>
        <w:t>.</w:t>
      </w:r>
      <w:r w:rsidRPr="00D5048F">
        <w:t xml:space="preserve"> Y., Marchand</w:t>
      </w:r>
      <w:r>
        <w:rPr>
          <w:rFonts w:hint="eastAsia"/>
        </w:rPr>
        <w:t>,</w:t>
      </w:r>
      <w:r>
        <w:t xml:space="preserve"> </w:t>
      </w:r>
      <w:r w:rsidRPr="00D5048F">
        <w:t>C</w:t>
      </w:r>
      <w:r>
        <w:t>.</w:t>
      </w:r>
      <w:r w:rsidRPr="00D5048F">
        <w:t>,</w:t>
      </w:r>
      <w:r>
        <w:t xml:space="preserve"> </w:t>
      </w:r>
      <w:r w:rsidRPr="00D5048F">
        <w:t>Middelburg</w:t>
      </w:r>
      <w:r>
        <w:t>,</w:t>
      </w:r>
      <w:r w:rsidRPr="00D5048F">
        <w:t xml:space="preserve"> J</w:t>
      </w:r>
      <w:r>
        <w:t>.</w:t>
      </w:r>
      <w:r w:rsidRPr="00D5048F">
        <w:t xml:space="preserve"> J., Rivera-Monroy</w:t>
      </w:r>
      <w:r>
        <w:t>,</w:t>
      </w:r>
      <w:r w:rsidRPr="00D5048F">
        <w:t xml:space="preserve"> V</w:t>
      </w:r>
      <w:r>
        <w:t>.</w:t>
      </w:r>
      <w:r w:rsidRPr="00D5048F">
        <w:t xml:space="preserve"> H., Smith III</w:t>
      </w:r>
      <w:r>
        <w:t xml:space="preserve">, </w:t>
      </w:r>
      <w:r w:rsidRPr="00D5048F">
        <w:t>T</w:t>
      </w:r>
      <w:r>
        <w:t>.</w:t>
      </w:r>
      <w:r w:rsidRPr="00D5048F">
        <w:t xml:space="preserve"> J.,</w:t>
      </w:r>
      <w:r>
        <w:t xml:space="preserve"> </w:t>
      </w:r>
      <w:r w:rsidRPr="00D5048F">
        <w:t>&amp; Twilley, R. R. (2008). Mangrove production and carbon sinks: a revision of global budget estimates. Global biogeochemical cycles, 22(2).</w:t>
      </w:r>
    </w:p>
    <w:p w14:paraId="44381131" w14:textId="77777777" w:rsidR="00627460" w:rsidRDefault="00627460" w:rsidP="00627460">
      <w:pPr>
        <w:pStyle w:val="af5"/>
        <w:ind w:left="480" w:hanging="480"/>
      </w:pPr>
      <w:r w:rsidRPr="00EB07A9">
        <w:t>Burnett, B. R. (1979). Quantitative sampling of microbiota of the deep-sea benthos. II. Evaluation of technique and introduction to the biota of the San Diego Trough. Transactions of the American Microscopical Society, 233-242.</w:t>
      </w:r>
    </w:p>
    <w:p w14:paraId="35F857BF" w14:textId="77777777" w:rsidR="00627460" w:rsidRDefault="00627460" w:rsidP="00627460">
      <w:pPr>
        <w:pStyle w:val="af5"/>
        <w:ind w:left="480" w:hanging="480"/>
      </w:pPr>
      <w:r w:rsidRPr="00CA0222">
        <w:t>Calow, P. (1977). Conversion efficiencies in heterotrophic organisms. Biological reviews, 52(3), 385-409.</w:t>
      </w:r>
    </w:p>
    <w:p w14:paraId="134B1727" w14:textId="77777777" w:rsidR="00627460" w:rsidRDefault="00627460" w:rsidP="00627460">
      <w:pPr>
        <w:pStyle w:val="af5"/>
        <w:ind w:left="480" w:hanging="480"/>
      </w:pPr>
      <w:r w:rsidRPr="00D5048F">
        <w:t>Canals, M., Puig, P., de Madron, X. D., Heussner, S., Palanques, A., &amp; Fabres, J. (2006). Flushing submarine canyons. Nature, 444(7117), 354-357.</w:t>
      </w:r>
    </w:p>
    <w:p w14:paraId="42C3E1B3" w14:textId="77777777" w:rsidR="00627460" w:rsidRDefault="00627460" w:rsidP="00627460">
      <w:pPr>
        <w:pStyle w:val="af5"/>
        <w:ind w:left="480" w:hanging="480"/>
      </w:pPr>
      <w:r w:rsidRPr="00B76DAB">
        <w:t>Carter, L., Gavey, R., Talling, P. J., &amp; Liu, J. T. (2014). Insights into submarine geohazards from breaks in subsea telecommunication cables. Oceanography, 27(2), 58-67.</w:t>
      </w:r>
    </w:p>
    <w:p w14:paraId="6FB66225" w14:textId="77777777" w:rsidR="00627460" w:rsidRDefault="00627460" w:rsidP="00627460">
      <w:pPr>
        <w:pStyle w:val="af5"/>
        <w:ind w:left="480" w:hanging="480"/>
      </w:pPr>
      <w:r w:rsidRPr="00D60254">
        <w:lastRenderedPageBreak/>
        <w:t>Chiang, C. S., &amp; Yu, H. S. (2022). Controls of Submarine Canyons Connected to Shore during the LGM Sea-Level Rise: Examples from Taiwan. Journal of Marine Science and Engineering, 10(4), 494.</w:t>
      </w:r>
    </w:p>
    <w:p w14:paraId="42E028A4" w14:textId="77777777" w:rsidR="00627460" w:rsidRDefault="00627460" w:rsidP="00627460">
      <w:pPr>
        <w:pStyle w:val="af5"/>
        <w:ind w:left="480" w:hanging="480"/>
      </w:pPr>
      <w:r w:rsidRPr="00D60254">
        <w:t>Chiang, C. S., Hsiung, K. H., Yu, H. S., &amp; Chen, S. C. (2020). Three types of modern submarine canyons on the tectonically active continental margin offshore southwestern Taiwan. Marine Geophysical Research, 41(1), 1-17.</w:t>
      </w:r>
    </w:p>
    <w:p w14:paraId="2C83F784" w14:textId="77777777" w:rsidR="00627460" w:rsidRDefault="00627460" w:rsidP="00627460">
      <w:pPr>
        <w:pStyle w:val="af5"/>
        <w:ind w:left="480" w:hanging="480"/>
      </w:pPr>
      <w:r w:rsidRPr="00F67B56">
        <w:t>Chiou, M. D., Jan, S., Wang, J., Lien, R. C., &amp; Chien, H. (2011). Sources of baroclinic tidal energy in the Gaoping Submarine Canyon off southwestern Taiwan. Journal of Geophysical Research: Oceans, 116(C12).</w:t>
      </w:r>
    </w:p>
    <w:p w14:paraId="5DBB57EC" w14:textId="77777777" w:rsidR="00627460" w:rsidRDefault="00627460" w:rsidP="00627460">
      <w:pPr>
        <w:pStyle w:val="af5"/>
        <w:ind w:left="480" w:hanging="480"/>
      </w:pPr>
      <w:r w:rsidRPr="00F86D94">
        <w:t>Clausen, I. B., &amp; Riisgård, H. U. (1996). Growth, filtration and respiration in the mussel Mytilus edulis: no evidence for physiological regulation of the filter-pump to nutritional needs. Marine Ecology Progress Series, 141, 37-45.</w:t>
      </w:r>
    </w:p>
    <w:p w14:paraId="7728D1D2" w14:textId="77777777" w:rsidR="00627460" w:rsidRDefault="00627460" w:rsidP="00627460">
      <w:pPr>
        <w:pStyle w:val="af5"/>
        <w:ind w:left="480" w:hanging="480"/>
      </w:pPr>
      <w:r w:rsidRPr="0048171E">
        <w:t>Conover, R. J. (1966). Assimilation of organic matter by zooplankton 1. Limnology and oceanography, 11(3), 338-345.</w:t>
      </w:r>
    </w:p>
    <w:p w14:paraId="7406645D" w14:textId="77777777" w:rsidR="00627460" w:rsidRDefault="00627460" w:rsidP="00627460">
      <w:pPr>
        <w:pStyle w:val="af5"/>
        <w:ind w:left="480" w:hanging="480"/>
      </w:pPr>
      <w:r w:rsidRPr="00D60254">
        <w:t>Covault, J. A., &amp; Graham, S. A. (2010). Submarine fans at all sea-level stands: Tectono-morphologic and climatic controls on terrigenous sediment delivery to the deep sea. Geology, 38(10), 939-942.</w:t>
      </w:r>
    </w:p>
    <w:p w14:paraId="34454663" w14:textId="77777777" w:rsidR="00627460" w:rsidRPr="00F67B56" w:rsidRDefault="00627460" w:rsidP="00627460">
      <w:pPr>
        <w:pStyle w:val="af5"/>
        <w:ind w:left="480" w:hanging="480"/>
      </w:pPr>
      <w:r w:rsidRPr="00314F64">
        <w:t>Covault, J. A., Normark, W. R., Romans, B. W., &amp; Graham, S. A. (2007). Highstand fans in the California borderland: The overlooked deep-water depositional systems. Geology, 35(9), 783-786.</w:t>
      </w:r>
    </w:p>
    <w:p w14:paraId="60AA0E84" w14:textId="77777777" w:rsidR="00627460" w:rsidRDefault="00627460" w:rsidP="00627460">
      <w:pPr>
        <w:pStyle w:val="af5"/>
        <w:ind w:left="480" w:hanging="480"/>
      </w:pPr>
      <w:r w:rsidRPr="0048171E">
        <w:t>Crisp, D. J. (1971). Energy flow measurements. Methods for the study of marine benthos.</w:t>
      </w:r>
    </w:p>
    <w:p w14:paraId="76FBD3E3" w14:textId="77777777" w:rsidR="00627460" w:rsidRDefault="00627460" w:rsidP="00627460">
      <w:pPr>
        <w:pStyle w:val="af5"/>
        <w:ind w:left="480" w:hanging="480"/>
      </w:pPr>
      <w:r w:rsidRPr="00CD4C46">
        <w:t>Danovaro, R. (2009). Methods for the study of deep-sea sediments, their functioning and biodiversity. CRC press.</w:t>
      </w:r>
    </w:p>
    <w:p w14:paraId="35FCA7EC" w14:textId="77777777" w:rsidR="00627460" w:rsidRDefault="00627460" w:rsidP="00627460">
      <w:pPr>
        <w:pStyle w:val="af5"/>
        <w:ind w:left="480" w:hanging="480"/>
      </w:pPr>
      <w:r w:rsidRPr="00F17FBA">
        <w:t>Danovaro, R. (2012). Extending the approaches of biodiversity and ecosystem functioning to the deep ocean. Marine Biodiversity and Ecosystem Functioning: Frameworks, methodologies, and integration, edited by: Solan, M., Aspden, RJ, and Paterson, DM, Oxford University Press, Oxford, 115-126.</w:t>
      </w:r>
    </w:p>
    <w:p w14:paraId="38C2D756" w14:textId="77777777" w:rsidR="00627460" w:rsidRDefault="00627460" w:rsidP="00627460">
      <w:pPr>
        <w:pStyle w:val="af5"/>
        <w:ind w:left="480" w:hanging="480"/>
      </w:pPr>
      <w:r w:rsidRPr="002B6767">
        <w:t>Danovaro, R., Dell’Anno, A., Corinaldesi, C., Magagnini, M., Noble, R., Tamburini, C., &amp; Weinbauer, M. (2008). Major viral impact on the functioning of benthic deep-sea ecosystems. Nature, 454(7208), 1084-1087.</w:t>
      </w:r>
    </w:p>
    <w:p w14:paraId="25CBC67A" w14:textId="77777777" w:rsidR="00627460" w:rsidRDefault="00627460" w:rsidP="00627460">
      <w:pPr>
        <w:pStyle w:val="af5"/>
        <w:ind w:left="480" w:hanging="480"/>
      </w:pPr>
      <w:r w:rsidRPr="007464CA">
        <w:t>Danovaro, R., Marrale, D., Dell'Anno, A., Della Croce, N., Tselepides, A., &amp; Fabiano, M. (2000). Bacterial response to seasonal changes in labile organic matter composition on the continental shelf and bathyal sediments of the Cretan Sea. Progress in oceanography, 46(2-4), 345-366.</w:t>
      </w:r>
    </w:p>
    <w:p w14:paraId="1589EDB2" w14:textId="77777777" w:rsidR="00627460" w:rsidRDefault="00627460" w:rsidP="00627460">
      <w:pPr>
        <w:pStyle w:val="af5"/>
        <w:ind w:left="480" w:hanging="480"/>
      </w:pPr>
      <w:r w:rsidRPr="00F67B56">
        <w:t xml:space="preserve">De Leo, F. C., Smith, C. R., Rowden, A. A., Bowden, D. A., &amp; Clark, M. R. (2010). </w:t>
      </w:r>
      <w:r w:rsidRPr="00F67B56">
        <w:lastRenderedPageBreak/>
        <w:t>Submarine canyons: hotspots of benthic biomass and productivity in the deep sea. Proceedings of the Royal Society B: Biological Sciences, 277(1695), 2783-2792.</w:t>
      </w:r>
    </w:p>
    <w:p w14:paraId="6770820E" w14:textId="77777777" w:rsidR="00627460" w:rsidRDefault="00627460" w:rsidP="00627460">
      <w:pPr>
        <w:pStyle w:val="af5"/>
        <w:ind w:left="480" w:hanging="480"/>
      </w:pPr>
      <w:r w:rsidRPr="00F67B56">
        <w:t>De Leo, F. C., Vetter, E. W., Smith, C. R., Rowden, A. A., &amp; McGranaghan, M. (2014). Spatial scale-dependent habitat heterogeneity influences submarine canyon macrofaunal abundance and diversity off the Main and Northwest Hawaiian Islands. Deep Sea Research Part II: Topical Studies in Oceanography, 104, 267-290.</w:t>
      </w:r>
    </w:p>
    <w:p w14:paraId="623A3C5C" w14:textId="77777777" w:rsidR="00627460" w:rsidRDefault="00627460" w:rsidP="00627460">
      <w:pPr>
        <w:pStyle w:val="af5"/>
        <w:ind w:left="480" w:hanging="480"/>
      </w:pPr>
      <w:r w:rsidRPr="00795E65">
        <w:t>De Smet, B., van Oevelen, D., Vincx, M., Vanaverbeke, J., &amp; Soetaert, K. (2016). Lanice conchilega structures carbon flows in soft-bottom intertidal areas. Marine Ecology Progress Series, 552, 47-60.</w:t>
      </w:r>
    </w:p>
    <w:p w14:paraId="6F2A7720" w14:textId="77777777" w:rsidR="00627460" w:rsidRDefault="00627460" w:rsidP="00627460">
      <w:pPr>
        <w:pStyle w:val="af5"/>
        <w:ind w:left="480" w:hanging="480"/>
      </w:pPr>
      <w:r w:rsidRPr="00F67B56">
        <w:t>de Stigter, H. C., Boer, W., de Jesus Mendes, P. A., Jesus, C. C., Thomsen, L., van den Bergh, G. D., &amp; van Weering, T. C. (2007). Recent sediment transport and deposition in the Nazaré Canyon, Portuguese continental margin. Marine Geology, 246(2-4), 144-164.</w:t>
      </w:r>
    </w:p>
    <w:p w14:paraId="4B29016F" w14:textId="77777777" w:rsidR="00627460" w:rsidRDefault="00627460" w:rsidP="00627460">
      <w:pPr>
        <w:pStyle w:val="af5"/>
        <w:ind w:left="480" w:hanging="480"/>
      </w:pPr>
      <w:r w:rsidRPr="0048171E">
        <w:t>Del Giorgio, P. A., &amp; Cole, J. J. (1998). Bacterial growth efficiency in natural aquatic systems. Annual Review of Ecology and Systematics, 29(1), 503-541.</w:t>
      </w:r>
    </w:p>
    <w:p w14:paraId="7F28CE12" w14:textId="77777777" w:rsidR="00627460" w:rsidRDefault="00627460" w:rsidP="00627460">
      <w:pPr>
        <w:pStyle w:val="af5"/>
        <w:ind w:left="480" w:hanging="480"/>
      </w:pPr>
      <w:r w:rsidRPr="0090082C">
        <w:t>Deming, J. W., &amp; Carpenter, S. D. (2008). Factors influencing benthic bacterial abundance, biomass, and activity on the northern continental margin and deep basin of the Gulf of Mexico. Deep Sea Research Part II: Topical Studies in Oceanography, 55(24-26), 2597-2606.</w:t>
      </w:r>
    </w:p>
    <w:p w14:paraId="5B768512" w14:textId="77777777" w:rsidR="00627460" w:rsidRDefault="00627460" w:rsidP="00627460">
      <w:pPr>
        <w:pStyle w:val="af5"/>
        <w:ind w:left="480" w:hanging="480"/>
      </w:pPr>
      <w:r w:rsidRPr="00087A4A">
        <w:t>Donato, D. C., Kauffman, J. B., Murdiyarso, D., Kurnianto, S., Stidham, M., &amp; Kanninen, M. (2011). Mangroves among the most carbon-rich forests in the tropics. Nature geoscience, 4(5), 293-297.</w:t>
      </w:r>
    </w:p>
    <w:p w14:paraId="6CDBD92E" w14:textId="77777777" w:rsidR="00627460" w:rsidRDefault="00627460" w:rsidP="00627460">
      <w:pPr>
        <w:pStyle w:val="af5"/>
        <w:ind w:left="480" w:hanging="480"/>
      </w:pPr>
      <w:r w:rsidRPr="000051DE">
        <w:t>Drazen, J. C., Reisenbichler, K. R., &amp; Robison, B. H. (2007). A comparison of absorption and assimilation efficiencies between four species of shallow-and deep-living fishes. Marine biology, 151(4), 1551-1558.</w:t>
      </w:r>
    </w:p>
    <w:p w14:paraId="4927AB27" w14:textId="77777777" w:rsidR="00627460" w:rsidRDefault="00627460" w:rsidP="00627460">
      <w:pPr>
        <w:pStyle w:val="af5"/>
        <w:ind w:left="480" w:hanging="480"/>
      </w:pPr>
      <w:r w:rsidRPr="004D55FE">
        <w:t xml:space="preserve">Duke, N. C., Meynecke, J. O., Dittmann, S., Ellison, A. M., Anger, K., Berger, U., </w:t>
      </w:r>
      <w:r>
        <w:rPr>
          <w:rFonts w:hint="eastAsia"/>
        </w:rPr>
        <w:t>C</w:t>
      </w:r>
      <w:r w:rsidRPr="009934B8">
        <w:t>anniccik</w:t>
      </w:r>
      <w:r>
        <w:t xml:space="preserve">, S., </w:t>
      </w:r>
      <w:r>
        <w:rPr>
          <w:rFonts w:hint="eastAsia"/>
        </w:rPr>
        <w:t>D</w:t>
      </w:r>
      <w:r w:rsidRPr="009934B8">
        <w:t>iele</w:t>
      </w:r>
      <w:r>
        <w:rPr>
          <w:rFonts w:hint="eastAsia"/>
        </w:rPr>
        <w:t>,</w:t>
      </w:r>
      <w:r>
        <w:t xml:space="preserve"> K</w:t>
      </w:r>
      <w:r w:rsidRPr="009934B8">
        <w:t>.</w:t>
      </w:r>
      <w:r>
        <w:rPr>
          <w:rFonts w:hint="eastAsia"/>
        </w:rPr>
        <w:t>,</w:t>
      </w:r>
      <w:r w:rsidRPr="009934B8">
        <w:t xml:space="preserve"> </w:t>
      </w:r>
      <w:r>
        <w:t>E</w:t>
      </w:r>
      <w:r w:rsidRPr="009934B8">
        <w:t>wel</w:t>
      </w:r>
      <w:r>
        <w:t>, C</w:t>
      </w:r>
      <w:r w:rsidRPr="009934B8">
        <w:t>.</w:t>
      </w:r>
      <w:r>
        <w:t xml:space="preserve"> D., Field,</w:t>
      </w:r>
      <w:r w:rsidRPr="009934B8">
        <w:t xml:space="preserve"> </w:t>
      </w:r>
      <w:r>
        <w:t>C. D</w:t>
      </w:r>
      <w:r w:rsidRPr="009934B8">
        <w:t>.</w:t>
      </w:r>
      <w:r>
        <w:t>, Koedam,</w:t>
      </w:r>
      <w:r w:rsidRPr="009934B8">
        <w:t xml:space="preserve"> </w:t>
      </w:r>
      <w:r>
        <w:t>N</w:t>
      </w:r>
      <w:r w:rsidRPr="009934B8">
        <w:t>.</w:t>
      </w:r>
      <w:r>
        <w:t>, Lee</w:t>
      </w:r>
      <w:r>
        <w:rPr>
          <w:rFonts w:hint="eastAsia"/>
        </w:rPr>
        <w:t>,</w:t>
      </w:r>
      <w:r>
        <w:t xml:space="preserve"> S. Y.,</w:t>
      </w:r>
      <w:r w:rsidRPr="009934B8">
        <w:t xml:space="preserve"> </w:t>
      </w:r>
      <w:r>
        <w:t>M</w:t>
      </w:r>
      <w:r w:rsidRPr="009934B8">
        <w:t>archand</w:t>
      </w:r>
      <w:r>
        <w:t>, C., N</w:t>
      </w:r>
      <w:r w:rsidRPr="009934B8">
        <w:t>ordhaus</w:t>
      </w:r>
      <w:r>
        <w:t>, I.,</w:t>
      </w:r>
      <w:r w:rsidRPr="004D55FE">
        <w:t xml:space="preserve"> &amp; Dahdouh-Guebas, F. (2007). A world without mangroves?. Science, 317(5834), 41-42.</w:t>
      </w:r>
    </w:p>
    <w:p w14:paraId="11DDD14F" w14:textId="77777777" w:rsidR="00627460" w:rsidRDefault="00627460" w:rsidP="00627460">
      <w:pPr>
        <w:pStyle w:val="af5"/>
        <w:ind w:left="480" w:hanging="480"/>
      </w:pPr>
      <w:r w:rsidRPr="002477E7">
        <w:t>Eleftheriou, A. (Ed.). (2013). Methods for the study of marine benthos. John Wiley &amp; Sons.</w:t>
      </w:r>
    </w:p>
    <w:p w14:paraId="05B38AE3" w14:textId="77777777" w:rsidR="00627460" w:rsidRDefault="00627460" w:rsidP="00627460">
      <w:pPr>
        <w:pStyle w:val="af5"/>
        <w:ind w:left="480" w:hanging="480"/>
      </w:pPr>
      <w:r w:rsidRPr="00F67B56">
        <w:t>Epping, E., van der Zee, C., Soetaert, K., &amp; Helder, W. (2002). On the oxidation and burial of organic carbon in sediments of the Iberian margin and Nazaré Canyon (NE Atlantic). Progress in Oceanography, 52(2-4), 399-431.</w:t>
      </w:r>
    </w:p>
    <w:p w14:paraId="53E3C902" w14:textId="77777777" w:rsidR="00627460" w:rsidRDefault="00627460" w:rsidP="00627460">
      <w:pPr>
        <w:pStyle w:val="af5"/>
        <w:ind w:left="480" w:hanging="480"/>
      </w:pPr>
      <w:r w:rsidRPr="00275B5A">
        <w:t xml:space="preserve">Fath, B. D., &amp; Patten, B. C. (1999). Review of the foundations of network environ </w:t>
      </w:r>
      <w:r w:rsidRPr="00275B5A">
        <w:lastRenderedPageBreak/>
        <w:t>analysis. Ecosystems, 2(2), 167-179.</w:t>
      </w:r>
    </w:p>
    <w:p w14:paraId="64A32173" w14:textId="7CCBC82D" w:rsidR="00627460" w:rsidRDefault="00627460" w:rsidP="00627460">
      <w:pPr>
        <w:pStyle w:val="af5"/>
        <w:ind w:left="480" w:hanging="480"/>
      </w:pPr>
      <w:r w:rsidRPr="00CE45F6">
        <w:t>Fenchel, T. (1982). Ecology of heterotrophic microflagellates. 11. Bioenergetics and growth.</w:t>
      </w:r>
      <w:del w:id="2223" w:author="user" w:date="2022-08-20T17:39:00Z">
        <w:r w:rsidRPr="00CE45F6" w:rsidDel="005745C8">
          <w:delText xml:space="preserve"> </w:delText>
        </w:r>
      </w:del>
      <w:ins w:id="2224" w:author="user" w:date="2022-08-20T17:39:00Z">
        <w:r w:rsidR="005745C8">
          <w:t>Marine ecology progress series</w:t>
        </w:r>
      </w:ins>
      <w:del w:id="2225" w:author="user" w:date="2022-08-20T17:39:00Z">
        <w:r w:rsidRPr="00CE45F6" w:rsidDel="005745C8">
          <w:delText>Mar. Ecol. Prog. Ser</w:delText>
        </w:r>
      </w:del>
      <w:r w:rsidRPr="00CE45F6">
        <w:t>, 8(22523), 1.</w:t>
      </w:r>
    </w:p>
    <w:p w14:paraId="61471CCE" w14:textId="77777777" w:rsidR="00627460" w:rsidRDefault="00627460" w:rsidP="00627460">
      <w:pPr>
        <w:pStyle w:val="af5"/>
        <w:ind w:left="480" w:hanging="480"/>
      </w:pPr>
      <w:r w:rsidRPr="00332DAA">
        <w:t>Finn, J. T. (1976). Measures of ecosystem structure and function derived from analysis of flows. Journal of theoretical Biology, 56(2), 363-380.</w:t>
      </w:r>
    </w:p>
    <w:p w14:paraId="0028F77C" w14:textId="64B3661B" w:rsidR="00627460" w:rsidRDefault="00627460" w:rsidP="00627460">
      <w:pPr>
        <w:pStyle w:val="af5"/>
        <w:ind w:left="480" w:hanging="480"/>
      </w:pPr>
      <w:r w:rsidRPr="0048171E">
        <w:t>Fleeger, J. W., &amp; Palmer, M. A. (1982). Secondary Production of the Estuarine, Meiobenthic Copepod Microarthridion littorale. Marine ecology progress series. Oldendorf, 7(2), 157-162.</w:t>
      </w:r>
    </w:p>
    <w:p w14:paraId="3EAB120F" w14:textId="77777777" w:rsidR="00627460" w:rsidRDefault="00627460" w:rsidP="00627460">
      <w:pPr>
        <w:pStyle w:val="af5"/>
        <w:ind w:left="480" w:hanging="480"/>
      </w:pPr>
      <w:r w:rsidRPr="00DE0CFC">
        <w:t>Fodrie, F. J., Levin, L. A., &amp; Rathburn, A. E. (2009). High densities and depth-associated changes of epibenthic megafauna along the Aleutian margin from 2000–4200 m. Journal of the Marine Biological Association of the United Kingdom, 89(8), 1517-1527.</w:t>
      </w:r>
    </w:p>
    <w:p w14:paraId="43E0A444" w14:textId="77777777" w:rsidR="00627460" w:rsidRDefault="00627460" w:rsidP="00627460">
      <w:pPr>
        <w:pStyle w:val="af5"/>
        <w:ind w:left="480" w:hanging="480"/>
      </w:pPr>
      <w:r w:rsidRPr="0035629C">
        <w:t>Forster, S., &amp; Graf, G. (1995). Impact of irrigation on oxygen flux into the sediment: intermittent pumping by Callianassa subterranea and “piston-pumping” by Lanice conchilega. Marine Biology, 123(2), 335-346.</w:t>
      </w:r>
    </w:p>
    <w:p w14:paraId="1C0A8C43" w14:textId="77777777" w:rsidR="00627460" w:rsidRDefault="00627460" w:rsidP="00627460">
      <w:pPr>
        <w:pStyle w:val="af5"/>
        <w:ind w:left="480" w:hanging="480"/>
      </w:pPr>
      <w:r w:rsidRPr="00722313">
        <w:t>Gage, J. D., &amp; Tyler, P. A. (1991). Deep-sea biology: a natural history of organisms at the deep-sea floor. Cambridge University Press.</w:t>
      </w:r>
    </w:p>
    <w:p w14:paraId="5BB3ABB9" w14:textId="77777777" w:rsidR="00627460" w:rsidRDefault="00627460" w:rsidP="00627460">
      <w:pPr>
        <w:pStyle w:val="af5"/>
        <w:ind w:left="480" w:hanging="480"/>
      </w:pPr>
      <w:r w:rsidRPr="00D60254">
        <w:t>Galy, V., France-Lanord, C., Beyssac, O., Faure, P., Kudrass, H., &amp; Palhol, F. (2007). Efficient organic carbon burial in the Bengal fan sustained by the Himalayan erosional system. Nature, 450(7168), 407-410.</w:t>
      </w:r>
    </w:p>
    <w:p w14:paraId="16CFB9B1" w14:textId="77777777" w:rsidR="00627460" w:rsidRDefault="00627460" w:rsidP="00627460">
      <w:pPr>
        <w:pStyle w:val="af5"/>
        <w:ind w:left="480" w:hanging="480"/>
      </w:pPr>
      <w:r w:rsidRPr="000F335F">
        <w:t>Garcia, R., Koho, K. A., De Stigter, H. C., Epping, E., Koning, E., &amp; Thomsen, L. (2007). Distribution of meiobenthos in the Nazare canyon and adjacent slope (western Iberian Margin) in relation to sedimentary composition. Marine Ecology Progress Series, 340, 207-220.</w:t>
      </w:r>
    </w:p>
    <w:p w14:paraId="3A137AD7" w14:textId="77777777" w:rsidR="00627460" w:rsidRDefault="00627460" w:rsidP="00627460">
      <w:pPr>
        <w:pStyle w:val="af5"/>
        <w:ind w:left="480" w:hanging="480"/>
      </w:pPr>
      <w:r w:rsidRPr="00F67B56">
        <w:t>Gaudin, M., Berné, S., Jouanneau, J. M., Palanques, A., Puig, P., Mulder, T.,</w:t>
      </w:r>
      <w:r w:rsidRPr="00736859">
        <w:t xml:space="preserve"> Cirac</w:t>
      </w:r>
      <w:r>
        <w:t>,</w:t>
      </w:r>
      <w:r w:rsidRPr="00736859">
        <w:t xml:space="preserve"> P., Rabineau</w:t>
      </w:r>
      <w:r>
        <w:t>,</w:t>
      </w:r>
      <w:r w:rsidRPr="00736859">
        <w:t xml:space="preserve"> M.</w:t>
      </w:r>
      <w:r>
        <w:t xml:space="preserve">, </w:t>
      </w:r>
      <w:r w:rsidRPr="00F67B56">
        <w:t>&amp; Imbert, P. (2006). Massive sand beds attributed to deposition by dense water cascades in the Bourcart canyon head, Gulf of Lions (northwestern Mediterranean Sea). Marine Geology, 234(1-4), 111-128.</w:t>
      </w:r>
    </w:p>
    <w:p w14:paraId="185C6525" w14:textId="77777777" w:rsidR="00627460" w:rsidRDefault="00627460" w:rsidP="00627460">
      <w:pPr>
        <w:pStyle w:val="af5"/>
        <w:ind w:left="480" w:hanging="480"/>
      </w:pPr>
      <w:r w:rsidRPr="00D60254">
        <w:t>Gavey, R., Carter, L., Liu, J. T., Talling, P. J., Hsu, R., Pope, E., &amp; Evans, G. (2017). Frequent sediment density flows during 2006 to 2015, triggered by competing seismic and weather events: Observations from subsea cable breaks off southern Taiwan. Marine Geology, 384, 147-158.</w:t>
      </w:r>
    </w:p>
    <w:p w14:paraId="2BA10A85" w14:textId="77777777" w:rsidR="00627460" w:rsidRDefault="00627460" w:rsidP="00627460">
      <w:pPr>
        <w:pStyle w:val="af5"/>
        <w:ind w:left="480" w:hanging="480"/>
      </w:pPr>
      <w:r w:rsidRPr="007654BB">
        <w:t>Giering, S. L., Sanders, R., Martin, A. P., Henson, S. A., Riley, J. S., Marsay, C. M., &amp; Johns, D. G. (2017). Particle flux in the oceans: Challenging the steady state assumption. Global Biogeochemical Cycles, 31(1), 159-171.</w:t>
      </w:r>
    </w:p>
    <w:p w14:paraId="5C1D4E22" w14:textId="77777777" w:rsidR="00627460" w:rsidRDefault="00627460" w:rsidP="00627460">
      <w:pPr>
        <w:pStyle w:val="af5"/>
        <w:ind w:left="480" w:hanging="480"/>
      </w:pPr>
      <w:r w:rsidRPr="002477E7">
        <w:t xml:space="preserve">Glud, R. N. (2008). Oxygen dynamics of marine sediments. Marine Biology Research, </w:t>
      </w:r>
      <w:r w:rsidRPr="002477E7">
        <w:lastRenderedPageBreak/>
        <w:t>4(4), 243-289.</w:t>
      </w:r>
    </w:p>
    <w:p w14:paraId="6B4B4292" w14:textId="77777777" w:rsidR="00627460" w:rsidRDefault="00627460" w:rsidP="00627460">
      <w:pPr>
        <w:pStyle w:val="af5"/>
        <w:ind w:left="480" w:hanging="480"/>
      </w:pPr>
      <w:r w:rsidRPr="001F0DB4">
        <w:t>Glud, R. N., Gundersen, J. K., Røy, H., &amp; Jørgensen, B. B. (2003). Seasonal dynamics of benthic O2 uptake in a semienclosed bay: Importance of diffusion and faunal activity. Limnology and Oceanography, 48(3), 1265-1276.</w:t>
      </w:r>
    </w:p>
    <w:p w14:paraId="4145BB2C" w14:textId="77777777" w:rsidR="00627460" w:rsidRDefault="00627460" w:rsidP="00627460">
      <w:pPr>
        <w:pStyle w:val="af5"/>
        <w:ind w:left="480" w:hanging="480"/>
      </w:pPr>
      <w:r w:rsidRPr="0035629C">
        <w:t>Graf, G., &amp; Rosenberg, R. (1997). Bioresuspension and biodeposition: a review. Journal of Marine Systems, 11(3-4), 269-278.</w:t>
      </w:r>
    </w:p>
    <w:p w14:paraId="2B2A62A0" w14:textId="77777777" w:rsidR="00627460" w:rsidRPr="00F67B56" w:rsidRDefault="00627460" w:rsidP="00627460">
      <w:pPr>
        <w:pStyle w:val="af5"/>
        <w:ind w:left="480" w:hanging="480"/>
      </w:pPr>
      <w:r w:rsidRPr="00F67B56">
        <w:t>Greene, C. H., Wiebe, P. H., Burczynski, J., &amp; Youngbluth, M. J. (1988). Acoustical detection of high-density krill demersal layers in the submarine canyons off Georges Bank. Science, 241(4863), 359-361.</w:t>
      </w:r>
    </w:p>
    <w:p w14:paraId="14164D39" w14:textId="77777777" w:rsidR="00627460" w:rsidRPr="00F67B56" w:rsidRDefault="00627460" w:rsidP="00627460">
      <w:pPr>
        <w:pStyle w:val="af5"/>
        <w:ind w:left="480" w:hanging="480"/>
      </w:pPr>
      <w:r w:rsidRPr="00F67B56">
        <w:t>Hall, R. A., &amp; Carter, G. S. (2011). Internal tides in Monterey submarine canyon. Journal of Physical Oceanography, 41(1), 186-204.</w:t>
      </w:r>
    </w:p>
    <w:p w14:paraId="369D46EB" w14:textId="77777777" w:rsidR="00627460" w:rsidRDefault="00627460" w:rsidP="00627460">
      <w:pPr>
        <w:pStyle w:val="af5"/>
        <w:ind w:left="480" w:hanging="480"/>
      </w:pPr>
      <w:r w:rsidRPr="002B6767">
        <w:t>Hammond, D. E., &amp; Fuller, C. (1979). The use of radon-222 to estimate benthic exchange and atmospheric exchange rates in San Francisco Bay.</w:t>
      </w:r>
    </w:p>
    <w:p w14:paraId="4AB67C96" w14:textId="77777777" w:rsidR="00627460" w:rsidRDefault="00627460" w:rsidP="00627460">
      <w:pPr>
        <w:pStyle w:val="af5"/>
        <w:ind w:left="480" w:hanging="480"/>
      </w:pPr>
      <w:r w:rsidRPr="00EF0C6D">
        <w:t>Hansell, D. A., &amp; Carlson, C. A. (2001). Marine dissolved organic matter and the carbon cycle. Oceanography, 14(4), 41-49.</w:t>
      </w:r>
    </w:p>
    <w:p w14:paraId="55D670D0" w14:textId="77777777" w:rsidR="00627460" w:rsidRPr="00F67B56" w:rsidRDefault="00627460" w:rsidP="00627460">
      <w:pPr>
        <w:pStyle w:val="af5"/>
        <w:ind w:left="480" w:hanging="480"/>
      </w:pPr>
      <w:r w:rsidRPr="004936D4">
        <w:t>Harris, P. T., &amp; Whiteway, T. (2011). Global distribution of large submarine canyons: Geomorphic differences between active and passive continental margins. Marine Geology, 285(1-4), 69-86.</w:t>
      </w:r>
    </w:p>
    <w:p w14:paraId="1EB2D21A" w14:textId="77777777" w:rsidR="00627460" w:rsidRDefault="00627460" w:rsidP="00627460">
      <w:pPr>
        <w:pStyle w:val="af5"/>
        <w:ind w:left="480" w:hanging="480"/>
      </w:pPr>
      <w:r w:rsidRPr="00DE0CFC">
        <w:t>Hecker, B. (1994). Unusual megafaunal assemblages on the continental slope off Cape Hatteras. Deep Sea Research Part II: Topical Studies in Oceanography, 41(4-6), 809-834.</w:t>
      </w:r>
    </w:p>
    <w:p w14:paraId="4D32F08F" w14:textId="77777777" w:rsidR="00627460" w:rsidRDefault="00627460" w:rsidP="00627460">
      <w:pPr>
        <w:pStyle w:val="af5"/>
        <w:ind w:left="480" w:hanging="480"/>
      </w:pPr>
      <w:r w:rsidRPr="00D810E2">
        <w:t>Herman, P. M. J., Heip, C., &amp; Vranken, G. (1983). The production of Cyprideis torosa Jones 1850 (Crustacea, Ostracoda). Oecologia, 58(3), 326-331.</w:t>
      </w:r>
    </w:p>
    <w:p w14:paraId="364371DF" w14:textId="77777777" w:rsidR="00627460" w:rsidRDefault="00627460" w:rsidP="00627460">
      <w:pPr>
        <w:pStyle w:val="af5"/>
        <w:ind w:left="480" w:hanging="480"/>
      </w:pPr>
      <w:r w:rsidRPr="00F86D94">
        <w:t>Herman, P. M., &amp; Heip, C. (1985). Secondary production of the harpacticoid copepod Paronychocamptus nanus in a brackish‐water habitat. Limnology and oceanography, 30(5), 1060-1066.</w:t>
      </w:r>
    </w:p>
    <w:p w14:paraId="54743C45" w14:textId="77777777" w:rsidR="00627460" w:rsidRDefault="00627460" w:rsidP="00627460">
      <w:pPr>
        <w:pStyle w:val="af5"/>
        <w:ind w:left="480" w:hanging="480"/>
      </w:pPr>
      <w:r w:rsidRPr="00EB07A9">
        <w:t>Hessler, R. R., &amp; JuMARS, P. A. (1974, March). Abyssal community analysis from replicat</w:t>
      </w:r>
      <w:r>
        <w:t>e box cores</w:t>
      </w:r>
      <w:r w:rsidRPr="00EB07A9">
        <w:t xml:space="preserve"> in the central North Pacific. In Deep Sea Research and Oceanographic Abstracts (Vol. 21, No. 3, pp. 185-209). Elsevier.</w:t>
      </w:r>
    </w:p>
    <w:p w14:paraId="0A390F1E" w14:textId="77777777" w:rsidR="00627460" w:rsidRDefault="00627460" w:rsidP="00627460">
      <w:pPr>
        <w:pStyle w:val="af5"/>
        <w:ind w:left="480" w:hanging="480"/>
      </w:pPr>
      <w:r w:rsidRPr="00CA0222">
        <w:t>Holling, C. S. (1966). The functional response of invertebrate predators to prey density. The Memoirs of the Entomological Society of Canada, 98(S48), 5-86.</w:t>
      </w:r>
    </w:p>
    <w:p w14:paraId="4A05A287" w14:textId="77777777" w:rsidR="00627460" w:rsidRPr="0003164F" w:rsidRDefault="00627460" w:rsidP="00627460">
      <w:pPr>
        <w:pStyle w:val="af5"/>
        <w:ind w:left="480" w:hanging="480"/>
      </w:pPr>
      <w:r w:rsidRPr="001F1F3B">
        <w:t>Hsu, F. H., Su, C. C., Wang, C. H., Lin, S., Liu, J., &amp; Huh, C. A. (2014). Accumulation of terrestrial organic carbon on an active continental margin offshore southwestern Taiwan: Source-to-sink pathways of river-borne organic particles. Journal of Asian Earth Sciences, 91, 163-173.</w:t>
      </w:r>
    </w:p>
    <w:p w14:paraId="5538EA76" w14:textId="77777777" w:rsidR="00627460" w:rsidRDefault="00627460" w:rsidP="00627460">
      <w:pPr>
        <w:pStyle w:val="af5"/>
        <w:ind w:left="480" w:hanging="480"/>
      </w:pPr>
      <w:r w:rsidRPr="00F67B56">
        <w:t xml:space="preserve">Hsu, H. H., Liu, C. S., Yu, H. S., Chang, J. H., &amp; Chen, S. C. (2013). Sediment dispersal </w:t>
      </w:r>
      <w:r w:rsidRPr="00F67B56">
        <w:lastRenderedPageBreak/>
        <w:t>and accumulation in tectonic accommodation across the Gaoping Slope, offshore Southwestern Taiwan. Journal of Asian Earth Sciences, 69, 26-38.</w:t>
      </w:r>
    </w:p>
    <w:p w14:paraId="03878D68" w14:textId="77777777" w:rsidR="00627460" w:rsidRDefault="00627460" w:rsidP="00627460">
      <w:pPr>
        <w:pStyle w:val="af5"/>
        <w:ind w:left="480" w:hanging="480"/>
      </w:pPr>
      <w:r w:rsidRPr="00B76DAB">
        <w:t>Hsu, S. K., Kuo, J., Chung-Liang, L., Ching-Hui, T., Doo, W. B., Ku, C. Y., &amp; Sibuet, J. C. (2008). Turbidity currents, submarine landslides and the 2006 Pingtung earthquake off SW Taiwan. TAO: Terrestrial, Atmospheric and Oceanic Sciences, 19(6), 7.</w:t>
      </w:r>
    </w:p>
    <w:p w14:paraId="02488EC6" w14:textId="387DD007" w:rsidR="00627460" w:rsidRDefault="00627460" w:rsidP="00627460">
      <w:pPr>
        <w:pStyle w:val="af5"/>
        <w:ind w:left="480" w:hanging="480"/>
        <w:rPr>
          <w:ins w:id="2226" w:author="user" w:date="2022-08-19T21:16:00Z"/>
        </w:rPr>
      </w:pPr>
      <w:r w:rsidRPr="00A4163C">
        <w:t>Huang, T. H., Fu, Y. H., Pan, P. Y., &amp; Chen, C. T. A. (2012). Fluvial carbon fluxes in tropical rivers. Current Opinion in Environmental Sustainability, 4(2), 162-169.</w:t>
      </w:r>
    </w:p>
    <w:p w14:paraId="4DA27D80" w14:textId="6F57F8DB" w:rsidR="005179B7" w:rsidRDefault="005179B7" w:rsidP="00627460">
      <w:pPr>
        <w:pStyle w:val="af5"/>
        <w:ind w:left="480" w:hanging="480"/>
      </w:pPr>
      <w:ins w:id="2227" w:author="user" w:date="2022-08-19T21:16:00Z">
        <w:r w:rsidRPr="005179B7">
          <w:t>Huffard, C. L., Durkin, C. A., Wilson, S. E., McGill, P. R., Henthorn, R., &amp; Smith Jr, K. L. (2020). Temporally-resolved mechanisms of deep-ocean particle flux and impact on the seafloor carbon cycle in the northeast Pacific. Deep Sea Research Part II: Topical Studies in Oceanography, 173, 104763.</w:t>
        </w:r>
      </w:ins>
    </w:p>
    <w:p w14:paraId="3499FA0D" w14:textId="77777777" w:rsidR="00627460" w:rsidRDefault="00627460" w:rsidP="00627460">
      <w:pPr>
        <w:pStyle w:val="af5"/>
        <w:ind w:left="480" w:hanging="480"/>
      </w:pPr>
      <w:r w:rsidRPr="001F1F3B">
        <w:t>Huh, C. A., Lin, H. L., Lin, S., &amp; Huang, Y. W. (2009). Modern accumulation rates and a budget of sediment off the Gaoping (Kaoping) River, SW Taiwan: a tidal and flood dominated depositional environment around a submarine canyon. Journal of Marine Systems, 76(4), 405-416.</w:t>
      </w:r>
    </w:p>
    <w:p w14:paraId="121AA071" w14:textId="77777777" w:rsidR="00627460" w:rsidRDefault="00627460" w:rsidP="00627460">
      <w:pPr>
        <w:pStyle w:val="af5"/>
        <w:ind w:left="480" w:hanging="480"/>
      </w:pPr>
      <w:r w:rsidRPr="00D60254">
        <w:t>Ikehara, K., Usami, K., &amp; Kanamatsu, T. (2020). Repeated occurrence of surface-sediment remobilization along the landward slope of the Japan Trench by great earthquakes. Earth, Planets and Space, 72(1), 1-9.</w:t>
      </w:r>
    </w:p>
    <w:p w14:paraId="2289BFC2" w14:textId="77777777" w:rsidR="00627460" w:rsidRDefault="00627460" w:rsidP="00627460">
      <w:pPr>
        <w:pStyle w:val="af5"/>
        <w:ind w:left="480" w:hanging="480"/>
      </w:pPr>
      <w:r w:rsidRPr="00722313">
        <w:t>Ingels, J., Kiriakoulakis, K., Wolff, G. A., &amp; Vanreusel, A. (2009). Nematode diversity and its relation to the quantity and quality of sedimentary organic matter in the deep Nazaré Canyon, Western Iberian Margin. Deep Sea Research Part I: Oceanographic Research Papers, 56(9), 1521-1539.</w:t>
      </w:r>
    </w:p>
    <w:p w14:paraId="198E2B81" w14:textId="77777777" w:rsidR="00627460" w:rsidRDefault="00627460" w:rsidP="00627460">
      <w:pPr>
        <w:pStyle w:val="af5"/>
        <w:ind w:left="480" w:hanging="480"/>
      </w:pPr>
      <w:r w:rsidRPr="0035629C">
        <w:t>Jahnke, R. A. (1996). The global ocean flux of particulate organic carbon: Areal distribution and magnitude. Global Biogeochemical Cycles, 10(1), 71-88.</w:t>
      </w:r>
    </w:p>
    <w:p w14:paraId="7E27A5E9" w14:textId="77777777" w:rsidR="00627460" w:rsidRDefault="00627460" w:rsidP="00627460">
      <w:pPr>
        <w:pStyle w:val="af5"/>
        <w:ind w:left="480" w:hanging="480"/>
      </w:pPr>
      <w:r w:rsidRPr="00F67B56">
        <w:t>Jan, S., Lien, R. C., &amp; Ting, C. H. (2008). Numerical study of baroclinic tides in Luzon Strait. Journal of Oceanography, 64(5), 789-802.</w:t>
      </w:r>
    </w:p>
    <w:p w14:paraId="5214E8BC" w14:textId="77777777" w:rsidR="00627460" w:rsidRDefault="00627460" w:rsidP="00627460">
      <w:pPr>
        <w:pStyle w:val="af5"/>
        <w:ind w:left="480" w:hanging="480"/>
      </w:pPr>
      <w:r w:rsidRPr="00AB2612">
        <w:t>Jørgensen, B. B., Glud, R. N., &amp; Holby, O. (2005). Oxygen distribution and bioirrigation in Arctic fjord sediments (Svalbard, Barents Sea). Marine Ecology Progress Series, 292, 85-95.</w:t>
      </w:r>
    </w:p>
    <w:p w14:paraId="07314F57" w14:textId="77777777" w:rsidR="00627460" w:rsidRDefault="00627460" w:rsidP="00627460">
      <w:pPr>
        <w:pStyle w:val="af5"/>
        <w:ind w:left="480" w:hanging="480"/>
      </w:pPr>
      <w:r w:rsidRPr="0090082C">
        <w:t>Kallmeyer, J., Smith, D. C., Spivack, A. J., &amp; D'Hondt, S. (2008). New cell extraction procedure applied to deep subsurface sediments. Limnology and Oceanography: Methods, 6(6), 236-245.</w:t>
      </w:r>
    </w:p>
    <w:p w14:paraId="09BD6452" w14:textId="77777777" w:rsidR="00627460" w:rsidRDefault="00627460" w:rsidP="00627460">
      <w:pPr>
        <w:pStyle w:val="af5"/>
        <w:ind w:left="480" w:hanging="480"/>
      </w:pPr>
      <w:r w:rsidRPr="001F1F3B">
        <w:t xml:space="preserve">Kao, S. J., Hilton, R. G., Selvaraj, K., Dai, M., Zehetner, F., Huang, J. C., </w:t>
      </w:r>
      <w:r>
        <w:t>Hsu, S.</w:t>
      </w:r>
      <w:r w:rsidRPr="001F1F3B">
        <w:t xml:space="preserve">C., </w:t>
      </w:r>
      <w:r>
        <w:t>Sparkes, R., Liu, J.T., Lee, T.Y., Yang, J.</w:t>
      </w:r>
      <w:r w:rsidRPr="001F1F3B">
        <w:t xml:space="preserve">Y.T., Galy, A., Xu, X., &amp; Hovius, N. (2014). Preservation of terrestrial organic carbon in marine sediments offshore </w:t>
      </w:r>
      <w:r w:rsidRPr="001F1F3B">
        <w:lastRenderedPageBreak/>
        <w:t>Taiwan: mountain building and atmospheric carbon dioxide sequestration. Earth Surface Dynamics, 2(1), 127-139.</w:t>
      </w:r>
    </w:p>
    <w:p w14:paraId="41BE5B9B" w14:textId="77777777" w:rsidR="00627460" w:rsidRPr="00F67B56" w:rsidRDefault="00627460" w:rsidP="00627460">
      <w:pPr>
        <w:pStyle w:val="af5"/>
        <w:ind w:left="480" w:hanging="480"/>
      </w:pPr>
      <w:r w:rsidRPr="00F67B56">
        <w:t>Keller, G. H., Lambert, D., Rowe, G., &amp; Staresinic, N. (1973). Bottom currents in the Hudson Canyon. Science, 180(4082), 181-183.</w:t>
      </w:r>
    </w:p>
    <w:p w14:paraId="3ECD1D87" w14:textId="77777777" w:rsidR="00627460" w:rsidRDefault="00627460" w:rsidP="00627460">
      <w:pPr>
        <w:pStyle w:val="af5"/>
        <w:ind w:left="480" w:hanging="480"/>
      </w:pPr>
      <w:r w:rsidRPr="00332DAA">
        <w:t>Kones, J. K., Soetaert, K., van Oevelen, D., &amp; Owino, J. O. (2009). Are network indices robust indicators of food web functioning? A Monte Carlo approach. Ecological Modelling, 220(3), 370-382.</w:t>
      </w:r>
    </w:p>
    <w:p w14:paraId="5DF2A42D" w14:textId="77777777" w:rsidR="00627460" w:rsidRDefault="00627460" w:rsidP="00627460">
      <w:pPr>
        <w:pStyle w:val="af5"/>
        <w:ind w:left="480" w:hanging="480"/>
      </w:pPr>
      <w:r w:rsidRPr="00D20047">
        <w:t>Kones, J. K., Soetaert, K., van Oevelen, D., Owino, J. O., &amp; Mavuti, K. (2006). Gaining insight into food webs reconstructed by the inverse method. Journal of Marine Systems, 60(1-2), 153-166.</w:t>
      </w:r>
    </w:p>
    <w:p w14:paraId="40912DE9" w14:textId="77777777" w:rsidR="00627460" w:rsidRDefault="00627460" w:rsidP="00627460">
      <w:pPr>
        <w:pStyle w:val="af5"/>
        <w:ind w:left="480" w:hanging="480"/>
      </w:pPr>
      <w:r w:rsidRPr="000051DE">
        <w:t>Koopmans, M., Martens, D., &amp; Wijffels, R. H. (2010). Growth efficiency and carbon balance for the sponge Haliclona oculata. Marine biotechnology, 12(3), 340-349.</w:t>
      </w:r>
    </w:p>
    <w:p w14:paraId="1C9B1C23" w14:textId="77777777" w:rsidR="00627460" w:rsidRPr="00D5048F" w:rsidRDefault="00627460" w:rsidP="00627460">
      <w:pPr>
        <w:pStyle w:val="af5"/>
        <w:ind w:left="480" w:hanging="480"/>
      </w:pPr>
      <w:r w:rsidRPr="00D5048F">
        <w:t>Krause-Jensen, D., &amp; Duarte, C. M. (2016). Substantial role of macroalgae in marine carbon sequestration. Nature Geoscience, 9(10), 737-742.</w:t>
      </w:r>
    </w:p>
    <w:p w14:paraId="0593320D" w14:textId="77777777" w:rsidR="00627460" w:rsidRDefault="00627460" w:rsidP="00627460">
      <w:pPr>
        <w:pStyle w:val="af5"/>
        <w:ind w:left="480" w:hanging="480"/>
      </w:pPr>
      <w:r w:rsidRPr="00D20047">
        <w:t>Latham II, L. G., &amp; Scully, E. P. (2002). Quantifying constraint to assess development in ecological networks. Ecological Modelling, 154(1-2), 25-44.</w:t>
      </w:r>
    </w:p>
    <w:p w14:paraId="7AF3CD33" w14:textId="77777777" w:rsidR="00627460" w:rsidRDefault="00627460" w:rsidP="00627460">
      <w:pPr>
        <w:pStyle w:val="af5"/>
        <w:ind w:left="480" w:hanging="480"/>
      </w:pPr>
      <w:r w:rsidRPr="00F67B56">
        <w:t>Lee, I. H., Lien, R. C., Liu, J. T., &amp; Chuang, W. S. (2009). Turbulent mixing and internal tides in Gaoping (Kaoping) submarine canyon, Taiwan. Journal of Marine Systems, 76(4), 383-396.</w:t>
      </w:r>
    </w:p>
    <w:p w14:paraId="76140B5F" w14:textId="77777777" w:rsidR="00627460" w:rsidRDefault="00627460" w:rsidP="00627460">
      <w:pPr>
        <w:pStyle w:val="af5"/>
        <w:ind w:left="480" w:hanging="480"/>
      </w:pPr>
      <w:r w:rsidRPr="00A4163C">
        <w:t>Li, M., Peng, C., Wang, M.</w:t>
      </w:r>
      <w:r>
        <w:t>, Xue, W., Zhang, K., Wang, K., Shi, G.</w:t>
      </w:r>
      <w:r w:rsidRPr="00A4163C">
        <w:t xml:space="preserve"> &amp; Zhu, Q. (2017). The carbon flux of global rivers: a re-evaluation of amount and spatial patterns. Ecological Indicators, 80, 40-51.</w:t>
      </w:r>
    </w:p>
    <w:p w14:paraId="7A052070" w14:textId="77777777" w:rsidR="00627460" w:rsidRDefault="00627460" w:rsidP="00627460">
      <w:pPr>
        <w:pStyle w:val="af5"/>
        <w:ind w:left="480" w:hanging="480"/>
      </w:pPr>
      <w:r w:rsidRPr="00D56FD3">
        <w:t>Li, S. B., Chen, P. H., Huang, J. S., Hsueh, M. L., Hsieh, L. Y., Lee, C. L., &amp; Lin, H. J. (2018). Factors regulating carbon sinks in mangrove ecosystems. Global change biology, 24(9), 4195-4210.</w:t>
      </w:r>
    </w:p>
    <w:p w14:paraId="31BA5C4E" w14:textId="77777777" w:rsidR="00627460" w:rsidRDefault="00627460" w:rsidP="00627460">
      <w:pPr>
        <w:pStyle w:val="af5"/>
        <w:ind w:left="480" w:hanging="480"/>
      </w:pPr>
      <w:r w:rsidRPr="00CD4C46">
        <w:t>Liao, J. X., Chen, G. M., Chiou, M. D., Jan, S., &amp; Wei, C. L. (2017). Internal tides affect benthic community structure in an energetic submarine canyon off SW Taiwan. Deep Sea Research Part I: Oceanographic Research Papers, 125, 147-160.</w:t>
      </w:r>
    </w:p>
    <w:p w14:paraId="5573DA4D" w14:textId="77777777" w:rsidR="00627460" w:rsidRDefault="00627460" w:rsidP="00627460">
      <w:pPr>
        <w:pStyle w:val="af5"/>
        <w:ind w:left="480" w:hanging="480"/>
      </w:pPr>
      <w:r w:rsidRPr="00CD4C46">
        <w:t>Liao, J. X., Wei, C. L., &amp; Yasuhara, M. (2020). Species and Functional Diversity of Deep-Sea Nematodes in a High Energy Submarine Canyon. Frontiers in Marine Science, 591.</w:t>
      </w:r>
    </w:p>
    <w:p w14:paraId="588A9E21" w14:textId="77777777" w:rsidR="00627460" w:rsidRDefault="00627460" w:rsidP="00627460">
      <w:pPr>
        <w:pStyle w:val="af5"/>
        <w:ind w:left="480" w:hanging="480"/>
      </w:pPr>
      <w:r w:rsidRPr="00FC7BF4">
        <w:t>Lichtschlag, A., Donis, D., Janssen, F., Jessen, G. L., Holtappels, M., Wenzhöfer, F., F., Mazlumyan, S., Sergeeva, N., Waldmann,</w:t>
      </w:r>
      <w:r>
        <w:rPr>
          <w:rFonts w:hint="eastAsia"/>
        </w:rPr>
        <w:t xml:space="preserve"> C</w:t>
      </w:r>
      <w:r>
        <w:t>.,</w:t>
      </w:r>
      <w:r w:rsidRPr="00FC7BF4">
        <w:t xml:space="preserve"> &amp; Boetius, A. (2015). Effects of fluctuating hypoxia on benthic oxygen consumption in the Black Sea (Crimean shelf). Biogeosciences, 12(16), 5075-5092.</w:t>
      </w:r>
    </w:p>
    <w:p w14:paraId="58E12FE1" w14:textId="77777777" w:rsidR="00627460" w:rsidRDefault="00627460" w:rsidP="00627460">
      <w:pPr>
        <w:pStyle w:val="af5"/>
        <w:ind w:left="480" w:hanging="480"/>
      </w:pPr>
      <w:r w:rsidRPr="007654BB">
        <w:t xml:space="preserve">Liu, J. T., &amp; Lin, H. L. (2004). Sediment dynamics in a submarine canyon: a case of </w:t>
      </w:r>
      <w:r w:rsidRPr="007654BB">
        <w:lastRenderedPageBreak/>
        <w:t>river–sea interaction. Marine Geology, 207(1-4), 55-81.</w:t>
      </w:r>
    </w:p>
    <w:p w14:paraId="51F6A70D" w14:textId="77777777" w:rsidR="00627460" w:rsidRDefault="00627460" w:rsidP="00627460">
      <w:pPr>
        <w:pStyle w:val="af5"/>
        <w:ind w:left="480" w:hanging="480"/>
      </w:pPr>
      <w:r w:rsidRPr="00F67B56">
        <w:t xml:space="preserve">Liu, J. T., Hsu, R. T., Hung, J. J., Chang, Y. P., Wang, Y. H., Rendle-Bühring, R. H., </w:t>
      </w:r>
      <w:r w:rsidRPr="00C5400E">
        <w:t>Lee</w:t>
      </w:r>
      <w:r>
        <w:rPr>
          <w:rFonts w:hint="eastAsia"/>
        </w:rPr>
        <w:t>,</w:t>
      </w:r>
      <w:r>
        <w:t xml:space="preserve"> </w:t>
      </w:r>
      <w:r w:rsidRPr="00C5400E">
        <w:t>C</w:t>
      </w:r>
      <w:r>
        <w:t>.</w:t>
      </w:r>
      <w:r w:rsidRPr="00C5400E">
        <w:t xml:space="preserve"> L</w:t>
      </w:r>
      <w:r>
        <w:t>., Huh,</w:t>
      </w:r>
      <w:r w:rsidRPr="00C5400E">
        <w:t xml:space="preserve"> C</w:t>
      </w:r>
      <w:r>
        <w:t>. A.</w:t>
      </w:r>
      <w:r w:rsidRPr="00F67B56">
        <w:t xml:space="preserve"> &amp; Yang, R. J. (2016). From the highest to the deepest: The Gaoping River–Gaoping Submarine Canyon dispersal system. Earth-Science Reviews, 153, 274-300.</w:t>
      </w:r>
    </w:p>
    <w:p w14:paraId="7E736F2B" w14:textId="77777777" w:rsidR="00627460" w:rsidRDefault="00627460" w:rsidP="00627460">
      <w:pPr>
        <w:pStyle w:val="af5"/>
        <w:ind w:left="480" w:hanging="480"/>
      </w:pPr>
      <w:r w:rsidRPr="00F67B56">
        <w:t>Liu, J. T., Kao, S. J., Huh, C. A., &amp; Hung, C. C. (2013). Gravity flows associated with flood events and carbon burial: Taiwan as instructional source area. Annual Review of Marine Science, 5, 47-68.</w:t>
      </w:r>
    </w:p>
    <w:p w14:paraId="2D7CAF78" w14:textId="77777777" w:rsidR="00627460" w:rsidRDefault="00627460" w:rsidP="00627460">
      <w:pPr>
        <w:pStyle w:val="af5"/>
        <w:ind w:left="480" w:hanging="480"/>
      </w:pPr>
      <w:r w:rsidRPr="007654BB">
        <w:t>Liu, J. T., Lin, H. L., &amp; Hung, J. J. (2006). A submarine canyon conduit under typhoon conditions off Southern Taiwan. Deep Sea Research Part I: Oceanographic Research Papers, 53(2), 223-240.</w:t>
      </w:r>
    </w:p>
    <w:p w14:paraId="23646955" w14:textId="77777777" w:rsidR="00627460" w:rsidRDefault="00627460" w:rsidP="00627460">
      <w:pPr>
        <w:pStyle w:val="af5"/>
        <w:ind w:left="480" w:hanging="480"/>
      </w:pPr>
      <w:r w:rsidRPr="00F67B56">
        <w:t>Liu, J. T., Liu, K. J., &amp; Huang, J. C. (2002). The influence of a submarine canyon on river sediment dispersal and inner shelf sediment movements: a perspective from grain-size distributions. Marine Geology, 181(4), 357-386.</w:t>
      </w:r>
    </w:p>
    <w:p w14:paraId="5E29BA71" w14:textId="77777777" w:rsidR="00627460" w:rsidRDefault="00627460" w:rsidP="00627460">
      <w:pPr>
        <w:pStyle w:val="af5"/>
        <w:ind w:left="480" w:hanging="480"/>
      </w:pPr>
      <w:r w:rsidRPr="00722313">
        <w:t>Lochte, K., &amp; Turley, C. M. (1988). Bacteria and cyanobacteria associated with phytodetritus in the deep sea. Nature, 333(6168), 67-69.</w:t>
      </w:r>
    </w:p>
    <w:p w14:paraId="01E275B8" w14:textId="77777777" w:rsidR="00627460" w:rsidRDefault="00627460" w:rsidP="00627460">
      <w:pPr>
        <w:pStyle w:val="af5"/>
        <w:ind w:left="480" w:hanging="480"/>
      </w:pPr>
      <w:r w:rsidRPr="002B6767">
        <w:t>Lohrer, A. M., Thrush, S. F., &amp; Gibbs, M. M. (2004). Bioturbators enhance ecosystem function through complex biogeochemical interactions. Nature, 431(7012), 1092-1095.</w:t>
      </w:r>
    </w:p>
    <w:p w14:paraId="67CAC033" w14:textId="77777777" w:rsidR="00627460" w:rsidRDefault="00627460" w:rsidP="00627460">
      <w:pPr>
        <w:pStyle w:val="af5"/>
        <w:ind w:left="480" w:hanging="480"/>
      </w:pPr>
      <w:r w:rsidRPr="0048171E">
        <w:t>Loo, L. O., &amp; Rosenberg, R. (1996). Production and energy budget in marine suspension feeding populations: Mytilus edulis, Cerastoderma edule, Mya arenaria and Amphiura filiformis. Journal of Sea Research, 35(1-3), 199-207.</w:t>
      </w:r>
    </w:p>
    <w:p w14:paraId="683C52BF" w14:textId="77777777" w:rsidR="00627460" w:rsidRDefault="00627460" w:rsidP="00627460">
      <w:pPr>
        <w:pStyle w:val="af5"/>
        <w:ind w:left="480" w:hanging="480"/>
      </w:pPr>
      <w:r w:rsidRPr="002B6767">
        <w:t>Loreau, M. (2008). Biodiversity and ecosystem functioning: the mystery of the deep sea. Current Biology, 18(3), R126-R128.</w:t>
      </w:r>
    </w:p>
    <w:p w14:paraId="6D3F61A5" w14:textId="77777777" w:rsidR="00627460" w:rsidRDefault="00627460" w:rsidP="00627460">
      <w:pPr>
        <w:pStyle w:val="af5"/>
        <w:ind w:left="480" w:hanging="480"/>
      </w:pPr>
      <w:r w:rsidRPr="00CA0222">
        <w:t>Mahaut, M. L., Sibuet, M., &amp; Shirayama, Y. (1995). Weight-dependent respiration rates in deep-sea organisms. Deep Sea Research Part I: Oceanographic Research Papers, 42(9), 1575-1582.</w:t>
      </w:r>
    </w:p>
    <w:p w14:paraId="3391E53D" w14:textId="77777777" w:rsidR="00627460" w:rsidRDefault="00627460" w:rsidP="00627460">
      <w:pPr>
        <w:pStyle w:val="af5"/>
        <w:ind w:left="480" w:hanging="480"/>
      </w:pPr>
      <w:r w:rsidRPr="00D56FD3">
        <w:t>Marchio Jr, D. A., Savarese, M., Bovard, B., &amp; Mitsch, W. J. (2016). Carbon sequestration and sedimentation in mangrove swamps influenced by hydrogeomorphic conditions and urbanization in Southwest Florida. Forests, 7(6), 116.</w:t>
      </w:r>
    </w:p>
    <w:p w14:paraId="7F141705" w14:textId="77777777" w:rsidR="00627460" w:rsidRDefault="00627460" w:rsidP="00627460">
      <w:pPr>
        <w:pStyle w:val="af5"/>
        <w:ind w:left="480" w:hanging="480"/>
      </w:pPr>
      <w:r w:rsidRPr="00EB07A9">
        <w:t>Mare, M. F. (1942). A study of a marine benthic community with special reference to the micro-organisms. Journal of the Marine Biological Association of the United Kingdom, 25(3), 517-554.</w:t>
      </w:r>
    </w:p>
    <w:p w14:paraId="40C40E0E" w14:textId="77777777" w:rsidR="00627460" w:rsidRDefault="00627460" w:rsidP="00627460">
      <w:pPr>
        <w:pStyle w:val="af5"/>
        <w:ind w:left="480" w:hanging="480"/>
      </w:pPr>
      <w:r w:rsidRPr="00D5048F">
        <w:t xml:space="preserve">Masson, D. G., Huvenne, V. A. I., De Stigter, H. C., Wolff, G. A., Kiriakoulakis, K., Arzola, R. G., &amp; Blackbird, S. (2010). Efficient burial of carbon in a submarine </w:t>
      </w:r>
      <w:r w:rsidRPr="00D5048F">
        <w:lastRenderedPageBreak/>
        <w:t>canyon. Geology, 38(9), 831-834.</w:t>
      </w:r>
    </w:p>
    <w:p w14:paraId="3C5C1703" w14:textId="77777777" w:rsidR="00627460" w:rsidRPr="00F67B56" w:rsidRDefault="00627460" w:rsidP="00627460">
      <w:pPr>
        <w:pStyle w:val="af5"/>
        <w:ind w:left="480" w:hanging="480"/>
      </w:pPr>
      <w:r w:rsidRPr="00F67B56">
        <w:t>Maycas, E. R., Bourdillon, A., Macquart-Moulin, C., Passelaigue, F., &amp; Patriti, G. (1999). Diel variations of the bathymetric distribution of zooplankton groups and biomass in Cap-Ferret Canyon, France. Deep Sea Research Part II: topical studies in oceanography, 46(10), 2081-2099.</w:t>
      </w:r>
    </w:p>
    <w:p w14:paraId="33EBA575" w14:textId="77777777" w:rsidR="00627460" w:rsidRDefault="00627460" w:rsidP="00627460">
      <w:pPr>
        <w:pStyle w:val="af5"/>
        <w:ind w:left="480" w:hanging="480"/>
      </w:pPr>
      <w:r w:rsidRPr="004A0A41">
        <w:t>McClain, C. R., &amp; Rex, M. A. (2015). Toward a conceptual understanding of β-diversity in the deep-sea benthos. Annual review of ecology, evolution, and systematics, 46, 623-642.</w:t>
      </w:r>
    </w:p>
    <w:p w14:paraId="72374B66" w14:textId="77777777" w:rsidR="00627460" w:rsidRDefault="00627460" w:rsidP="00627460">
      <w:pPr>
        <w:pStyle w:val="af5"/>
        <w:ind w:left="480" w:hanging="480"/>
      </w:pPr>
      <w:r w:rsidRPr="004A0A41">
        <w:t>McClain, C. R., Allen, A. P., Tittensor, D. P., &amp; Rex, M. A. (2012). Energetics of life on the deep seafloor. Proceedings of the National Academy of Sciences, 109(38), 15366-15371.</w:t>
      </w:r>
    </w:p>
    <w:p w14:paraId="4E547659" w14:textId="77777777" w:rsidR="00627460" w:rsidRPr="00F67B56" w:rsidRDefault="00627460" w:rsidP="00627460">
      <w:pPr>
        <w:pStyle w:val="af5"/>
        <w:ind w:left="480" w:hanging="480"/>
      </w:pPr>
      <w:r>
        <w:t>McClain, C. R., and</w:t>
      </w:r>
      <w:r w:rsidRPr="00F67B56">
        <w:t xml:space="preserve"> Barry, J. P. (2010). Habitat heterogeneity, disturbance, and productivity work in concert to regulate biodiversity in deep submarine canyons. Ecology, 91(4), 964-976.</w:t>
      </w:r>
    </w:p>
    <w:p w14:paraId="194D1C8F" w14:textId="77777777" w:rsidR="00627460" w:rsidRDefault="00627460" w:rsidP="00627460">
      <w:pPr>
        <w:pStyle w:val="af5"/>
        <w:ind w:left="480" w:hanging="480"/>
      </w:pPr>
      <w:r w:rsidRPr="001F1F3B">
        <w:t>Meade, R. H., &amp; Moody, J. A. (2010). Causes for the decline of suspended‐sediment discharge in the Mississippi River system, 1940–2007. Hydrological Processes: An International Journal, 24(1), 35-49.</w:t>
      </w:r>
    </w:p>
    <w:p w14:paraId="3E4D66D3" w14:textId="77777777" w:rsidR="00627460" w:rsidRDefault="00627460" w:rsidP="00627460">
      <w:pPr>
        <w:pStyle w:val="af5"/>
        <w:ind w:left="480" w:hanging="480"/>
      </w:pPr>
      <w:r w:rsidRPr="002B6767">
        <w:t>Meile, C., Koretsky, C. M., &amp; Cappellen, P. V. (2001). Quantifying bioirrigation in aquatic sediments: an inverse modeling approach. Limnology and oceanography, 46(1), 164-177.</w:t>
      </w:r>
    </w:p>
    <w:p w14:paraId="3A6E946E" w14:textId="77777777" w:rsidR="00627460" w:rsidRDefault="00627460" w:rsidP="00627460">
      <w:pPr>
        <w:pStyle w:val="af5"/>
        <w:ind w:left="480" w:hanging="480"/>
      </w:pPr>
      <w:r w:rsidRPr="00CD5C2F">
        <w:t>Meyer-Reil, L. A. (1983). Benthic response to sedimentation events during autumn to spring at a shallow water station in the Western Kiel Bight. Marine Biology, 77(3), 247-256.</w:t>
      </w:r>
    </w:p>
    <w:p w14:paraId="3F410964" w14:textId="77777777" w:rsidR="00627460" w:rsidRDefault="00627460" w:rsidP="00627460">
      <w:pPr>
        <w:pStyle w:val="af5"/>
        <w:ind w:left="480" w:hanging="480"/>
      </w:pPr>
      <w:r w:rsidRPr="00CD4C46">
        <w:t>Meyers, P. A. (1994). Preservation of elemental and isotopic source identification of sedimentary organic matter. Chemical geology, 114(3-4), 289-302.</w:t>
      </w:r>
    </w:p>
    <w:p w14:paraId="3D121B78" w14:textId="77777777" w:rsidR="00627460" w:rsidRDefault="00627460" w:rsidP="00627460">
      <w:pPr>
        <w:pStyle w:val="af5"/>
        <w:ind w:left="480" w:hanging="480"/>
      </w:pPr>
      <w:r w:rsidRPr="0090082C">
        <w:t>Montagna, P. A., Baguley, J. G., Hsiang, C. Y., &amp; Reuscher, M. G. (2017). Comparison of sampling methods for deep‐sea infauna. Limnology and Oceanography: Methods, 15(2), 166-183.</w:t>
      </w:r>
    </w:p>
    <w:p w14:paraId="7AB491C6" w14:textId="77777777" w:rsidR="00627460" w:rsidRDefault="00627460" w:rsidP="00627460">
      <w:pPr>
        <w:pStyle w:val="af5"/>
        <w:ind w:left="480" w:hanging="480"/>
      </w:pPr>
      <w:r w:rsidRPr="0035629C">
        <w:t>Moodley, L., Heip, C. H., &amp; Middelburg, J. J. (1998). Benthic activity in sediments of the northwestern Adriatic Sea: sediment oxygen consumption, macro-and meiofauna dynamics. Journal of Sea Research, 40(3-4), 263-280.</w:t>
      </w:r>
    </w:p>
    <w:p w14:paraId="7C494832" w14:textId="77777777" w:rsidR="00627460" w:rsidRDefault="00627460" w:rsidP="00627460">
      <w:pPr>
        <w:pStyle w:val="af5"/>
        <w:ind w:left="480" w:hanging="480"/>
      </w:pPr>
      <w:r w:rsidRPr="004D57A0">
        <w:t>Mukherjee, J., Karan, S., Chakrabarty, M., Banerjee, A., Rakshit, N., &amp; Ray, S. (2019). An approach towards quantification of ecosystem trophic status and health through ecological network analysis applied in Hooghly-Matla estuarine system, India. Ecological Indicators, 100, 55-68.</w:t>
      </w:r>
    </w:p>
    <w:p w14:paraId="22639C54" w14:textId="77777777" w:rsidR="00627460" w:rsidRDefault="00627460" w:rsidP="00627460">
      <w:pPr>
        <w:pStyle w:val="af5"/>
        <w:ind w:left="480" w:hanging="480"/>
      </w:pPr>
      <w:r w:rsidRPr="00F67B56">
        <w:t xml:space="preserve">Mulder, T., Weber, O., Anschutz, P., Jorissen, F., &amp; Jouanneau, J. M. (2001). A few </w:t>
      </w:r>
      <w:r w:rsidRPr="00F67B56">
        <w:lastRenderedPageBreak/>
        <w:t>months-old storm-generated turbidite deposited in the Capbreton Canyon (Bay of Biscay, SW France). Geo-Marine Letters, 21(3), 149-156.</w:t>
      </w:r>
    </w:p>
    <w:p w14:paraId="62710739" w14:textId="77777777" w:rsidR="00627460" w:rsidRDefault="00627460" w:rsidP="00627460">
      <w:pPr>
        <w:pStyle w:val="af5"/>
        <w:ind w:left="480" w:hanging="480"/>
        <w:rPr>
          <w:rFonts w:eastAsia="標楷體"/>
        </w:rPr>
      </w:pPr>
      <w:r w:rsidRPr="000E1429">
        <w:t xml:space="preserve">Navarro, E., Iglesias, J. I. P., Ortega, M. M., &amp; Larretxea, X. (1994). The basis for a functional response to variable food quantity and quality in cockles </w:t>
      </w:r>
      <w:r w:rsidRPr="00270CC6">
        <w:rPr>
          <w:i/>
        </w:rPr>
        <w:t>Cerastoderma edule</w:t>
      </w:r>
      <w:r w:rsidRPr="000E1429">
        <w:t xml:space="preserve"> (Bivalvia, Cardiidae). Physiological zoology, 67(2), 468-496.</w:t>
      </w:r>
    </w:p>
    <w:p w14:paraId="252F0534" w14:textId="77777777" w:rsidR="00627460" w:rsidRDefault="00627460" w:rsidP="00627460">
      <w:pPr>
        <w:pStyle w:val="af5"/>
        <w:ind w:left="480" w:hanging="480"/>
      </w:pPr>
      <w:r w:rsidRPr="00CE45F6">
        <w:t>Nielsen, A. M., Eriksen, N. T., Iversen, J. L., &amp; Riisgård, H. U. (1995). Feeding, growth and respiration in the polychaetes Nereis diversicolor (facultative filter-feeder) and N. virens (omnivorous)-a comparative study. Marine Ecology Progress Series, 125, 149-158.</w:t>
      </w:r>
    </w:p>
    <w:p w14:paraId="17E75A29" w14:textId="77777777" w:rsidR="00627460" w:rsidRPr="00F67B56" w:rsidRDefault="00627460" w:rsidP="00627460">
      <w:pPr>
        <w:pStyle w:val="af5"/>
        <w:ind w:left="480" w:hanging="480"/>
      </w:pPr>
      <w:r w:rsidRPr="00F67B56">
        <w:t>Nittrouer, C. A., &amp; Wright, L. D. (1994). Transport of particles across continental shelves. Reviews of Geophysics, 32(1), 85-113.</w:t>
      </w:r>
    </w:p>
    <w:p w14:paraId="217A8833" w14:textId="77777777" w:rsidR="00627460" w:rsidRDefault="00627460" w:rsidP="00627460">
      <w:pPr>
        <w:pStyle w:val="af5"/>
        <w:ind w:left="480" w:hanging="480"/>
      </w:pPr>
      <w:r w:rsidRPr="004075AE">
        <w:t>Odum, E. P. (1969). The Strategy of Ecosystem Development: An understanding of ecological succession provides a basis for resolving man's conflict with nature. science, 164(3877), 262-270.</w:t>
      </w:r>
    </w:p>
    <w:p w14:paraId="74C7D3EE" w14:textId="77777777" w:rsidR="00627460" w:rsidRDefault="00627460" w:rsidP="00627460">
      <w:pPr>
        <w:pStyle w:val="af5"/>
        <w:ind w:left="480" w:hanging="480"/>
      </w:pPr>
      <w:r w:rsidRPr="00EF0C6D">
        <w:t>Ogura, N. (1972). Rate and extent of decomposition of dissolved organic matter in surface seawater. Marine Biology, 13(2), 89-93.</w:t>
      </w:r>
    </w:p>
    <w:p w14:paraId="311A55A3" w14:textId="77777777" w:rsidR="00627460" w:rsidRPr="00F67B56" w:rsidRDefault="00627460" w:rsidP="00627460">
      <w:pPr>
        <w:pStyle w:val="af5"/>
        <w:ind w:left="480" w:hanging="480"/>
      </w:pPr>
      <w:r w:rsidRPr="00F67B56">
        <w:t>Oliveira, A., Santos, A. I., Rodrigues, A., &amp; Vitorino, J. (2007). Sedimentary particle distribution and dynamics on the Nazaré canyon system and adjacent shelf (Portugal). Marine Geology, 246(2), 105-122.</w:t>
      </w:r>
    </w:p>
    <w:p w14:paraId="5A541193" w14:textId="77777777" w:rsidR="00627460" w:rsidRDefault="00627460" w:rsidP="00627460">
      <w:pPr>
        <w:pStyle w:val="af5"/>
        <w:ind w:left="480" w:hanging="480"/>
      </w:pPr>
      <w:r w:rsidRPr="00B0144D">
        <w:t>Pape, E., van Oevelen, D., Moodley, L., Soetaert, K., &amp; Vanreusel, A. (2013). Nematode feeding strategies and the fate of dissolved organic matter carbon in different deep-sea sedimentary environments. Deep Sea Research Part I: Oceanographic Research Papers, 80, 94-110.</w:t>
      </w:r>
    </w:p>
    <w:p w14:paraId="6633198E" w14:textId="77777777" w:rsidR="00627460" w:rsidRDefault="00627460" w:rsidP="00627460">
      <w:pPr>
        <w:pStyle w:val="af5"/>
        <w:ind w:left="480" w:hanging="480"/>
      </w:pPr>
      <w:r w:rsidRPr="00D56FD3">
        <w:t>Polidoro, B. A., Carpenter, K. E., Collins, L., Duke, N. C., Ellison, A. M., Ellison, J. C., Farnsworth</w:t>
      </w:r>
      <w:r>
        <w:t xml:space="preserve">, </w:t>
      </w:r>
      <w:r w:rsidRPr="00D56FD3">
        <w:t>E</w:t>
      </w:r>
      <w:r>
        <w:t>.</w:t>
      </w:r>
      <w:r w:rsidRPr="00D56FD3">
        <w:t xml:space="preserve"> J.</w:t>
      </w:r>
      <w:r>
        <w:t>,</w:t>
      </w:r>
      <w:r w:rsidRPr="00D56FD3">
        <w:t xml:space="preserve"> Fernando</w:t>
      </w:r>
      <w:r>
        <w:t>,</w:t>
      </w:r>
      <w:r w:rsidRPr="00D56FD3">
        <w:t xml:space="preserve"> E</w:t>
      </w:r>
      <w:r>
        <w:t>. S.</w:t>
      </w:r>
      <w:r w:rsidRPr="00D56FD3">
        <w:t>, Kathiresan</w:t>
      </w:r>
      <w:r>
        <w:t>,</w:t>
      </w:r>
      <w:r w:rsidRPr="00D56FD3">
        <w:t xml:space="preserve"> K</w:t>
      </w:r>
      <w:r>
        <w:t>.</w:t>
      </w:r>
      <w:r w:rsidRPr="00D56FD3">
        <w:t>, Koedam</w:t>
      </w:r>
      <w:r>
        <w:t>,</w:t>
      </w:r>
      <w:r w:rsidRPr="00D56FD3">
        <w:t xml:space="preserve"> N</w:t>
      </w:r>
      <w:r>
        <w:t>.</w:t>
      </w:r>
      <w:r w:rsidRPr="00D56FD3">
        <w:t xml:space="preserve"> E.</w:t>
      </w:r>
      <w:r>
        <w:t>,</w:t>
      </w:r>
      <w:r w:rsidRPr="00D56FD3">
        <w:t xml:space="preserve"> Livingstone,</w:t>
      </w:r>
      <w:r>
        <w:rPr>
          <w:rFonts w:hint="eastAsia"/>
        </w:rPr>
        <w:t xml:space="preserve"> </w:t>
      </w:r>
      <w:r w:rsidRPr="00D56FD3">
        <w:t>S</w:t>
      </w:r>
      <w:r>
        <w:rPr>
          <w:rFonts w:hint="eastAsia"/>
        </w:rPr>
        <w:t>.</w:t>
      </w:r>
      <w:r w:rsidRPr="00D56FD3">
        <w:t xml:space="preserve"> R., Miyagi</w:t>
      </w:r>
      <w:r>
        <w:t>,</w:t>
      </w:r>
      <w:r w:rsidRPr="00D56FD3">
        <w:t xml:space="preserve"> T</w:t>
      </w:r>
      <w:r>
        <w:t>.</w:t>
      </w:r>
      <w:r w:rsidRPr="00D56FD3">
        <w:t>, Moore</w:t>
      </w:r>
      <w:r>
        <w:rPr>
          <w:rFonts w:hint="eastAsia"/>
        </w:rPr>
        <w:t>,</w:t>
      </w:r>
      <w:r w:rsidRPr="00D56FD3">
        <w:t xml:space="preserve"> G</w:t>
      </w:r>
      <w:r>
        <w:t xml:space="preserve">. </w:t>
      </w:r>
      <w:r w:rsidRPr="00D56FD3">
        <w:t>E., Nam</w:t>
      </w:r>
      <w:r>
        <w:rPr>
          <w:rFonts w:hint="eastAsia"/>
        </w:rPr>
        <w:t>,</w:t>
      </w:r>
      <w:r w:rsidRPr="00D56FD3">
        <w:t xml:space="preserve"> V</w:t>
      </w:r>
      <w:r>
        <w:t>.</w:t>
      </w:r>
      <w:r w:rsidRPr="00D56FD3">
        <w:t xml:space="preserve"> N</w:t>
      </w:r>
      <w:r>
        <w:t>.</w:t>
      </w:r>
      <w:r w:rsidRPr="00D56FD3">
        <w:t>, Ong</w:t>
      </w:r>
      <w:r>
        <w:rPr>
          <w:rFonts w:hint="eastAsia"/>
        </w:rPr>
        <w:t>,</w:t>
      </w:r>
      <w:r w:rsidRPr="00D56FD3">
        <w:t xml:space="preserve"> J</w:t>
      </w:r>
      <w:r>
        <w:t>.</w:t>
      </w:r>
      <w:r w:rsidRPr="00D56FD3">
        <w:t xml:space="preserve"> E</w:t>
      </w:r>
      <w:r>
        <w:t>.</w:t>
      </w:r>
      <w:r w:rsidRPr="00D56FD3">
        <w:t>,</w:t>
      </w:r>
      <w:r>
        <w:t xml:space="preserve"> </w:t>
      </w:r>
      <w:r w:rsidRPr="00D56FD3">
        <w:t>Primavera</w:t>
      </w:r>
      <w:r>
        <w:t>,</w:t>
      </w:r>
      <w:r w:rsidRPr="00D56FD3">
        <w:t xml:space="preserve"> J</w:t>
      </w:r>
      <w:r>
        <w:t>.</w:t>
      </w:r>
      <w:r w:rsidRPr="00D56FD3">
        <w:t xml:space="preserve"> H., Salmo</w:t>
      </w:r>
      <w:r>
        <w:rPr>
          <w:rFonts w:hint="eastAsia"/>
        </w:rPr>
        <w:t xml:space="preserve"> III,</w:t>
      </w:r>
      <w:r w:rsidRPr="00D56FD3">
        <w:t xml:space="preserve"> S</w:t>
      </w:r>
      <w:r>
        <w:t>.</w:t>
      </w:r>
      <w:r w:rsidRPr="00D56FD3">
        <w:t xml:space="preserve"> G., Sanciangco</w:t>
      </w:r>
      <w:r>
        <w:t>,</w:t>
      </w:r>
      <w:r w:rsidRPr="00D56FD3">
        <w:t xml:space="preserve"> J</w:t>
      </w:r>
      <w:r>
        <w:t>. C.</w:t>
      </w:r>
      <w:r w:rsidRPr="00D56FD3">
        <w:t>, Sukardjo</w:t>
      </w:r>
      <w:r>
        <w:t>,</w:t>
      </w:r>
      <w:r w:rsidRPr="00D56FD3">
        <w:t xml:space="preserve"> S</w:t>
      </w:r>
      <w:r>
        <w:t>.</w:t>
      </w:r>
      <w:r w:rsidRPr="00D56FD3">
        <w:t>, Wang</w:t>
      </w:r>
      <w:r>
        <w:t xml:space="preserve"> </w:t>
      </w:r>
      <w:r w:rsidRPr="00D56FD3">
        <w:t>Y</w:t>
      </w:r>
      <w:r>
        <w:rPr>
          <w:rFonts w:hint="eastAsia"/>
        </w:rPr>
        <w:t>.</w:t>
      </w:r>
      <w:r w:rsidRPr="00D56FD3">
        <w:t xml:space="preserve"> &amp; Yong, J. W. H. (2010). The loss of species: mangrove extinction risk and geographic areas of global concern. PloS one, 5(4), e10095.</w:t>
      </w:r>
    </w:p>
    <w:p w14:paraId="51683EAB" w14:textId="77777777" w:rsidR="00627460" w:rsidRPr="00F67B56" w:rsidRDefault="00627460" w:rsidP="00627460">
      <w:pPr>
        <w:pStyle w:val="af5"/>
        <w:ind w:left="480" w:hanging="480"/>
      </w:pPr>
      <w:r w:rsidRPr="00F67B56">
        <w:t>Puig, P., Palanques, A., Orange, D. L., Lastras, G., &amp; Canals, M. (2008). Dense shelf water cascades and sedimentary furrow formation in the Cap de Creus Canyon, northwestern Mediterranean Sea. Continental Shelf Research, 28(15), 2017-2030.</w:t>
      </w:r>
    </w:p>
    <w:p w14:paraId="2738F70C" w14:textId="77777777" w:rsidR="00627460" w:rsidRDefault="00627460" w:rsidP="00627460">
      <w:pPr>
        <w:pStyle w:val="af5"/>
        <w:ind w:left="480" w:hanging="480"/>
      </w:pPr>
      <w:r w:rsidRPr="00722313">
        <w:t xml:space="preserve">Pusceddu, A., Bianchelli, S., Canals, M., Sanchez-Vidal, A., De Madron, X. D., Heussner, S., Lykousis, V., de Stigter, H., Trincardi, F., &amp; Danovaro, R. (2010). Organic matter in sediments of canyons and open slopes of the Portuguese, Catalan, Southern Adriatic and Cretan Sea margins. Deep Sea Research Part I: </w:t>
      </w:r>
      <w:r w:rsidRPr="00722313">
        <w:lastRenderedPageBreak/>
        <w:t>Oceanographic Research Papers, 57(3), 441-457.</w:t>
      </w:r>
    </w:p>
    <w:p w14:paraId="4F6A416E" w14:textId="77777777" w:rsidR="00627460" w:rsidRDefault="00627460" w:rsidP="00627460">
      <w:pPr>
        <w:pStyle w:val="af5"/>
        <w:ind w:left="480" w:hanging="480"/>
      </w:pPr>
      <w:r w:rsidRPr="00D20047">
        <w:t>R Core Team (2020). R: A language and environment for statistical computing. R Foundation for Statistical Computing, Vienna, Austria. URL https://www.R-project.org/.</w:t>
      </w:r>
    </w:p>
    <w:p w14:paraId="3A5CEA09" w14:textId="77777777" w:rsidR="00627460" w:rsidRDefault="00627460" w:rsidP="00627460">
      <w:pPr>
        <w:pStyle w:val="af5"/>
        <w:ind w:left="480" w:hanging="480"/>
      </w:pPr>
      <w:r w:rsidRPr="00722313">
        <w:t>Rabouille, C., Caprais, J. C., Lansard, B., Crassous, P., Dedieu, K., Reyss, J. L., &amp; Khripounoff, A. (2009). Organic matter budget in the Southeast Atlantic continental margin close to the Congo Canyon: In situ measurements of sediment oxygen consumption. Deep Sea Research Part II: Topical Studies in Oceanography, 56(23), 2223-2238.</w:t>
      </w:r>
    </w:p>
    <w:p w14:paraId="198B2347" w14:textId="77777777" w:rsidR="00627460" w:rsidRDefault="00627460" w:rsidP="00627460">
      <w:pPr>
        <w:pStyle w:val="af5"/>
        <w:ind w:left="480" w:hanging="480"/>
        <w:rPr>
          <w:rFonts w:eastAsia="標楷體"/>
        </w:rPr>
      </w:pPr>
      <w:r w:rsidRPr="00215CBF">
        <w:rPr>
          <w:rFonts w:eastAsia="標楷體"/>
        </w:rPr>
        <w:t>Rabouille, C., Gaillard, J. F., Relexans, J. C., Tréguer, P., &amp; Vincendeau, M. A. (1998). Recycling of organic matter in Antarctic sediments: A transect through the polar front in the Southern Ocean (Indian Sector). Limnology and Oceanography, 43(3), 420-432.</w:t>
      </w:r>
    </w:p>
    <w:p w14:paraId="09D523A0" w14:textId="77777777" w:rsidR="00627460" w:rsidRPr="00F67B56" w:rsidRDefault="00627460" w:rsidP="00627460">
      <w:pPr>
        <w:pStyle w:val="af5"/>
        <w:ind w:left="480" w:hanging="480"/>
      </w:pPr>
      <w:r w:rsidRPr="00F67B56">
        <w:t>Ramalho, S. P., Adão, H., Kiriakoulakis, K., Wolff, G. A., Vanreusel, A., &amp; Ingels, J. (2014). Temporal and spatial variation in the Nazaré Canyon (Western Iberian margin): Inter-annual and canyon heterogeneity effects on meiofauna biomass and diversity. Deep Sea Research Part I: Oceanographic Research Papers, 83, 102-114.</w:t>
      </w:r>
    </w:p>
    <w:p w14:paraId="50C479E1" w14:textId="77777777" w:rsidR="00627460" w:rsidRDefault="00627460" w:rsidP="00627460">
      <w:pPr>
        <w:pStyle w:val="af5"/>
        <w:ind w:left="480" w:hanging="480"/>
      </w:pPr>
      <w:r w:rsidRPr="00722313">
        <w:t>Ramirez‐Llodra, E., Company, J. B., Sarda, F., &amp; Rotllant, G. (2010). Megabenthic diversity patterns and community structure of the Blanes submarine canyon and adjacent slope in the Northwestern Mediterranean: a human overprint?. Marine Ecology, 31(1), 167-182.</w:t>
      </w:r>
    </w:p>
    <w:p w14:paraId="1C8494E4" w14:textId="77777777" w:rsidR="00627460" w:rsidRDefault="00627460" w:rsidP="00627460">
      <w:pPr>
        <w:pStyle w:val="af5"/>
        <w:ind w:left="480" w:hanging="480"/>
      </w:pPr>
      <w:r w:rsidRPr="004A0A41">
        <w:t>Rex, M. A., Etter, R. J., Morris, J. S., Crouse, J., McClain, C. R., Johnson, N. A., Stuart, C.T.,</w:t>
      </w:r>
      <w:r>
        <w:rPr>
          <w:rFonts w:hint="eastAsia"/>
        </w:rPr>
        <w:t xml:space="preserve"> </w:t>
      </w:r>
      <w:r w:rsidRPr="004A0A41">
        <w:t>Dem</w:t>
      </w:r>
      <w:r>
        <w:t>ing, J.W., Thies, R., &amp; Avery, R</w:t>
      </w:r>
      <w:r w:rsidRPr="004A0A41">
        <w:t>. (2006). Global bathymetric patterns of standing stock and body size in the deep-sea benthos. Marine Ecology Progress Series, 317, 1-8.</w:t>
      </w:r>
    </w:p>
    <w:p w14:paraId="2550B4BD" w14:textId="77777777" w:rsidR="00627460" w:rsidRPr="00F67B56" w:rsidRDefault="00627460" w:rsidP="00627460">
      <w:pPr>
        <w:pStyle w:val="af5"/>
        <w:ind w:left="480" w:hanging="480"/>
      </w:pPr>
      <w:r w:rsidRPr="00F67B56">
        <w:t>Rowe, G. T. (1971). Observations on bottom currents and epibenthic populations in Hatteras Submarine Canyon. In Deep Sea Research and Oceanographic Abstracts (Vol. 18, No. 6, pp. 569-581). Elsevier.</w:t>
      </w:r>
    </w:p>
    <w:p w14:paraId="24327C32" w14:textId="77777777" w:rsidR="00627460" w:rsidRPr="00F67B56" w:rsidRDefault="00627460" w:rsidP="00627460">
      <w:pPr>
        <w:pStyle w:val="af5"/>
        <w:ind w:left="480" w:hanging="480"/>
      </w:pPr>
      <w:r w:rsidRPr="00EB07A9">
        <w:t>Rowe, G. T. (1983). Biomass and production of the deep-sea macrobenthos. The sea, 8, 97-121.</w:t>
      </w:r>
    </w:p>
    <w:p w14:paraId="3FD35338" w14:textId="07F4F8BD" w:rsidR="00627460" w:rsidDel="00E4439B" w:rsidRDefault="00627460" w:rsidP="00627460">
      <w:pPr>
        <w:pStyle w:val="af5"/>
        <w:ind w:left="480" w:hanging="480"/>
        <w:rPr>
          <w:del w:id="2228" w:author="user" w:date="2022-08-20T17:27:00Z"/>
        </w:rPr>
      </w:pPr>
      <w:del w:id="2229" w:author="user" w:date="2022-08-20T17:27:00Z">
        <w:r w:rsidRPr="00EB07A9" w:rsidDel="00E4439B">
          <w:delText>Rowe, G. T. (1983). Biomass and production of the deep-sea macrobenthos. The sea, 8, 97-121.</w:delText>
        </w:r>
      </w:del>
    </w:p>
    <w:p w14:paraId="292C6901" w14:textId="77777777" w:rsidR="00627460" w:rsidRDefault="00627460" w:rsidP="00627460">
      <w:pPr>
        <w:pStyle w:val="af5"/>
        <w:ind w:left="480" w:hanging="480"/>
      </w:pPr>
      <w:r w:rsidRPr="00C62539">
        <w:t>Rowe, G. T., Sibuet, M., Deming, J., Tietjen, J., &amp; Khripounoff, A. (1990). Organic carbon turnover time in deep-sea benthos. Progress in oceanography, 24(1-4), 141-160.</w:t>
      </w:r>
    </w:p>
    <w:p w14:paraId="27C52727" w14:textId="77777777" w:rsidR="00627460" w:rsidRDefault="00627460" w:rsidP="00627460">
      <w:pPr>
        <w:pStyle w:val="af5"/>
        <w:ind w:left="480" w:hanging="480"/>
      </w:pPr>
      <w:r w:rsidRPr="00636777">
        <w:t>Rowe, G. T., Wei, C., Nunnally, C., Haedrich, R., Montagna, P., Baguley, J. G., Bernhard</w:t>
      </w:r>
      <w:r>
        <w:t>,</w:t>
      </w:r>
      <w:r w:rsidRPr="00636777">
        <w:t xml:space="preserve"> J</w:t>
      </w:r>
      <w:r>
        <w:t>.</w:t>
      </w:r>
      <w:r w:rsidRPr="00636777">
        <w:t xml:space="preserve"> M.</w:t>
      </w:r>
      <w:r>
        <w:t>,</w:t>
      </w:r>
      <w:r w:rsidRPr="00636777">
        <w:t xml:space="preserve"> Wicksten</w:t>
      </w:r>
      <w:r>
        <w:t>,</w:t>
      </w:r>
      <w:r w:rsidRPr="00636777">
        <w:t xml:space="preserve"> </w:t>
      </w:r>
      <w:r>
        <w:t xml:space="preserve">M., </w:t>
      </w:r>
      <w:r w:rsidRPr="00636777">
        <w:t>Ammons</w:t>
      </w:r>
      <w:r>
        <w:t>, A.,</w:t>
      </w:r>
      <w:r w:rsidRPr="00636777">
        <w:t xml:space="preserve"> Briones</w:t>
      </w:r>
      <w:r>
        <w:t xml:space="preserve">, E. E., Soliman, Y., </w:t>
      </w:r>
      <w:r w:rsidRPr="00636777">
        <w:t xml:space="preserve">&amp; Deming, J. W. (2008). Comparative biomass structure and estimated carbon flow in </w:t>
      </w:r>
      <w:r w:rsidRPr="00636777">
        <w:lastRenderedPageBreak/>
        <w:t>food webs in the deep Gulf of Mexico. Deep Sea Research Part II: Topical Studies in Oceanography, 55(24-26), 2699-2711.</w:t>
      </w:r>
    </w:p>
    <w:p w14:paraId="517BCA33" w14:textId="77777777" w:rsidR="00627460" w:rsidRDefault="00627460" w:rsidP="00627460">
      <w:pPr>
        <w:pStyle w:val="af5"/>
        <w:ind w:left="480" w:hanging="480"/>
      </w:pPr>
      <w:r w:rsidRPr="00C62539">
        <w:t>Rowe, G., Sibuet, M., Deming, J., Khripounoff, A., Tietjen, J., Macko, S., &amp; Theroux, R. (1991). 'Total'sediment biomass and preliminary estimates of organic carbon residence time in deep-sea benthos. Marine Ecology Progress Series, 99-114.</w:t>
      </w:r>
    </w:p>
    <w:p w14:paraId="1508E7DD" w14:textId="77777777" w:rsidR="00627460" w:rsidRPr="00F67B56" w:rsidRDefault="00627460" w:rsidP="00627460">
      <w:pPr>
        <w:pStyle w:val="af5"/>
        <w:ind w:left="480" w:hanging="480"/>
      </w:pPr>
      <w:r w:rsidRPr="00F67B56">
        <w:t>Schlacher, T. A., Schlacher-Hoenlinger, M. A., Williams, A., Althaus, F., Hooper, J. N., &amp; Kloser, R. (2007). Richness and distribution of sponge megabenthos in continental margin canyons off southeastern Australia. Marine Ecology Progress Series, 340, 73-88.</w:t>
      </w:r>
    </w:p>
    <w:p w14:paraId="11B3BAE4" w14:textId="77777777" w:rsidR="00627460" w:rsidRDefault="00627460" w:rsidP="00627460">
      <w:pPr>
        <w:pStyle w:val="af5"/>
        <w:ind w:left="480" w:hanging="480"/>
      </w:pPr>
      <w:r w:rsidRPr="00CA0222">
        <w:t>Schroeder, L. A. (1981). Consumer growth efficiencies: their limits and relationships to ecological energetics. Journal of Theoretical Biology, 93(4), 805-828.</w:t>
      </w:r>
    </w:p>
    <w:p w14:paraId="371579BF" w14:textId="77777777" w:rsidR="00627460" w:rsidRPr="00F67B56" w:rsidRDefault="00627460" w:rsidP="00627460">
      <w:pPr>
        <w:pStyle w:val="af5"/>
        <w:ind w:left="480" w:hanging="480"/>
      </w:pPr>
      <w:r w:rsidRPr="00F67B56">
        <w:t>Shepard, F. P. (1973). Submarine geology (No. 551.4 SHE).</w:t>
      </w:r>
    </w:p>
    <w:p w14:paraId="4DEC61B6" w14:textId="77777777" w:rsidR="00627460" w:rsidRPr="00F67B56" w:rsidRDefault="00627460" w:rsidP="00627460">
      <w:pPr>
        <w:pStyle w:val="af5"/>
        <w:ind w:left="480" w:hanging="480"/>
      </w:pPr>
      <w:r w:rsidRPr="00F67B56">
        <w:t>Shepard, F. P. (1981). Submarine canyons: multiple causes and long-time persistence. AAPG bulletin, 65(6), 1062-1077.</w:t>
      </w:r>
    </w:p>
    <w:p w14:paraId="006D6E58" w14:textId="77777777" w:rsidR="00627460" w:rsidRPr="00F67B56" w:rsidRDefault="00627460" w:rsidP="00627460">
      <w:pPr>
        <w:pStyle w:val="af5"/>
        <w:ind w:left="480" w:hanging="480"/>
      </w:pPr>
      <w:r w:rsidRPr="00F67B56">
        <w:t>Shepard, F. P., Dill, R. F., &amp; Dill, R. F. (1966). Submarine canyons and other sea valleys. Rand McNally.</w:t>
      </w:r>
    </w:p>
    <w:p w14:paraId="012ED6AD" w14:textId="77777777" w:rsidR="00627460" w:rsidRDefault="00627460" w:rsidP="00627460">
      <w:pPr>
        <w:pStyle w:val="af5"/>
        <w:ind w:left="480" w:hanging="480"/>
      </w:pPr>
      <w:r w:rsidRPr="00DE0CFC">
        <w:t>Sibuet, M. (1977). Répartition et diversité des Echinodermes (Holothurides-Astérides) en zone profonde dans le Golfe de Gascogne. Deep Sea Research, 24(6), 549-563.</w:t>
      </w:r>
    </w:p>
    <w:p w14:paraId="7CEE60DE" w14:textId="77777777" w:rsidR="00627460" w:rsidRDefault="00627460" w:rsidP="00627460">
      <w:pPr>
        <w:pStyle w:val="af5"/>
        <w:ind w:left="480" w:hanging="480"/>
      </w:pPr>
      <w:r w:rsidRPr="00DE0CFC">
        <w:t>Smallwood, B. J., Wolff, G. A., Bett, B. J., Smith, C. R., Hoover, D., Gage, J. D., &amp; Patience, A. (1999). Megafauna can control the quality of organic matter in marine sediments. Naturwissenschaften, 86(7), 320-324.</w:t>
      </w:r>
    </w:p>
    <w:p w14:paraId="60072EED" w14:textId="77777777" w:rsidR="00627460" w:rsidRDefault="00627460" w:rsidP="00627460">
      <w:pPr>
        <w:pStyle w:val="af5"/>
        <w:ind w:left="480" w:hanging="480"/>
      </w:pPr>
      <w:r w:rsidRPr="00215CBF">
        <w:t>Smith Jr, K. L. (1987). Food energy supply and demand: A discrepancy between particulate organic carbon flux and sediment community oxygen consumption in the deep ocean 1. Limnology and Oceanography, 32(1), 201-220.</w:t>
      </w:r>
    </w:p>
    <w:p w14:paraId="0EA01896" w14:textId="77777777" w:rsidR="00627460" w:rsidRDefault="00627460" w:rsidP="00627460">
      <w:pPr>
        <w:pStyle w:val="af5"/>
        <w:ind w:left="480" w:hanging="480"/>
      </w:pPr>
      <w:r w:rsidRPr="00215CBF">
        <w:t>Smith Jr, K. L., &amp; Kaufmann, R. S. (1999). Long-term discrepancy between food supply and demand in the deep eastern North Pacific. Science, 284(5417), 1174-1177.</w:t>
      </w:r>
    </w:p>
    <w:p w14:paraId="2EDBE7D8" w14:textId="14AD149A" w:rsidR="00627460" w:rsidRDefault="00627460" w:rsidP="00627460">
      <w:pPr>
        <w:pStyle w:val="af5"/>
        <w:ind w:left="480" w:hanging="480"/>
        <w:rPr>
          <w:ins w:id="2230" w:author="user" w:date="2022-08-19T21:14:00Z"/>
        </w:rPr>
      </w:pPr>
      <w:r w:rsidRPr="004967B4">
        <w:t>Smith, C. R., De Leo, F. C., Bernardino, A. F., Sweetman, A. K., &amp; Arbizu, P. M. (2008). Abyssal food limitation, ecosystem structure and climate change. Trends in Ecology &amp; Evolution, 23(9), 518-528.</w:t>
      </w:r>
    </w:p>
    <w:p w14:paraId="4EFC0FC4" w14:textId="4A558D6B" w:rsidR="005179B7" w:rsidRDefault="005179B7" w:rsidP="00627460">
      <w:pPr>
        <w:pStyle w:val="af5"/>
        <w:ind w:left="480" w:hanging="480"/>
      </w:pPr>
      <w:ins w:id="2231" w:author="user" w:date="2022-08-19T21:14:00Z">
        <w:r w:rsidRPr="005179B7">
          <w:t>Smith, K. L., Huffard, C. L., Sherman, A. D., &amp; Ruhl, H. A. (2016). Decadal change in sediment community oxygen consumption in the abyssal northeast Pacific. Aquatic geochemistry, 22(5), 401-417.</w:t>
        </w:r>
      </w:ins>
    </w:p>
    <w:p w14:paraId="455A0988" w14:textId="77777777" w:rsidR="00627460" w:rsidRDefault="00627460" w:rsidP="00627460">
      <w:pPr>
        <w:pStyle w:val="af5"/>
        <w:ind w:left="480" w:hanging="480"/>
      </w:pPr>
      <w:r w:rsidRPr="009E52EE">
        <w:t>Snelgrove, P. V., Soetaert, K., Solan, M., Thrush, S., Wei, C. L., Danovaro, R., Fulweiler, R.W., Kitazato, H., Ingole</w:t>
      </w:r>
      <w:r>
        <w:t>, B., Norkko, A., Parkes, R.J.,</w:t>
      </w:r>
      <w:r w:rsidRPr="009E52EE">
        <w:t xml:space="preserve"> &amp; Volkenborn, N. (2018). Global carbon cycling on a heterogeneous seafloor. Trends in Ecology &amp; Evolution, 33(2), 96-105.</w:t>
      </w:r>
    </w:p>
    <w:p w14:paraId="2A2C8BDC" w14:textId="77777777" w:rsidR="00627460" w:rsidRDefault="00627460" w:rsidP="00627460">
      <w:pPr>
        <w:pStyle w:val="af5"/>
        <w:ind w:left="480" w:hanging="480"/>
      </w:pPr>
      <w:r w:rsidRPr="001F1F3B">
        <w:lastRenderedPageBreak/>
        <w:t>Snelgrove, P. V., Thrush, S. F., Wall, D. H., &amp; Norkko, A. (2014). Real world biodiversity–ecosystem functioning: a seafloor perspective. Trends in ecology &amp; evolution, 29(7), 398-405.</w:t>
      </w:r>
    </w:p>
    <w:p w14:paraId="09FE4E84" w14:textId="77777777" w:rsidR="00627460" w:rsidRPr="00F67B56" w:rsidRDefault="00627460" w:rsidP="00627460">
      <w:pPr>
        <w:pStyle w:val="af5"/>
        <w:ind w:left="480" w:hanging="480"/>
      </w:pPr>
      <w:r w:rsidRPr="00F67B56">
        <w:t>Sobarzo, M., Figueroa, M., &amp; Djurfeldt, L. (2001). Upwelling of subsurface water into the rim of the Biobıo submarine canyon as a response to surface winds. Continental Shelf Research, 21(3), 279-299.</w:t>
      </w:r>
    </w:p>
    <w:p w14:paraId="7C16DE63" w14:textId="77777777" w:rsidR="00627460" w:rsidRDefault="00627460" w:rsidP="00627460">
      <w:pPr>
        <w:pStyle w:val="af5"/>
        <w:ind w:left="480" w:hanging="480"/>
      </w:pPr>
      <w:r w:rsidRPr="00D20047">
        <w:t>Soetaert, K., &amp; Herman, P. M. (2009). A practical guide to ecological modelling: using R as a simulation platform (Vol. 7, No. 7). New York: Springer.</w:t>
      </w:r>
    </w:p>
    <w:p w14:paraId="145E8443" w14:textId="77777777" w:rsidR="00627460" w:rsidRDefault="00627460" w:rsidP="00627460">
      <w:pPr>
        <w:pStyle w:val="af5"/>
        <w:ind w:left="480" w:hanging="480"/>
      </w:pPr>
      <w:r w:rsidRPr="00AB2612">
        <w:t>So</w:t>
      </w:r>
      <w:r>
        <w:t>etaert</w:t>
      </w:r>
      <w:r w:rsidRPr="00AB2612">
        <w:t>, K., &amp; van Oevelen, D. (2009). Modeling food web interactions in benthic deep-sea ecosystems: a practical guide. Oceanography, 22(1), 128-143.</w:t>
      </w:r>
    </w:p>
    <w:p w14:paraId="0904C168" w14:textId="77777777" w:rsidR="00627460" w:rsidRDefault="00627460" w:rsidP="00627460">
      <w:pPr>
        <w:pStyle w:val="af5"/>
        <w:ind w:left="480" w:hanging="480"/>
      </w:pPr>
      <w:r w:rsidRPr="007654BB">
        <w:t>Steinberg, D. K., Van Mooy, B. A., Buesseler, K. O., Boyd, P. W., Kobari, T., &amp; Karl, D. M. (2008). Bacterial vs. zooplankton control of sinking particle flux in the ocean's twilight zone. Limnology and Oceanography, 53(4), 1327-1338.</w:t>
      </w:r>
    </w:p>
    <w:p w14:paraId="167C55B3" w14:textId="77777777" w:rsidR="00627460" w:rsidRDefault="00627460" w:rsidP="00627460">
      <w:pPr>
        <w:pStyle w:val="af5"/>
        <w:ind w:left="480" w:hanging="480"/>
      </w:pPr>
      <w:r w:rsidRPr="009720A6">
        <w:t>Stratmann, T., Lins, L., Purser, A., Marcon, Y., Rodrigues, C. F., Ravara, A., Cunha</w:t>
      </w:r>
      <w:r>
        <w:t xml:space="preserve">, </w:t>
      </w:r>
      <w:r w:rsidRPr="009720A6">
        <w:t>M</w:t>
      </w:r>
      <w:r>
        <w:t>.</w:t>
      </w:r>
      <w:r w:rsidRPr="009720A6">
        <w:t xml:space="preserve"> R., Simon-Lledó</w:t>
      </w:r>
      <w:r>
        <w:t>,</w:t>
      </w:r>
      <w:r w:rsidRPr="009720A6">
        <w:t xml:space="preserve"> E</w:t>
      </w:r>
      <w:r>
        <w:t>.</w:t>
      </w:r>
      <w:r w:rsidRPr="009720A6">
        <w:t>, Jones</w:t>
      </w:r>
      <w:r>
        <w:t>,</w:t>
      </w:r>
      <w:r w:rsidRPr="009720A6">
        <w:t xml:space="preserve"> D</w:t>
      </w:r>
      <w:r>
        <w:t>.</w:t>
      </w:r>
      <w:r w:rsidRPr="009720A6">
        <w:t xml:space="preserve"> O. B., Sweetman</w:t>
      </w:r>
      <w:r>
        <w:t>,</w:t>
      </w:r>
      <w:r w:rsidRPr="009720A6">
        <w:t xml:space="preserve"> A</w:t>
      </w:r>
      <w:r>
        <w:t>.</w:t>
      </w:r>
      <w:r w:rsidRPr="009720A6">
        <w:t xml:space="preserve"> K., Köser</w:t>
      </w:r>
      <w:r>
        <w:rPr>
          <w:rFonts w:hint="eastAsia"/>
        </w:rPr>
        <w:t>,</w:t>
      </w:r>
      <w:r w:rsidRPr="009720A6">
        <w:t xml:space="preserve"> K</w:t>
      </w:r>
      <w:r>
        <w:t>.</w:t>
      </w:r>
      <w:r w:rsidRPr="009720A6">
        <w:t>,</w:t>
      </w:r>
      <w:r>
        <w:t xml:space="preserve"> </w:t>
      </w:r>
      <w:r w:rsidRPr="009720A6">
        <w:t>&amp; Van Oevelen, D. (2018). Abyssal plain faunal carbon flows remain depressed 26 years after a simulated deep-sea mining disturbance. Biogeosciences, 15(13), 4131-4145.</w:t>
      </w:r>
    </w:p>
    <w:p w14:paraId="3AF0803B" w14:textId="77777777" w:rsidR="00627460" w:rsidRDefault="00627460" w:rsidP="00627460">
      <w:pPr>
        <w:pStyle w:val="af5"/>
        <w:ind w:left="480" w:hanging="480"/>
      </w:pPr>
      <w:r w:rsidRPr="009E3C84">
        <w:t xml:space="preserve">Stratmann, T., Soetaert, K., Wei, C.-L., and van Oevelen, D.: The role of benthos in the global marine carbon cycle, Global </w:t>
      </w:r>
      <w:r>
        <w:t>Biogeochem. Cy., unpublished.</w:t>
      </w:r>
    </w:p>
    <w:p w14:paraId="377426DC" w14:textId="77777777" w:rsidR="00627460" w:rsidRDefault="00627460" w:rsidP="00627460">
      <w:pPr>
        <w:pStyle w:val="af5"/>
        <w:ind w:left="480" w:hanging="480"/>
      </w:pPr>
      <w:r w:rsidRPr="00B76DAB">
        <w:t>Su, C. C., Tseng, J. Y., Hsu, H. H., Chiang, C. S., Yu, H. S., Lin, S., &amp; Liu, J. T. (2012). Records of submarine natural hazards off SW Taiwan. Geological Society, London, Special Publications, 361(1), 41-60.</w:t>
      </w:r>
    </w:p>
    <w:p w14:paraId="7E038E13" w14:textId="77777777" w:rsidR="00627460" w:rsidRDefault="00627460" w:rsidP="00627460">
      <w:pPr>
        <w:pStyle w:val="af5"/>
        <w:ind w:left="480" w:hanging="480"/>
      </w:pPr>
      <w:r w:rsidRPr="00B76DAB">
        <w:t>Talling, P. J., Paull, C. K., &amp; Piper, D. J. (2013). How are subaqueous sediment density flows triggered, what is their internal structure and how does it evolve? Direct observations from monitoring of active flows. Earth-Science Reviews, 125, 244-287.</w:t>
      </w:r>
    </w:p>
    <w:p w14:paraId="696E6C08" w14:textId="77777777" w:rsidR="00627460" w:rsidRDefault="00627460" w:rsidP="00627460">
      <w:pPr>
        <w:pStyle w:val="af5"/>
        <w:ind w:left="480" w:hanging="480"/>
      </w:pPr>
      <w:r w:rsidRPr="004967B4">
        <w:t>Tyler, P. A., Grant, A., Pain, S. L., &amp; Gage, J. D. (1982). Is annual reproduction in deep-sea echinoderms a response to variability in their environment?. Nature, 300(5894), 747-750.</w:t>
      </w:r>
    </w:p>
    <w:p w14:paraId="4C3355EF" w14:textId="77777777" w:rsidR="00627460" w:rsidRDefault="00627460" w:rsidP="00627460">
      <w:pPr>
        <w:pStyle w:val="af5"/>
        <w:ind w:left="480" w:hanging="480"/>
      </w:pPr>
      <w:r w:rsidRPr="004D57A0">
        <w:t>Ulanowicz, R. E. (1980). An hypothesis on the development of natural communities. Journal of theoretical Biology, 85(2), 223-245.</w:t>
      </w:r>
    </w:p>
    <w:p w14:paraId="6874824C" w14:textId="77777777" w:rsidR="00627460" w:rsidRDefault="00627460" w:rsidP="00627460">
      <w:pPr>
        <w:pStyle w:val="af5"/>
        <w:ind w:left="480" w:hanging="480"/>
      </w:pPr>
      <w:r w:rsidRPr="00D20047">
        <w:t>Ulanowicz, R. E. (1986). A phenomenological perspective of ecological development. ASTM International.</w:t>
      </w:r>
      <w:r w:rsidRPr="00332DAA">
        <w:t xml:space="preserve"> </w:t>
      </w:r>
    </w:p>
    <w:p w14:paraId="58B77A98" w14:textId="77777777" w:rsidR="00627460" w:rsidRDefault="00627460" w:rsidP="00627460">
      <w:pPr>
        <w:pStyle w:val="af5"/>
        <w:ind w:left="480" w:hanging="480"/>
      </w:pPr>
      <w:r w:rsidRPr="00275B5A">
        <w:t>Ulanowicz, R. E. (2004). Quantitative methods for ecological network analysis. Computational biology and chemistry, 28(5-6), 321-339.</w:t>
      </w:r>
    </w:p>
    <w:p w14:paraId="11E70305" w14:textId="1A41FC17" w:rsidR="00627460" w:rsidDel="005745C8" w:rsidRDefault="00627460" w:rsidP="00627460">
      <w:pPr>
        <w:pStyle w:val="af5"/>
        <w:ind w:left="480" w:hanging="480"/>
        <w:rPr>
          <w:del w:id="2232" w:author="user" w:date="2022-08-20T17:41:00Z"/>
        </w:rPr>
      </w:pPr>
      <w:del w:id="2233" w:author="user" w:date="2022-08-20T17:41:00Z">
        <w:r w:rsidRPr="00332DAA" w:rsidDel="005745C8">
          <w:delText xml:space="preserve">Ulanowicz, R.E., </w:delText>
        </w:r>
        <w:r w:rsidDel="005745C8">
          <w:rPr>
            <w:rFonts w:asciiTheme="minorEastAsia" w:eastAsiaTheme="minorEastAsia" w:hAnsiTheme="minorEastAsia" w:hint="eastAsia"/>
          </w:rPr>
          <w:delText>(</w:delText>
        </w:r>
        <w:r w:rsidRPr="00332DAA" w:rsidDel="005745C8">
          <w:delText>1980</w:delText>
        </w:r>
        <w:r w:rsidDel="005745C8">
          <w:rPr>
            <w:rFonts w:asciiTheme="minorEastAsia" w:eastAsiaTheme="minorEastAsia" w:hAnsiTheme="minorEastAsia" w:hint="eastAsia"/>
          </w:rPr>
          <w:delText>)</w:delText>
        </w:r>
        <w:r w:rsidRPr="00332DAA" w:rsidDel="005745C8">
          <w:delText>. An hypothesis on the development of natural communities. J. Theor. Biol. 85, 223–245.</w:delText>
        </w:r>
      </w:del>
    </w:p>
    <w:p w14:paraId="666B9C93" w14:textId="77777777" w:rsidR="00627460" w:rsidRPr="00332DAA" w:rsidRDefault="00627460" w:rsidP="00627460">
      <w:pPr>
        <w:pStyle w:val="af5"/>
        <w:ind w:left="480" w:hanging="480"/>
      </w:pPr>
      <w:r w:rsidRPr="00332DAA">
        <w:t xml:space="preserve">Ulanowicz, R.E., </w:t>
      </w:r>
      <w:r>
        <w:rPr>
          <w:rFonts w:asciiTheme="minorEastAsia" w:eastAsiaTheme="minorEastAsia" w:hAnsiTheme="minorEastAsia" w:hint="eastAsia"/>
        </w:rPr>
        <w:t>(</w:t>
      </w:r>
      <w:r w:rsidRPr="00332DAA">
        <w:t>1997</w:t>
      </w:r>
      <w:r>
        <w:rPr>
          <w:rFonts w:asciiTheme="minorEastAsia" w:eastAsiaTheme="minorEastAsia" w:hAnsiTheme="minorEastAsia" w:hint="eastAsia"/>
        </w:rPr>
        <w:t>)</w:t>
      </w:r>
      <w:r w:rsidRPr="00332DAA">
        <w:t xml:space="preserve">. Ecology the ascendent perspective. In: Allen, T.F.H., Roberts, </w:t>
      </w:r>
      <w:r w:rsidRPr="00332DAA">
        <w:lastRenderedPageBreak/>
        <w:t>D.W. (Eds.), Complexity in Ecological Systems Series. Columbia University Press, New York</w:t>
      </w:r>
    </w:p>
    <w:p w14:paraId="4962915D" w14:textId="77777777" w:rsidR="00627460" w:rsidRDefault="00627460" w:rsidP="00627460">
      <w:pPr>
        <w:pStyle w:val="af5"/>
        <w:ind w:left="480" w:hanging="480"/>
      </w:pPr>
      <w:r w:rsidRPr="00AB2612">
        <w:t>Van den Meersche, K., Soetaert, K., &amp; Van Oevelen, D. (2009). xsample (): an R function for sampling linear inverse problems. Journal of Statistical Software, 30, 1-15.</w:t>
      </w:r>
    </w:p>
    <w:p w14:paraId="656F6E15" w14:textId="77777777" w:rsidR="00627460" w:rsidRDefault="00627460" w:rsidP="00627460">
      <w:pPr>
        <w:pStyle w:val="af5"/>
        <w:ind w:left="480" w:hanging="480"/>
      </w:pPr>
      <w:r w:rsidRPr="00CD5C2F">
        <w:t>Van Duyl, F. C., &amp; Kop, A. J. (1994). Bacterial production in North Sea sediments: clues to seasonal and spatial variations. Marine Biology, 120(2), 323-337.</w:t>
      </w:r>
    </w:p>
    <w:p w14:paraId="7EDEF889" w14:textId="77777777" w:rsidR="00627460" w:rsidRDefault="00627460" w:rsidP="00627460">
      <w:pPr>
        <w:pStyle w:val="af5"/>
        <w:ind w:left="480" w:hanging="480"/>
      </w:pPr>
      <w:r w:rsidRPr="00CC5A06">
        <w:t>Van Oevelen, D., Soetaert, K., Garcia, R., De Stigter, H. C., Cunha, M. R., Pusceddu, A., &amp; Danovaro, R. (2011). Canyon conditions impact carbon flows in food webs of three sections of the Nazaré canyon. Deep Sea Research Part II: Topical Studies in Oceanography, 58(23-24), 2461-2476.</w:t>
      </w:r>
    </w:p>
    <w:p w14:paraId="4AF1A8F7" w14:textId="77777777" w:rsidR="00627460" w:rsidRDefault="00627460" w:rsidP="00627460">
      <w:pPr>
        <w:pStyle w:val="af5"/>
        <w:ind w:left="480" w:hanging="480"/>
      </w:pPr>
      <w:r w:rsidRPr="004967B4">
        <w:t>Van Oevelen, D., Soetaert, K., Middelburg, J. J., Herman, P. M., Moodley, L., Hamels, I., ... &amp; Heip, C. H. (2006). Carbon flows through a benthic food web: Integrating biomass, isotope and tracer data. Journal of Marine Research, 64(3), 453-482.</w:t>
      </w:r>
    </w:p>
    <w:p w14:paraId="33EBD5B0" w14:textId="77777777" w:rsidR="00627460" w:rsidRDefault="00627460" w:rsidP="00627460">
      <w:pPr>
        <w:pStyle w:val="af5"/>
        <w:ind w:left="480" w:hanging="480"/>
      </w:pPr>
      <w:r w:rsidRPr="00D20047">
        <w:t>Van Oevelen, D., Van den Meersche, K., Meysman, F. J., Soetaert, K., Middelburg, J. J., &amp; Vézina, A. F. (2010). Quantifying food web flows using linear inverse models. Ecosystems, 13(1), 32-45.</w:t>
      </w:r>
    </w:p>
    <w:p w14:paraId="79717F20" w14:textId="77777777" w:rsidR="00627460" w:rsidRDefault="00627460" w:rsidP="00627460">
      <w:pPr>
        <w:pStyle w:val="af5"/>
        <w:ind w:left="480" w:hanging="480"/>
      </w:pPr>
      <w:r w:rsidRPr="00D56FD3">
        <w:t>Van Santen, P., Augustinus, P. G. E. F., Janssen-Stelder, B. M., Quartel, S., &amp; Tri, N. H. (2007). Sedimentation in an estuarine mangrove system. Journal of Asian Earth Sciences, 29(4), 566-575.</w:t>
      </w:r>
    </w:p>
    <w:p w14:paraId="1226E5B0" w14:textId="77777777" w:rsidR="00627460" w:rsidRDefault="00627460" w:rsidP="00627460">
      <w:pPr>
        <w:pStyle w:val="af5"/>
        <w:ind w:left="480" w:hanging="480"/>
      </w:pPr>
      <w:r w:rsidRPr="00B0144D">
        <w:t>Verdugo, P., Alldredge, A. L., Azam, F., Kirchman, D. L., Passow, U., &amp; Santschi, P. H. (2004). The oceanic gel phase: a bridge in the DOM–POM continuum. Marine Chemistry, 92(1-4), 67-85.</w:t>
      </w:r>
    </w:p>
    <w:p w14:paraId="79465C89" w14:textId="77777777" w:rsidR="00627460" w:rsidRPr="00F67B56" w:rsidRDefault="00627460" w:rsidP="00627460">
      <w:pPr>
        <w:pStyle w:val="af5"/>
        <w:ind w:left="480" w:hanging="480"/>
      </w:pPr>
      <w:r w:rsidRPr="00F67B56">
        <w:t>Vetter, E. W., &amp; Dayton, P. K. (1998). Macrofaunal communities within and adjacent to a detritus-rich submarine canyon system. Deep Sea Research Part II: Topical Studies in Oceanography, 45(1-3), 25-54.</w:t>
      </w:r>
    </w:p>
    <w:p w14:paraId="1B58FE8A" w14:textId="77777777" w:rsidR="00627460" w:rsidRDefault="00627460" w:rsidP="00627460">
      <w:pPr>
        <w:pStyle w:val="af5"/>
        <w:ind w:left="480" w:hanging="480"/>
      </w:pPr>
      <w:r w:rsidRPr="00F67B56">
        <w:t>Vetter, E. W., &amp; Dayton, P. K. (1999). Organic enrichment by macrophyte detritus, and abundance patterns of megafaunal populations in submarine canyons. Marine Ecology Progress Series, 186, 137-148.</w:t>
      </w:r>
    </w:p>
    <w:p w14:paraId="4029B6E5" w14:textId="77777777" w:rsidR="00627460" w:rsidRDefault="00627460" w:rsidP="00627460">
      <w:pPr>
        <w:pStyle w:val="af5"/>
        <w:ind w:left="480" w:hanging="480"/>
      </w:pPr>
      <w:r w:rsidRPr="00D61CD2">
        <w:t>Vézina, A. F., &amp; Platt, T. (1988). Food web dynamics in the ocean. 1. Best-estimates of flow networks using inverse methods. Marine ecology progress series. Oldendorf, 42(3), 269-287.</w:t>
      </w:r>
    </w:p>
    <w:p w14:paraId="1B5A42F7" w14:textId="77777777" w:rsidR="00627460" w:rsidRPr="00F67B56" w:rsidRDefault="00627460" w:rsidP="00627460">
      <w:pPr>
        <w:pStyle w:val="af5"/>
        <w:ind w:left="480" w:hanging="480"/>
      </w:pPr>
      <w:r w:rsidRPr="00394D7D">
        <w:t>Walsh, J. P., Alexander, C. R., Gerber, T., Orpin, A. R., &amp; Sumners, B. W. (2007). Demise of a submarine canyon? Evidence for highstand infilling on the Waipaoa River continental margin, New Zealand. Geophysical Research Letters, 34(20).</w:t>
      </w:r>
    </w:p>
    <w:p w14:paraId="70C7B40D" w14:textId="77777777" w:rsidR="00627460" w:rsidRDefault="00627460" w:rsidP="00627460">
      <w:pPr>
        <w:pStyle w:val="af5"/>
        <w:ind w:left="480" w:hanging="480"/>
      </w:pPr>
      <w:r w:rsidRPr="00F67B56">
        <w:t xml:space="preserve">Wang, Y. H., Lee, I. H., &amp; Liu, J. T. (2008). Observation of internal tidal currents in the </w:t>
      </w:r>
      <w:r w:rsidRPr="00F67B56">
        <w:lastRenderedPageBreak/>
        <w:t>Kaoping Canyon off southwestern Taiwan. Estuarine, Coastal and Shelf Science, 80(1), 153-160.</w:t>
      </w:r>
    </w:p>
    <w:p w14:paraId="38534B03" w14:textId="77777777" w:rsidR="00627460" w:rsidRDefault="00627460" w:rsidP="00627460">
      <w:pPr>
        <w:pStyle w:val="af5"/>
        <w:ind w:left="480" w:hanging="480"/>
      </w:pPr>
      <w:r w:rsidRPr="00AE5F88">
        <w:t>Warwick, R. M., &amp; Gee, J. M. (1984). Community structure of estuarine meiobenthos. Marine Ecology Progress Series, 18, 97-111.</w:t>
      </w:r>
    </w:p>
    <w:p w14:paraId="6E718854" w14:textId="77777777" w:rsidR="00627460" w:rsidRDefault="00627460" w:rsidP="00627460">
      <w:pPr>
        <w:pStyle w:val="af5"/>
        <w:ind w:left="480" w:hanging="480"/>
      </w:pPr>
      <w:r w:rsidRPr="004A0A41">
        <w:t xml:space="preserve">Wei, C. L., Rowe, G. T., Escobar-Briones, E., Boetius, A., Soltwedel, T., Caley, M. J., </w:t>
      </w:r>
      <w:del w:id="2234" w:author="user" w:date="2022-08-20T17:41:00Z">
        <w:r w:rsidRPr="004A0A41" w:rsidDel="005745C8">
          <w:delText xml:space="preserve">, </w:delText>
        </w:r>
      </w:del>
      <w:r w:rsidRPr="004A0A41">
        <w:t>Soliman,</w:t>
      </w:r>
      <w:r>
        <w:t xml:space="preserve"> </w:t>
      </w:r>
      <w:r w:rsidRPr="004A0A41">
        <w:t>Y., Huettmann, F., Qu, F., Yu, Z., Pitcher, C.R., Haedrich, R.L., Wicksten, M.K., Rex, M.A.,</w:t>
      </w:r>
      <w:r>
        <w:t xml:space="preserve"> </w:t>
      </w:r>
      <w:r w:rsidRPr="004A0A41">
        <w:t>Baguley, J.G., Sharma, J., Danovaro, R., MacDonald, I.R., Nunnally, C.C., Deming, J.W.,</w:t>
      </w:r>
      <w:r>
        <w:t xml:space="preserve"> </w:t>
      </w:r>
      <w:r w:rsidRPr="004A0A41">
        <w:t>Montagna, P., Lévesque, M., Marcin Weslawski, Jan, Wlodarska-Kowalczuk, Maria,</w:t>
      </w:r>
      <w:r>
        <w:t xml:space="preserve"> </w:t>
      </w:r>
      <w:r w:rsidRPr="004A0A41">
        <w:t xml:space="preserve">Ingole, B.S., Bett, B.J., Billett, D.S.M., Yool, A., Bluhm, B.A., Iken, K., </w:t>
      </w:r>
      <w:r>
        <w:t xml:space="preserve">&amp; </w:t>
      </w:r>
      <w:r w:rsidRPr="004A0A41">
        <w:t>Narayanaswamy, B. E. (2010). Global patterns and predictions of seafloor biomass using random forests. PloS one, 5(12), e15323.</w:t>
      </w:r>
    </w:p>
    <w:p w14:paraId="14880158" w14:textId="77777777" w:rsidR="00627460" w:rsidRDefault="00627460" w:rsidP="00627460">
      <w:pPr>
        <w:pStyle w:val="af5"/>
        <w:ind w:left="480" w:hanging="480"/>
      </w:pPr>
      <w:r w:rsidRPr="00304CAE">
        <w:t>Wei, C. L., Rowe, G. T., Escobar-Briones, E., Nunnally, C., Soliman, Y., &amp; Ellis, N. (2012). Standing stocks and body size of deep-sea macrofauna: Predicting the baseline of 2010 Deepwater Horizon oil spill in the northern Gulf of Mexico. Deep Sea Research Part I: Oceanographic Research Papers, 69, 82-99.</w:t>
      </w:r>
    </w:p>
    <w:p w14:paraId="40A84624" w14:textId="77777777" w:rsidR="00627460" w:rsidRDefault="00627460" w:rsidP="00627460">
      <w:pPr>
        <w:pStyle w:val="af5"/>
        <w:ind w:left="480" w:hanging="480"/>
      </w:pPr>
      <w:r w:rsidRPr="0035629C">
        <w:t>Wenzhöfer, F., &amp; Glud, R. N. (2002). Benthic carbon mineralization in the Atlantic: a synthesis based on in situ data from the last decade. Deep Sea Research Part I: Oceanographic Research Papers, 49(7), 1255-1279.</w:t>
      </w:r>
    </w:p>
    <w:p w14:paraId="12979D43" w14:textId="77777777" w:rsidR="00627460" w:rsidRDefault="00627460" w:rsidP="00627460">
      <w:pPr>
        <w:pStyle w:val="af5"/>
        <w:ind w:left="480" w:hanging="480"/>
      </w:pPr>
      <w:r w:rsidRPr="00FC7BF4">
        <w:t>Wenzhöfer, F., &amp; Glud, R. N. (2004). Small‐scale spatial and temporal variability in coastal benthic O2 dynamics: Effects of fauna activity. Limnology and Oceanography, 49(5), 1471-1481.</w:t>
      </w:r>
    </w:p>
    <w:p w14:paraId="5D78C012" w14:textId="77777777" w:rsidR="00627460" w:rsidRDefault="00627460" w:rsidP="00627460">
      <w:pPr>
        <w:pStyle w:val="af5"/>
        <w:ind w:left="480" w:hanging="480"/>
      </w:pPr>
      <w:r w:rsidRPr="00CD5C2F">
        <w:t>Yamamoto, N., &amp; Lopez, G. (1985). Bacterial abundance in relation to surface area and organic content of marine sediments. Journal of Experimental Marine Biology and Ecology, 90(3), 209-220.</w:t>
      </w:r>
    </w:p>
    <w:p w14:paraId="7C6D5D3C" w14:textId="77777777" w:rsidR="00627460" w:rsidRPr="00F67B56" w:rsidRDefault="00627460" w:rsidP="00627460">
      <w:pPr>
        <w:pStyle w:val="af5"/>
        <w:ind w:left="480" w:hanging="480"/>
      </w:pPr>
      <w:r w:rsidRPr="00F67B56">
        <w:t>Yoklavich, M. M., Greene, H. G., Cailliet, G. M., Sullivan, D. E., Lea, R. N., &amp; Love, M. S. (2000). Habitat associations of deep-water rockfishes in a submarine canyon: an example of a natural refuge. Fishery Bulletin, 98(3), 625-625.</w:t>
      </w:r>
    </w:p>
    <w:p w14:paraId="0A9EB9D1" w14:textId="77777777" w:rsidR="00627460" w:rsidRPr="00F67B56" w:rsidRDefault="00627460" w:rsidP="00627460">
      <w:pPr>
        <w:pStyle w:val="af5"/>
        <w:ind w:left="480" w:hanging="480"/>
      </w:pPr>
      <w:r w:rsidRPr="00F67B56">
        <w:t>Yu, H. S., Chiang, C. S., &amp; Shen, S. M. (2009). Tectonically active sediment dispersal system in SW Taiwan margin with emphasis on the Gaoping (Kaoping) Submarine Canyon. Journal of Marine Systems, 76(4), 369-382.</w:t>
      </w:r>
    </w:p>
    <w:p w14:paraId="02BE04F6" w14:textId="77777777" w:rsidR="00627460" w:rsidRDefault="00627460" w:rsidP="00627460">
      <w:pPr>
        <w:pStyle w:val="af5"/>
        <w:ind w:left="480" w:hanging="480"/>
        <w:sectPr w:rsidR="00627460" w:rsidSect="001F0A48">
          <w:pgSz w:w="11906" w:h="16838"/>
          <w:pgMar w:top="1701" w:right="1701" w:bottom="1134" w:left="1701" w:header="851" w:footer="992" w:gutter="0"/>
          <w:cols w:space="425"/>
          <w:docGrid w:type="lines" w:linePitch="360"/>
        </w:sectPr>
      </w:pPr>
      <w:r w:rsidRPr="00A4163C">
        <w:t>Zhang, L. J., Wang, L., Cai, W. J., Liu, D. M., &amp; Yu, Z. G. (2013). Impact of human activities on organic carbon transport in the Yellow River. Biogeosciences, 10(4), 2513-2524.</w:t>
      </w:r>
    </w:p>
    <w:p w14:paraId="1149102C" w14:textId="54CCEDBC" w:rsidR="005931F4" w:rsidRDefault="005931F4" w:rsidP="005931F4">
      <w:pPr>
        <w:pStyle w:val="14"/>
        <w:rPr>
          <w:rFonts w:eastAsiaTheme="minorEastAsia"/>
        </w:rPr>
      </w:pPr>
      <w:bookmarkStart w:id="2235" w:name="_Toc111656061"/>
      <w:r w:rsidRPr="00977342">
        <w:rPr>
          <w:rFonts w:eastAsiaTheme="minorEastAsia"/>
        </w:rPr>
        <w:lastRenderedPageBreak/>
        <w:t>Table</w:t>
      </w:r>
      <w:bookmarkEnd w:id="2235"/>
    </w:p>
    <w:p w14:paraId="3051BF23" w14:textId="1EA9649D" w:rsidR="00F701FB" w:rsidRDefault="00F701FB" w:rsidP="0065448D">
      <w:pPr>
        <w:pStyle w:val="af6"/>
      </w:pPr>
      <w:bookmarkStart w:id="2236" w:name="_Toc111655417"/>
      <w:r w:rsidRPr="0065448D">
        <w:t xml:space="preserve">Table </w:t>
      </w:r>
      <w:r w:rsidR="00F61596">
        <w:fldChar w:fldCharType="begin"/>
      </w:r>
      <w:r w:rsidR="00F61596">
        <w:instrText xml:space="preserve"> SEQ Table \* ARABIC </w:instrText>
      </w:r>
      <w:r w:rsidR="00F61596">
        <w:fldChar w:fldCharType="separate"/>
      </w:r>
      <w:r w:rsidR="001F6671">
        <w:rPr>
          <w:noProof/>
        </w:rPr>
        <w:t>1</w:t>
      </w:r>
      <w:r w:rsidR="00F61596">
        <w:rPr>
          <w:noProof/>
        </w:rPr>
        <w:fldChar w:fldCharType="end"/>
      </w:r>
      <w:r w:rsidR="0065448D" w:rsidRPr="0065448D">
        <w:t>.</w:t>
      </w:r>
      <w:r w:rsidR="0065448D">
        <w:t xml:space="preserve"> </w:t>
      </w:r>
      <w:r w:rsidR="0065448D" w:rsidRPr="0065448D">
        <w:t>Sampling cruises including dates, coordinates, and water depths of two sites. Different gears were used to collect sediment and benthic fauna samples. Cruises were assigned to the corresponding seasons to test the seasonal effect.</w:t>
      </w:r>
      <w:bookmarkEnd w:id="2236"/>
    </w:p>
    <w:p w14:paraId="1EB16926" w14:textId="1F2C1227" w:rsidR="007A5058" w:rsidRDefault="0098183B" w:rsidP="0065448D">
      <w:pPr>
        <w:spacing w:line="360" w:lineRule="auto"/>
        <w:ind w:firstLineChars="83" w:firstLine="199"/>
        <w:jc w:val="center"/>
        <w:rPr>
          <w:rFonts w:eastAsiaTheme="minorEastAsia"/>
        </w:rPr>
        <w:sectPr w:rsidR="007A5058" w:rsidSect="00F11582">
          <w:pgSz w:w="16838" w:h="11906" w:orient="landscape"/>
          <w:pgMar w:top="1134" w:right="1701" w:bottom="1134" w:left="1701" w:header="851" w:footer="992" w:gutter="0"/>
          <w:cols w:space="425"/>
          <w:docGrid w:type="lines" w:linePitch="360"/>
        </w:sectPr>
      </w:pPr>
      <w:r>
        <w:rPr>
          <w:rFonts w:eastAsiaTheme="minorEastAsia"/>
        </w:rPr>
        <w:pict w14:anchorId="12E55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0.5pt;height:319.5pt">
            <v:imagedata r:id="rId19" o:title="table1"/>
          </v:shape>
        </w:pict>
      </w:r>
    </w:p>
    <w:p w14:paraId="45D100D3" w14:textId="55FCF436" w:rsidR="008E5135" w:rsidRDefault="008E5135" w:rsidP="00B809A8">
      <w:pPr>
        <w:pStyle w:val="af6"/>
        <w:rPr>
          <w:ins w:id="2237" w:author="user" w:date="2022-08-17T18:50:00Z"/>
        </w:rPr>
      </w:pPr>
      <w:bookmarkStart w:id="2238" w:name="_Toc111655418"/>
      <w:ins w:id="2239" w:author="user" w:date="2022-08-17T18:50:00Z">
        <w:r>
          <w:lastRenderedPageBreak/>
          <w:t xml:space="preserve">Table </w:t>
        </w:r>
        <w:r>
          <w:fldChar w:fldCharType="begin"/>
        </w:r>
        <w:r>
          <w:instrText xml:space="preserve"> SEQ Table \* ARABIC </w:instrText>
        </w:r>
      </w:ins>
      <w:r>
        <w:fldChar w:fldCharType="separate"/>
      </w:r>
      <w:ins w:id="2240" w:author="user" w:date="2022-08-17T19:01:00Z">
        <w:r w:rsidR="001F6671">
          <w:rPr>
            <w:noProof/>
          </w:rPr>
          <w:t>2</w:t>
        </w:r>
      </w:ins>
      <w:ins w:id="2241" w:author="user" w:date="2022-08-17T18:50:00Z">
        <w:r>
          <w:fldChar w:fldCharType="end"/>
        </w:r>
        <w:r>
          <w:t xml:space="preserve">. </w:t>
        </w:r>
        <w:r w:rsidRPr="008E5135">
          <w:t>Definition of each flow in Fig. 2. The flows are with direction, for example, “SED-&gt;BAC” represents carbon flow from the detritus stock to bacteria stock.</w:t>
        </w:r>
        <w:bookmarkEnd w:id="2238"/>
        <w:r w:rsidRPr="008E5135">
          <w:t xml:space="preserve"> </w:t>
        </w:r>
      </w:ins>
    </w:p>
    <w:p w14:paraId="604583B6" w14:textId="76E2D1AE" w:rsidR="008E5135" w:rsidRDefault="008E5135">
      <w:pPr>
        <w:pStyle w:val="af6"/>
        <w:jc w:val="center"/>
        <w:rPr>
          <w:ins w:id="2242" w:author="user" w:date="2022-08-17T18:48:00Z"/>
        </w:rPr>
        <w:sectPr w:rsidR="008E5135" w:rsidSect="008E5135">
          <w:pgSz w:w="11906" w:h="16838" w:orient="portrait"/>
          <w:pgMar w:top="1701" w:right="1701" w:bottom="1134" w:left="1701" w:header="851" w:footer="992" w:gutter="0"/>
          <w:cols w:space="425"/>
          <w:docGrid w:type="lines" w:linePitch="360"/>
          <w:sectPrChange w:id="2243" w:author="user" w:date="2022-08-17T18:49:00Z">
            <w:sectPr w:rsidR="008E5135" w:rsidSect="008E5135">
              <w:pgSz w:w="16838" w:h="11906" w:orient="landscape"/>
              <w:pgMar w:top="1701" w:right="1701" w:bottom="1701" w:left="1134" w:header="851" w:footer="992" w:gutter="0"/>
            </w:sectPr>
          </w:sectPrChange>
        </w:sectPr>
        <w:pPrChange w:id="2244" w:author="user" w:date="2022-08-17T18:50:00Z">
          <w:pPr>
            <w:pStyle w:val="af6"/>
          </w:pPr>
        </w:pPrChange>
      </w:pPr>
      <w:ins w:id="2245" w:author="user" w:date="2022-08-17T18:49:00Z">
        <w:r>
          <w:rPr>
            <w:noProof/>
          </w:rPr>
          <w:drawing>
            <wp:inline distT="0" distB="0" distL="0" distR="0" wp14:anchorId="7692E609" wp14:editId="2DF9A43E">
              <wp:extent cx="4159313" cy="429465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2_ad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8897" cy="4304553"/>
                      </a:xfrm>
                      <a:prstGeom prst="rect">
                        <a:avLst/>
                      </a:prstGeom>
                    </pic:spPr>
                  </pic:pic>
                </a:graphicData>
              </a:graphic>
            </wp:inline>
          </w:drawing>
        </w:r>
      </w:ins>
    </w:p>
    <w:p w14:paraId="501053BA" w14:textId="5B068701" w:rsidR="0065448D" w:rsidRDefault="0065448D" w:rsidP="0065448D">
      <w:pPr>
        <w:pStyle w:val="af6"/>
      </w:pPr>
      <w:bookmarkStart w:id="2246" w:name="_Toc111655419"/>
      <w:r>
        <w:lastRenderedPageBreak/>
        <w:t xml:space="preserve">Table </w:t>
      </w:r>
      <w:r w:rsidR="00F61596">
        <w:fldChar w:fldCharType="begin"/>
      </w:r>
      <w:r w:rsidR="00F61596">
        <w:instrText xml:space="preserve"> SEQ Table \* ARABIC </w:instrText>
      </w:r>
      <w:r w:rsidR="00F61596">
        <w:fldChar w:fldCharType="separate"/>
      </w:r>
      <w:ins w:id="2247" w:author="user" w:date="2022-08-17T19:01:00Z">
        <w:r w:rsidR="001F6671">
          <w:rPr>
            <w:noProof/>
          </w:rPr>
          <w:t>3</w:t>
        </w:r>
      </w:ins>
      <w:del w:id="2248" w:author="user" w:date="2022-08-17T18:50:00Z">
        <w:r w:rsidR="001578CE" w:rsidDel="008E5135">
          <w:rPr>
            <w:noProof/>
          </w:rPr>
          <w:delText>2</w:delText>
        </w:r>
      </w:del>
      <w:r w:rsidR="00F61596">
        <w:rPr>
          <w:noProof/>
        </w:rPr>
        <w:fldChar w:fldCharType="end"/>
      </w:r>
      <w:r>
        <w:t xml:space="preserve">. </w:t>
      </w:r>
      <w:r w:rsidRPr="0065448D">
        <w:t>The conceptual model of the food web structure formed the basis of our linear inverse model (LIM). See section “Structure” for description.</w:t>
      </w:r>
      <w:bookmarkEnd w:id="2246"/>
    </w:p>
    <w:p w14:paraId="63ADFE9B" w14:textId="3E8A9746" w:rsidR="005B1B68" w:rsidRDefault="0098183B" w:rsidP="005931F4">
      <w:pPr>
        <w:ind w:firstLine="480"/>
        <w:rPr>
          <w:rFonts w:eastAsiaTheme="minorEastAsia"/>
        </w:rPr>
        <w:sectPr w:rsidR="005B1B68" w:rsidSect="00977342">
          <w:pgSz w:w="16838" w:h="11906" w:orient="landscape"/>
          <w:pgMar w:top="1701" w:right="1701" w:bottom="1701" w:left="1134" w:header="851" w:footer="992" w:gutter="0"/>
          <w:cols w:space="425"/>
          <w:docGrid w:type="lines" w:linePitch="360"/>
        </w:sectPr>
      </w:pPr>
      <w:ins w:id="2249" w:author="user" w:date="2022-08-16T15:28:00Z">
        <w:r>
          <w:pict w14:anchorId="38BB020C">
            <v:shape id="_x0000_i1026" type="#_x0000_t75" style="width:699.5pt;height:333pt;mso-position-horizontal:center;mso-position-horizontal-relative:margin;mso-position-vertical:bottom;mso-position-vertical-relative:margin">
              <v:imagedata r:id="rId21" o:title="table2"/>
            </v:shape>
          </w:pict>
        </w:r>
      </w:ins>
    </w:p>
    <w:p w14:paraId="444F8137" w14:textId="7E3AFC13" w:rsidR="0065448D" w:rsidRPr="0065448D" w:rsidRDefault="0065448D" w:rsidP="0065448D">
      <w:pPr>
        <w:pStyle w:val="af6"/>
      </w:pPr>
      <w:bookmarkStart w:id="2250" w:name="_Ref109163669"/>
      <w:bookmarkStart w:id="2251" w:name="_Toc111655420"/>
      <w:r>
        <w:lastRenderedPageBreak/>
        <w:t xml:space="preserve">Table </w:t>
      </w:r>
      <w:r w:rsidR="00F61596">
        <w:fldChar w:fldCharType="begin"/>
      </w:r>
      <w:r w:rsidR="00F61596">
        <w:instrText xml:space="preserve"> SEQ Table \* ARABIC </w:instrText>
      </w:r>
      <w:r w:rsidR="00F61596">
        <w:fldChar w:fldCharType="separate"/>
      </w:r>
      <w:ins w:id="2252" w:author="user" w:date="2022-08-17T19:01:00Z">
        <w:r w:rsidR="001F6671">
          <w:rPr>
            <w:noProof/>
          </w:rPr>
          <w:t>4</w:t>
        </w:r>
      </w:ins>
      <w:del w:id="2253" w:author="user" w:date="2022-08-17T18:50:00Z">
        <w:r w:rsidR="001578CE" w:rsidDel="008E5135">
          <w:rPr>
            <w:noProof/>
          </w:rPr>
          <w:delText>3</w:delText>
        </w:r>
      </w:del>
      <w:r w:rsidR="00F61596">
        <w:rPr>
          <w:noProof/>
        </w:rPr>
        <w:fldChar w:fldCharType="end"/>
      </w:r>
      <w:bookmarkEnd w:id="2250"/>
      <w:r>
        <w:t xml:space="preserve">. </w:t>
      </w:r>
      <w:r w:rsidRPr="0065448D">
        <w:t xml:space="preserve">Nomenclature of symbols used in calculation of network indices (Kones et al., 2009). Assuming that a system has n compartments, and the flow value </w:t>
      </w:r>
      <m:oMath>
        <m:sSub>
          <m:sSubPr>
            <m:ctrlPr>
              <w:ins w:id="2254" w:author="user" w:date="2022-08-20T17:42:00Z">
                <w:rPr>
                  <w:rFonts w:ascii="Cambria Math" w:hAnsi="Cambria Math"/>
                </w:rPr>
              </w:ins>
            </m:ctrlPr>
          </m:sSubPr>
          <m:e>
            <m:r>
              <w:ins w:id="2255" w:author="user" w:date="2022-08-20T17:42:00Z">
                <w:rPr>
                  <w:rFonts w:ascii="Cambria Math" w:eastAsiaTheme="minorEastAsia" w:hAnsi="Cambria Math" w:hint="eastAsia"/>
                </w:rPr>
                <m:t>T</m:t>
              </w:ins>
            </m:r>
          </m:e>
          <m:sub>
            <m:r>
              <w:ins w:id="2256" w:author="user" w:date="2022-08-20T17:42:00Z">
                <w:rPr>
                  <w:rFonts w:ascii="Cambria Math" w:hAnsi="Cambria Math"/>
                </w:rPr>
                <m:t>ij</m:t>
              </w:ins>
            </m:r>
          </m:sub>
        </m:sSub>
        <m:r>
          <w:del w:id="2257" w:author="user" w:date="2022-08-20T17:42:00Z">
            <m:rPr>
              <m:sty m:val="p"/>
            </m:rPr>
            <w:rPr>
              <w:rFonts w:ascii="Cambria Math" w:hAnsi="Cambria Math"/>
            </w:rPr>
            <m:t>T_ij</m:t>
          </w:del>
        </m:r>
      </m:oMath>
      <w:r w:rsidRPr="0065448D">
        <w:t xml:space="preserve"> is defined as a sink-to-source flow (i.e., j</w:t>
      </w:r>
      <w:r w:rsidRPr="0065448D">
        <w:rPr>
          <w:rFonts w:hint="eastAsia"/>
        </w:rPr>
        <w:t>→</w:t>
      </w:r>
      <w:r w:rsidRPr="0065448D">
        <w:t>i) (Latham, 2006). The compartment imports to the internal network is labeled with 0, the destination of usable exports (secondary production) is labeled n + 1, and the destination of unusable exports (respiration/dissipation) is labeled n + 2 (Hirata &amp; Ulanowicz, 1984).</w:t>
      </w:r>
      <w:bookmarkEnd w:id="2251"/>
    </w:p>
    <w:p w14:paraId="1776BBBA" w14:textId="7FF1C949" w:rsidR="005B1B68" w:rsidRDefault="0098183B" w:rsidP="005B1B68">
      <w:pPr>
        <w:ind w:firstLine="480"/>
        <w:sectPr w:rsidR="005B1B68" w:rsidSect="00E7220E">
          <w:pgSz w:w="11906" w:h="16838"/>
          <w:pgMar w:top="1701" w:right="1701" w:bottom="1134" w:left="1701" w:header="851" w:footer="992" w:gutter="0"/>
          <w:cols w:space="425"/>
          <w:docGrid w:type="lines" w:linePitch="360"/>
        </w:sectPr>
      </w:pPr>
      <w:ins w:id="2258" w:author="user" w:date="2022-08-16T15:28:00Z">
        <w:r>
          <w:pict w14:anchorId="23A20732">
            <v:shape id="_x0000_i1027" type="#_x0000_t75" style="width:353.5pt;height:441pt;mso-position-horizontal-relative:margin;mso-position-vertical-relative:margin">
              <v:imagedata r:id="rId22" o:title="table3"/>
            </v:shape>
          </w:pict>
        </w:r>
      </w:ins>
    </w:p>
    <w:p w14:paraId="27CDE17B" w14:textId="1D2FC6EF" w:rsidR="0065448D" w:rsidRPr="0065448D" w:rsidRDefault="0065448D" w:rsidP="0065448D">
      <w:pPr>
        <w:pStyle w:val="af6"/>
      </w:pPr>
      <w:bookmarkStart w:id="2259" w:name="_Toc111655421"/>
      <w:r>
        <w:lastRenderedPageBreak/>
        <w:t xml:space="preserve">Table </w:t>
      </w:r>
      <w:r w:rsidR="00F61596">
        <w:fldChar w:fldCharType="begin"/>
      </w:r>
      <w:r w:rsidR="00F61596">
        <w:instrText xml:space="preserve"> SEQ Table \* ARABIC </w:instrText>
      </w:r>
      <w:r w:rsidR="00F61596">
        <w:fldChar w:fldCharType="separate"/>
      </w:r>
      <w:ins w:id="2260" w:author="user" w:date="2022-08-17T19:01:00Z">
        <w:r w:rsidR="001F6671">
          <w:rPr>
            <w:noProof/>
          </w:rPr>
          <w:t>5</w:t>
        </w:r>
      </w:ins>
      <w:del w:id="2261" w:author="user" w:date="2022-08-17T18:50:00Z">
        <w:r w:rsidR="001578CE" w:rsidDel="008E5135">
          <w:rPr>
            <w:noProof/>
          </w:rPr>
          <w:delText>4</w:delText>
        </w:r>
      </w:del>
      <w:r w:rsidR="00F61596">
        <w:rPr>
          <w:noProof/>
        </w:rPr>
        <w:fldChar w:fldCharType="end"/>
      </w:r>
      <w:r>
        <w:t xml:space="preserve">. </w:t>
      </w:r>
      <w:r w:rsidRPr="0065448D">
        <w:t xml:space="preserve">Formula of the network indices; see </w:t>
      </w:r>
      <w:r>
        <w:fldChar w:fldCharType="begin"/>
      </w:r>
      <w:r>
        <w:instrText xml:space="preserve"> REF _Ref109163669 \h </w:instrText>
      </w:r>
      <w:r>
        <w:fldChar w:fldCharType="separate"/>
      </w:r>
      <w:r w:rsidR="001578CE">
        <w:t xml:space="preserve">Table </w:t>
      </w:r>
      <w:r w:rsidR="001578CE">
        <w:rPr>
          <w:noProof/>
        </w:rPr>
        <w:t>3</w:t>
      </w:r>
      <w:r>
        <w:fldChar w:fldCharType="end"/>
      </w:r>
      <w:r>
        <w:t>.</w:t>
      </w:r>
      <w:r w:rsidRPr="0065448D">
        <w:t xml:space="preserve"> for the symbols.</w:t>
      </w:r>
      <w:bookmarkEnd w:id="2259"/>
    </w:p>
    <w:p w14:paraId="4E022FAB" w14:textId="34035DFF" w:rsidR="005B1B68" w:rsidRDefault="0098183B" w:rsidP="00C272F8">
      <w:pPr>
        <w:ind w:firstLineChars="0" w:firstLine="0"/>
        <w:rPr>
          <w:rFonts w:eastAsiaTheme="minorEastAsia"/>
        </w:rPr>
      </w:pPr>
      <w:ins w:id="2262" w:author="user" w:date="2022-08-16T15:28:00Z">
        <w:r>
          <w:pict w14:anchorId="6A6A158D">
            <v:shape id="_x0000_i1028" type="#_x0000_t75" style="width:699.5pt;height:265.5pt;mso-position-horizontal:center;mso-position-horizontal-relative:margin;mso-position-vertical-relative:margin">
              <v:imagedata r:id="rId23" o:title="table4"/>
            </v:shape>
          </w:pict>
        </w:r>
      </w:ins>
    </w:p>
    <w:p w14:paraId="1739A4F1" w14:textId="49226A2D" w:rsidR="007506C2" w:rsidRDefault="005E6A92" w:rsidP="007A5058">
      <w:pPr>
        <w:widowControl/>
        <w:ind w:firstLineChars="0" w:firstLine="0"/>
        <w:sectPr w:rsidR="007506C2" w:rsidSect="00E7220E">
          <w:pgSz w:w="16838" w:h="11906" w:orient="landscape"/>
          <w:pgMar w:top="1701" w:right="1701" w:bottom="1701" w:left="1134" w:header="851" w:footer="992" w:gutter="0"/>
          <w:cols w:space="425"/>
          <w:docGrid w:type="lines" w:linePitch="360"/>
        </w:sectPr>
      </w:pPr>
      <w:r>
        <w:br w:type="page"/>
      </w:r>
    </w:p>
    <w:p w14:paraId="416607D4" w14:textId="3159F946" w:rsidR="0065448D" w:rsidRDefault="0065448D" w:rsidP="0065448D">
      <w:pPr>
        <w:pStyle w:val="af6"/>
      </w:pPr>
      <w:bookmarkStart w:id="2263" w:name="_Toc111655422"/>
      <w:r>
        <w:lastRenderedPageBreak/>
        <w:t xml:space="preserve">Table </w:t>
      </w:r>
      <w:r w:rsidR="00F61596">
        <w:fldChar w:fldCharType="begin"/>
      </w:r>
      <w:r w:rsidR="00F61596">
        <w:instrText xml:space="preserve"> SEQ Table \* ARABIC </w:instrText>
      </w:r>
      <w:r w:rsidR="00F61596">
        <w:fldChar w:fldCharType="separate"/>
      </w:r>
      <w:ins w:id="2264" w:author="user" w:date="2022-08-17T19:01:00Z">
        <w:r w:rsidR="001F6671">
          <w:rPr>
            <w:noProof/>
          </w:rPr>
          <w:t>6</w:t>
        </w:r>
      </w:ins>
      <w:del w:id="2265" w:author="user" w:date="2022-08-17T18:50:00Z">
        <w:r w:rsidR="001578CE" w:rsidDel="008E5135">
          <w:rPr>
            <w:noProof/>
          </w:rPr>
          <w:delText>5</w:delText>
        </w:r>
      </w:del>
      <w:r w:rsidR="00F61596">
        <w:rPr>
          <w:noProof/>
        </w:rPr>
        <w:fldChar w:fldCharType="end"/>
      </w:r>
      <w:r>
        <w:t xml:space="preserve">. </w:t>
      </w:r>
      <w:r w:rsidRPr="0065448D">
        <w:t>Standing stocks (in mg C/ m</w:t>
      </w:r>
      <w:r w:rsidRPr="00F13BFA">
        <w:rPr>
          <w:vertAlign w:val="superscript"/>
          <w:rPrChange w:id="2266" w:author="user" w:date="2022-08-20T17:44:00Z">
            <w:rPr/>
          </w:rPrChange>
        </w:rPr>
        <w:t>2</w:t>
      </w:r>
      <w:r w:rsidRPr="0065448D">
        <w:t>) as mean± standard deviation of the food web compartments for GC1 and GS1.</w:t>
      </w:r>
      <w:bookmarkEnd w:id="2263"/>
    </w:p>
    <w:p w14:paraId="41931505" w14:textId="7DA8AE1A" w:rsidR="00557553" w:rsidRDefault="007506C2" w:rsidP="0065448D">
      <w:pPr>
        <w:ind w:firstLine="480"/>
        <w:jc w:val="center"/>
        <w:rPr>
          <w:rFonts w:eastAsiaTheme="minorEastAsia"/>
        </w:rPr>
      </w:pPr>
      <w:r w:rsidRPr="007506C2">
        <w:rPr>
          <w:noProof/>
        </w:rPr>
        <w:drawing>
          <wp:inline distT="0" distB="0" distL="0" distR="0" wp14:anchorId="6812B629" wp14:editId="4B2C26E3">
            <wp:extent cx="5078095" cy="1388745"/>
            <wp:effectExtent l="0" t="0" r="8255" b="1905"/>
            <wp:docPr id="1" name="圖片 1" descr="C:\Users\user\AppData\Local\Microsoft\Windows\INetCache\Content.Word\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tabl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8095" cy="1388745"/>
                    </a:xfrm>
                    <a:prstGeom prst="rect">
                      <a:avLst/>
                    </a:prstGeom>
                    <a:noFill/>
                    <a:ln>
                      <a:noFill/>
                    </a:ln>
                  </pic:spPr>
                </pic:pic>
              </a:graphicData>
            </a:graphic>
          </wp:inline>
        </w:drawing>
      </w:r>
    </w:p>
    <w:p w14:paraId="3FF1C086" w14:textId="1B235174" w:rsidR="007506C2" w:rsidRDefault="007506C2">
      <w:pPr>
        <w:widowControl/>
        <w:spacing w:line="240" w:lineRule="auto"/>
        <w:ind w:firstLineChars="0" w:firstLine="0"/>
        <w:rPr>
          <w:rFonts w:asciiTheme="minorHAnsi" w:eastAsiaTheme="minorEastAsia" w:hAnsiTheme="minorHAnsi" w:cstheme="minorBidi"/>
          <w:szCs w:val="22"/>
        </w:rPr>
      </w:pPr>
    </w:p>
    <w:p w14:paraId="120E36A1" w14:textId="01F06C3A" w:rsidR="005A7072" w:rsidRDefault="005A7072">
      <w:pPr>
        <w:widowControl/>
        <w:spacing w:line="240" w:lineRule="auto"/>
        <w:ind w:firstLineChars="0" w:firstLine="0"/>
        <w:rPr>
          <w:rFonts w:asciiTheme="minorHAnsi" w:eastAsiaTheme="minorEastAsia" w:hAnsiTheme="minorHAnsi" w:cstheme="minorBidi"/>
          <w:szCs w:val="22"/>
        </w:rPr>
      </w:pPr>
    </w:p>
    <w:p w14:paraId="5912A187" w14:textId="61D9A7ED" w:rsidR="0065448D" w:rsidRPr="0065448D" w:rsidRDefault="0065448D" w:rsidP="0065448D">
      <w:pPr>
        <w:pStyle w:val="af6"/>
      </w:pPr>
      <w:bookmarkStart w:id="2267" w:name="_Toc111655423"/>
      <w:r>
        <w:t xml:space="preserve">Table </w:t>
      </w:r>
      <w:r w:rsidR="00F61596">
        <w:fldChar w:fldCharType="begin"/>
      </w:r>
      <w:r w:rsidR="00F61596">
        <w:instrText xml:space="preserve"> SEQ Table \* ARABIC </w:instrText>
      </w:r>
      <w:r w:rsidR="00F61596">
        <w:fldChar w:fldCharType="separate"/>
      </w:r>
      <w:ins w:id="2268" w:author="user" w:date="2022-08-17T19:01:00Z">
        <w:r w:rsidR="001F6671">
          <w:rPr>
            <w:noProof/>
          </w:rPr>
          <w:t>7</w:t>
        </w:r>
      </w:ins>
      <w:del w:id="2269" w:author="user" w:date="2022-08-17T18:50:00Z">
        <w:r w:rsidR="001578CE" w:rsidDel="008E5135">
          <w:rPr>
            <w:noProof/>
          </w:rPr>
          <w:delText>6</w:delText>
        </w:r>
      </w:del>
      <w:r w:rsidR="00F61596">
        <w:rPr>
          <w:noProof/>
        </w:rPr>
        <w:fldChar w:fldCharType="end"/>
      </w:r>
      <w:r>
        <w:t xml:space="preserve">. </w:t>
      </w:r>
      <w:r w:rsidRPr="0065448D">
        <w:t>Average bottom water tempera</w:t>
      </w:r>
      <w:r>
        <w:t xml:space="preserve">ture and the calculated "Tlim" </w:t>
      </w:r>
      <w:r w:rsidRPr="0065448D">
        <w:t>of GC1 and GS1.</w:t>
      </w:r>
      <w:bookmarkEnd w:id="2267"/>
    </w:p>
    <w:p w14:paraId="2999290E" w14:textId="77777777" w:rsidR="0065448D" w:rsidRDefault="0065448D" w:rsidP="0065448D">
      <w:pPr>
        <w:widowControl/>
        <w:spacing w:line="240" w:lineRule="auto"/>
        <w:ind w:firstLineChars="0" w:firstLine="0"/>
        <w:jc w:val="center"/>
      </w:pPr>
      <w:r>
        <w:rPr>
          <w:noProof/>
        </w:rPr>
        <w:drawing>
          <wp:inline distT="0" distB="0" distL="0" distR="0" wp14:anchorId="03F1C528" wp14:editId="6D254DF2">
            <wp:extent cx="4356735" cy="840740"/>
            <wp:effectExtent l="0" t="0" r="5715" b="0"/>
            <wp:docPr id="9" name="圖片 9" descr="tabl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able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6735" cy="840740"/>
                    </a:xfrm>
                    <a:prstGeom prst="rect">
                      <a:avLst/>
                    </a:prstGeom>
                    <a:noFill/>
                    <a:ln>
                      <a:noFill/>
                    </a:ln>
                  </pic:spPr>
                </pic:pic>
              </a:graphicData>
            </a:graphic>
          </wp:inline>
        </w:drawing>
      </w:r>
    </w:p>
    <w:p w14:paraId="73C8C1E5" w14:textId="1B348211" w:rsidR="0065448D" w:rsidRDefault="0065448D" w:rsidP="0065448D">
      <w:pPr>
        <w:pStyle w:val="af6"/>
      </w:pPr>
      <w:bookmarkStart w:id="2270" w:name="_Toc111655424"/>
      <w:r>
        <w:t xml:space="preserve">Table </w:t>
      </w:r>
      <w:r w:rsidR="00F61596">
        <w:fldChar w:fldCharType="begin"/>
      </w:r>
      <w:r w:rsidR="00F61596">
        <w:instrText xml:space="preserve"> SEQ Table \* ARABIC </w:instrText>
      </w:r>
      <w:r w:rsidR="00F61596">
        <w:fldChar w:fldCharType="separate"/>
      </w:r>
      <w:ins w:id="2271" w:author="user" w:date="2022-08-17T19:01:00Z">
        <w:r w:rsidR="001F6671">
          <w:rPr>
            <w:noProof/>
          </w:rPr>
          <w:t>8</w:t>
        </w:r>
      </w:ins>
      <w:del w:id="2272" w:author="user" w:date="2022-08-17T18:50:00Z">
        <w:r w:rsidR="001578CE" w:rsidDel="008E5135">
          <w:rPr>
            <w:noProof/>
          </w:rPr>
          <w:delText>7</w:delText>
        </w:r>
      </w:del>
      <w:r w:rsidR="00F61596">
        <w:rPr>
          <w:noProof/>
        </w:rPr>
        <w:fldChar w:fldCharType="end"/>
      </w:r>
      <w:r>
        <w:t xml:space="preserve">. </w:t>
      </w:r>
      <w:r w:rsidRPr="00F95B50">
        <w:t>PERMDISP and PERMANOVA on sediment carbon stock GC1 and GS1.</w:t>
      </w:r>
      <w:bookmarkEnd w:id="2270"/>
    </w:p>
    <w:p w14:paraId="6A67F05B" w14:textId="2A6F5826" w:rsidR="007506C2" w:rsidRPr="007506C2" w:rsidRDefault="0098183B" w:rsidP="0065448D">
      <w:pPr>
        <w:widowControl/>
        <w:spacing w:line="240" w:lineRule="auto"/>
        <w:ind w:firstLineChars="0" w:firstLine="0"/>
        <w:jc w:val="center"/>
        <w:rPr>
          <w:rFonts w:asciiTheme="minorHAnsi" w:eastAsiaTheme="minorEastAsia" w:hAnsiTheme="minorHAnsi" w:cstheme="minorBidi"/>
          <w:szCs w:val="22"/>
        </w:rPr>
      </w:pPr>
      <w:ins w:id="2273" w:author="user" w:date="2022-08-16T15:28:00Z">
        <w:r>
          <w:pict w14:anchorId="41EFA135">
            <v:shape id="_x0000_i1029" type="#_x0000_t75" style="width:389.5pt;height:252pt;mso-position-horizontal-relative:margin;mso-position-vertical-relative:margin" wrapcoords="-38 59 229 1003 -38 1711 0 1830 5419 2066 4808 2125 4808 2892 -38 3246 -38 3364 191 3836 191 4603 10800 4780 191 5370 229 5725 -38 6610 0 6669 10800 6669 191 6964 191 7790 9121 8557 229 8557 229 9443 10800 9502 -38 9738 -38 9856 229 10446 -38 11390 -38 11567 4083 12334 4885 12334 -38 12984 -38 13161 572 13456 191 13456 229 15934 10800 16111 191 16702 229 17528 5801 18000 10800 18000 191 18295 229 19180 8472 19889 229 19889 229 20774 2633 21010 -38 21069 -38 21187 21600 21187 21600 21069 18929 21010 13128 20774 13128 19948 11372 19889 13090 19180 13128 18354 12823 18236 10800 18000 15112 18000 19921 17528 19959 16761 19196 16643 10800 16111 17936 16111 20035 15875 19845 14223 20989 13928 20837 13456 21600 13161 21600 12984 20073 12334 20341 12334 21600 11567 21600 11331 4198 10446 21600 9915 21600 9738 10800 9502 14273 9443 14273 8616 12250 8557 19921 7790 19997 7023 19539 6964 10800 6669 21600 6669 21600 6492 14273 5725 14349 5430 13662 5252 10800 4780 19921 4603 19845 3836 21600 3423 21600 3246 20035 2892 20150 2184 19539 2125 21600 1830 21600 1652 3282 1003 5037 1003 21600 177 21600 59 -38 59">
              <v:imagedata r:id="rId26" o:title="table7"/>
            </v:shape>
          </w:pict>
        </w:r>
      </w:ins>
    </w:p>
    <w:p w14:paraId="39ADAF02" w14:textId="2E4D08FC" w:rsidR="007506C2" w:rsidRDefault="007506C2" w:rsidP="007506C2">
      <w:pPr>
        <w:ind w:firstLine="480"/>
        <w:sectPr w:rsidR="007506C2" w:rsidSect="00E7220E">
          <w:pgSz w:w="11906" w:h="16838"/>
          <w:pgMar w:top="1701" w:right="1701" w:bottom="1134" w:left="1701" w:header="851" w:footer="992" w:gutter="0"/>
          <w:cols w:space="425"/>
          <w:docGrid w:type="lines" w:linePitch="360"/>
        </w:sectPr>
      </w:pPr>
    </w:p>
    <w:p w14:paraId="2BBA999D" w14:textId="7CABF1EF" w:rsidR="0065448D" w:rsidRDefault="0065448D" w:rsidP="0065448D">
      <w:pPr>
        <w:pStyle w:val="af6"/>
      </w:pPr>
      <w:bookmarkStart w:id="2274" w:name="_Toc111655425"/>
      <w:r>
        <w:lastRenderedPageBreak/>
        <w:t xml:space="preserve">Table </w:t>
      </w:r>
      <w:r w:rsidR="00F61596">
        <w:fldChar w:fldCharType="begin"/>
      </w:r>
      <w:r w:rsidR="00F61596">
        <w:instrText xml:space="preserve"> SEQ Table \* ARABIC </w:instrText>
      </w:r>
      <w:r w:rsidR="00F61596">
        <w:fldChar w:fldCharType="separate"/>
      </w:r>
      <w:ins w:id="2275" w:author="user" w:date="2022-08-17T19:01:00Z">
        <w:r w:rsidR="001F6671">
          <w:rPr>
            <w:noProof/>
          </w:rPr>
          <w:t>9</w:t>
        </w:r>
      </w:ins>
      <w:del w:id="2276" w:author="user" w:date="2022-08-17T18:50:00Z">
        <w:r w:rsidR="001578CE" w:rsidDel="008E5135">
          <w:rPr>
            <w:noProof/>
          </w:rPr>
          <w:delText>8</w:delText>
        </w:r>
      </w:del>
      <w:r w:rsidR="00F61596">
        <w:rPr>
          <w:noProof/>
        </w:rPr>
        <w:fldChar w:fldCharType="end"/>
      </w:r>
      <w:r>
        <w:t xml:space="preserve">. </w:t>
      </w:r>
      <w:r w:rsidRPr="00F95B50">
        <w:t>T-test on bacteria carbon stock of GC1 and GS1.</w:t>
      </w:r>
      <w:bookmarkEnd w:id="2274"/>
    </w:p>
    <w:p w14:paraId="58F494F2" w14:textId="7D2A3539" w:rsidR="007506C2" w:rsidRPr="00F95B50" w:rsidRDefault="00557553" w:rsidP="00C272F8">
      <w:pPr>
        <w:ind w:firstLineChars="83" w:firstLine="199"/>
      </w:pPr>
      <w:r w:rsidRPr="00E31BC0">
        <w:rPr>
          <w:noProof/>
        </w:rPr>
        <w:drawing>
          <wp:inline distT="0" distB="0" distL="0" distR="0" wp14:anchorId="4003AC3B" wp14:editId="67F328DA">
            <wp:extent cx="4734560" cy="849630"/>
            <wp:effectExtent l="0" t="0" r="8890" b="7620"/>
            <wp:docPr id="2" name="圖片 2" descr="C:\Users\user\AppData\Local\Microsoft\Windows\INetCache\Content.Word\tab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table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4560" cy="849630"/>
                    </a:xfrm>
                    <a:prstGeom prst="rect">
                      <a:avLst/>
                    </a:prstGeom>
                    <a:noFill/>
                    <a:ln>
                      <a:noFill/>
                    </a:ln>
                  </pic:spPr>
                </pic:pic>
              </a:graphicData>
            </a:graphic>
          </wp:inline>
        </w:drawing>
      </w:r>
    </w:p>
    <w:p w14:paraId="3551D28B" w14:textId="1DB8CA72" w:rsidR="00E31BC0" w:rsidRPr="00557553" w:rsidRDefault="00E31BC0" w:rsidP="00E31BC0">
      <w:pPr>
        <w:ind w:firstLine="480"/>
        <w:rPr>
          <w:rFonts w:eastAsiaTheme="minorEastAsia"/>
        </w:rPr>
      </w:pPr>
    </w:p>
    <w:p w14:paraId="4D7A3F82" w14:textId="44C75439" w:rsidR="0065448D" w:rsidRDefault="0065448D" w:rsidP="0065448D">
      <w:pPr>
        <w:pStyle w:val="af6"/>
      </w:pPr>
      <w:bookmarkStart w:id="2277" w:name="_Toc111655426"/>
      <w:r>
        <w:t xml:space="preserve">Table </w:t>
      </w:r>
      <w:r w:rsidR="00F61596">
        <w:fldChar w:fldCharType="begin"/>
      </w:r>
      <w:r w:rsidR="00F61596">
        <w:instrText xml:space="preserve"> SEQ Table \* ARABIC </w:instrText>
      </w:r>
      <w:r w:rsidR="00F61596">
        <w:fldChar w:fldCharType="separate"/>
      </w:r>
      <w:ins w:id="2278" w:author="user" w:date="2022-08-17T19:01:00Z">
        <w:r w:rsidR="001F6671">
          <w:rPr>
            <w:noProof/>
          </w:rPr>
          <w:t>10</w:t>
        </w:r>
      </w:ins>
      <w:del w:id="2279" w:author="user" w:date="2022-08-17T18:50:00Z">
        <w:r w:rsidR="001578CE" w:rsidDel="008E5135">
          <w:rPr>
            <w:noProof/>
          </w:rPr>
          <w:delText>9</w:delText>
        </w:r>
      </w:del>
      <w:r w:rsidR="00F61596">
        <w:rPr>
          <w:noProof/>
        </w:rPr>
        <w:fldChar w:fldCharType="end"/>
      </w:r>
      <w:r>
        <w:t xml:space="preserve">. </w:t>
      </w:r>
      <w:r w:rsidRPr="00F95B50">
        <w:t>PERMDISP and PERMANOVA on meiofaunal carbon stock of GC1 and GS1.</w:t>
      </w:r>
      <w:bookmarkEnd w:id="2277"/>
    </w:p>
    <w:p w14:paraId="69E078B0" w14:textId="08E46A5B" w:rsidR="00E46D85" w:rsidRPr="00E46D85" w:rsidRDefault="0098183B" w:rsidP="00E46D85">
      <w:pPr>
        <w:ind w:firstLineChars="83" w:firstLine="199"/>
        <w:rPr>
          <w:rFonts w:eastAsiaTheme="minorEastAsia"/>
        </w:rPr>
        <w:sectPr w:rsidR="00E46D85" w:rsidRPr="00E46D85" w:rsidSect="00E7220E">
          <w:pgSz w:w="11906" w:h="16838"/>
          <w:pgMar w:top="1701" w:right="1701" w:bottom="1134" w:left="1701" w:header="851" w:footer="992" w:gutter="0"/>
          <w:cols w:space="425"/>
          <w:docGrid w:type="lines" w:linePitch="360"/>
        </w:sectPr>
      </w:pPr>
      <w:ins w:id="2280" w:author="user" w:date="2022-08-16T15:28:00Z">
        <w:r>
          <w:pict w14:anchorId="02E15702">
            <v:shape id="_x0000_i1030" type="#_x0000_t75" style="width:402pt;height:220.5pt;mso-position-horizontal-relative:margin">
              <v:imagedata r:id="rId28" o:title="table9"/>
            </v:shape>
          </w:pict>
        </w:r>
      </w:ins>
    </w:p>
    <w:p w14:paraId="357C4D67" w14:textId="096FF772" w:rsidR="00E46D85" w:rsidRDefault="00E46D85" w:rsidP="00E46D85">
      <w:pPr>
        <w:pStyle w:val="af6"/>
      </w:pPr>
      <w:bookmarkStart w:id="2281" w:name="_Toc111655427"/>
      <w:r w:rsidRPr="00E46D85">
        <w:lastRenderedPageBreak/>
        <w:t>T</w:t>
      </w:r>
      <w:r>
        <w:t xml:space="preserve">able </w:t>
      </w:r>
      <w:r w:rsidR="00F61596">
        <w:fldChar w:fldCharType="begin"/>
      </w:r>
      <w:r w:rsidR="00F61596">
        <w:instrText xml:space="preserve"> SEQ Table \* ARABIC </w:instrText>
      </w:r>
      <w:r w:rsidR="00F61596">
        <w:fldChar w:fldCharType="separate"/>
      </w:r>
      <w:ins w:id="2282" w:author="user" w:date="2022-08-17T19:01:00Z">
        <w:r w:rsidR="001F6671">
          <w:rPr>
            <w:noProof/>
          </w:rPr>
          <w:t>11</w:t>
        </w:r>
      </w:ins>
      <w:del w:id="2283" w:author="user" w:date="2022-08-17T18:50:00Z">
        <w:r w:rsidR="001578CE" w:rsidDel="008E5135">
          <w:rPr>
            <w:noProof/>
          </w:rPr>
          <w:delText>10</w:delText>
        </w:r>
      </w:del>
      <w:r w:rsidR="00F61596">
        <w:rPr>
          <w:noProof/>
        </w:rPr>
        <w:fldChar w:fldCharType="end"/>
      </w:r>
      <w:r>
        <w:t xml:space="preserve">. </w:t>
      </w:r>
      <w:r w:rsidRPr="00F95B50">
        <w:t>PERMDISP and PERMANOVA on macrofaunal carbon stock of GC1 and GS1.</w:t>
      </w:r>
      <w:bookmarkEnd w:id="2281"/>
    </w:p>
    <w:p w14:paraId="1774FD4E" w14:textId="1AFDA197" w:rsidR="00557553" w:rsidRDefault="0098183B" w:rsidP="00E46D85">
      <w:pPr>
        <w:ind w:firstLineChars="0" w:firstLine="0"/>
        <w:rPr>
          <w:rFonts w:asciiTheme="minorHAnsi" w:eastAsiaTheme="minorEastAsia" w:hAnsiTheme="minorHAnsi" w:cstheme="minorBidi"/>
          <w:szCs w:val="22"/>
        </w:rPr>
      </w:pPr>
      <w:ins w:id="2284" w:author="user" w:date="2022-08-16T15:28:00Z">
        <w:r>
          <w:pict w14:anchorId="0C5B9848">
            <v:shape id="_x0000_i1031" type="#_x0000_t75" style="width:395.5pt;height:255pt">
              <v:imagedata r:id="rId29" o:title="table10"/>
            </v:shape>
          </w:pict>
        </w:r>
      </w:ins>
    </w:p>
    <w:p w14:paraId="3288517E" w14:textId="0EB5935A" w:rsidR="005C5827" w:rsidRPr="005C5827" w:rsidRDefault="005C5827" w:rsidP="005C5827">
      <w:pPr>
        <w:pStyle w:val="af6"/>
      </w:pPr>
      <w:bookmarkStart w:id="2285" w:name="_Toc111655428"/>
      <w:r>
        <w:t xml:space="preserve">Table </w:t>
      </w:r>
      <w:r w:rsidR="00F61596">
        <w:fldChar w:fldCharType="begin"/>
      </w:r>
      <w:r w:rsidR="00F61596">
        <w:instrText xml:space="preserve"> SEQ Table \* ARABIC </w:instrText>
      </w:r>
      <w:r w:rsidR="00F61596">
        <w:fldChar w:fldCharType="separate"/>
      </w:r>
      <w:ins w:id="2286" w:author="user" w:date="2022-08-17T19:01:00Z">
        <w:r w:rsidR="001F6671">
          <w:rPr>
            <w:noProof/>
          </w:rPr>
          <w:t>12</w:t>
        </w:r>
      </w:ins>
      <w:del w:id="2287" w:author="user" w:date="2022-08-17T18:50:00Z">
        <w:r w:rsidR="001578CE" w:rsidDel="008E5135">
          <w:rPr>
            <w:noProof/>
          </w:rPr>
          <w:delText>11</w:delText>
        </w:r>
      </w:del>
      <w:r w:rsidR="00F61596">
        <w:rPr>
          <w:noProof/>
        </w:rPr>
        <w:fldChar w:fldCharType="end"/>
      </w:r>
      <w:r>
        <w:t xml:space="preserve">. </w:t>
      </w:r>
      <w:r w:rsidRPr="005C5827">
        <w:t>Average oxygen utilization rates (mg C/ m</w:t>
      </w:r>
      <w:r w:rsidRPr="00F13BFA">
        <w:rPr>
          <w:vertAlign w:val="superscript"/>
          <w:rPrChange w:id="2288" w:author="user" w:date="2022-08-20T17:44:00Z">
            <w:rPr/>
          </w:rPrChange>
        </w:rPr>
        <w:t>2</w:t>
      </w:r>
      <w:r w:rsidRPr="005C5827">
        <w:t>/d) of all cruises in GC1 and GS1, represented as mean± standard deviation.</w:t>
      </w:r>
      <w:bookmarkEnd w:id="2285"/>
    </w:p>
    <w:p w14:paraId="38BD0566" w14:textId="5CEDE60D" w:rsidR="00C272F8" w:rsidRPr="00C272F8" w:rsidRDefault="0098183B" w:rsidP="00C272F8">
      <w:pPr>
        <w:ind w:firstLineChars="0" w:firstLine="0"/>
        <w:rPr>
          <w:rFonts w:eastAsiaTheme="minorEastAsia"/>
        </w:rPr>
      </w:pPr>
      <w:ins w:id="2289" w:author="user" w:date="2022-08-16T15:28:00Z">
        <w:r>
          <w:rPr>
            <w:rFonts w:eastAsiaTheme="minorEastAsia"/>
          </w:rPr>
          <w:pict w14:anchorId="7439C646">
            <v:shape id="_x0000_i1032" type="#_x0000_t75" style="width:425pt;height:51pt">
              <v:imagedata r:id="rId30" o:title="table11"/>
            </v:shape>
          </w:pict>
        </w:r>
      </w:ins>
    </w:p>
    <w:p w14:paraId="0C629456" w14:textId="0FEBC7FC" w:rsidR="00E31BC0" w:rsidRPr="00F95B50" w:rsidRDefault="00E31BC0" w:rsidP="00E31BC0">
      <w:pPr>
        <w:ind w:firstLine="480"/>
      </w:pPr>
    </w:p>
    <w:p w14:paraId="0E95D138" w14:textId="77777777" w:rsidR="00E31BC0" w:rsidRDefault="00E31BC0">
      <w:pPr>
        <w:widowControl/>
        <w:spacing w:line="240" w:lineRule="auto"/>
        <w:ind w:firstLineChars="0" w:firstLine="0"/>
        <w:rPr>
          <w:rFonts w:asciiTheme="minorHAnsi" w:eastAsiaTheme="minorEastAsia" w:hAnsiTheme="minorHAnsi" w:cstheme="minorBidi"/>
          <w:szCs w:val="22"/>
        </w:rPr>
        <w:sectPr w:rsidR="00E31BC0" w:rsidSect="00E7220E">
          <w:pgSz w:w="11906" w:h="16838"/>
          <w:pgMar w:top="1701" w:right="1701" w:bottom="1134" w:left="1701" w:header="851" w:footer="992" w:gutter="0"/>
          <w:cols w:space="425"/>
          <w:docGrid w:type="lines" w:linePitch="360"/>
        </w:sectPr>
      </w:pPr>
    </w:p>
    <w:p w14:paraId="54B7D625" w14:textId="05764043" w:rsidR="005C5827" w:rsidRPr="005C5827" w:rsidRDefault="005C5827" w:rsidP="005C5827">
      <w:pPr>
        <w:pStyle w:val="af6"/>
      </w:pPr>
      <w:bookmarkStart w:id="2290" w:name="_Toc111655429"/>
      <w:r>
        <w:lastRenderedPageBreak/>
        <w:t xml:space="preserve">Table </w:t>
      </w:r>
      <w:r w:rsidR="00F61596">
        <w:fldChar w:fldCharType="begin"/>
      </w:r>
      <w:r w:rsidR="00F61596">
        <w:instrText xml:space="preserve"> SEQ Table \* ARABIC </w:instrText>
      </w:r>
      <w:r w:rsidR="00F61596">
        <w:fldChar w:fldCharType="separate"/>
      </w:r>
      <w:ins w:id="2291" w:author="user" w:date="2022-08-17T19:01:00Z">
        <w:r w:rsidR="001F6671">
          <w:rPr>
            <w:noProof/>
          </w:rPr>
          <w:t>13</w:t>
        </w:r>
      </w:ins>
      <w:del w:id="2292" w:author="user" w:date="2022-08-17T18:50:00Z">
        <w:r w:rsidR="001578CE" w:rsidDel="008E5135">
          <w:rPr>
            <w:noProof/>
          </w:rPr>
          <w:delText>12</w:delText>
        </w:r>
      </w:del>
      <w:r w:rsidR="00F61596">
        <w:rPr>
          <w:noProof/>
        </w:rPr>
        <w:fldChar w:fldCharType="end"/>
      </w:r>
      <w:r>
        <w:t xml:space="preserve">. </w:t>
      </w:r>
      <w:r w:rsidRPr="005C5827">
        <w:t>PERMDISP and PERMANOVA on TOU of GC1 and GS1.</w:t>
      </w:r>
      <w:bookmarkEnd w:id="2290"/>
    </w:p>
    <w:p w14:paraId="65BFE012" w14:textId="64346942" w:rsidR="00E31BC0" w:rsidRDefault="0098183B" w:rsidP="00C272F8">
      <w:pPr>
        <w:ind w:firstLineChars="0" w:firstLine="0"/>
      </w:pPr>
      <w:ins w:id="2293" w:author="user" w:date="2022-08-16T15:28:00Z">
        <w:r>
          <w:pict w14:anchorId="4E0D8899">
            <v:shape id="_x0000_i1033" type="#_x0000_t75" style="width:425pt;height:184pt">
              <v:imagedata r:id="rId31" o:title="table12"/>
            </v:shape>
          </w:pict>
        </w:r>
      </w:ins>
    </w:p>
    <w:p w14:paraId="68377223" w14:textId="744E48D0" w:rsidR="005C5827" w:rsidRDefault="005C5827" w:rsidP="005C5827">
      <w:pPr>
        <w:pStyle w:val="af6"/>
      </w:pPr>
      <w:bookmarkStart w:id="2294" w:name="_Toc111655430"/>
      <w:r>
        <w:t xml:space="preserve">Table </w:t>
      </w:r>
      <w:r w:rsidR="00F61596">
        <w:fldChar w:fldCharType="begin"/>
      </w:r>
      <w:r w:rsidR="00F61596">
        <w:instrText xml:space="preserve"> SEQ Table \* ARABIC </w:instrText>
      </w:r>
      <w:r w:rsidR="00F61596">
        <w:fldChar w:fldCharType="separate"/>
      </w:r>
      <w:ins w:id="2295" w:author="user" w:date="2022-08-17T19:01:00Z">
        <w:r w:rsidR="001F6671">
          <w:rPr>
            <w:noProof/>
          </w:rPr>
          <w:t>14</w:t>
        </w:r>
      </w:ins>
      <w:del w:id="2296" w:author="user" w:date="2022-08-17T18:50:00Z">
        <w:r w:rsidR="001578CE" w:rsidDel="008E5135">
          <w:rPr>
            <w:noProof/>
          </w:rPr>
          <w:delText>13</w:delText>
        </w:r>
      </w:del>
      <w:r w:rsidR="00F61596">
        <w:rPr>
          <w:noProof/>
        </w:rPr>
        <w:fldChar w:fldCharType="end"/>
      </w:r>
      <w:r>
        <w:t>. PERMDISP and PERMANOVA on DOU of GC1 and GS1.</w:t>
      </w:r>
      <w:bookmarkEnd w:id="2294"/>
    </w:p>
    <w:p w14:paraId="328BE659" w14:textId="2101C903" w:rsidR="005C5827" w:rsidRPr="00F95B50" w:rsidRDefault="005C5827" w:rsidP="005C5827">
      <w:pPr>
        <w:ind w:firstLineChars="0" w:firstLine="0"/>
      </w:pPr>
      <w:r>
        <w:rPr>
          <w:noProof/>
        </w:rPr>
        <w:drawing>
          <wp:inline distT="0" distB="0" distL="0" distR="0" wp14:anchorId="055C13D6" wp14:editId="5939FF3E">
            <wp:extent cx="5398135" cy="2342515"/>
            <wp:effectExtent l="0" t="0" r="0" b="635"/>
            <wp:docPr id="10" name="圖片 10" descr="C:\Users\user\AppData\Local\Microsoft\Windows\INetCache\Content.Word\tab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table1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135" cy="2342515"/>
                    </a:xfrm>
                    <a:prstGeom prst="rect">
                      <a:avLst/>
                    </a:prstGeom>
                    <a:noFill/>
                    <a:ln>
                      <a:noFill/>
                    </a:ln>
                  </pic:spPr>
                </pic:pic>
              </a:graphicData>
            </a:graphic>
          </wp:inline>
        </w:drawing>
      </w:r>
    </w:p>
    <w:p w14:paraId="020A0C0B" w14:textId="69A11904" w:rsidR="00E31BC0" w:rsidRDefault="00E31BC0" w:rsidP="00E31BC0">
      <w:pPr>
        <w:ind w:firstLine="480"/>
        <w:rPr>
          <w:rFonts w:eastAsiaTheme="minorEastAsia"/>
        </w:rPr>
      </w:pPr>
    </w:p>
    <w:p w14:paraId="6449A5BD" w14:textId="77777777" w:rsidR="005C5827" w:rsidRPr="00C272F8" w:rsidRDefault="005C5827" w:rsidP="00E31BC0">
      <w:pPr>
        <w:ind w:firstLine="480"/>
        <w:rPr>
          <w:rFonts w:eastAsiaTheme="minorEastAsia"/>
        </w:rPr>
        <w:sectPr w:rsidR="005C5827" w:rsidRPr="00C272F8" w:rsidSect="00E7220E">
          <w:pgSz w:w="11906" w:h="16838"/>
          <w:pgMar w:top="1701" w:right="1701" w:bottom="1134" w:left="1701" w:header="851" w:footer="992" w:gutter="0"/>
          <w:cols w:space="425"/>
          <w:docGrid w:type="lines" w:linePitch="360"/>
        </w:sectPr>
      </w:pPr>
    </w:p>
    <w:p w14:paraId="57A15484" w14:textId="4B7C8174" w:rsidR="005C5827" w:rsidRDefault="005C5827" w:rsidP="005C5827">
      <w:pPr>
        <w:pStyle w:val="af6"/>
      </w:pPr>
      <w:bookmarkStart w:id="2297" w:name="_Toc111655431"/>
      <w:r>
        <w:lastRenderedPageBreak/>
        <w:t xml:space="preserve">Table </w:t>
      </w:r>
      <w:r w:rsidR="00F61596">
        <w:fldChar w:fldCharType="begin"/>
      </w:r>
      <w:r w:rsidR="00F61596">
        <w:instrText xml:space="preserve"> SEQ Table \* ARABIC </w:instrText>
      </w:r>
      <w:r w:rsidR="00F61596">
        <w:fldChar w:fldCharType="separate"/>
      </w:r>
      <w:ins w:id="2298" w:author="user" w:date="2022-08-17T19:01:00Z">
        <w:r w:rsidR="001F6671">
          <w:rPr>
            <w:noProof/>
          </w:rPr>
          <w:t>15</w:t>
        </w:r>
      </w:ins>
      <w:del w:id="2299" w:author="user" w:date="2022-08-17T18:50:00Z">
        <w:r w:rsidR="001578CE" w:rsidDel="008E5135">
          <w:rPr>
            <w:noProof/>
          </w:rPr>
          <w:delText>14</w:delText>
        </w:r>
      </w:del>
      <w:r w:rsidR="00F61596">
        <w:rPr>
          <w:noProof/>
        </w:rPr>
        <w:fldChar w:fldCharType="end"/>
      </w:r>
      <w:r>
        <w:t xml:space="preserve">. </w:t>
      </w:r>
      <w:r w:rsidRPr="00F95B50">
        <w:t>PERMDISP and PERMANOVA on BMU of GC1 and GS1. Note that the Number of permutation</w:t>
      </w:r>
      <w:r>
        <w:t>s</w:t>
      </w:r>
      <w:r w:rsidRPr="00F95B50">
        <w:t xml:space="preserve"> was only 999.</w:t>
      </w:r>
      <w:bookmarkEnd w:id="2297"/>
    </w:p>
    <w:p w14:paraId="0D313069" w14:textId="413777A4" w:rsidR="00C272F8" w:rsidRDefault="0098183B" w:rsidP="00C272F8">
      <w:pPr>
        <w:ind w:firstLineChars="0" w:firstLine="0"/>
        <w:rPr>
          <w:rFonts w:eastAsiaTheme="minorEastAsia"/>
        </w:rPr>
      </w:pPr>
      <w:ins w:id="2300" w:author="user" w:date="2022-08-16T15:28:00Z">
        <w:r>
          <w:rPr>
            <w:rFonts w:eastAsiaTheme="minorEastAsia"/>
          </w:rPr>
          <w:pict w14:anchorId="21F1184C">
            <v:shape id="_x0000_i1034" type="#_x0000_t75" style="width:425pt;height:184pt">
              <v:imagedata r:id="rId33" o:title="table14"/>
            </v:shape>
          </w:pict>
        </w:r>
      </w:ins>
    </w:p>
    <w:p w14:paraId="78915452" w14:textId="77777777" w:rsidR="001F6671" w:rsidRDefault="001F6671" w:rsidP="005C5827">
      <w:pPr>
        <w:pStyle w:val="af6"/>
        <w:rPr>
          <w:ins w:id="2301" w:author="user" w:date="2022-08-17T18:59:00Z"/>
        </w:rPr>
        <w:sectPr w:rsidR="001F6671" w:rsidSect="00E7220E">
          <w:pgSz w:w="11906" w:h="16838"/>
          <w:pgMar w:top="1701" w:right="1701" w:bottom="1134" w:left="1701" w:header="851" w:footer="992" w:gutter="0"/>
          <w:cols w:space="425"/>
          <w:docGrid w:type="lines" w:linePitch="360"/>
        </w:sectPr>
      </w:pPr>
    </w:p>
    <w:p w14:paraId="432E1B6E" w14:textId="15AD7DCB" w:rsidR="001F6671" w:rsidRPr="001F6671" w:rsidRDefault="001F6671" w:rsidP="00B809A8">
      <w:pPr>
        <w:pStyle w:val="af6"/>
        <w:rPr>
          <w:ins w:id="2302" w:author="user" w:date="2022-08-17T19:00:00Z"/>
        </w:rPr>
      </w:pPr>
      <w:bookmarkStart w:id="2303" w:name="_Toc111655432"/>
      <w:ins w:id="2304" w:author="user" w:date="2022-08-17T19:00:00Z">
        <w:r>
          <w:lastRenderedPageBreak/>
          <w:t xml:space="preserve">Table </w:t>
        </w:r>
        <w:r>
          <w:fldChar w:fldCharType="begin"/>
        </w:r>
        <w:r>
          <w:instrText xml:space="preserve"> SEQ Table \* ARABIC </w:instrText>
        </w:r>
      </w:ins>
      <w:r>
        <w:fldChar w:fldCharType="separate"/>
      </w:r>
      <w:ins w:id="2305" w:author="user" w:date="2022-08-17T19:01:00Z">
        <w:r>
          <w:rPr>
            <w:noProof/>
          </w:rPr>
          <w:t>16</w:t>
        </w:r>
      </w:ins>
      <w:ins w:id="2306" w:author="user" w:date="2022-08-17T19:00:00Z">
        <w:r>
          <w:fldChar w:fldCharType="end"/>
        </w:r>
        <w:r>
          <w:t xml:space="preserve">. </w:t>
        </w:r>
        <w:r w:rsidRPr="001F6671">
          <w:t>Mean and standard deviation of the food web flows (mg</w:t>
        </w:r>
      </w:ins>
      <w:ins w:id="2307" w:author="user" w:date="2022-08-20T17:42:00Z">
        <w:r w:rsidR="005745C8">
          <w:t xml:space="preserve"> </w:t>
        </w:r>
      </w:ins>
      <w:ins w:id="2308" w:author="user" w:date="2022-08-17T19:00:00Z">
        <w:r w:rsidRPr="001F6671">
          <w:t>C/ m</w:t>
        </w:r>
        <w:r w:rsidRPr="001F6671">
          <w:rPr>
            <w:vertAlign w:val="superscript"/>
            <w:rPrChange w:id="2309" w:author="user" w:date="2022-08-17T19:00:00Z">
              <w:rPr/>
            </w:rPrChange>
          </w:rPr>
          <w:t>2</w:t>
        </w:r>
        <w:r w:rsidRPr="001F6671">
          <w:t>/ d) of the GC1 processed with the MCMC algorithm.</w:t>
        </w:r>
        <w:bookmarkEnd w:id="2303"/>
      </w:ins>
    </w:p>
    <w:p w14:paraId="0CE69F71" w14:textId="066D7D20" w:rsidR="001F6671" w:rsidRDefault="001F6671">
      <w:pPr>
        <w:pStyle w:val="af6"/>
        <w:jc w:val="center"/>
        <w:rPr>
          <w:ins w:id="2310" w:author="user" w:date="2022-08-17T18:59:00Z"/>
        </w:rPr>
        <w:sectPr w:rsidR="001F6671" w:rsidSect="00E7220E">
          <w:pgSz w:w="11906" w:h="16838"/>
          <w:pgMar w:top="1701" w:right="1701" w:bottom="1134" w:left="1701" w:header="851" w:footer="992" w:gutter="0"/>
          <w:cols w:space="425"/>
          <w:docGrid w:type="lines" w:linePitch="360"/>
        </w:sectPr>
        <w:pPrChange w:id="2311" w:author="user" w:date="2022-08-17T19:00:00Z">
          <w:pPr>
            <w:pStyle w:val="af6"/>
          </w:pPr>
        </w:pPrChange>
      </w:pPr>
      <w:ins w:id="2312" w:author="user" w:date="2022-08-17T19:00:00Z">
        <w:r>
          <w:rPr>
            <w:noProof/>
          </w:rPr>
          <w:drawing>
            <wp:inline distT="0" distB="0" distL="0" distR="0" wp14:anchorId="3165D5BF" wp14:editId="0E7D73E7">
              <wp:extent cx="3778699" cy="5256000"/>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16_add.png"/>
                      <pic:cNvPicPr/>
                    </pic:nvPicPr>
                    <pic:blipFill>
                      <a:blip r:embed="rId34">
                        <a:extLst>
                          <a:ext uri="{28A0092B-C50C-407E-A947-70E740481C1C}">
                            <a14:useLocalDpi xmlns:a14="http://schemas.microsoft.com/office/drawing/2010/main" val="0"/>
                          </a:ext>
                        </a:extLst>
                      </a:blip>
                      <a:stretch>
                        <a:fillRect/>
                      </a:stretch>
                    </pic:blipFill>
                    <pic:spPr>
                      <a:xfrm>
                        <a:off x="0" y="0"/>
                        <a:ext cx="3778699" cy="5256000"/>
                      </a:xfrm>
                      <a:prstGeom prst="rect">
                        <a:avLst/>
                      </a:prstGeom>
                    </pic:spPr>
                  </pic:pic>
                </a:graphicData>
              </a:graphic>
            </wp:inline>
          </w:drawing>
        </w:r>
      </w:ins>
    </w:p>
    <w:p w14:paraId="66254C52" w14:textId="740EC3FA" w:rsidR="001F6671" w:rsidRPr="001F6671" w:rsidRDefault="001F6671" w:rsidP="00B809A8">
      <w:pPr>
        <w:pStyle w:val="af6"/>
        <w:rPr>
          <w:ins w:id="2313" w:author="user" w:date="2022-08-17T19:01:00Z"/>
          <w:rFonts w:eastAsiaTheme="minorEastAsia"/>
          <w:rPrChange w:id="2314" w:author="user" w:date="2022-08-17T19:01:00Z">
            <w:rPr>
              <w:ins w:id="2315" w:author="user" w:date="2022-08-17T19:01:00Z"/>
            </w:rPr>
          </w:rPrChange>
        </w:rPr>
      </w:pPr>
      <w:bookmarkStart w:id="2316" w:name="_Toc111655433"/>
      <w:ins w:id="2317" w:author="user" w:date="2022-08-17T19:01:00Z">
        <w:r>
          <w:lastRenderedPageBreak/>
          <w:t xml:space="preserve">Table </w:t>
        </w:r>
        <w:r>
          <w:fldChar w:fldCharType="begin"/>
        </w:r>
        <w:r>
          <w:instrText xml:space="preserve"> SEQ Table \* ARABIC </w:instrText>
        </w:r>
      </w:ins>
      <w:r>
        <w:fldChar w:fldCharType="separate"/>
      </w:r>
      <w:ins w:id="2318" w:author="user" w:date="2022-08-17T19:01:00Z">
        <w:r>
          <w:rPr>
            <w:noProof/>
          </w:rPr>
          <w:t>17</w:t>
        </w:r>
        <w:r>
          <w:fldChar w:fldCharType="end"/>
        </w:r>
        <w:r>
          <w:t xml:space="preserve">. </w:t>
        </w:r>
        <w:r w:rsidRPr="001F6671">
          <w:t>Mean and standard deviation of the food web flows (mg</w:t>
        </w:r>
      </w:ins>
      <w:ins w:id="2319" w:author="user" w:date="2022-08-20T17:42:00Z">
        <w:r w:rsidR="005745C8">
          <w:t xml:space="preserve"> </w:t>
        </w:r>
      </w:ins>
      <w:ins w:id="2320" w:author="user" w:date="2022-08-17T19:01:00Z">
        <w:r w:rsidRPr="001F6671">
          <w:t>C/ m</w:t>
        </w:r>
        <w:r w:rsidRPr="00BD097F">
          <w:rPr>
            <w:vertAlign w:val="superscript"/>
          </w:rPr>
          <w:t>2</w:t>
        </w:r>
        <w:r>
          <w:t>/ d) of the GS</w:t>
        </w:r>
        <w:r w:rsidRPr="001F6671">
          <w:t>1 processed with the MCMC algorithm.</w:t>
        </w:r>
        <w:bookmarkEnd w:id="2316"/>
      </w:ins>
    </w:p>
    <w:p w14:paraId="06F27538" w14:textId="124FACA9" w:rsidR="001F6671" w:rsidRDefault="001F6671">
      <w:pPr>
        <w:pStyle w:val="af6"/>
        <w:jc w:val="center"/>
        <w:rPr>
          <w:ins w:id="2321" w:author="user" w:date="2022-08-17T19:01:00Z"/>
        </w:rPr>
        <w:sectPr w:rsidR="001F6671" w:rsidSect="00E7220E">
          <w:pgSz w:w="11906" w:h="16838"/>
          <w:pgMar w:top="1701" w:right="1701" w:bottom="1134" w:left="1701" w:header="851" w:footer="992" w:gutter="0"/>
          <w:cols w:space="425"/>
          <w:docGrid w:type="lines" w:linePitch="360"/>
        </w:sectPr>
        <w:pPrChange w:id="2322" w:author="user" w:date="2022-08-17T19:01:00Z">
          <w:pPr>
            <w:pStyle w:val="af6"/>
          </w:pPr>
        </w:pPrChange>
      </w:pPr>
      <w:ins w:id="2323" w:author="user" w:date="2022-08-17T19:01:00Z">
        <w:r>
          <w:rPr>
            <w:noProof/>
          </w:rPr>
          <w:drawing>
            <wp:inline distT="0" distB="0" distL="0" distR="0" wp14:anchorId="159F965B" wp14:editId="5027EE55">
              <wp:extent cx="3782315" cy="5256000"/>
              <wp:effectExtent l="0" t="0" r="889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17_add.png"/>
                      <pic:cNvPicPr/>
                    </pic:nvPicPr>
                    <pic:blipFill>
                      <a:blip r:embed="rId35">
                        <a:extLst>
                          <a:ext uri="{28A0092B-C50C-407E-A947-70E740481C1C}">
                            <a14:useLocalDpi xmlns:a14="http://schemas.microsoft.com/office/drawing/2010/main" val="0"/>
                          </a:ext>
                        </a:extLst>
                      </a:blip>
                      <a:stretch>
                        <a:fillRect/>
                      </a:stretch>
                    </pic:blipFill>
                    <pic:spPr>
                      <a:xfrm>
                        <a:off x="0" y="0"/>
                        <a:ext cx="3782315" cy="5256000"/>
                      </a:xfrm>
                      <a:prstGeom prst="rect">
                        <a:avLst/>
                      </a:prstGeom>
                    </pic:spPr>
                  </pic:pic>
                </a:graphicData>
              </a:graphic>
            </wp:inline>
          </w:drawing>
        </w:r>
      </w:ins>
    </w:p>
    <w:p w14:paraId="0FA2CAB9" w14:textId="3D04A228" w:rsidR="005C5827" w:rsidRPr="005C5827" w:rsidRDefault="005C5827" w:rsidP="005C5827">
      <w:pPr>
        <w:pStyle w:val="af6"/>
      </w:pPr>
      <w:bookmarkStart w:id="2324" w:name="_Toc111655434"/>
      <w:r w:rsidRPr="005C5827">
        <w:lastRenderedPageBreak/>
        <w:t xml:space="preserve">Table </w:t>
      </w:r>
      <w:r w:rsidR="00F61596">
        <w:fldChar w:fldCharType="begin"/>
      </w:r>
      <w:r w:rsidR="00F61596">
        <w:instrText xml:space="preserve"> SEQ Table \* ARABIC </w:instrText>
      </w:r>
      <w:r w:rsidR="00F61596">
        <w:fldChar w:fldCharType="separate"/>
      </w:r>
      <w:ins w:id="2325" w:author="user" w:date="2022-08-17T19:01:00Z">
        <w:r w:rsidR="001F6671">
          <w:rPr>
            <w:noProof/>
          </w:rPr>
          <w:t>18</w:t>
        </w:r>
      </w:ins>
      <w:del w:id="2326" w:author="user" w:date="2022-08-17T18:50:00Z">
        <w:r w:rsidR="001578CE" w:rsidDel="008E5135">
          <w:rPr>
            <w:noProof/>
          </w:rPr>
          <w:delText>15</w:delText>
        </w:r>
      </w:del>
      <w:r w:rsidR="00F61596">
        <w:rPr>
          <w:noProof/>
        </w:rPr>
        <w:fldChar w:fldCharType="end"/>
      </w:r>
      <w:r w:rsidRPr="005C5827">
        <w:t>. Stock turnover (unit: year or day) calculated with the two different estimations of oxygen utilization rates.</w:t>
      </w:r>
      <w:bookmarkEnd w:id="2324"/>
    </w:p>
    <w:p w14:paraId="44D6F55B" w14:textId="624256FC" w:rsidR="005C5827" w:rsidRPr="00C272F8" w:rsidRDefault="0098183B">
      <w:pPr>
        <w:ind w:firstLineChars="0" w:firstLine="0"/>
        <w:jc w:val="center"/>
        <w:rPr>
          <w:rFonts w:eastAsiaTheme="minorEastAsia"/>
        </w:rPr>
        <w:pPrChange w:id="2327" w:author="user" w:date="2022-08-17T19:02:00Z">
          <w:pPr>
            <w:ind w:firstLineChars="0" w:firstLine="0"/>
          </w:pPr>
        </w:pPrChange>
      </w:pPr>
      <w:ins w:id="2328" w:author="user" w:date="2022-08-16T15:28:00Z">
        <w:r>
          <w:rPr>
            <w:rFonts w:eastAsiaTheme="minorEastAsia"/>
          </w:rPr>
          <w:pict w14:anchorId="57916893">
            <v:shape id="_x0000_i1035" type="#_x0000_t75" style="width:424.5pt;height:83.5pt">
              <v:imagedata r:id="rId36" o:title="table15"/>
            </v:shape>
          </w:pict>
        </w:r>
      </w:ins>
    </w:p>
    <w:p w14:paraId="31016F5F" w14:textId="1599052E" w:rsidR="005C5827" w:rsidRDefault="005C5827" w:rsidP="005C5827">
      <w:pPr>
        <w:pStyle w:val="af6"/>
      </w:pPr>
      <w:bookmarkStart w:id="2329" w:name="_Toc111655435"/>
      <w:r>
        <w:t xml:space="preserve">Table </w:t>
      </w:r>
      <w:r w:rsidR="00F61596">
        <w:fldChar w:fldCharType="begin"/>
      </w:r>
      <w:r w:rsidR="00F61596">
        <w:instrText xml:space="preserve"> SEQ Table \* ARABIC </w:instrText>
      </w:r>
      <w:r w:rsidR="00F61596">
        <w:fldChar w:fldCharType="separate"/>
      </w:r>
      <w:ins w:id="2330" w:author="user" w:date="2022-08-17T19:01:00Z">
        <w:r w:rsidR="001F6671">
          <w:rPr>
            <w:noProof/>
          </w:rPr>
          <w:t>19</w:t>
        </w:r>
      </w:ins>
      <w:del w:id="2331" w:author="user" w:date="2022-08-17T18:50:00Z">
        <w:r w:rsidR="001578CE" w:rsidDel="008E5135">
          <w:rPr>
            <w:noProof/>
          </w:rPr>
          <w:delText>16</w:delText>
        </w:r>
      </w:del>
      <w:r w:rsidR="00F61596">
        <w:rPr>
          <w:noProof/>
        </w:rPr>
        <w:fldChar w:fldCharType="end"/>
      </w:r>
      <w:r>
        <w:t xml:space="preserve">. </w:t>
      </w:r>
      <w:r w:rsidRPr="005C5827">
        <w:t>Comparison of network indices calculated for GC1 and GS1.The numbers indicate the fraction of network values that are higher in GC1.</w:t>
      </w:r>
      <w:bookmarkEnd w:id="2329"/>
    </w:p>
    <w:p w14:paraId="6C772A55" w14:textId="13E0B1F6" w:rsidR="00E31BC0" w:rsidRPr="003E7280" w:rsidRDefault="0098183B" w:rsidP="005C5827">
      <w:pPr>
        <w:ind w:firstLineChars="0" w:firstLine="0"/>
        <w:jc w:val="center"/>
      </w:pPr>
      <w:ins w:id="2332" w:author="user" w:date="2022-08-16T15:28:00Z">
        <w:r>
          <w:pict w14:anchorId="67682586">
            <v:shape id="_x0000_i1036" type="#_x0000_t75" style="width:295pt;height:146pt">
              <v:imagedata r:id="rId37" o:title="table16"/>
            </v:shape>
          </w:pict>
        </w:r>
      </w:ins>
    </w:p>
    <w:p w14:paraId="6547E34B" w14:textId="4A548CE2" w:rsidR="005C5827" w:rsidRPr="005C5827" w:rsidRDefault="005C5827" w:rsidP="00C272F8">
      <w:pPr>
        <w:ind w:firstLineChars="0" w:firstLine="0"/>
        <w:rPr>
          <w:rFonts w:eastAsiaTheme="minorEastAsia"/>
        </w:rPr>
        <w:sectPr w:rsidR="005C5827" w:rsidRPr="005C5827" w:rsidSect="00E7220E">
          <w:pgSz w:w="11906" w:h="16838"/>
          <w:pgMar w:top="1701" w:right="1701" w:bottom="1134" w:left="1701" w:header="851" w:footer="992" w:gutter="0"/>
          <w:cols w:space="425"/>
          <w:docGrid w:type="lines" w:linePitch="360"/>
        </w:sectPr>
      </w:pPr>
    </w:p>
    <w:p w14:paraId="6A0E7C27" w14:textId="3282E795" w:rsidR="00E31BC0" w:rsidRPr="005931F4" w:rsidRDefault="005931F4" w:rsidP="005931F4">
      <w:pPr>
        <w:pStyle w:val="14"/>
        <w:rPr>
          <w:rFonts w:eastAsiaTheme="minorEastAsia"/>
        </w:rPr>
      </w:pPr>
      <w:bookmarkStart w:id="2333" w:name="_Toc111656062"/>
      <w:r>
        <w:rPr>
          <w:rFonts w:eastAsiaTheme="minorEastAsia" w:hint="eastAsia"/>
        </w:rPr>
        <w:lastRenderedPageBreak/>
        <w:t>F</w:t>
      </w:r>
      <w:r>
        <w:rPr>
          <w:rFonts w:eastAsiaTheme="minorEastAsia"/>
        </w:rPr>
        <w:t>igure</w:t>
      </w:r>
      <w:bookmarkEnd w:id="2333"/>
    </w:p>
    <w:p w14:paraId="41E46AB1" w14:textId="43AFFF26" w:rsidR="008F20EC" w:rsidRDefault="0098183B" w:rsidP="008F20EC">
      <w:pPr>
        <w:keepNext/>
        <w:ind w:firstLine="480"/>
      </w:pPr>
      <w:ins w:id="2334" w:author="user" w:date="2022-08-16T15:28:00Z">
        <w:del w:id="2335" w:author="user" w:date="2022-08-16T16:02:00Z">
          <w:r>
            <w:pict w14:anchorId="3D484FA7">
              <v:shape id="_x0000_i1037" type="#_x0000_t75" style="width:412.5pt;height:299pt;mso-position-horizontal:center;mso-position-horizontal-relative:margin">
                <v:imagedata r:id="rId38" o:title="map"/>
              </v:shape>
            </w:pict>
          </w:r>
        </w:del>
        <w:r>
          <w:pict w14:anchorId="3D484FA7">
            <v:shape id="_x0000_i1038" type="#_x0000_t75" style="width:411.5pt;height:299.5pt;mso-position-horizontal:center;mso-position-horizontal-relative:margin">
              <v:imagedata r:id="rId38" o:title="map"/>
            </v:shape>
          </w:pict>
        </w:r>
      </w:ins>
    </w:p>
    <w:p w14:paraId="6F12DC76" w14:textId="22430019" w:rsidR="00E31BC0" w:rsidRPr="00E31BC0" w:rsidRDefault="008F20EC" w:rsidP="00232261">
      <w:pPr>
        <w:pStyle w:val="af6"/>
        <w:rPr>
          <w:rFonts w:eastAsiaTheme="minorEastAsia"/>
        </w:rPr>
      </w:pPr>
      <w:bookmarkStart w:id="2336" w:name="_Toc109165566"/>
      <w:r>
        <w:t xml:space="preserve">Figure </w:t>
      </w:r>
      <w:r w:rsidR="00F61596">
        <w:fldChar w:fldCharType="begin"/>
      </w:r>
      <w:r w:rsidR="00F61596">
        <w:instrText xml:space="preserve"> SEQ Figure \* ARABIC </w:instrText>
      </w:r>
      <w:r w:rsidR="00F61596">
        <w:fldChar w:fldCharType="separate"/>
      </w:r>
      <w:r w:rsidR="001578CE">
        <w:rPr>
          <w:noProof/>
        </w:rPr>
        <w:t>1</w:t>
      </w:r>
      <w:r w:rsidR="00F61596">
        <w:rPr>
          <w:noProof/>
        </w:rPr>
        <w:fldChar w:fldCharType="end"/>
      </w:r>
      <w:r w:rsidR="00232261" w:rsidRPr="00511AFB">
        <w:rPr>
          <w:rFonts w:eastAsiaTheme="minorEastAsia"/>
        </w:rPr>
        <w:t>. The map of sampling stations of the upper Gaoping Submarine Canyon (GC1) and Gaoping Slope (GS1).</w:t>
      </w:r>
      <w:bookmarkEnd w:id="2336"/>
    </w:p>
    <w:p w14:paraId="597EBEAF" w14:textId="77777777" w:rsidR="00511AFB" w:rsidRDefault="00511AFB">
      <w:pPr>
        <w:widowControl/>
        <w:spacing w:line="240" w:lineRule="auto"/>
        <w:ind w:firstLineChars="0" w:firstLine="0"/>
        <w:rPr>
          <w:rFonts w:asciiTheme="minorHAnsi" w:eastAsiaTheme="minorEastAsia" w:hAnsiTheme="minorHAnsi" w:cstheme="minorBidi"/>
          <w:szCs w:val="22"/>
        </w:rPr>
        <w:sectPr w:rsidR="00511AFB" w:rsidSect="00E7220E">
          <w:pgSz w:w="11906" w:h="16838"/>
          <w:pgMar w:top="1701" w:right="1701" w:bottom="1134" w:left="1701" w:header="851" w:footer="992" w:gutter="0"/>
          <w:cols w:space="425"/>
          <w:docGrid w:type="lines" w:linePitch="360"/>
        </w:sectPr>
      </w:pPr>
    </w:p>
    <w:p w14:paraId="4F155F86" w14:textId="0DC01AF6" w:rsidR="00232261" w:rsidRDefault="0098183B" w:rsidP="00232261">
      <w:pPr>
        <w:keepNext/>
        <w:widowControl/>
        <w:spacing w:line="240" w:lineRule="auto"/>
        <w:ind w:firstLineChars="0" w:firstLine="0"/>
        <w:jc w:val="center"/>
      </w:pPr>
      <w:ins w:id="2337" w:author="user" w:date="2022-08-16T15:28:00Z">
        <w:del w:id="2338" w:author="user" w:date="2022-08-16T16:02:00Z">
          <w:r>
            <w:lastRenderedPageBreak/>
            <w:pict w14:anchorId="29BAC3E7">
              <v:shape id="_x0000_i1039" type="#_x0000_t75" style="width:114pt;height:139.5pt;mso-position-horizontal-relative:margin">
                <v:imagedata r:id="rId39" o:title="legend"/>
              </v:shape>
            </w:pict>
          </w:r>
          <w:r>
            <w:pict w14:anchorId="3A4EEF2A">
              <v:shape id="_x0000_i1040" type="#_x0000_t75" style="width:282.5pt;height:328.5pt;mso-position-horizontal:right;mso-position-horizontal-relative:margin;mso-position-vertical:center;mso-position-vertical-relative:margin">
                <v:imagedata r:id="rId40" o:title="conceptual_graph"/>
              </v:shape>
            </w:pict>
          </w:r>
        </w:del>
        <w:r>
          <w:pict w14:anchorId="29BAC3E7">
            <v:shape id="_x0000_i1041" type="#_x0000_t75" style="width:125.5pt;height:154.5pt;mso-position-horizontal-relative:margin">
              <v:imagedata r:id="rId39" o:title="legend"/>
            </v:shape>
          </w:pict>
        </w:r>
        <w:r>
          <w:pict w14:anchorId="3A4EEF2A">
            <v:shape id="_x0000_i1042" type="#_x0000_t75" style="width:282.5pt;height:327.5pt;mso-position-horizontal:right;mso-position-horizontal-relative:margin;mso-position-vertical:center;mso-position-vertical-relative:margin">
              <v:imagedata r:id="rId40" o:title="conceptual_graph"/>
            </v:shape>
          </w:pict>
        </w:r>
      </w:ins>
    </w:p>
    <w:p w14:paraId="59D517C5" w14:textId="5F104A15" w:rsidR="00596950" w:rsidRDefault="00232261" w:rsidP="00232261">
      <w:pPr>
        <w:pStyle w:val="af6"/>
        <w:rPr>
          <w:rFonts w:asciiTheme="minorHAnsi" w:eastAsiaTheme="minorEastAsia" w:hAnsiTheme="minorHAnsi" w:cstheme="minorBidi"/>
          <w:szCs w:val="22"/>
        </w:rPr>
        <w:sectPr w:rsidR="00596950" w:rsidSect="00E7220E">
          <w:pgSz w:w="11906" w:h="16838"/>
          <w:pgMar w:top="1701" w:right="1701" w:bottom="1134" w:left="1701" w:header="851" w:footer="992" w:gutter="0"/>
          <w:cols w:space="425"/>
          <w:docGrid w:type="lines" w:linePitch="360"/>
        </w:sectPr>
      </w:pPr>
      <w:bookmarkStart w:id="2339" w:name="_Toc109165567"/>
      <w:r>
        <w:t xml:space="preserve">Figure </w:t>
      </w:r>
      <w:r w:rsidR="00F61596">
        <w:fldChar w:fldCharType="begin"/>
      </w:r>
      <w:r w:rsidR="00F61596">
        <w:instrText xml:space="preserve"> SEQ Figure \* ARABIC </w:instrText>
      </w:r>
      <w:r w:rsidR="00F61596">
        <w:fldChar w:fldCharType="separate"/>
      </w:r>
      <w:r w:rsidR="001578CE">
        <w:rPr>
          <w:noProof/>
        </w:rPr>
        <w:t>2</w:t>
      </w:r>
      <w:r w:rsidR="00F61596">
        <w:rPr>
          <w:noProof/>
        </w:rPr>
        <w:fldChar w:fldCharType="end"/>
      </w:r>
      <w:r w:rsidRPr="00232261">
        <w:t>. The conceptual model of the food web structure formed the basis of our linear inverse model (LIM). See section “Structu</w:t>
      </w:r>
      <w:r>
        <w:t>re” for description.</w:t>
      </w:r>
      <w:bookmarkEnd w:id="2339"/>
    </w:p>
    <w:p w14:paraId="2AB81418" w14:textId="77777777" w:rsidR="00232261" w:rsidRDefault="0098183B" w:rsidP="00232261">
      <w:pPr>
        <w:keepNext/>
        <w:ind w:firstLine="480"/>
        <w:jc w:val="both"/>
      </w:pPr>
      <w:r>
        <w:lastRenderedPageBreak/>
        <w:pict w14:anchorId="195721DD">
          <v:shape id="_x0000_i1043" type="#_x0000_t75" style="width:425pt;height:319pt">
            <v:imagedata r:id="rId41" o:title="CTD_temp"/>
          </v:shape>
        </w:pict>
      </w:r>
    </w:p>
    <w:p w14:paraId="6606DF2E" w14:textId="6EC0DC8D" w:rsidR="00596950" w:rsidRPr="00232261" w:rsidRDefault="00232261" w:rsidP="00232261">
      <w:pPr>
        <w:pStyle w:val="af6"/>
        <w:jc w:val="both"/>
        <w:sectPr w:rsidR="00596950" w:rsidRPr="00232261" w:rsidSect="00E7220E">
          <w:pgSz w:w="11906" w:h="16838"/>
          <w:pgMar w:top="1701" w:right="1701" w:bottom="1134" w:left="1701" w:header="851" w:footer="992" w:gutter="0"/>
          <w:cols w:space="425"/>
          <w:docGrid w:type="lines" w:linePitch="360"/>
        </w:sectPr>
      </w:pPr>
      <w:bookmarkStart w:id="2340" w:name="_Toc109165568"/>
      <w:r>
        <w:t xml:space="preserve">Figure </w:t>
      </w:r>
      <w:r w:rsidR="00F61596">
        <w:fldChar w:fldCharType="begin"/>
      </w:r>
      <w:r w:rsidR="00F61596">
        <w:instrText xml:space="preserve"> SEQ Figure \* ARABIC </w:instrText>
      </w:r>
      <w:r w:rsidR="00F61596">
        <w:fldChar w:fldCharType="separate"/>
      </w:r>
      <w:r w:rsidR="001578CE">
        <w:rPr>
          <w:noProof/>
        </w:rPr>
        <w:t>3</w:t>
      </w:r>
      <w:r w:rsidR="00F61596">
        <w:rPr>
          <w:noProof/>
        </w:rPr>
        <w:fldChar w:fldCharType="end"/>
      </w:r>
      <w:r w:rsidRPr="00232261">
        <w:t xml:space="preserve"> Water temperature profile for each cruise of the two sites.</w:t>
      </w:r>
      <w:bookmarkEnd w:id="2340"/>
    </w:p>
    <w:p w14:paraId="747B8E1D" w14:textId="77777777" w:rsidR="00232261" w:rsidRDefault="0098183B" w:rsidP="00232261">
      <w:pPr>
        <w:keepNext/>
        <w:ind w:firstLine="480"/>
      </w:pPr>
      <w:r>
        <w:lastRenderedPageBreak/>
        <w:pict w14:anchorId="43845B22">
          <v:shape id="_x0000_i1044" type="#_x0000_t75" style="width:425pt;height:319pt">
            <v:imagedata r:id="rId42" o:title="CTD_trans"/>
          </v:shape>
        </w:pict>
      </w:r>
    </w:p>
    <w:p w14:paraId="4307EE37" w14:textId="7C237988" w:rsidR="00232261" w:rsidRDefault="00232261" w:rsidP="00232261">
      <w:pPr>
        <w:pStyle w:val="af6"/>
      </w:pPr>
      <w:bookmarkStart w:id="2341" w:name="_Toc109165569"/>
      <w:r>
        <w:t xml:space="preserve">Figure </w:t>
      </w:r>
      <w:r w:rsidR="00F61596">
        <w:fldChar w:fldCharType="begin"/>
      </w:r>
      <w:r w:rsidR="00F61596">
        <w:instrText xml:space="preserve"> SEQ Figure \* ARABIC </w:instrText>
      </w:r>
      <w:r w:rsidR="00F61596">
        <w:fldChar w:fldCharType="separate"/>
      </w:r>
      <w:r w:rsidR="001578CE">
        <w:rPr>
          <w:noProof/>
        </w:rPr>
        <w:t>4</w:t>
      </w:r>
      <w:r w:rsidR="00F61596">
        <w:rPr>
          <w:noProof/>
        </w:rPr>
        <w:fldChar w:fldCharType="end"/>
      </w:r>
      <w:r w:rsidRPr="00232261">
        <w:t>. Light transmission profile for each cruise of the two sites. Note that GC1 has a very low light transmission below 200</w:t>
      </w:r>
      <w:ins w:id="2342" w:author="user" w:date="2022-08-21T11:11:00Z">
        <w:r w:rsidR="0098183B">
          <w:t>-</w:t>
        </w:r>
      </w:ins>
      <w:bookmarkStart w:id="2343" w:name="_GoBack"/>
      <w:bookmarkEnd w:id="2343"/>
      <w:del w:id="2344" w:author="user" w:date="2022-08-21T11:11:00Z">
        <w:r w:rsidRPr="00232261" w:rsidDel="0098183B">
          <w:delText xml:space="preserve"> </w:delText>
        </w:r>
      </w:del>
      <w:r w:rsidRPr="00232261">
        <w:t>meter depth in almost all the sampling cruises.</w:t>
      </w:r>
      <w:bookmarkEnd w:id="2341"/>
    </w:p>
    <w:p w14:paraId="15B533A5" w14:textId="19CA4742" w:rsidR="00E1688D" w:rsidRPr="00232261" w:rsidRDefault="00E1688D" w:rsidP="00232261">
      <w:pPr>
        <w:ind w:firstLineChars="83" w:firstLine="199"/>
        <w:rPr>
          <w:rFonts w:eastAsiaTheme="minorEastAsia"/>
        </w:rPr>
        <w:sectPr w:rsidR="00E1688D" w:rsidRPr="00232261" w:rsidSect="00E7220E">
          <w:pgSz w:w="11906" w:h="16838"/>
          <w:pgMar w:top="1701" w:right="1701" w:bottom="1134" w:left="1701" w:header="851" w:footer="992" w:gutter="0"/>
          <w:cols w:space="425"/>
          <w:docGrid w:type="lines" w:linePitch="360"/>
        </w:sectPr>
      </w:pPr>
    </w:p>
    <w:p w14:paraId="5A8EDD7D" w14:textId="77777777" w:rsidR="00232261" w:rsidRDefault="0098183B" w:rsidP="00232261">
      <w:pPr>
        <w:keepNext/>
        <w:ind w:firstLineChars="0" w:firstLine="0"/>
        <w:jc w:val="center"/>
      </w:pPr>
      <w:r>
        <w:rPr>
          <w:sz w:val="20"/>
          <w:szCs w:val="20"/>
        </w:rPr>
        <w:lastRenderedPageBreak/>
        <w:pict w14:anchorId="6D02CB71">
          <v:shape id="_x0000_i1045" type="#_x0000_t75" style="width:425pt;height:319pt">
            <v:imagedata r:id="rId43" o:title="OC_sed"/>
          </v:shape>
        </w:pict>
      </w:r>
    </w:p>
    <w:p w14:paraId="113DF4B9" w14:textId="2A09473A" w:rsidR="00E1688D" w:rsidRPr="00F95B50" w:rsidRDefault="00232261" w:rsidP="00232261">
      <w:pPr>
        <w:pStyle w:val="af6"/>
      </w:pPr>
      <w:bookmarkStart w:id="2345" w:name="_Toc109165570"/>
      <w:r>
        <w:t xml:space="preserve">Figure </w:t>
      </w:r>
      <w:r w:rsidR="00F61596">
        <w:fldChar w:fldCharType="begin"/>
      </w:r>
      <w:r w:rsidR="00F61596">
        <w:instrText xml:space="preserve"> SEQ Figure \* ARABIC </w:instrText>
      </w:r>
      <w:r w:rsidR="00F61596">
        <w:fldChar w:fldCharType="separate"/>
      </w:r>
      <w:r w:rsidR="001578CE">
        <w:rPr>
          <w:noProof/>
        </w:rPr>
        <w:t>5</w:t>
      </w:r>
      <w:r w:rsidR="00F61596">
        <w:rPr>
          <w:noProof/>
        </w:rPr>
        <w:fldChar w:fldCharType="end"/>
      </w:r>
      <w:r w:rsidRPr="00232261">
        <w:t>. Carbon stocks of sediment of GC1 and GS1. The Cruises were labeled in different colors with different seasons. Note that there was no sampling in NOR1-T004 and OR1-1128 for GS1. The dotted lines represent the mean values of the stocks.</w:t>
      </w:r>
      <w:bookmarkEnd w:id="2345"/>
    </w:p>
    <w:p w14:paraId="2E9B39D8" w14:textId="77777777" w:rsidR="00E1688D" w:rsidRDefault="00E1688D" w:rsidP="00E1688D">
      <w:pPr>
        <w:ind w:firstLine="480"/>
        <w:sectPr w:rsidR="00E1688D" w:rsidSect="00E7220E">
          <w:pgSz w:w="11906" w:h="16838"/>
          <w:pgMar w:top="1701" w:right="1701" w:bottom="1134" w:left="1701" w:header="851" w:footer="992" w:gutter="0"/>
          <w:cols w:space="425"/>
          <w:docGrid w:type="lines" w:linePitch="360"/>
        </w:sectPr>
      </w:pPr>
    </w:p>
    <w:p w14:paraId="07D31D98" w14:textId="77777777" w:rsidR="00232261" w:rsidRDefault="0098183B" w:rsidP="00232261">
      <w:pPr>
        <w:keepNext/>
        <w:ind w:firstLine="480"/>
        <w:jc w:val="center"/>
      </w:pPr>
      <w:r>
        <w:lastRenderedPageBreak/>
        <w:pict w14:anchorId="0D00C506">
          <v:shape id="_x0000_i1046" type="#_x0000_t75" style="width:425pt;height:319pt;mso-position-horizontal-relative:margin;mso-position-vertical-relative:margin">
            <v:imagedata r:id="rId44" o:title="OC_bac"/>
          </v:shape>
        </w:pict>
      </w:r>
    </w:p>
    <w:p w14:paraId="5687D651" w14:textId="729F53E4" w:rsidR="00E1688D" w:rsidRDefault="00232261" w:rsidP="00232261">
      <w:pPr>
        <w:pStyle w:val="af6"/>
        <w:sectPr w:rsidR="00E1688D" w:rsidSect="00E7220E">
          <w:pgSz w:w="11906" w:h="16838"/>
          <w:pgMar w:top="1701" w:right="1701" w:bottom="1134" w:left="1701" w:header="851" w:footer="992" w:gutter="0"/>
          <w:cols w:space="425"/>
          <w:docGrid w:type="lines" w:linePitch="360"/>
        </w:sectPr>
      </w:pPr>
      <w:bookmarkStart w:id="2346" w:name="_Toc109165571"/>
      <w:r>
        <w:t xml:space="preserve">Figure </w:t>
      </w:r>
      <w:r w:rsidR="00F61596">
        <w:fldChar w:fldCharType="begin"/>
      </w:r>
      <w:r w:rsidR="00F61596">
        <w:instrText xml:space="preserve"> SEQ Figure \* ARABIC </w:instrText>
      </w:r>
      <w:r w:rsidR="00F61596">
        <w:fldChar w:fldCharType="separate"/>
      </w:r>
      <w:r w:rsidR="001578CE">
        <w:rPr>
          <w:noProof/>
        </w:rPr>
        <w:t>6</w:t>
      </w:r>
      <w:r w:rsidR="00F61596">
        <w:rPr>
          <w:noProof/>
        </w:rPr>
        <w:fldChar w:fldCharType="end"/>
      </w:r>
      <w:r w:rsidRPr="00232261">
        <w:t>. Carbon stocks of bacteria of GC1 and GS1. Note that bacteria were only collected in cruise OR1-1190. The dotted line represents the mean value of each count.</w:t>
      </w:r>
      <w:bookmarkEnd w:id="2346"/>
    </w:p>
    <w:p w14:paraId="39E7136F" w14:textId="43A7AD9F" w:rsidR="00232261" w:rsidRDefault="0098183B" w:rsidP="0098183B">
      <w:pPr>
        <w:keepNext/>
        <w:ind w:firstLine="480"/>
        <w:jc w:val="center"/>
        <w:pPrChange w:id="2347" w:author="user" w:date="2022-08-21T11:11:00Z">
          <w:pPr>
            <w:keepNext/>
            <w:ind w:firstLine="480"/>
            <w:jc w:val="center"/>
          </w:pPr>
        </w:pPrChange>
      </w:pPr>
      <w:r>
        <w:lastRenderedPageBreak/>
        <w:pict w14:anchorId="16276E19">
          <v:shape id="_x0000_i1047" type="#_x0000_t75" style="width:338pt;height:252pt">
            <v:imagedata r:id="rId45" o:title="abu_meio_nematode"/>
          </v:shape>
        </w:pict>
      </w:r>
      <w:r>
        <w:pict w14:anchorId="238C1294">
          <v:shape id="_x0000_i1048" type="#_x0000_t75" style="width:336pt;height:252pt">
            <v:imagedata r:id="rId46" o:title="abu_meio_wo_nematode"/>
          </v:shape>
        </w:pict>
      </w:r>
    </w:p>
    <w:p w14:paraId="66AB79D0" w14:textId="5841E573" w:rsidR="00E1688D" w:rsidRPr="00E76960" w:rsidRDefault="00232261" w:rsidP="00232261">
      <w:pPr>
        <w:pStyle w:val="af6"/>
      </w:pPr>
      <w:bookmarkStart w:id="2348" w:name="_Toc109165572"/>
      <w:r>
        <w:t xml:space="preserve">Figure </w:t>
      </w:r>
      <w:r w:rsidR="00F61596">
        <w:fldChar w:fldCharType="begin"/>
      </w:r>
      <w:r w:rsidR="00F61596">
        <w:instrText xml:space="preserve"> SEQ Figure \* ARABIC </w:instrText>
      </w:r>
      <w:r w:rsidR="00F61596">
        <w:fldChar w:fldCharType="separate"/>
      </w:r>
      <w:r w:rsidR="001578CE">
        <w:rPr>
          <w:noProof/>
        </w:rPr>
        <w:t>7</w:t>
      </w:r>
      <w:r w:rsidR="00F61596">
        <w:rPr>
          <w:noProof/>
        </w:rPr>
        <w:fldChar w:fldCharType="end"/>
      </w:r>
      <w:r w:rsidRPr="00232261">
        <w:t xml:space="preserve">. The abundance of meiofauna in each cruise of GC1 and GS1. Note that there was no sampling in OR1-1132 for GC1 and OR1-1128 for GS1. The top figure included all the taxa, which were dominated </w:t>
      </w:r>
      <w:r w:rsidRPr="00232261">
        <w:lastRenderedPageBreak/>
        <w:t>by Nematodes. The bottom one showed the composition without Nematodes.</w:t>
      </w:r>
      <w:bookmarkEnd w:id="2348"/>
    </w:p>
    <w:p w14:paraId="3ACAAB4F" w14:textId="0F2F7C62" w:rsidR="00E1688D" w:rsidRPr="00E1688D" w:rsidRDefault="00E1688D" w:rsidP="00E1688D">
      <w:pPr>
        <w:ind w:firstLine="480"/>
      </w:pPr>
    </w:p>
    <w:p w14:paraId="0CB287D6" w14:textId="77777777" w:rsidR="005E16FB" w:rsidRDefault="005E16FB" w:rsidP="00596950">
      <w:pPr>
        <w:ind w:firstLine="480"/>
        <w:rPr>
          <w:rFonts w:asciiTheme="minorHAnsi" w:eastAsiaTheme="minorEastAsia" w:hAnsiTheme="minorHAnsi" w:cstheme="minorBidi"/>
          <w:szCs w:val="22"/>
        </w:rPr>
        <w:sectPr w:rsidR="005E16FB" w:rsidSect="00E7220E">
          <w:pgSz w:w="11906" w:h="16838"/>
          <w:pgMar w:top="1701" w:right="1701" w:bottom="1134" w:left="1701" w:header="851" w:footer="992" w:gutter="0"/>
          <w:cols w:space="425"/>
          <w:docGrid w:type="lines" w:linePitch="360"/>
        </w:sectPr>
      </w:pPr>
    </w:p>
    <w:p w14:paraId="0F7BE1F6" w14:textId="77777777" w:rsidR="00232261" w:rsidRDefault="0098183B" w:rsidP="00232261">
      <w:pPr>
        <w:keepNext/>
        <w:ind w:firstLine="480"/>
      </w:pPr>
      <w:r>
        <w:lastRenderedPageBreak/>
        <w:pict w14:anchorId="68149690">
          <v:shape id="_x0000_i1049" type="#_x0000_t75" style="width:425pt;height:319pt;mso-position-horizontal-relative:margin">
            <v:imagedata r:id="rId47" o:title="OC_meio"/>
          </v:shape>
        </w:pict>
      </w:r>
    </w:p>
    <w:p w14:paraId="3E1C1471" w14:textId="622E0A24"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2349" w:name="_Toc109165573"/>
      <w:r>
        <w:t xml:space="preserve">Figure </w:t>
      </w:r>
      <w:r w:rsidR="00F61596">
        <w:fldChar w:fldCharType="begin"/>
      </w:r>
      <w:r w:rsidR="00F61596">
        <w:instrText xml:space="preserve"> SEQ Figure \* ARABIC </w:instrText>
      </w:r>
      <w:r w:rsidR="00F61596">
        <w:fldChar w:fldCharType="separate"/>
      </w:r>
      <w:r w:rsidR="001578CE">
        <w:rPr>
          <w:noProof/>
        </w:rPr>
        <w:t>8</w:t>
      </w:r>
      <w:r w:rsidR="00F61596">
        <w:rPr>
          <w:noProof/>
        </w:rPr>
        <w:fldChar w:fldCharType="end"/>
      </w:r>
      <w:r w:rsidRPr="00F95B50">
        <w:t xml:space="preserve">. Carbon stocks of </w:t>
      </w:r>
      <w:r>
        <w:t xml:space="preserve">the </w:t>
      </w:r>
      <w:r w:rsidRPr="00F95B50">
        <w:t xml:space="preserve">meiofauna of GC1 and GS1. Note that meiofauna was only collected </w:t>
      </w:r>
      <w:r>
        <w:t>o</w:t>
      </w:r>
      <w:r w:rsidRPr="00F95B50">
        <w:t>n three cruises for each site. The dot represent</w:t>
      </w:r>
      <w:r>
        <w:t>s</w:t>
      </w:r>
      <w:r w:rsidRPr="00F95B50">
        <w:t xml:space="preserve"> the sum of fauna biomass for each replicate. The bar represent</w:t>
      </w:r>
      <w:r>
        <w:t>s</w:t>
      </w:r>
      <w:r w:rsidRPr="00F95B50">
        <w:t xml:space="preserve"> the mean value of three replicates</w:t>
      </w:r>
      <w:r>
        <w:t>.</w:t>
      </w:r>
      <w:bookmarkEnd w:id="2349"/>
    </w:p>
    <w:p w14:paraId="5EA9D36C" w14:textId="77777777" w:rsidR="00232261" w:rsidRDefault="0098183B" w:rsidP="00232261">
      <w:pPr>
        <w:keepNext/>
        <w:ind w:firstLine="480"/>
      </w:pPr>
      <w:r>
        <w:lastRenderedPageBreak/>
        <w:pict w14:anchorId="42648398">
          <v:shape id="_x0000_i1050" type="#_x0000_t75" style="width:425pt;height:319pt;mso-position-horizontal-relative:margin">
            <v:imagedata r:id="rId48" o:title="abu_macro"/>
          </v:shape>
        </w:pict>
      </w:r>
    </w:p>
    <w:p w14:paraId="214E07F6" w14:textId="120AD1EA" w:rsidR="001D7FC7" w:rsidRDefault="00232261" w:rsidP="00232261">
      <w:pPr>
        <w:pStyle w:val="af6"/>
        <w:sectPr w:rsidR="001D7FC7" w:rsidSect="00E7220E">
          <w:pgSz w:w="11906" w:h="16838"/>
          <w:pgMar w:top="1701" w:right="1701" w:bottom="1134" w:left="1701" w:header="851" w:footer="992" w:gutter="0"/>
          <w:cols w:space="425"/>
          <w:docGrid w:type="lines" w:linePitch="360"/>
        </w:sectPr>
      </w:pPr>
      <w:bookmarkStart w:id="2350" w:name="_Toc109165574"/>
      <w:r>
        <w:t xml:space="preserve">Figure </w:t>
      </w:r>
      <w:r w:rsidR="00F61596">
        <w:fldChar w:fldCharType="begin"/>
      </w:r>
      <w:r w:rsidR="00F61596">
        <w:instrText xml:space="preserve"> SEQ Figure \* ARABIC </w:instrText>
      </w:r>
      <w:r w:rsidR="00F61596">
        <w:fldChar w:fldCharType="separate"/>
      </w:r>
      <w:r w:rsidR="001578CE">
        <w:rPr>
          <w:noProof/>
        </w:rPr>
        <w:t>9</w:t>
      </w:r>
      <w:r w:rsidR="00F61596">
        <w:rPr>
          <w:noProof/>
        </w:rPr>
        <w:fldChar w:fldCharType="end"/>
      </w:r>
      <w:r w:rsidRPr="00F95B50">
        <w:t>. The abundance of macrofauna in each cruise of GC1 and GS1. Note that there was no sampling in OR1-11</w:t>
      </w:r>
      <w:r>
        <w:t>32 for GC1 and OR1-1128 for GS1.</w:t>
      </w:r>
      <w:bookmarkEnd w:id="2350"/>
    </w:p>
    <w:p w14:paraId="7B1F8F9A" w14:textId="77777777" w:rsidR="00232261" w:rsidRDefault="0098183B" w:rsidP="00232261">
      <w:pPr>
        <w:keepNext/>
        <w:ind w:firstLine="480"/>
      </w:pPr>
      <w:r>
        <w:lastRenderedPageBreak/>
        <w:pict w14:anchorId="20FC54D9">
          <v:shape id="_x0000_i1051" type="#_x0000_t75" style="width:425pt;height:319pt">
            <v:imagedata r:id="rId49" o:title="OC_macro"/>
          </v:shape>
        </w:pict>
      </w:r>
    </w:p>
    <w:p w14:paraId="4AFC1E73" w14:textId="300837F2" w:rsidR="001D7FC7" w:rsidRPr="001D7FC7" w:rsidRDefault="00232261" w:rsidP="00232261">
      <w:pPr>
        <w:pStyle w:val="af6"/>
        <w:rPr>
          <w:rFonts w:eastAsiaTheme="minorEastAsia"/>
        </w:rPr>
      </w:pPr>
      <w:bookmarkStart w:id="2351" w:name="_Toc109165575"/>
      <w:r>
        <w:t xml:space="preserve">Figure </w:t>
      </w:r>
      <w:r w:rsidR="00F61596">
        <w:fldChar w:fldCharType="begin"/>
      </w:r>
      <w:r w:rsidR="00F61596">
        <w:instrText xml:space="preserve"> SEQ Figure \* ARABIC </w:instrText>
      </w:r>
      <w:r w:rsidR="00F61596">
        <w:fldChar w:fldCharType="separate"/>
      </w:r>
      <w:r w:rsidR="001578CE">
        <w:rPr>
          <w:noProof/>
        </w:rPr>
        <w:t>10</w:t>
      </w:r>
      <w:r w:rsidR="00F61596">
        <w:rPr>
          <w:noProof/>
        </w:rPr>
        <w:fldChar w:fldCharType="end"/>
      </w:r>
      <w:r w:rsidRPr="00F95B50">
        <w:t>. Carbon stocks of macrofauna of GC1 and GS1. Note that there was no sampling in OR1-1132 for GC1 and OR1-1128 for GS1. The dot represent</w:t>
      </w:r>
      <w:r>
        <w:t>s</w:t>
      </w:r>
      <w:r w:rsidRPr="00F95B50">
        <w:t xml:space="preserve"> the sum of fauna biomass for each replicate. The bar represent</w:t>
      </w:r>
      <w:r>
        <w:t>s</w:t>
      </w:r>
      <w:r w:rsidRPr="00F95B50">
        <w:t xml:space="preserve"> the mean value of three replicates.</w:t>
      </w:r>
      <w:bookmarkEnd w:id="2351"/>
    </w:p>
    <w:p w14:paraId="5E456552" w14:textId="77777777" w:rsidR="00EF418D" w:rsidRDefault="00EF418D" w:rsidP="001D7FC7">
      <w:pPr>
        <w:ind w:firstLine="480"/>
        <w:sectPr w:rsidR="00EF418D" w:rsidSect="00E7220E">
          <w:pgSz w:w="11906" w:h="16838"/>
          <w:pgMar w:top="1701" w:right="1701" w:bottom="1134" w:left="1701" w:header="851" w:footer="992" w:gutter="0"/>
          <w:cols w:space="425"/>
          <w:docGrid w:type="lines" w:linePitch="360"/>
        </w:sectPr>
      </w:pPr>
    </w:p>
    <w:p w14:paraId="23D7DBFB" w14:textId="40D246CD" w:rsidR="00232261" w:rsidRDefault="00EE19FF" w:rsidP="00232261">
      <w:pPr>
        <w:keepNext/>
        <w:ind w:firstLine="480"/>
      </w:pPr>
      <w:ins w:id="2352" w:author="user" w:date="2022-08-17T18:06:00Z">
        <w:r>
          <w:rPr>
            <w:noProof/>
          </w:rPr>
          <w:lastRenderedPageBreak/>
          <w:drawing>
            <wp:inline distT="0" distB="0" distL="0" distR="0" wp14:anchorId="5DF2F539" wp14:editId="311348AE">
              <wp:extent cx="4944000" cy="3708000"/>
              <wp:effectExtent l="0" t="0" r="9525"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U.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44000" cy="3708000"/>
                      </a:xfrm>
                      <a:prstGeom prst="rect">
                        <a:avLst/>
                      </a:prstGeom>
                    </pic:spPr>
                  </pic:pic>
                </a:graphicData>
              </a:graphic>
            </wp:inline>
          </w:drawing>
        </w:r>
      </w:ins>
      <w:del w:id="2353" w:author="user" w:date="2022-08-17T18:06:00Z">
        <w:r w:rsidR="0098183B">
          <w:pict w14:anchorId="50539778">
            <v:shape id="_x0000_i1052" type="#_x0000_t75" style="width:425pt;height:304.5pt;mso-position-horizontal:center;mso-position-horizontal-relative:margin">
              <v:imagedata r:id="rId51" o:title="SCOC" croptop="2920f"/>
            </v:shape>
          </w:pict>
        </w:r>
      </w:del>
    </w:p>
    <w:p w14:paraId="7835DE94" w14:textId="77E812A0" w:rsidR="001D7FC7" w:rsidRPr="00EF418D" w:rsidRDefault="00232261" w:rsidP="00232261">
      <w:pPr>
        <w:pStyle w:val="af6"/>
      </w:pPr>
      <w:bookmarkStart w:id="2354" w:name="_Toc109165576"/>
      <w:r>
        <w:t xml:space="preserve">Figure </w:t>
      </w:r>
      <w:r w:rsidR="00F61596">
        <w:fldChar w:fldCharType="begin"/>
      </w:r>
      <w:r w:rsidR="00F61596">
        <w:instrText xml:space="preserve"> SEQ Figure \* ARABIC </w:instrText>
      </w:r>
      <w:r w:rsidR="00F61596">
        <w:fldChar w:fldCharType="separate"/>
      </w:r>
      <w:r w:rsidR="001578CE">
        <w:rPr>
          <w:noProof/>
        </w:rPr>
        <w:t>11</w:t>
      </w:r>
      <w:r w:rsidR="00F61596">
        <w:rPr>
          <w:noProof/>
        </w:rPr>
        <w:fldChar w:fldCharType="end"/>
      </w:r>
      <w:r w:rsidRPr="00F95B50">
        <w:t>. Average total oxygen utilization (TOU) for each cruise of GC1 and GS1. TOU was further divided into DOU and BOU. Note that there was no measurement in NOR1-T004 and OR1-1128 for GS1.</w:t>
      </w:r>
      <w:bookmarkEnd w:id="2354"/>
    </w:p>
    <w:p w14:paraId="7F8147EE" w14:textId="77777777" w:rsidR="00EF418D" w:rsidRDefault="00EF418D" w:rsidP="00596950">
      <w:pPr>
        <w:ind w:firstLine="480"/>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p>
    <w:p w14:paraId="1E44340D" w14:textId="4E09D586" w:rsidR="00232261" w:rsidRDefault="0098183B" w:rsidP="00232261">
      <w:pPr>
        <w:keepNext/>
        <w:ind w:firstLine="480"/>
        <w:jc w:val="center"/>
      </w:pPr>
      <w:ins w:id="2355" w:author="user" w:date="2022-08-16T15:28:00Z">
        <w:del w:id="2356" w:author="user" w:date="2022-08-16T16:03:00Z">
          <w:r>
            <w:lastRenderedPageBreak/>
            <w:pict w14:anchorId="49E56E42">
              <v:shape id="_x0000_i1053" type="#_x0000_t75" style="width:286pt;height:286pt;mso-position-horizontal-relative:margin">
                <v:imagedata r:id="rId52" o:title="Carbon flows of GC1"/>
              </v:shape>
            </w:pict>
          </w:r>
          <w:r>
            <w:pict w14:anchorId="5D48C499">
              <v:shape id="_x0000_i1054" type="#_x0000_t75" style="width:286pt;height:286pt">
                <v:imagedata r:id="rId53" o:title="Carbon flows of GS1"/>
              </v:shape>
            </w:pict>
          </w:r>
        </w:del>
        <w:r w:rsidR="00F61596">
          <w:pict w14:anchorId="49E56E42">
            <v:shape id="_x0000_i1055" type="#_x0000_t75" style="width:255pt;height:255pt;mso-position-horizontal-relative:margin">
              <v:imagedata r:id="rId52" o:title="Carbon flows of GC1"/>
            </v:shape>
          </w:pict>
        </w:r>
        <w:r w:rsidR="00F61596">
          <w:pict w14:anchorId="5D48C499">
            <v:shape id="_x0000_i1056" type="#_x0000_t75" style="width:255pt;height:255pt">
              <v:imagedata r:id="rId53" o:title="Carbon flows of GS1"/>
            </v:shape>
          </w:pict>
        </w:r>
      </w:ins>
    </w:p>
    <w:p w14:paraId="6295CC49" w14:textId="6B1358D7" w:rsidR="00EF418D" w:rsidRDefault="00232261" w:rsidP="00232261">
      <w:pPr>
        <w:pStyle w:val="af6"/>
        <w:rPr>
          <w:rFonts w:asciiTheme="minorHAnsi" w:eastAsiaTheme="minorEastAsia" w:hAnsiTheme="minorHAnsi" w:cstheme="minorBidi"/>
          <w:szCs w:val="22"/>
        </w:rPr>
        <w:sectPr w:rsidR="00EF418D" w:rsidSect="00E7220E">
          <w:pgSz w:w="11906" w:h="16838"/>
          <w:pgMar w:top="1701" w:right="1701" w:bottom="1134" w:left="1701" w:header="851" w:footer="992" w:gutter="0"/>
          <w:cols w:space="425"/>
          <w:docGrid w:type="lines" w:linePitch="360"/>
        </w:sectPr>
      </w:pPr>
      <w:bookmarkStart w:id="2357" w:name="_Toc109165577"/>
      <w:r>
        <w:t xml:space="preserve">Figure </w:t>
      </w:r>
      <w:r w:rsidR="00F61596">
        <w:fldChar w:fldCharType="begin"/>
      </w:r>
      <w:r w:rsidR="00F61596">
        <w:instrText xml:space="preserve"> SEQ Figure \* ARABIC </w:instrText>
      </w:r>
      <w:r w:rsidR="00F61596">
        <w:fldChar w:fldCharType="separate"/>
      </w:r>
      <w:r w:rsidR="001578CE">
        <w:rPr>
          <w:noProof/>
        </w:rPr>
        <w:t>12</w:t>
      </w:r>
      <w:r w:rsidR="00F61596">
        <w:rPr>
          <w:noProof/>
        </w:rPr>
        <w:fldChar w:fldCharType="end"/>
      </w:r>
      <w:r w:rsidRPr="00F95B50">
        <w:t>. LIM results for each flow in the food web by the two different methods. Note that the value of some flows calculated with the parsimonious method was zero, which cannot be log-transformed. Thus these flows remain no black dot on the figure.</w:t>
      </w:r>
      <w:bookmarkEnd w:id="2357"/>
    </w:p>
    <w:p w14:paraId="6837894E" w14:textId="694C7DD9" w:rsidR="00232261" w:rsidRDefault="0098183B" w:rsidP="00232261">
      <w:pPr>
        <w:keepNext/>
        <w:ind w:firstLine="480"/>
      </w:pPr>
      <w:ins w:id="2358" w:author="user" w:date="2022-08-16T15:28:00Z">
        <w:del w:id="2359" w:author="user" w:date="2022-08-16T16:04:00Z">
          <w:r>
            <w:lastRenderedPageBreak/>
            <w:pict w14:anchorId="65BD557E">
              <v:shape id="_x0000_i1057" type="#_x0000_t75" style="width:126.5pt;height:154.5pt;mso-position-horizontal-relative:margin">
                <v:imagedata r:id="rId39" o:title="legend"/>
              </v:shape>
            </w:pict>
          </w:r>
          <w:r>
            <w:pict w14:anchorId="42405B3A">
              <v:shape id="_x0000_i1058" type="#_x0000_t75" style="width:269pt;height:309.5pt;mso-position-horizontal:right;mso-position-horizontal-relative:margin;mso-position-vertical:center;mso-position-vertical-relative:margin">
                <v:imagedata r:id="rId54" o:title="GC1_graph"/>
              </v:shape>
            </w:pict>
          </w:r>
        </w:del>
        <w:r w:rsidR="00F61596">
          <w:pict w14:anchorId="65BD557E">
            <v:shape id="_x0000_i1059" type="#_x0000_t75" style="width:125.5pt;height:154.5pt;mso-position-horizontal-relative:margin">
              <v:imagedata r:id="rId39" o:title="legend"/>
            </v:shape>
          </w:pict>
        </w:r>
      </w:ins>
      <w:ins w:id="2360" w:author="user" w:date="2022-08-17T18:00:00Z">
        <w:r w:rsidR="00532EFB">
          <w:rPr>
            <w:noProof/>
          </w:rPr>
          <w:drawing>
            <wp:inline distT="0" distB="0" distL="0" distR="0" wp14:anchorId="3684DE60" wp14:editId="2EB22FEB">
              <wp:extent cx="3428662" cy="3924000"/>
              <wp:effectExtent l="0" t="0" r="63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1_graph.png"/>
                      <pic:cNvPicPr/>
                    </pic:nvPicPr>
                    <pic:blipFill>
                      <a:blip r:embed="rId55">
                        <a:extLst>
                          <a:ext uri="{28A0092B-C50C-407E-A947-70E740481C1C}">
                            <a14:useLocalDpi xmlns:a14="http://schemas.microsoft.com/office/drawing/2010/main" val="0"/>
                          </a:ext>
                        </a:extLst>
                      </a:blip>
                      <a:stretch>
                        <a:fillRect/>
                      </a:stretch>
                    </pic:blipFill>
                    <pic:spPr>
                      <a:xfrm>
                        <a:off x="0" y="0"/>
                        <a:ext cx="3428662" cy="3924000"/>
                      </a:xfrm>
                      <a:prstGeom prst="rect">
                        <a:avLst/>
                      </a:prstGeom>
                    </pic:spPr>
                  </pic:pic>
                </a:graphicData>
              </a:graphic>
            </wp:inline>
          </w:drawing>
        </w:r>
      </w:ins>
    </w:p>
    <w:p w14:paraId="4C4BF675" w14:textId="0D94AEEE" w:rsidR="00EF418D" w:rsidRDefault="00232261" w:rsidP="00232261">
      <w:pPr>
        <w:pStyle w:val="af6"/>
        <w:sectPr w:rsidR="00EF418D" w:rsidSect="00E7220E">
          <w:pgSz w:w="11906" w:h="16838"/>
          <w:pgMar w:top="1701" w:right="1701" w:bottom="1134" w:left="1701" w:header="851" w:footer="992" w:gutter="0"/>
          <w:cols w:space="425"/>
          <w:docGrid w:type="lines" w:linePitch="360"/>
        </w:sectPr>
      </w:pPr>
      <w:bookmarkStart w:id="2361" w:name="_Toc109165578"/>
      <w:r>
        <w:t xml:space="preserve">Figure </w:t>
      </w:r>
      <w:r w:rsidR="00F61596">
        <w:fldChar w:fldCharType="begin"/>
      </w:r>
      <w:r w:rsidR="00F61596">
        <w:instrText xml:space="preserve"> SEQ Figure \* ARABIC </w:instrText>
      </w:r>
      <w:r w:rsidR="00F61596">
        <w:fldChar w:fldCharType="separate"/>
      </w:r>
      <w:r w:rsidR="001578CE">
        <w:rPr>
          <w:noProof/>
        </w:rPr>
        <w:t>13</w:t>
      </w:r>
      <w:r w:rsidR="00F61596">
        <w:rPr>
          <w:noProof/>
        </w:rPr>
        <w:fldChar w:fldCharType="end"/>
      </w:r>
      <w:r w:rsidRPr="00F95B50">
        <w:t>. The conceptual model plotted with LIM results of GC1 processed with the MCMC algorithm. The flows were drawn to scale.</w:t>
      </w:r>
      <w:bookmarkEnd w:id="2361"/>
      <w:ins w:id="2362" w:author="user" w:date="2022-08-16T16:05:00Z">
        <w:r w:rsidR="00812E34">
          <w:t xml:space="preserve">(Unit: </w:t>
        </w:r>
      </w:ins>
      <w:ins w:id="2363" w:author="user" w:date="2022-08-16T16:06:00Z">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ins>
      <w:ins w:id="2364" w:author="user" w:date="2022-08-16T16:05:00Z">
        <w:r w:rsidR="00812E34">
          <w:t>)</w:t>
        </w:r>
      </w:ins>
    </w:p>
    <w:p w14:paraId="608EA46B" w14:textId="237369ED" w:rsidR="00055000" w:rsidRDefault="00055000" w:rsidP="00055000">
      <w:pPr>
        <w:keepNext/>
        <w:ind w:firstLine="480"/>
      </w:pPr>
      <w:r>
        <w:rPr>
          <w:noProof/>
        </w:rPr>
        <w:lastRenderedPageBreak/>
        <w:drawing>
          <wp:inline distT="0" distB="0" distL="0" distR="0" wp14:anchorId="1A688FD1" wp14:editId="1DB38018">
            <wp:extent cx="1597025" cy="1964055"/>
            <wp:effectExtent l="0" t="0" r="3175" b="0"/>
            <wp:docPr id="3" name="圖片 3" descr="C:\Users\user\AppData\Local\Microsoft\Windows\INetCache\Content.Word\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AppData\Local\Microsoft\Windows\INetCache\Content.Word\legen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7025" cy="1964055"/>
                    </a:xfrm>
                    <a:prstGeom prst="rect">
                      <a:avLst/>
                    </a:prstGeom>
                    <a:noFill/>
                    <a:ln>
                      <a:noFill/>
                    </a:ln>
                  </pic:spPr>
                </pic:pic>
              </a:graphicData>
            </a:graphic>
          </wp:inline>
        </w:drawing>
      </w:r>
      <w:ins w:id="2365" w:author="user" w:date="2022-08-16T15:28:00Z">
        <w:del w:id="2366" w:author="user" w:date="2022-08-16T16:04:00Z">
          <w:r w:rsidR="0098183B">
            <w:pict w14:anchorId="013482EB">
              <v:shape id="_x0000_i1060" type="#_x0000_t75" style="width:270pt;height:309.5pt;mso-position-horizontal:right;mso-position-horizontal-relative:margin;mso-position-vertical:center;mso-position-vertical-relative:margin">
                <v:imagedata r:id="rId57" o:title="GS1_graph"/>
              </v:shape>
            </w:pict>
          </w:r>
        </w:del>
        <w:r w:rsidR="00F61596">
          <w:pict w14:anchorId="013482EB">
            <v:shape id="_x0000_i1061" type="#_x0000_t75" style="width:269.5pt;height:309pt;mso-position-horizontal:right;mso-position-horizontal-relative:margin;mso-position-vertical:center;mso-position-vertical-relative:margin">
              <v:imagedata r:id="rId57" o:title="GS1_graph"/>
            </v:shape>
          </w:pict>
        </w:r>
      </w:ins>
    </w:p>
    <w:p w14:paraId="643216F2" w14:textId="58DC89E2" w:rsidR="00EF418D" w:rsidRDefault="00055000" w:rsidP="00055000">
      <w:pPr>
        <w:pStyle w:val="af6"/>
        <w:sectPr w:rsidR="00EF418D" w:rsidSect="00E7220E">
          <w:pgSz w:w="11906" w:h="16838"/>
          <w:pgMar w:top="1701" w:right="1701" w:bottom="1134" w:left="1701" w:header="851" w:footer="992" w:gutter="0"/>
          <w:cols w:space="425"/>
          <w:docGrid w:type="lines" w:linePitch="360"/>
        </w:sectPr>
      </w:pPr>
      <w:bookmarkStart w:id="2367" w:name="_Toc109165579"/>
      <w:r>
        <w:t xml:space="preserve">Figure </w:t>
      </w:r>
      <w:r w:rsidR="00F61596">
        <w:fldChar w:fldCharType="begin"/>
      </w:r>
      <w:r w:rsidR="00F61596">
        <w:instrText xml:space="preserve"> SEQ Figure \* ARABIC </w:instrText>
      </w:r>
      <w:r w:rsidR="00F61596">
        <w:fldChar w:fldCharType="separate"/>
      </w:r>
      <w:r w:rsidR="001578CE">
        <w:rPr>
          <w:noProof/>
        </w:rPr>
        <w:t>14</w:t>
      </w:r>
      <w:r w:rsidR="00F61596">
        <w:rPr>
          <w:noProof/>
        </w:rPr>
        <w:fldChar w:fldCharType="end"/>
      </w:r>
      <w:r w:rsidRPr="00F95B50">
        <w:t>. The conceptual model plotted with LIM results of GS1 processed with the MCMC algorithm. The flows were drawn to scale.</w:t>
      </w:r>
      <w:bookmarkEnd w:id="2367"/>
      <w:ins w:id="2368" w:author="user" w:date="2022-08-16T16:06:00Z">
        <w:r w:rsidR="00812E34" w:rsidRPr="00812E34">
          <w:t xml:space="preserve"> </w:t>
        </w:r>
        <w:r w:rsidR="00812E34">
          <w:t xml:space="preserve">(Unit: </w:t>
        </w:r>
        <w:r w:rsidR="00812E34" w:rsidRPr="00EB7A95">
          <w:rPr>
            <w:kern w:val="0"/>
          </w:rPr>
          <w:t>mg C/ m</w:t>
        </w:r>
        <w:r w:rsidR="00812E34" w:rsidRPr="00EB7A95">
          <w:rPr>
            <w:kern w:val="0"/>
            <w:vertAlign w:val="superscript"/>
          </w:rPr>
          <w:t>2</w:t>
        </w:r>
        <w:r w:rsidR="00812E34" w:rsidRPr="00BA1597">
          <w:t>/</w:t>
        </w:r>
        <w:r w:rsidR="00812E34">
          <w:rPr>
            <w:rFonts w:hint="eastAsia"/>
          </w:rPr>
          <w:t xml:space="preserve"> </w:t>
        </w:r>
        <w:r w:rsidR="00812E34" w:rsidRPr="00BA1597">
          <w:t>d</w:t>
        </w:r>
        <w:r w:rsidR="00812E34">
          <w:t>)</w:t>
        </w:r>
      </w:ins>
    </w:p>
    <w:p w14:paraId="4700D09C" w14:textId="77777777" w:rsidR="00055000" w:rsidRDefault="00F61596" w:rsidP="00055000">
      <w:pPr>
        <w:keepNext/>
        <w:ind w:firstLine="480"/>
      </w:pPr>
      <w:r>
        <w:lastRenderedPageBreak/>
        <w:pict w14:anchorId="4D5C963F">
          <v:shape id="_x0000_i1062" type="#_x0000_t75" style="width:425pt;height:425pt;mso-position-horizontal:center;mso-position-horizontal-relative:margin">
            <v:imagedata r:id="rId58" o:title="Net_ind_boxplot"/>
          </v:shape>
        </w:pict>
      </w:r>
    </w:p>
    <w:p w14:paraId="639B2ECD" w14:textId="59F2C988" w:rsidR="00E31BC0" w:rsidRPr="00D16DBB" w:rsidRDefault="00055000" w:rsidP="00D16DBB">
      <w:pPr>
        <w:pStyle w:val="af6"/>
      </w:pPr>
      <w:bookmarkStart w:id="2369" w:name="_Toc109165580"/>
      <w:r>
        <w:t xml:space="preserve">Figure </w:t>
      </w:r>
      <w:r w:rsidR="00F61596">
        <w:fldChar w:fldCharType="begin"/>
      </w:r>
      <w:r w:rsidR="00F61596">
        <w:instrText xml:space="preserve"> SEQ Figure \* ARABIC </w:instrText>
      </w:r>
      <w:r w:rsidR="00F61596">
        <w:fldChar w:fldCharType="separate"/>
      </w:r>
      <w:r w:rsidR="001578CE">
        <w:rPr>
          <w:noProof/>
        </w:rPr>
        <w:t>15</w:t>
      </w:r>
      <w:r w:rsidR="00F61596">
        <w:rPr>
          <w:noProof/>
        </w:rPr>
        <w:fldChar w:fldCharType="end"/>
      </w:r>
      <w:r w:rsidRPr="00F95B50">
        <w:t>. The selected network indices of GC1 and GS1. The indices were calculated from 10,000 solutions of the LIM</w:t>
      </w:r>
      <w:r>
        <w:t>. A</w:t>
      </w:r>
      <w:r w:rsidRPr="00F95B50">
        <w:t>s a result, there were also 10,000 values for each index. Therefore, they were presented as box plots.</w:t>
      </w:r>
      <w:bookmarkEnd w:id="2369"/>
    </w:p>
    <w:sectPr w:rsidR="00E31BC0" w:rsidRPr="00D16DBB" w:rsidSect="00E7220E">
      <w:pgSz w:w="11906" w:h="16838"/>
      <w:pgMar w:top="1701" w:right="1701" w:bottom="1134"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7" w:author="Chih-Lin Wei" w:date="2022-07-30T19:03:00Z" w:initials="CW">
    <w:p w14:paraId="3117C90B" w14:textId="142E7012" w:rsidR="00F13BFA" w:rsidRDefault="00F13BFA">
      <w:pPr>
        <w:pStyle w:val="ad"/>
        <w:ind w:right="240" w:firstLine="360"/>
      </w:pPr>
      <w:r>
        <w:rPr>
          <w:rStyle w:val="ac"/>
        </w:rPr>
        <w:annotationRef/>
      </w:r>
      <w:r>
        <w:t>So it won’t read redundent</w:t>
      </w:r>
    </w:p>
  </w:comment>
  <w:comment w:id="160" w:author="Chih-Lin Wei" w:date="2022-07-28T23:26:00Z" w:initials="CW">
    <w:p w14:paraId="36FFF950" w14:textId="2E2069DA" w:rsidR="00F13BFA" w:rsidRDefault="00F13BFA">
      <w:pPr>
        <w:pStyle w:val="ad"/>
        <w:ind w:right="240" w:firstLine="360"/>
      </w:pPr>
      <w:r>
        <w:rPr>
          <w:rStyle w:val="ac"/>
        </w:rPr>
        <w:annotationRef/>
      </w:r>
      <w:r>
        <w:t>The term “component” may be confusing because it is not defined in the previous paragraph.</w:t>
      </w:r>
    </w:p>
  </w:comment>
  <w:comment w:id="848" w:author="Yushih Lin" w:date="2022-07-27T20:33:00Z" w:initials="YL">
    <w:p w14:paraId="04115A95" w14:textId="77777777" w:rsidR="00F13BFA" w:rsidRDefault="00F13BFA" w:rsidP="00500706">
      <w:pPr>
        <w:pStyle w:val="ad"/>
        <w:ind w:right="240" w:firstLine="360"/>
      </w:pPr>
      <w:r>
        <w:rPr>
          <w:rStyle w:val="ac"/>
        </w:rPr>
        <w:annotationRef/>
      </w:r>
      <w:r>
        <w:t>Check the use of abbreviations.</w:t>
      </w:r>
    </w:p>
  </w:comment>
  <w:comment w:id="855" w:author="Yushih Lin" w:date="2022-07-27T20:36:00Z" w:initials="YL">
    <w:p w14:paraId="31F1D3DF" w14:textId="77777777" w:rsidR="00F13BFA" w:rsidRDefault="00F13BFA" w:rsidP="00500706">
      <w:pPr>
        <w:pStyle w:val="ad"/>
        <w:ind w:right="240" w:firstLine="360"/>
      </w:pPr>
      <w:r>
        <w:rPr>
          <w:rStyle w:val="ac"/>
        </w:rPr>
        <w:annotationRef/>
      </w:r>
      <w:r>
        <w:t>Provide number and citation</w:t>
      </w:r>
    </w:p>
  </w:comment>
  <w:comment w:id="890" w:author="Yushih Lin" w:date="2022-07-27T20:59:00Z" w:initials="YL">
    <w:p w14:paraId="6E8BF842" w14:textId="77777777" w:rsidR="00F13BFA" w:rsidRDefault="00F13BFA" w:rsidP="00500706">
      <w:pPr>
        <w:pStyle w:val="ad"/>
        <w:ind w:right="240" w:firstLine="360"/>
      </w:pPr>
      <w:r>
        <w:rPr>
          <w:rStyle w:val="ac"/>
        </w:rPr>
        <w:annotationRef/>
      </w:r>
      <w:r>
        <w:t>The use of "coexist" seems a bit weird here</w:t>
      </w:r>
    </w:p>
  </w:comment>
  <w:comment w:id="964" w:author="Yushih Lin" w:date="2022-07-27T21:48:00Z" w:initials="YL">
    <w:p w14:paraId="70F73A59" w14:textId="77777777" w:rsidR="00F13BFA" w:rsidRDefault="00F13BFA" w:rsidP="00500706">
      <w:pPr>
        <w:pStyle w:val="ad"/>
        <w:ind w:right="240" w:firstLine="360"/>
      </w:pPr>
      <w:r>
        <w:rPr>
          <w:rStyle w:val="ac"/>
        </w:rPr>
        <w:annotationRef/>
      </w:r>
      <w:r>
        <w:t>This section header does not seem to belong to "M&amp;M". Change to something like "definition of OC stocks"</w:t>
      </w:r>
    </w:p>
  </w:comment>
  <w:comment w:id="987" w:author="Yushih Lin" w:date="2022-07-27T21:28:00Z" w:initials="YL">
    <w:p w14:paraId="366909BA" w14:textId="01E0CDCA" w:rsidR="00F13BFA" w:rsidRDefault="00F13BFA" w:rsidP="00500706">
      <w:pPr>
        <w:pStyle w:val="ad"/>
        <w:ind w:right="240" w:firstLine="360"/>
      </w:pPr>
      <w:r>
        <w:rPr>
          <w:rStyle w:val="ac"/>
        </w:rPr>
        <w:annotationRef/>
      </w:r>
      <w:r>
        <w:t>Number subscript</w:t>
      </w:r>
    </w:p>
  </w:comment>
  <w:comment w:id="1000" w:author="Yushih Lin" w:date="2022-07-27T21:30:00Z" w:initials="YL">
    <w:p w14:paraId="2EFF92CF" w14:textId="77777777" w:rsidR="00F13BFA" w:rsidRDefault="00F13BFA" w:rsidP="00500706">
      <w:pPr>
        <w:pStyle w:val="ad"/>
        <w:ind w:right="240" w:firstLine="360"/>
      </w:pPr>
      <w:r>
        <w:rPr>
          <w:rStyle w:val="ac"/>
        </w:rPr>
        <w:annotationRef/>
      </w:r>
      <w:r>
        <w:t>subscript</w:t>
      </w:r>
    </w:p>
  </w:comment>
  <w:comment w:id="1006" w:author="Yushih Lin" w:date="2022-07-27T21:30:00Z" w:initials="YL">
    <w:p w14:paraId="76472E77" w14:textId="77777777" w:rsidR="00F13BFA" w:rsidRDefault="00F13BFA" w:rsidP="00500706">
      <w:pPr>
        <w:pStyle w:val="ad"/>
        <w:ind w:right="240" w:firstLine="360"/>
      </w:pPr>
      <w:r>
        <w:rPr>
          <w:rStyle w:val="ac"/>
        </w:rPr>
        <w:annotationRef/>
      </w:r>
      <w:r>
        <w:t>superscript</w:t>
      </w:r>
    </w:p>
  </w:comment>
  <w:comment w:id="1021" w:author="Yushih Lin" w:date="2022-07-27T21:34:00Z" w:initials="YL">
    <w:p w14:paraId="65354CC4" w14:textId="77777777" w:rsidR="00F13BFA" w:rsidRDefault="00F13BFA">
      <w:pPr>
        <w:pStyle w:val="ad"/>
        <w:ind w:right="240" w:firstLine="360"/>
      </w:pPr>
      <w:r>
        <w:rPr>
          <w:rStyle w:val="ac"/>
        </w:rPr>
        <w:annotationRef/>
      </w:r>
      <w:r>
        <w:t>Sure? 2.65 g/cm^3 is close to the density of quartz and usually used as the density of sediment dry mass.</w:t>
      </w:r>
    </w:p>
    <w:p w14:paraId="70250E79" w14:textId="77777777" w:rsidR="00F13BFA" w:rsidRDefault="00F13BFA" w:rsidP="00500706">
      <w:pPr>
        <w:pStyle w:val="ad"/>
        <w:ind w:right="240" w:firstLine="480"/>
      </w:pPr>
      <w:r>
        <w:t>Check Su et al. (2018, TAO) for measured bulk density.</w:t>
      </w:r>
    </w:p>
  </w:comment>
  <w:comment w:id="1024" w:author="Yushih Lin" w:date="2022-07-28T07:42:00Z" w:initials="YL">
    <w:p w14:paraId="3F81F9D9" w14:textId="4273B14C" w:rsidR="00F13BFA" w:rsidRDefault="00F13BFA">
      <w:pPr>
        <w:pStyle w:val="ad"/>
        <w:ind w:right="240" w:firstLine="360"/>
      </w:pPr>
      <w:r>
        <w:rPr>
          <w:rStyle w:val="ac"/>
        </w:rPr>
        <w:annotationRef/>
      </w:r>
      <w:r>
        <w:t>How would the integration depth of TOC affect the model output?</w:t>
      </w:r>
    </w:p>
    <w:p w14:paraId="7BF290B5" w14:textId="77777777" w:rsidR="00F13BFA" w:rsidRDefault="00F13BFA" w:rsidP="00500706">
      <w:pPr>
        <w:pStyle w:val="ad"/>
        <w:ind w:right="240" w:firstLine="480"/>
      </w:pPr>
      <w:r>
        <w:t>These two sites have different mass accumulation rates, hence 10 cm depth refers to different cumulation history.</w:t>
      </w:r>
    </w:p>
  </w:comment>
  <w:comment w:id="1038" w:author="Yushih Lin" w:date="2022-07-27T21:41:00Z" w:initials="YL">
    <w:p w14:paraId="2A4CD6FB" w14:textId="4CEABC83" w:rsidR="00F13BFA" w:rsidRDefault="00F13BFA">
      <w:pPr>
        <w:pStyle w:val="ad"/>
        <w:ind w:right="240" w:firstLine="360"/>
      </w:pPr>
      <w:r>
        <w:rPr>
          <w:rStyle w:val="ac"/>
        </w:rPr>
        <w:annotationRef/>
      </w:r>
      <w:r>
        <w:t>Provide reference</w:t>
      </w:r>
    </w:p>
    <w:p w14:paraId="63907C96" w14:textId="77777777" w:rsidR="00F13BFA" w:rsidRDefault="00F13BFA" w:rsidP="00500706">
      <w:pPr>
        <w:pStyle w:val="ad"/>
        <w:ind w:right="240" w:firstLine="480"/>
      </w:pPr>
      <w:r>
        <w:t>Does this also apply to TOU?</w:t>
      </w:r>
    </w:p>
  </w:comment>
  <w:comment w:id="1039" w:author="user" w:date="2022-08-02T12:12:00Z" w:initials="u">
    <w:p w14:paraId="099FDF2C" w14:textId="7E2E9F6A" w:rsidR="00F13BFA" w:rsidRDefault="00F13BFA">
      <w:pPr>
        <w:pStyle w:val="ad"/>
        <w:ind w:right="240" w:firstLine="360"/>
      </w:pPr>
      <w:r>
        <w:rPr>
          <w:rStyle w:val="ac"/>
        </w:rPr>
        <w:annotationRef/>
      </w:r>
      <w:r>
        <w:rPr>
          <w:rFonts w:asciiTheme="minorEastAsia" w:eastAsiaTheme="minorEastAsia" w:hAnsiTheme="minorEastAsia" w:hint="eastAsia"/>
        </w:rPr>
        <w:t>R</w:t>
      </w:r>
      <w:r>
        <w:t>owe et al., 2008</w:t>
      </w:r>
      <w:r>
        <w:rPr>
          <w:rFonts w:asciiTheme="minorEastAsia" w:eastAsiaTheme="minorEastAsia" w:hAnsiTheme="minorEastAsia" w:hint="eastAsia"/>
        </w:rPr>
        <w:t xml:space="preserve">: </w:t>
      </w:r>
      <w:r>
        <w:t>table. 3: carbon respired as CO</w:t>
      </w:r>
      <w:r w:rsidRPr="00B52806">
        <w:rPr>
          <w:vertAlign w:val="subscript"/>
        </w:rPr>
        <w:t>2</w:t>
      </w:r>
      <w:r>
        <w:t xml:space="preserve"> based on a respiratory quotient of 0.85 (ration of CO</w:t>
      </w:r>
      <w:r w:rsidRPr="00B52806">
        <w:rPr>
          <w:vertAlign w:val="subscript"/>
        </w:rPr>
        <w:t>2</w:t>
      </w:r>
      <w:r>
        <w:t xml:space="preserve"> produced per O</w:t>
      </w:r>
      <w:r w:rsidRPr="00B52806">
        <w:rPr>
          <w:vertAlign w:val="subscript"/>
        </w:rPr>
        <w:t>2</w:t>
      </w:r>
      <w:r>
        <w:t xml:space="preserve"> consumed)</w:t>
      </w:r>
    </w:p>
  </w:comment>
  <w:comment w:id="1067" w:author="Chih-Lin Wei" w:date="2022-07-31T19:12:00Z" w:initials="CW">
    <w:p w14:paraId="00963C16" w14:textId="56DB5E7F" w:rsidR="00F13BFA" w:rsidRDefault="00F13BFA">
      <w:pPr>
        <w:pStyle w:val="ad"/>
        <w:ind w:right="240" w:firstLine="360"/>
      </w:pPr>
      <w:r>
        <w:rPr>
          <w:rStyle w:val="ac"/>
        </w:rPr>
        <w:annotationRef/>
      </w:r>
      <w:r>
        <w:t xml:space="preserve">The example will be more logical if you use the sedimentation rate from the GC </w:t>
      </w:r>
      <w:r w:rsidRPr="003168E9">
        <w:t>(&gt; 1.0 g cm</w:t>
      </w:r>
      <w:r w:rsidRPr="003168E9">
        <w:rPr>
          <w:vertAlign w:val="superscript"/>
        </w:rPr>
        <w:t>-2</w:t>
      </w:r>
      <w:r w:rsidRPr="003168E9">
        <w:t xml:space="preserve"> yr</w:t>
      </w:r>
      <w:r w:rsidRPr="003168E9">
        <w:rPr>
          <w:vertAlign w:val="superscript"/>
        </w:rPr>
        <w:t>-1</w:t>
      </w:r>
      <w:r>
        <w:t>, from the next paragraph).</w:t>
      </w:r>
    </w:p>
  </w:comment>
  <w:comment w:id="1082" w:author="Chih-Lin Wei" w:date="2022-07-31T19:01:00Z" w:initials="CW">
    <w:p w14:paraId="72C6ABAE" w14:textId="6F2019EB" w:rsidR="00F13BFA" w:rsidRDefault="00F13BFA">
      <w:pPr>
        <w:pStyle w:val="ad"/>
        <w:ind w:right="240" w:firstLine="360"/>
      </w:pPr>
      <w:r>
        <w:rPr>
          <w:rStyle w:val="ac"/>
        </w:rPr>
        <w:annotationRef/>
      </w:r>
      <w:r>
        <w:t>It was 0.44 in the previous paragraph</w:t>
      </w:r>
    </w:p>
  </w:comment>
  <w:comment w:id="1099" w:author="Yushih Lin" w:date="2022-07-27T22:06:00Z" w:initials="YL">
    <w:p w14:paraId="66017AD2" w14:textId="77777777" w:rsidR="00F13BFA" w:rsidRDefault="00F13BFA" w:rsidP="00500706">
      <w:pPr>
        <w:pStyle w:val="ad"/>
        <w:ind w:right="240" w:firstLine="360"/>
      </w:pPr>
      <w:r>
        <w:rPr>
          <w:rStyle w:val="ac"/>
        </w:rPr>
        <w:annotationRef/>
      </w:r>
      <w:r>
        <w:t xml:space="preserve">This can lead to the perception that you focus only on phytodetritus, and neglect terrestrial OM transported via gravity flow). </w:t>
      </w:r>
    </w:p>
  </w:comment>
  <w:comment w:id="1108" w:author="Yushih Lin" w:date="2022-07-27T22:07:00Z" w:initials="YL">
    <w:p w14:paraId="158A5115" w14:textId="77777777" w:rsidR="00F13BFA" w:rsidRDefault="00F13BFA" w:rsidP="00500706">
      <w:pPr>
        <w:pStyle w:val="ad"/>
        <w:ind w:right="240" w:firstLine="360"/>
      </w:pPr>
      <w:r>
        <w:rPr>
          <w:rStyle w:val="ac"/>
        </w:rPr>
        <w:annotationRef/>
      </w:r>
      <w:r>
        <w:t>What is "A"?</w:t>
      </w:r>
    </w:p>
  </w:comment>
  <w:comment w:id="1112" w:author="Yushih Lin" w:date="2022-07-27T22:08:00Z" w:initials="YL">
    <w:p w14:paraId="527BCC67" w14:textId="77777777" w:rsidR="00F13BFA" w:rsidRDefault="00F13BFA" w:rsidP="00500706">
      <w:pPr>
        <w:pStyle w:val="ad"/>
        <w:ind w:right="240" w:firstLine="360"/>
      </w:pPr>
      <w:r>
        <w:rPr>
          <w:rStyle w:val="ac"/>
        </w:rPr>
        <w:annotationRef/>
      </w:r>
      <w:r>
        <w:t>What is G?</w:t>
      </w:r>
    </w:p>
  </w:comment>
  <w:comment w:id="1117" w:author="Yushih Lin" w:date="2022-07-28T07:59:00Z" w:initials="YL">
    <w:p w14:paraId="6BD7CFE4" w14:textId="77777777" w:rsidR="00F13BFA" w:rsidRDefault="00F13BFA" w:rsidP="00500706">
      <w:pPr>
        <w:pStyle w:val="ad"/>
        <w:ind w:right="240" w:firstLine="360"/>
      </w:pPr>
      <w:r>
        <w:rPr>
          <w:rStyle w:val="ac"/>
        </w:rPr>
        <w:annotationRef/>
      </w:r>
      <w:r>
        <w:t>Eq. 7 seems to be wrong.</w:t>
      </w:r>
    </w:p>
  </w:comment>
  <w:comment w:id="1131" w:author="Yushih Lin" w:date="2022-07-27T22:16:00Z" w:initials="YL">
    <w:p w14:paraId="67851F93" w14:textId="31252E97" w:rsidR="00F13BFA" w:rsidRDefault="00F13BFA" w:rsidP="00500706">
      <w:pPr>
        <w:pStyle w:val="ad"/>
        <w:ind w:right="240" w:firstLine="360"/>
      </w:pPr>
      <w:r>
        <w:rPr>
          <w:rStyle w:val="ac"/>
        </w:rPr>
        <w:annotationRef/>
      </w:r>
      <w:r>
        <w:t>E means?</w:t>
      </w:r>
    </w:p>
  </w:comment>
  <w:comment w:id="1135" w:author="Yushih Lin" w:date="2022-07-27T22:17:00Z" w:initials="YL">
    <w:p w14:paraId="17EF3247" w14:textId="77777777" w:rsidR="00F13BFA" w:rsidRDefault="00F13BFA" w:rsidP="00500706">
      <w:pPr>
        <w:pStyle w:val="ad"/>
        <w:ind w:right="240" w:firstLine="360"/>
      </w:pPr>
      <w:r>
        <w:rPr>
          <w:rStyle w:val="ac"/>
        </w:rPr>
        <w:annotationRef/>
      </w:r>
      <w:r>
        <w:t>Why noy using DOU?</w:t>
      </w:r>
    </w:p>
  </w:comment>
  <w:comment w:id="1140" w:author="Chih-Lin Wei" w:date="2022-08-01T16:53:00Z" w:initials="cw">
    <w:p w14:paraId="6B977B97" w14:textId="77777777" w:rsidR="00F13BFA" w:rsidRPr="004A7FCD" w:rsidRDefault="00F13BFA" w:rsidP="00D223B3">
      <w:pPr>
        <w:pStyle w:val="ad"/>
        <w:ind w:right="240" w:firstLine="360"/>
        <w:rPr>
          <w:rFonts w:eastAsiaTheme="minorEastAsia"/>
        </w:rPr>
      </w:pPr>
      <w:r>
        <w:rPr>
          <w:rStyle w:val="ac"/>
        </w:rPr>
        <w:annotationRef/>
      </w:r>
      <w:r>
        <w:rPr>
          <w:rFonts w:eastAsiaTheme="minorEastAsia" w:hint="eastAsia"/>
        </w:rPr>
        <w:t>T</w:t>
      </w:r>
      <w:r>
        <w:rPr>
          <w:rFonts w:eastAsiaTheme="minorEastAsia"/>
        </w:rPr>
        <w:t>his sentence can be moved to method</w:t>
      </w:r>
    </w:p>
  </w:comment>
  <w:comment w:id="1145" w:author="Yushih Lin" w:date="2022-07-28T07:44:00Z" w:initials="YL">
    <w:p w14:paraId="1B30D6EF" w14:textId="1CAB84A3" w:rsidR="00F13BFA" w:rsidRDefault="00F13BFA" w:rsidP="00500706">
      <w:pPr>
        <w:pStyle w:val="ad"/>
        <w:ind w:right="240" w:firstLine="360"/>
      </w:pPr>
      <w:r>
        <w:rPr>
          <w:rStyle w:val="ac"/>
        </w:rPr>
        <w:annotationRef/>
      </w:r>
      <w:r>
        <w:t>How to obtain this value?</w:t>
      </w:r>
    </w:p>
  </w:comment>
  <w:comment w:id="1175" w:author="Yushih Lin" w:date="2022-07-28T08:00:00Z" w:initials="YL">
    <w:p w14:paraId="3801DDD3" w14:textId="77777777" w:rsidR="00F13BFA" w:rsidRDefault="00F13BFA" w:rsidP="00500706">
      <w:pPr>
        <w:pStyle w:val="ad"/>
        <w:ind w:right="240" w:firstLine="360"/>
      </w:pPr>
      <w:r>
        <w:rPr>
          <w:rStyle w:val="ac"/>
        </w:rPr>
        <w:annotationRef/>
      </w:r>
      <w:r>
        <w:t>Why does temperature lower than 20 oC lead to a correction factor higher than 1?</w:t>
      </w:r>
    </w:p>
  </w:comment>
  <w:comment w:id="1208" w:author="Yushih Lin" w:date="2022-07-29T07:48:00Z" w:initials="YL">
    <w:p w14:paraId="61C2247A" w14:textId="77777777" w:rsidR="00F13BFA" w:rsidRDefault="00F13BFA" w:rsidP="00812E34">
      <w:pPr>
        <w:pStyle w:val="ad"/>
        <w:ind w:right="240" w:firstLine="360"/>
      </w:pPr>
      <w:r>
        <w:rPr>
          <w:rStyle w:val="ac"/>
        </w:rPr>
        <w:annotationRef/>
      </w:r>
      <w:r>
        <w:t>This info should first appear in Results.</w:t>
      </w:r>
    </w:p>
  </w:comment>
  <w:comment w:id="1209" w:author="Yushih Lin" w:date="2022-07-29T07:49:00Z" w:initials="YL">
    <w:p w14:paraId="6FFE3DCD" w14:textId="77777777" w:rsidR="00F13BFA" w:rsidRDefault="00F13BFA" w:rsidP="00812E34">
      <w:pPr>
        <w:pStyle w:val="ad"/>
        <w:ind w:right="240" w:firstLine="360"/>
      </w:pPr>
      <w:r>
        <w:rPr>
          <w:rStyle w:val="ac"/>
        </w:rPr>
        <w:annotationRef/>
      </w:r>
      <w:r>
        <w:t>Better citing Kao et al. (2006) CSR</w:t>
      </w:r>
    </w:p>
  </w:comment>
  <w:comment w:id="1299" w:author="Yushih Lin" w:date="2022-07-28T12:15:00Z" w:initials="YL">
    <w:p w14:paraId="102AFB5A" w14:textId="3975F0D7" w:rsidR="00F13BFA" w:rsidRDefault="00F13BFA" w:rsidP="00500706">
      <w:pPr>
        <w:pStyle w:val="ad"/>
        <w:ind w:right="240" w:firstLine="360"/>
      </w:pPr>
      <w:r>
        <w:rPr>
          <w:rStyle w:val="ac"/>
        </w:rPr>
        <w:annotationRef/>
      </w:r>
      <w:r>
        <w:t>Conversion factor?</w:t>
      </w:r>
    </w:p>
  </w:comment>
  <w:comment w:id="1302" w:author="Yushih Lin" w:date="2022-07-28T12:16:00Z" w:initials="YL">
    <w:p w14:paraId="35603AA8" w14:textId="77777777" w:rsidR="00F13BFA" w:rsidRDefault="00F13BFA" w:rsidP="00500706">
      <w:pPr>
        <w:pStyle w:val="ad"/>
        <w:ind w:right="240" w:firstLine="360"/>
      </w:pPr>
      <w:r>
        <w:rPr>
          <w:rStyle w:val="ac"/>
        </w:rPr>
        <w:annotationRef/>
      </w:r>
      <w:r>
        <w:t>Check Y axis unit</w:t>
      </w:r>
    </w:p>
  </w:comment>
  <w:comment w:id="1318" w:author="Yushih Lin" w:date="2022-07-28T15:28:00Z" w:initials="YL">
    <w:p w14:paraId="556B029D" w14:textId="77777777" w:rsidR="00F13BFA" w:rsidRDefault="00F13BFA">
      <w:pPr>
        <w:pStyle w:val="ad"/>
        <w:ind w:right="240" w:firstLine="360"/>
      </w:pPr>
      <w:r>
        <w:rPr>
          <w:rStyle w:val="ac"/>
        </w:rPr>
        <w:annotationRef/>
      </w:r>
      <w:r>
        <w:t>1) Could this be caused by the underrepresented meiofauna data? For example, for the cruises with high TOU and BMU (OR1-1219 and -1242), meiofauna was not analyzed.</w:t>
      </w:r>
    </w:p>
    <w:p w14:paraId="763D2F10" w14:textId="77777777" w:rsidR="00F13BFA" w:rsidRDefault="00F13BFA" w:rsidP="00500706">
      <w:pPr>
        <w:pStyle w:val="ad"/>
        <w:ind w:right="240" w:firstLine="480"/>
      </w:pPr>
      <w:r>
        <w:t>2) Might want to check DOU values again using Berg's original calculator.</w:t>
      </w:r>
    </w:p>
  </w:comment>
  <w:comment w:id="1350" w:author="Yushih Lin" w:date="2022-07-29T08:07:00Z" w:initials="YL">
    <w:p w14:paraId="2B0BCBE6" w14:textId="7106684C" w:rsidR="00F13BFA" w:rsidRDefault="00F13BFA" w:rsidP="00500706">
      <w:pPr>
        <w:pStyle w:val="ad"/>
        <w:ind w:right="240" w:firstLine="360"/>
      </w:pPr>
      <w:r>
        <w:rPr>
          <w:rStyle w:val="ac"/>
        </w:rPr>
        <w:annotationRef/>
      </w:r>
      <w:r>
        <w:t>How did Hsu et al. (2014) estimate burial efficiencies?</w:t>
      </w:r>
    </w:p>
  </w:comment>
  <w:comment w:id="1383" w:author="Chih-Lin Wei" w:date="2022-07-31T18:50:00Z" w:initials="CW">
    <w:p w14:paraId="2FB030B4" w14:textId="707AAAFA" w:rsidR="00F13BFA" w:rsidRDefault="00F13BFA">
      <w:pPr>
        <w:pStyle w:val="ad"/>
        <w:ind w:right="240" w:firstLine="360"/>
      </w:pPr>
      <w:r>
        <w:rPr>
          <w:rStyle w:val="ac"/>
        </w:rPr>
        <w:annotationRef/>
      </w:r>
      <w:r>
        <w:t>I think that you mean “maximum” burial rate only?</w:t>
      </w:r>
    </w:p>
  </w:comment>
  <w:comment w:id="1376" w:author="Yushih Lin" w:date="2022-07-28T20:26:00Z" w:initials="YL">
    <w:p w14:paraId="24F17B28" w14:textId="6F3BB2F2" w:rsidR="00F13BFA" w:rsidRDefault="00F13BFA" w:rsidP="00500706">
      <w:pPr>
        <w:pStyle w:val="ad"/>
        <w:ind w:right="240" w:firstLine="360"/>
      </w:pPr>
      <w:r>
        <w:rPr>
          <w:rStyle w:val="ac"/>
        </w:rPr>
        <w:annotationRef/>
      </w:r>
      <w:r>
        <w:t>Do you mean these numbers were used for both sites as min and max?</w:t>
      </w:r>
    </w:p>
  </w:comment>
  <w:comment w:id="1395" w:author="Chih-Lin Wei" w:date="2022-07-31T19:34:00Z" w:initials="CW">
    <w:p w14:paraId="4723C5FD" w14:textId="5F7094F2" w:rsidR="00F13BFA" w:rsidRDefault="00F13BFA" w:rsidP="00F143FD">
      <w:pPr>
        <w:pStyle w:val="ad"/>
        <w:ind w:right="240" w:firstLine="360"/>
      </w:pPr>
      <w:r>
        <w:rPr>
          <w:rStyle w:val="ac"/>
        </w:rPr>
        <w:annotationRef/>
      </w:r>
      <w:r>
        <w:t xml:space="preserve">“minimal </w:t>
      </w:r>
      <w:r w:rsidRPr="009A14F5">
        <w:t>burial rates</w:t>
      </w:r>
      <w:r>
        <w:t xml:space="preserve"> were set to 24% of the sedimentation rates to back-calculate the POC inputs (Hsu et al., 2014)”</w:t>
      </w:r>
    </w:p>
    <w:p w14:paraId="426F68AE" w14:textId="77777777" w:rsidR="00F13BFA" w:rsidRDefault="00F13BFA" w:rsidP="00F143FD">
      <w:pPr>
        <w:pStyle w:val="ad"/>
        <w:ind w:right="240" w:firstLine="480"/>
      </w:pPr>
    </w:p>
    <w:p w14:paraId="470FB905" w14:textId="77777777" w:rsidR="00F13BFA" w:rsidRDefault="00F13BFA" w:rsidP="00F143FD">
      <w:pPr>
        <w:pStyle w:val="ad"/>
        <w:ind w:right="240" w:firstLineChars="83" w:firstLine="199"/>
      </w:pPr>
      <w:r>
        <w:t>Two “POC input” in the same sentence is confusing.</w:t>
      </w:r>
    </w:p>
    <w:p w14:paraId="0AC25E27" w14:textId="5DA2BC6F" w:rsidR="00F13BFA" w:rsidRDefault="00F13BFA">
      <w:pPr>
        <w:pStyle w:val="ad"/>
        <w:ind w:right="240" w:firstLine="480"/>
      </w:pPr>
    </w:p>
  </w:comment>
  <w:comment w:id="1404" w:author="Yushih Lin" w:date="2022-07-28T20:54:00Z" w:initials="YL">
    <w:p w14:paraId="1B7439DF" w14:textId="59C092AF" w:rsidR="00F13BFA" w:rsidRDefault="00F13BFA" w:rsidP="00500706">
      <w:pPr>
        <w:pStyle w:val="ad"/>
        <w:ind w:right="240" w:firstLine="360"/>
      </w:pPr>
      <w:r>
        <w:rPr>
          <w:rStyle w:val="ac"/>
        </w:rPr>
        <w:annotationRef/>
      </w:r>
      <w:r>
        <w:t>Provide unit in caption</w:t>
      </w:r>
    </w:p>
  </w:comment>
  <w:comment w:id="1457" w:author="Yushih Lin" w:date="2022-07-28T20:37:00Z" w:initials="YL">
    <w:p w14:paraId="5C05644C" w14:textId="77777777" w:rsidR="00F13BFA" w:rsidRDefault="00F13BFA" w:rsidP="00500706">
      <w:pPr>
        <w:pStyle w:val="ad"/>
        <w:ind w:right="240" w:firstLine="360"/>
      </w:pPr>
      <w:r>
        <w:rPr>
          <w:rStyle w:val="ac"/>
        </w:rPr>
        <w:annotationRef/>
      </w:r>
      <w:r>
        <w:t>This is surprising given that macro has twice more OC stock than meio.</w:t>
      </w:r>
    </w:p>
  </w:comment>
  <w:comment w:id="1458" w:author="Yushih Lin" w:date="2022-07-28T20:38:00Z" w:initials="YL">
    <w:p w14:paraId="78E353F0" w14:textId="39B53D9B" w:rsidR="00F13BFA" w:rsidRDefault="00F13BFA" w:rsidP="00500706">
      <w:pPr>
        <w:pStyle w:val="ad"/>
        <w:ind w:right="240" w:firstLine="360"/>
      </w:pPr>
      <w:r>
        <w:rPr>
          <w:rStyle w:val="ac"/>
        </w:rPr>
        <w:annotationRef/>
      </w:r>
      <w:r>
        <w:t>What's the definition of "same structure"? To me they seem to be different</w:t>
      </w:r>
    </w:p>
  </w:comment>
  <w:comment w:id="1460" w:author="Yushih Lin" w:date="2022-07-28T20:41:00Z" w:initials="YL">
    <w:p w14:paraId="11BA8393" w14:textId="77777777" w:rsidR="00F13BFA" w:rsidRDefault="00F13BFA" w:rsidP="00500706">
      <w:pPr>
        <w:pStyle w:val="ad"/>
        <w:ind w:right="240" w:firstLine="360"/>
      </w:pPr>
      <w:r>
        <w:rPr>
          <w:rStyle w:val="ac"/>
        </w:rPr>
        <w:annotationRef/>
      </w:r>
      <w:r>
        <w:t>How was "predation (as an export pathway)" modeled?</w:t>
      </w:r>
    </w:p>
  </w:comment>
  <w:comment w:id="1467" w:author="Yushih Lin" w:date="2022-07-28T20:47:00Z" w:initials="YL">
    <w:p w14:paraId="7B5124CE" w14:textId="712A1DEE" w:rsidR="00F13BFA" w:rsidRDefault="00F13BFA">
      <w:pPr>
        <w:pStyle w:val="ad"/>
        <w:ind w:right="240" w:firstLine="360"/>
      </w:pPr>
      <w:r>
        <w:rPr>
          <w:rStyle w:val="ac"/>
        </w:rPr>
        <w:annotationRef/>
      </w:r>
      <w:r>
        <w:t>1) The analytical procedure of TOC does not differentiate detrital and biotic OC</w:t>
      </w:r>
    </w:p>
    <w:p w14:paraId="301616EB" w14:textId="77777777" w:rsidR="00F13BFA" w:rsidRDefault="00F13BFA" w:rsidP="00500706">
      <w:pPr>
        <w:pStyle w:val="ad"/>
        <w:ind w:right="240" w:firstLine="480"/>
      </w:pPr>
      <w:r>
        <w:t>2) How about adjusting the TOC stock to the same deposition elapsed time?</w:t>
      </w:r>
    </w:p>
  </w:comment>
  <w:comment w:id="1476" w:author="Yushih Lin" w:date="2022-07-28T20:48:00Z" w:initials="YL">
    <w:p w14:paraId="544C84FE" w14:textId="14336EDE" w:rsidR="00F13BFA" w:rsidRDefault="00F13BFA" w:rsidP="00500706">
      <w:pPr>
        <w:pStyle w:val="ad"/>
        <w:ind w:right="240" w:firstLine="360"/>
      </w:pPr>
      <w:r>
        <w:rPr>
          <w:rStyle w:val="ac"/>
        </w:rPr>
        <w:annotationRef/>
      </w:r>
      <w:r>
        <w:t>Better use "field measurement". "In situ" often means measurements performed on the seafloor</w:t>
      </w:r>
    </w:p>
  </w:comment>
  <w:comment w:id="1478" w:author="Yushih Lin" w:date="2022-07-28T20:55:00Z" w:initials="YL">
    <w:p w14:paraId="4F745C3F" w14:textId="77777777" w:rsidR="00F13BFA" w:rsidRDefault="00F13BFA" w:rsidP="00500706">
      <w:pPr>
        <w:pStyle w:val="ad"/>
        <w:ind w:right="240" w:firstLine="360"/>
      </w:pPr>
      <w:r>
        <w:rPr>
          <w:rStyle w:val="ac"/>
        </w:rPr>
        <w:annotationRef/>
      </w:r>
      <w:r>
        <w:t>This is surprising. I think adjusting TOC stock to have the same depositional elapsed time is needed.</w:t>
      </w:r>
    </w:p>
  </w:comment>
  <w:comment w:id="1483" w:author="Yushih Lin" w:date="2022-07-28T22:09:00Z" w:initials="YL">
    <w:p w14:paraId="7F5083B2" w14:textId="77777777" w:rsidR="00F13BFA" w:rsidRDefault="00F13BFA" w:rsidP="00500706">
      <w:pPr>
        <w:pStyle w:val="ad"/>
        <w:ind w:right="240" w:firstLine="360"/>
      </w:pPr>
      <w:r>
        <w:rPr>
          <w:rStyle w:val="ac"/>
        </w:rPr>
        <w:annotationRef/>
      </w:r>
      <w:r>
        <w:t>turnover = biomass/DOU?</w:t>
      </w:r>
    </w:p>
  </w:comment>
  <w:comment w:id="1511" w:author="Chih-Lin Wei" w:date="2022-07-31T20:21:00Z" w:initials="CW">
    <w:p w14:paraId="57E66C58" w14:textId="4998492C" w:rsidR="00F13BFA" w:rsidRDefault="00F13BFA">
      <w:pPr>
        <w:pStyle w:val="ad"/>
        <w:ind w:right="240" w:firstLine="360"/>
      </w:pPr>
      <w:r>
        <w:rPr>
          <w:rStyle w:val="ac"/>
        </w:rPr>
        <w:annotationRef/>
      </w:r>
      <w:r>
        <w:t>Not sure if I understand correctly?</w:t>
      </w:r>
    </w:p>
  </w:comment>
  <w:comment w:id="1539" w:author="Yushih Lin" w:date="2022-07-29T07:48:00Z" w:initials="YL">
    <w:p w14:paraId="5B573462" w14:textId="77777777" w:rsidR="00F13BFA" w:rsidRDefault="00F13BFA" w:rsidP="00500706">
      <w:pPr>
        <w:pStyle w:val="ad"/>
        <w:ind w:right="240" w:firstLine="360"/>
      </w:pPr>
      <w:r>
        <w:rPr>
          <w:rStyle w:val="ac"/>
        </w:rPr>
        <w:annotationRef/>
      </w:r>
      <w:r>
        <w:t>This info should first appear in Results.</w:t>
      </w:r>
    </w:p>
  </w:comment>
  <w:comment w:id="1540" w:author="Yushih Lin" w:date="2022-07-29T07:49:00Z" w:initials="YL">
    <w:p w14:paraId="1B974CE6" w14:textId="77777777" w:rsidR="00F13BFA" w:rsidRDefault="00F13BFA" w:rsidP="00500706">
      <w:pPr>
        <w:pStyle w:val="ad"/>
        <w:ind w:right="240" w:firstLine="360"/>
      </w:pPr>
      <w:r>
        <w:rPr>
          <w:rStyle w:val="ac"/>
        </w:rPr>
        <w:annotationRef/>
      </w:r>
      <w:r>
        <w:t>Better citing Kao et al. (2006) CSR</w:t>
      </w:r>
    </w:p>
  </w:comment>
  <w:comment w:id="1561" w:author="Yushih Lin" w:date="2022-07-29T07:52:00Z" w:initials="YL">
    <w:p w14:paraId="07FCD686" w14:textId="77777777" w:rsidR="00F13BFA" w:rsidRDefault="00F13BFA" w:rsidP="00500706">
      <w:pPr>
        <w:pStyle w:val="ad"/>
        <w:ind w:right="240" w:firstLine="360"/>
      </w:pPr>
      <w:r>
        <w:rPr>
          <w:rStyle w:val="ac"/>
        </w:rPr>
        <w:annotationRef/>
      </w:r>
      <w:r>
        <w:t>Why?</w:t>
      </w:r>
    </w:p>
  </w:comment>
  <w:comment w:id="1584" w:author="Yushih Lin" w:date="2022-07-29T08:03:00Z" w:initials="YL">
    <w:p w14:paraId="59C8C905" w14:textId="77777777" w:rsidR="00F13BFA" w:rsidRDefault="00F13BFA" w:rsidP="00500706">
      <w:pPr>
        <w:pStyle w:val="ad"/>
        <w:ind w:right="240" w:firstLine="360"/>
      </w:pPr>
      <w:r>
        <w:rPr>
          <w:rStyle w:val="ac"/>
        </w:rPr>
        <w:annotationRef/>
      </w:r>
      <w:r>
        <w:t>?</w:t>
      </w:r>
    </w:p>
  </w:comment>
  <w:comment w:id="1604" w:author="Yushih Lin" w:date="2022-07-29T08:04:00Z" w:initials="YL">
    <w:p w14:paraId="7A7A0689" w14:textId="77777777" w:rsidR="00F13BFA" w:rsidRDefault="00F13BFA" w:rsidP="00500706">
      <w:pPr>
        <w:pStyle w:val="ad"/>
        <w:ind w:right="240" w:firstLine="360"/>
      </w:pPr>
      <w:r>
        <w:rPr>
          <w:rStyle w:val="ac"/>
        </w:rPr>
        <w:annotationRef/>
      </w:r>
      <w:r>
        <w:t>Lack of megafauna and fish in the food web model or in the field observations?</w:t>
      </w:r>
    </w:p>
  </w:comment>
  <w:comment w:id="1639" w:author="Yushih Lin" w:date="2022-07-29T08:12:00Z" w:initials="YL">
    <w:p w14:paraId="7FFD0819" w14:textId="77777777" w:rsidR="00F13BFA" w:rsidRDefault="00F13BFA" w:rsidP="00500706">
      <w:pPr>
        <w:pStyle w:val="ad"/>
        <w:ind w:right="240" w:firstLine="360"/>
      </w:pPr>
      <w:r>
        <w:rPr>
          <w:rStyle w:val="ac"/>
        </w:rPr>
        <w:annotationRef/>
      </w:r>
      <w:r>
        <w:t>What are "generally accepted values"?</w:t>
      </w:r>
    </w:p>
  </w:comment>
  <w:comment w:id="1664" w:author="Yushih Lin" w:date="2022-07-29T08:16:00Z" w:initials="YL">
    <w:p w14:paraId="289BB67B" w14:textId="77777777" w:rsidR="00F13BFA" w:rsidRDefault="00F13BFA" w:rsidP="00500706">
      <w:pPr>
        <w:pStyle w:val="ad"/>
        <w:ind w:right="240" w:firstLine="360"/>
      </w:pPr>
      <w:r>
        <w:rPr>
          <w:rStyle w:val="ac"/>
        </w:rPr>
        <w:annotationRef/>
      </w:r>
      <w:r>
        <w:t>This raises the question whether you can simply use the measured DOU values instead of presumed values (30% TOU).</w:t>
      </w:r>
    </w:p>
  </w:comment>
  <w:comment w:id="1666" w:author="Yushih Lin" w:date="2022-07-29T08:15:00Z" w:initials="YL">
    <w:p w14:paraId="6B270A19" w14:textId="0E62F9ED" w:rsidR="00F13BFA" w:rsidRDefault="00F13BFA" w:rsidP="00500706">
      <w:pPr>
        <w:pStyle w:val="ad"/>
        <w:ind w:right="240" w:firstLine="360"/>
      </w:pPr>
      <w:r>
        <w:rPr>
          <w:rStyle w:val="ac"/>
        </w:rPr>
        <w:annotationRef/>
      </w:r>
      <w:r>
        <w:t>Please refer to the previous comment on the use of "in situ"</w:t>
      </w:r>
    </w:p>
  </w:comment>
  <w:comment w:id="1665" w:author="Yushih Lin" w:date="2022-07-29T08:23:00Z" w:initials="YL">
    <w:p w14:paraId="0EE14F4C" w14:textId="77777777" w:rsidR="00F13BFA" w:rsidRDefault="00F13BFA" w:rsidP="00500706">
      <w:pPr>
        <w:pStyle w:val="ad"/>
        <w:ind w:right="240" w:firstLine="360"/>
      </w:pPr>
      <w:r>
        <w:rPr>
          <w:rStyle w:val="ac"/>
        </w:rPr>
        <w:annotationRef/>
      </w:r>
      <w:r>
        <w:t>Better rephrase and say that the model only has order-of-magnitude credibility in reproducing TOU.</w:t>
      </w:r>
    </w:p>
  </w:comment>
  <w:comment w:id="1670" w:author="Chih-Lin Wei" w:date="2022-08-01T16:18:00Z" w:initials="cw">
    <w:p w14:paraId="2E6A52DC" w14:textId="77777777" w:rsidR="00F13BFA" w:rsidRPr="006261F1" w:rsidRDefault="00F13BFA">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 think this is a good answer for why you use 30% of TOU as the upper constraint.</w:t>
      </w:r>
    </w:p>
  </w:comment>
  <w:comment w:id="1692" w:author="Yushih Lin" w:date="2022-07-29T08:25:00Z" w:initials="YL">
    <w:p w14:paraId="73F9504B" w14:textId="77777777" w:rsidR="00F13BFA" w:rsidRDefault="00F13BFA">
      <w:pPr>
        <w:pStyle w:val="ad"/>
        <w:ind w:right="240" w:firstLine="360"/>
      </w:pPr>
      <w:r>
        <w:rPr>
          <w:rStyle w:val="ac"/>
        </w:rPr>
        <w:annotationRef/>
      </w:r>
      <w:r>
        <w:t>By BMU = TOU-DOU, does BMU exclude the effect of bioirrigation and bioturbation?</w:t>
      </w:r>
    </w:p>
    <w:p w14:paraId="3E8A44AF" w14:textId="77777777" w:rsidR="00F13BFA" w:rsidRDefault="00F13BFA">
      <w:pPr>
        <w:pStyle w:val="ad"/>
        <w:ind w:right="240" w:firstLine="480"/>
      </w:pPr>
    </w:p>
    <w:p w14:paraId="6CAD8769" w14:textId="77777777" w:rsidR="00F13BFA" w:rsidRDefault="00F13BFA" w:rsidP="00500706">
      <w:pPr>
        <w:pStyle w:val="ad"/>
        <w:ind w:right="240" w:firstLine="480"/>
      </w:pPr>
      <w:r>
        <w:t>Again, you might want to check the calculation of DOU again, using the original Berg's calculator.</w:t>
      </w:r>
    </w:p>
  </w:comment>
  <w:comment w:id="1694" w:author="Yushih Lin" w:date="2022-07-29T08:53:00Z" w:initials="YL">
    <w:p w14:paraId="19635A2D" w14:textId="2D3D9DB4" w:rsidR="00F13BFA" w:rsidRDefault="00F13BFA" w:rsidP="00500706">
      <w:pPr>
        <w:pStyle w:val="ad"/>
        <w:ind w:right="240" w:firstLine="360"/>
      </w:pPr>
      <w:r>
        <w:rPr>
          <w:rStyle w:val="ac"/>
        </w:rPr>
        <w:annotationRef/>
      </w:r>
      <w:r>
        <w:t>Would be great to tabulate the model outputs, and compared modeled vs measured/literature values (e.g., modeled BMU vs observed (calculated) BMU)</w:t>
      </w:r>
    </w:p>
  </w:comment>
  <w:comment w:id="1719" w:author="Chih-Lin Wei" w:date="2022-08-01T16:32:00Z" w:initials="cw">
    <w:p w14:paraId="778E5499" w14:textId="65E1A23F" w:rsidR="00F13BFA" w:rsidRPr="006261F1" w:rsidRDefault="00F13BFA" w:rsidP="006261F1">
      <w:pPr>
        <w:pStyle w:val="ad"/>
        <w:ind w:right="240" w:firstLine="360"/>
        <w:rPr>
          <w:rFonts w:eastAsiaTheme="minorEastAsia"/>
        </w:rPr>
      </w:pPr>
      <w:r>
        <w:rPr>
          <w:rStyle w:val="ac"/>
        </w:rPr>
        <w:annotationRef/>
      </w:r>
      <w:r w:rsidRPr="006261F1">
        <w:t>Smith et al. (2016) Aquat Geochem 22, 401–417</w:t>
      </w:r>
    </w:p>
  </w:comment>
  <w:comment w:id="1734" w:author="Chih-Lin Wei" w:date="2022-08-01T16:37:00Z" w:initials="cw">
    <w:p w14:paraId="73511D5C" w14:textId="1B781788" w:rsidR="00F13BFA" w:rsidRPr="006261F1" w:rsidRDefault="00F13BFA" w:rsidP="006261F1">
      <w:pPr>
        <w:pStyle w:val="ad"/>
        <w:ind w:right="240" w:firstLine="360"/>
        <w:rPr>
          <w:rFonts w:eastAsiaTheme="minorEastAsia"/>
        </w:rPr>
      </w:pPr>
      <w:r>
        <w:rPr>
          <w:rStyle w:val="ac"/>
        </w:rPr>
        <w:annotationRef/>
      </w:r>
      <w:r w:rsidRPr="006261F1">
        <w:t>Huffard et al. (2020) DSRII173, 104763</w:t>
      </w:r>
    </w:p>
  </w:comment>
  <w:comment w:id="1738" w:author="Yushih Lin" w:date="2022-07-29T09:06:00Z" w:initials="YL">
    <w:p w14:paraId="5C7AB4A8" w14:textId="5BBDD768" w:rsidR="00F13BFA" w:rsidRDefault="00F13BFA" w:rsidP="00500706">
      <w:pPr>
        <w:pStyle w:val="ad"/>
        <w:ind w:right="240" w:firstLine="360"/>
      </w:pPr>
      <w:r>
        <w:rPr>
          <w:rStyle w:val="ac"/>
        </w:rPr>
        <w:annotationRef/>
      </w:r>
      <w:r>
        <w:t>This sentence seems irrelevant to the issue under discussion.</w:t>
      </w:r>
    </w:p>
  </w:comment>
  <w:comment w:id="1788" w:author="Chih-Lin Wei" w:date="2022-08-01T16:53:00Z" w:initials="cw">
    <w:p w14:paraId="6877F61E" w14:textId="7109A8EA" w:rsidR="00F13BFA" w:rsidRPr="004A7FCD" w:rsidRDefault="00F13BFA">
      <w:pPr>
        <w:pStyle w:val="ad"/>
        <w:ind w:right="240" w:firstLine="360"/>
        <w:rPr>
          <w:rFonts w:eastAsiaTheme="minorEastAsia"/>
        </w:rPr>
      </w:pPr>
      <w:r>
        <w:rPr>
          <w:rStyle w:val="ac"/>
        </w:rPr>
        <w:annotationRef/>
      </w:r>
      <w:r>
        <w:rPr>
          <w:rFonts w:eastAsiaTheme="minorEastAsia" w:hint="eastAsia"/>
        </w:rPr>
        <w:t>T</w:t>
      </w:r>
      <w:r>
        <w:rPr>
          <w:rFonts w:eastAsiaTheme="minorEastAsia"/>
        </w:rPr>
        <w:t>his sentence can be moved to method</w:t>
      </w:r>
    </w:p>
  </w:comment>
  <w:comment w:id="1814" w:author="Yushih Lin" w:date="2022-07-29T09:23:00Z" w:initials="YL">
    <w:p w14:paraId="453CAAD4" w14:textId="77777777" w:rsidR="00F13BFA" w:rsidRDefault="00F13BFA" w:rsidP="00500706">
      <w:pPr>
        <w:pStyle w:val="ad"/>
        <w:ind w:right="240" w:firstLine="360"/>
      </w:pPr>
      <w:r>
        <w:rPr>
          <w:rStyle w:val="ac"/>
        </w:rPr>
        <w:annotationRef/>
      </w:r>
      <w:r>
        <w:t>Rephrase or add citation. What is "DOM assumption".</w:t>
      </w:r>
    </w:p>
  </w:comment>
  <w:comment w:id="1819" w:author="Yushih Lin" w:date="2022-07-29T10:08:00Z" w:initials="YL">
    <w:p w14:paraId="67D0C3A3" w14:textId="77777777" w:rsidR="00F13BFA" w:rsidRDefault="00F13BFA" w:rsidP="00500706">
      <w:pPr>
        <w:pStyle w:val="ad"/>
        <w:ind w:right="240" w:firstLine="360"/>
      </w:pPr>
      <w:r>
        <w:rPr>
          <w:rStyle w:val="ac"/>
        </w:rPr>
        <w:annotationRef/>
      </w:r>
      <w:r>
        <w:t>This one (Pb-210 based) is more like burial rate. Better compare with trap data.</w:t>
      </w:r>
    </w:p>
  </w:comment>
  <w:comment w:id="1827" w:author="Chih-Lin Wei" w:date="2022-08-01T17:05:00Z" w:initials="cw">
    <w:p w14:paraId="62812530" w14:textId="6F2700C4" w:rsidR="00F13BFA" w:rsidRPr="004A7FCD" w:rsidRDefault="00F13BFA">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 would use DOM or DOC</w:t>
      </w:r>
    </w:p>
  </w:comment>
  <w:comment w:id="1820" w:author="Yushih Lin" w:date="2022-07-29T09:29:00Z" w:initials="YL">
    <w:p w14:paraId="3B894B8C" w14:textId="3221FEB8" w:rsidR="00F13BFA" w:rsidRDefault="00F13BFA">
      <w:pPr>
        <w:pStyle w:val="ad"/>
        <w:ind w:right="240" w:firstLine="360"/>
      </w:pPr>
      <w:r>
        <w:rPr>
          <w:rStyle w:val="ac"/>
        </w:rPr>
        <w:annotationRef/>
      </w:r>
      <w:r>
        <w:t xml:space="preserve">I think the influence of DOM is less an issue than the temporal scale offered by different methods to determine flux. </w:t>
      </w:r>
    </w:p>
    <w:p w14:paraId="1D2403BE" w14:textId="77777777" w:rsidR="00F13BFA" w:rsidRDefault="00F13BFA">
      <w:pPr>
        <w:pStyle w:val="ad"/>
        <w:ind w:right="240" w:firstLine="480"/>
      </w:pPr>
    </w:p>
    <w:p w14:paraId="2123B2E2" w14:textId="77777777" w:rsidR="00F13BFA" w:rsidRDefault="00F13BFA" w:rsidP="00500706">
      <w:pPr>
        <w:pStyle w:val="ad"/>
        <w:ind w:right="240" w:firstLine="480"/>
      </w:pPr>
      <w:r>
        <w:t>DOM in sediment is mostly mobilized from sediment POC as degradation intermediates instead of from the overlying water column. I don't think DOM can be treated as another major source of OC input.</w:t>
      </w:r>
    </w:p>
  </w:comment>
  <w:comment w:id="1851" w:author="Yushih Lin" w:date="2022-07-29T09:31:00Z" w:initials="YL">
    <w:p w14:paraId="704F8155" w14:textId="4AAA10B5" w:rsidR="00F13BFA" w:rsidRDefault="00F13BFA" w:rsidP="00500706">
      <w:pPr>
        <w:pStyle w:val="ad"/>
        <w:ind w:right="240" w:firstLine="360"/>
      </w:pPr>
      <w:r>
        <w:rPr>
          <w:rStyle w:val="ac"/>
        </w:rPr>
        <w:annotationRef/>
      </w:r>
      <w:r>
        <w:t>XD</w:t>
      </w:r>
    </w:p>
  </w:comment>
  <w:comment w:id="1871" w:author="Yushih Lin" w:date="2022-07-29T10:22:00Z" w:initials="YL">
    <w:p w14:paraId="698CBD0D" w14:textId="3B71205A" w:rsidR="00F13BFA" w:rsidRDefault="00F13BFA" w:rsidP="00500706">
      <w:pPr>
        <w:pStyle w:val="ad"/>
        <w:ind w:right="240" w:firstLine="360"/>
      </w:pPr>
      <w:r>
        <w:rPr>
          <w:rStyle w:val="ac"/>
        </w:rPr>
        <w:annotationRef/>
      </w:r>
      <w:r>
        <w:t>The logic here is unclear.</w:t>
      </w:r>
    </w:p>
  </w:comment>
  <w:comment w:id="1902" w:author="Yushih Lin" w:date="2022-07-29T10:41:00Z" w:initials="YL">
    <w:p w14:paraId="251B191A" w14:textId="77777777" w:rsidR="00F13BFA" w:rsidRDefault="00F13BFA">
      <w:pPr>
        <w:pStyle w:val="ad"/>
        <w:ind w:right="240" w:firstLine="360"/>
      </w:pPr>
      <w:r>
        <w:rPr>
          <w:rStyle w:val="ac"/>
        </w:rPr>
        <w:annotationRef/>
      </w:r>
      <w:r>
        <w:t>The Pb-210 method measured the average flux over 100-200 years. Traps measured flux over weeks. TOU measured OC flux over hours.</w:t>
      </w:r>
    </w:p>
    <w:p w14:paraId="67004DAE" w14:textId="77777777" w:rsidR="00F13BFA" w:rsidRDefault="00F13BFA" w:rsidP="00500706">
      <w:pPr>
        <w:pStyle w:val="ad"/>
        <w:ind w:right="240" w:firstLine="480"/>
      </w:pPr>
      <w:r>
        <w:t>The disparity between different methods has been attributed to the Sadler effect.</w:t>
      </w:r>
    </w:p>
  </w:comment>
  <w:comment w:id="1906" w:author="Chih-Lin Wei" w:date="2022-08-01T17:15:00Z" w:initials="cw">
    <w:p w14:paraId="3FF99458" w14:textId="77777777" w:rsidR="00F13BFA" w:rsidRPr="004A7FCD" w:rsidRDefault="00F13BFA">
      <w:pPr>
        <w:pStyle w:val="ad"/>
        <w:ind w:right="240" w:firstLine="360"/>
        <w:rPr>
          <w:rFonts w:eastAsiaTheme="minorEastAsia"/>
        </w:rPr>
      </w:pPr>
      <w:r>
        <w:rPr>
          <w:rStyle w:val="ac"/>
        </w:rPr>
        <w:annotationRef/>
      </w:r>
      <w:r>
        <w:rPr>
          <w:rFonts w:eastAsiaTheme="minorEastAsia" w:hint="eastAsia"/>
        </w:rPr>
        <w:t>I</w:t>
      </w:r>
      <w:r>
        <w:rPr>
          <w:rFonts w:eastAsiaTheme="minorEastAsia"/>
        </w:rPr>
        <w:t xml:space="preserve">t reads a little bit odd that the mismatch was caused by the microbial loop in this study but sediment resuspension in the </w:t>
      </w:r>
      <w:r w:rsidRPr="004A7FCD">
        <w:rPr>
          <w:rFonts w:eastAsiaTheme="minorEastAsia"/>
        </w:rPr>
        <w:t>Nazaré Canyon</w:t>
      </w:r>
      <w:r>
        <w:rPr>
          <w:rFonts w:eastAsiaTheme="minorEastAsia"/>
        </w:rPr>
        <w:t>. Perhaps it is because of both? or because of lateral transports of POC flux? My point is that we really don’t know and might as well list all these possibilities.</w:t>
      </w:r>
    </w:p>
  </w:comment>
  <w:comment w:id="1953" w:author="Chih-Lin Wei" w:date="2022-08-01T22:05:00Z" w:initials="CW">
    <w:p w14:paraId="61E4954D" w14:textId="4F5A3F29" w:rsidR="00F13BFA" w:rsidRDefault="00F13BFA">
      <w:pPr>
        <w:pStyle w:val="ad"/>
        <w:ind w:right="240" w:firstLine="360"/>
      </w:pPr>
      <w:r>
        <w:rPr>
          <w:rStyle w:val="ac"/>
        </w:rPr>
        <w:annotationRef/>
      </w:r>
      <w:r>
        <w:t>I think this is the definition given in the material and methods</w:t>
      </w:r>
    </w:p>
  </w:comment>
  <w:comment w:id="1999" w:author="Yushih Lin" w:date="2022-07-29T10:59:00Z" w:initials="YL">
    <w:p w14:paraId="580E850D" w14:textId="34F580B4" w:rsidR="00F13BFA" w:rsidRDefault="00F13BFA" w:rsidP="00500706">
      <w:pPr>
        <w:pStyle w:val="ad"/>
        <w:ind w:right="240" w:firstLine="360"/>
      </w:pPr>
      <w:r>
        <w:rPr>
          <w:rStyle w:val="ac"/>
        </w:rPr>
        <w:annotationRef/>
      </w:r>
      <w:r>
        <w:t>"...it would be higher in low disturbance conditions." What is the basis for this?</w:t>
      </w:r>
    </w:p>
  </w:comment>
  <w:comment w:id="2025" w:author="Yushih Lin" w:date="2022-07-29T11:05:00Z" w:initials="YL">
    <w:p w14:paraId="775456CB" w14:textId="77777777" w:rsidR="00F13BFA" w:rsidRDefault="00F13BFA">
      <w:pPr>
        <w:pStyle w:val="ad"/>
        <w:ind w:right="240" w:firstLine="360"/>
      </w:pPr>
      <w:r>
        <w:rPr>
          <w:rStyle w:val="ac"/>
        </w:rPr>
        <w:annotationRef/>
      </w:r>
      <w:r>
        <w:t>The text seems contradictory to earlier arguments. On one hand, OC flux (Pb-210-based estimates) is insufficient to sustain the system. On the other hand, the OC turnover time is decades to a century.</w:t>
      </w:r>
    </w:p>
    <w:p w14:paraId="79929950" w14:textId="77777777" w:rsidR="00F13BFA" w:rsidRDefault="00F13BFA">
      <w:pPr>
        <w:pStyle w:val="ad"/>
        <w:ind w:right="240" w:firstLine="480"/>
      </w:pPr>
    </w:p>
    <w:p w14:paraId="2C5C8365" w14:textId="77777777" w:rsidR="00F13BFA" w:rsidRDefault="00F13BFA" w:rsidP="00500706">
      <w:pPr>
        <w:pStyle w:val="ad"/>
        <w:ind w:right="240" w:firstLine="480"/>
      </w:pPr>
      <w:r>
        <w:t>How the sediment OC stock is calculated (integration depth) will strongly affect the turnover time.</w:t>
      </w:r>
    </w:p>
  </w:comment>
  <w:comment w:id="2085" w:author="Yushih Lin" w:date="2022-07-29T13:54:00Z" w:initials="YL">
    <w:p w14:paraId="061C6B65" w14:textId="7BB46FE2" w:rsidR="00F13BFA" w:rsidRDefault="00F13BFA" w:rsidP="00500706">
      <w:pPr>
        <w:pStyle w:val="ad"/>
        <w:ind w:right="240" w:firstLine="360"/>
      </w:pPr>
      <w:r>
        <w:rPr>
          <w:rStyle w:val="ac"/>
        </w:rPr>
        <w:annotationRef/>
      </w:r>
      <w:r>
        <w:t>Unclear. Why?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17C90B" w15:done="0"/>
  <w15:commentEx w15:paraId="36FFF950" w15:done="0"/>
  <w15:commentEx w15:paraId="04115A95" w15:done="0"/>
  <w15:commentEx w15:paraId="31F1D3DF" w15:done="0"/>
  <w15:commentEx w15:paraId="6E8BF842" w15:done="0"/>
  <w15:commentEx w15:paraId="70F73A59" w15:done="0"/>
  <w15:commentEx w15:paraId="366909BA" w15:done="0"/>
  <w15:commentEx w15:paraId="2EFF92CF" w15:done="0"/>
  <w15:commentEx w15:paraId="76472E77" w15:done="0"/>
  <w15:commentEx w15:paraId="70250E79" w15:done="0"/>
  <w15:commentEx w15:paraId="7BF290B5" w15:done="0"/>
  <w15:commentEx w15:paraId="63907C96" w15:done="0"/>
  <w15:commentEx w15:paraId="099FDF2C" w15:paraIdParent="63907C96" w15:done="0"/>
  <w15:commentEx w15:paraId="00963C16" w15:done="0"/>
  <w15:commentEx w15:paraId="72C6ABAE" w15:done="0"/>
  <w15:commentEx w15:paraId="66017AD2" w15:done="0"/>
  <w15:commentEx w15:paraId="158A5115" w15:done="0"/>
  <w15:commentEx w15:paraId="527BCC67" w15:done="0"/>
  <w15:commentEx w15:paraId="6BD7CFE4" w15:done="0"/>
  <w15:commentEx w15:paraId="67851F93" w15:done="0"/>
  <w15:commentEx w15:paraId="17EF3247" w15:done="0"/>
  <w15:commentEx w15:paraId="6B977B97" w15:done="0"/>
  <w15:commentEx w15:paraId="1B30D6EF" w15:done="0"/>
  <w15:commentEx w15:paraId="3801DDD3" w15:done="0"/>
  <w15:commentEx w15:paraId="61C2247A" w15:done="0"/>
  <w15:commentEx w15:paraId="6FFE3DCD" w15:done="0"/>
  <w15:commentEx w15:paraId="102AFB5A" w15:done="0"/>
  <w15:commentEx w15:paraId="35603AA8" w15:done="0"/>
  <w15:commentEx w15:paraId="763D2F10" w15:done="0"/>
  <w15:commentEx w15:paraId="2B0BCBE6" w15:done="0"/>
  <w15:commentEx w15:paraId="2FB030B4" w15:done="0"/>
  <w15:commentEx w15:paraId="24F17B28" w15:done="0"/>
  <w15:commentEx w15:paraId="0AC25E27" w15:done="0"/>
  <w15:commentEx w15:paraId="1B7439DF" w15:done="0"/>
  <w15:commentEx w15:paraId="5C05644C" w15:done="0"/>
  <w15:commentEx w15:paraId="78E353F0" w15:done="0"/>
  <w15:commentEx w15:paraId="11BA8393" w15:done="0"/>
  <w15:commentEx w15:paraId="301616EB" w15:done="0"/>
  <w15:commentEx w15:paraId="544C84FE" w15:done="0"/>
  <w15:commentEx w15:paraId="4F745C3F" w15:done="0"/>
  <w15:commentEx w15:paraId="7F5083B2" w15:done="0"/>
  <w15:commentEx w15:paraId="57E66C58" w15:done="0"/>
  <w15:commentEx w15:paraId="5B573462" w15:done="0"/>
  <w15:commentEx w15:paraId="1B974CE6" w15:done="0"/>
  <w15:commentEx w15:paraId="07FCD686" w15:done="0"/>
  <w15:commentEx w15:paraId="59C8C905" w15:done="0"/>
  <w15:commentEx w15:paraId="7A7A0689" w15:done="0"/>
  <w15:commentEx w15:paraId="7FFD0819" w15:done="0"/>
  <w15:commentEx w15:paraId="289BB67B" w15:done="0"/>
  <w15:commentEx w15:paraId="6B270A19" w15:done="0"/>
  <w15:commentEx w15:paraId="0EE14F4C" w15:done="0"/>
  <w15:commentEx w15:paraId="2E6A52DC" w15:done="0"/>
  <w15:commentEx w15:paraId="6CAD8769" w15:done="0"/>
  <w15:commentEx w15:paraId="19635A2D" w15:done="0"/>
  <w15:commentEx w15:paraId="778E5499" w15:done="0"/>
  <w15:commentEx w15:paraId="73511D5C" w15:done="0"/>
  <w15:commentEx w15:paraId="5C7AB4A8" w15:done="0"/>
  <w15:commentEx w15:paraId="6877F61E" w15:done="0"/>
  <w15:commentEx w15:paraId="453CAAD4" w15:done="0"/>
  <w15:commentEx w15:paraId="67D0C3A3" w15:done="0"/>
  <w15:commentEx w15:paraId="62812530" w15:done="0"/>
  <w15:commentEx w15:paraId="2123B2E2" w15:done="0"/>
  <w15:commentEx w15:paraId="704F8155" w15:done="0"/>
  <w15:commentEx w15:paraId="698CBD0D" w15:done="0"/>
  <w15:commentEx w15:paraId="67004DAE" w15:done="0"/>
  <w15:commentEx w15:paraId="3FF99458" w15:done="0"/>
  <w15:commentEx w15:paraId="61E4954D" w15:done="0"/>
  <w15:commentEx w15:paraId="580E850D" w15:done="0"/>
  <w15:commentEx w15:paraId="2C5C8365" w15:done="0"/>
  <w15:commentEx w15:paraId="061C6B6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744432" w14:textId="77777777" w:rsidR="00F61596" w:rsidRDefault="00F61596">
      <w:pPr>
        <w:spacing w:line="240" w:lineRule="auto"/>
        <w:ind w:firstLine="480"/>
      </w:pPr>
      <w:r>
        <w:separator/>
      </w:r>
    </w:p>
  </w:endnote>
  <w:endnote w:type="continuationSeparator" w:id="0">
    <w:p w14:paraId="0F7380B2" w14:textId="77777777" w:rsidR="00F61596" w:rsidRDefault="00F61596">
      <w:pPr>
        <w:spacing w:line="240" w:lineRule="auto"/>
        <w:ind w:firstLine="480"/>
      </w:pPr>
      <w:r>
        <w:continuationSeparator/>
      </w:r>
    </w:p>
  </w:endnote>
  <w:endnote w:type="continuationNotice" w:id="1">
    <w:p w14:paraId="39C6A01E" w14:textId="77777777" w:rsidR="00F61596" w:rsidRDefault="00F61596">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3F385" w14:textId="77777777" w:rsidR="00F13BFA" w:rsidRDefault="00F13BFA">
    <w:pPr>
      <w:pStyle w:val="a7"/>
      <w:ind w:right="24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E928" w14:textId="72568437" w:rsidR="00F13BFA" w:rsidRPr="00696D80" w:rsidRDefault="00F13BFA" w:rsidP="00696D80">
    <w:pPr>
      <w:pStyle w:val="a7"/>
      <w:ind w:right="240" w:firstLine="40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FFA8" w14:textId="77777777" w:rsidR="00F13BFA" w:rsidRDefault="00F13BFA">
    <w:pPr>
      <w:pStyle w:val="a7"/>
      <w:ind w:right="240"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632847"/>
      <w:docPartObj>
        <w:docPartGallery w:val="Page Numbers (Bottom of Page)"/>
        <w:docPartUnique/>
      </w:docPartObj>
    </w:sdtPr>
    <w:sdtEndPr/>
    <w:sdtContent>
      <w:p w14:paraId="7ACCC79A" w14:textId="14260B33" w:rsidR="00F13BFA" w:rsidRDefault="00F13BFA">
        <w:pPr>
          <w:pStyle w:val="a7"/>
          <w:ind w:right="240" w:firstLine="400"/>
          <w:jc w:val="center"/>
        </w:pPr>
        <w:r>
          <w:fldChar w:fldCharType="begin"/>
        </w:r>
        <w:r>
          <w:instrText>PAGE   \* MERGEFORMAT</w:instrText>
        </w:r>
        <w:r>
          <w:fldChar w:fldCharType="separate"/>
        </w:r>
        <w:r w:rsidR="0098183B" w:rsidRPr="0098183B">
          <w:rPr>
            <w:noProof/>
            <w:lang w:val="zh-TW"/>
          </w:rPr>
          <w:t>ii</w:t>
        </w:r>
        <w:r>
          <w:fldChar w:fldCharType="end"/>
        </w:r>
      </w:p>
    </w:sdtContent>
  </w:sdt>
  <w:p w14:paraId="1D124DFE" w14:textId="77777777" w:rsidR="00F13BFA" w:rsidRPr="00696D80" w:rsidRDefault="00F13BFA" w:rsidP="00696D80">
    <w:pPr>
      <w:pStyle w:val="a7"/>
      <w:ind w:right="240" w:firstLine="400"/>
      <w:jc w:val="cen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044847"/>
      <w:docPartObj>
        <w:docPartGallery w:val="Page Numbers (Bottom of Page)"/>
        <w:docPartUnique/>
      </w:docPartObj>
    </w:sdtPr>
    <w:sdtEndPr/>
    <w:sdtContent>
      <w:p w14:paraId="283510FF" w14:textId="112B80B9" w:rsidR="00F13BFA" w:rsidRDefault="00F13BFA">
        <w:pPr>
          <w:pStyle w:val="a7"/>
          <w:ind w:right="240" w:firstLine="400"/>
          <w:jc w:val="center"/>
        </w:pPr>
        <w:r>
          <w:fldChar w:fldCharType="begin"/>
        </w:r>
        <w:r>
          <w:instrText>PAGE   \* MERGEFORMAT</w:instrText>
        </w:r>
        <w:r>
          <w:fldChar w:fldCharType="separate"/>
        </w:r>
        <w:r w:rsidR="0098183B" w:rsidRPr="0098183B">
          <w:rPr>
            <w:noProof/>
            <w:lang w:val="zh-TW"/>
          </w:rPr>
          <w:t>111</w:t>
        </w:r>
        <w:r>
          <w:fldChar w:fldCharType="end"/>
        </w:r>
      </w:p>
    </w:sdtContent>
  </w:sdt>
  <w:p w14:paraId="16D9CE7F" w14:textId="77777777" w:rsidR="00F13BFA" w:rsidRPr="00696D80" w:rsidRDefault="00F13BFA" w:rsidP="00696D80">
    <w:pPr>
      <w:pStyle w:val="a7"/>
      <w:ind w:right="240" w:firstLine="40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39D5A5" w14:textId="77777777" w:rsidR="00F61596" w:rsidRDefault="00F61596">
      <w:pPr>
        <w:spacing w:line="240" w:lineRule="auto"/>
        <w:ind w:firstLine="480"/>
      </w:pPr>
      <w:r>
        <w:separator/>
      </w:r>
    </w:p>
  </w:footnote>
  <w:footnote w:type="continuationSeparator" w:id="0">
    <w:p w14:paraId="7EF91213" w14:textId="77777777" w:rsidR="00F61596" w:rsidRDefault="00F61596">
      <w:pPr>
        <w:spacing w:line="240" w:lineRule="auto"/>
        <w:ind w:firstLine="480"/>
      </w:pPr>
      <w:r>
        <w:continuationSeparator/>
      </w:r>
    </w:p>
  </w:footnote>
  <w:footnote w:type="continuationNotice" w:id="1">
    <w:p w14:paraId="4C7A44B4" w14:textId="77777777" w:rsidR="00F61596" w:rsidRDefault="00F61596">
      <w:pPr>
        <w:spacing w:line="240" w:lineRule="auto"/>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F0010" w14:textId="77777777" w:rsidR="00F13BFA" w:rsidRDefault="00F13BFA">
    <w:pPr>
      <w:pStyle w:val="a5"/>
      <w:ind w:right="240" w:firstLine="40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DE5E0" w14:textId="77777777" w:rsidR="00F13BFA" w:rsidRDefault="00F13BFA">
    <w:pPr>
      <w:pStyle w:val="a5"/>
      <w:ind w:right="240" w:firstLine="40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47A3A" w14:textId="77777777" w:rsidR="00F13BFA" w:rsidRDefault="00F13BFA">
    <w:pPr>
      <w:pStyle w:val="a5"/>
      <w:ind w:right="240" w:firstLine="40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C49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46D45BA"/>
    <w:multiLevelType w:val="hybridMultilevel"/>
    <w:tmpl w:val="D64EF282"/>
    <w:lvl w:ilvl="0" w:tplc="463A74D0">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DF6C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9C71708"/>
    <w:multiLevelType w:val="hybridMultilevel"/>
    <w:tmpl w:val="863C3D2A"/>
    <w:lvl w:ilvl="0" w:tplc="04090001">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 w15:restartNumberingAfterBreak="0">
    <w:nsid w:val="1BAF508D"/>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 w15:restartNumberingAfterBreak="0">
    <w:nsid w:val="20D076FC"/>
    <w:multiLevelType w:val="hybridMultilevel"/>
    <w:tmpl w:val="4F5C07DE"/>
    <w:lvl w:ilvl="0" w:tplc="A79C80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9AA0FF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10D752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9FE0411"/>
    <w:multiLevelType w:val="multilevel"/>
    <w:tmpl w:val="BDD62B86"/>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7F386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04B50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2D5224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5FF0E05"/>
    <w:multiLevelType w:val="multilevel"/>
    <w:tmpl w:val="97F8A1EA"/>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8B46438"/>
    <w:multiLevelType w:val="hybridMultilevel"/>
    <w:tmpl w:val="01E6446C"/>
    <w:lvl w:ilvl="0" w:tplc="36909DCE">
      <w:start w:val="1"/>
      <w:numFmt w:val="bullet"/>
      <w:lvlText w:val="•"/>
      <w:lvlJc w:val="left"/>
      <w:pPr>
        <w:tabs>
          <w:tab w:val="num" w:pos="720"/>
        </w:tabs>
        <w:ind w:left="720" w:hanging="360"/>
      </w:pPr>
      <w:rPr>
        <w:rFonts w:ascii="Arial" w:hAnsi="Arial" w:hint="default"/>
      </w:rPr>
    </w:lvl>
    <w:lvl w:ilvl="1" w:tplc="61B24238" w:tentative="1">
      <w:start w:val="1"/>
      <w:numFmt w:val="bullet"/>
      <w:lvlText w:val="•"/>
      <w:lvlJc w:val="left"/>
      <w:pPr>
        <w:tabs>
          <w:tab w:val="num" w:pos="1440"/>
        </w:tabs>
        <w:ind w:left="1440" w:hanging="360"/>
      </w:pPr>
      <w:rPr>
        <w:rFonts w:ascii="Arial" w:hAnsi="Arial" w:hint="default"/>
      </w:rPr>
    </w:lvl>
    <w:lvl w:ilvl="2" w:tplc="B854E150" w:tentative="1">
      <w:start w:val="1"/>
      <w:numFmt w:val="bullet"/>
      <w:lvlText w:val="•"/>
      <w:lvlJc w:val="left"/>
      <w:pPr>
        <w:tabs>
          <w:tab w:val="num" w:pos="2160"/>
        </w:tabs>
        <w:ind w:left="2160" w:hanging="360"/>
      </w:pPr>
      <w:rPr>
        <w:rFonts w:ascii="Arial" w:hAnsi="Arial" w:hint="default"/>
      </w:rPr>
    </w:lvl>
    <w:lvl w:ilvl="3" w:tplc="634E34E6" w:tentative="1">
      <w:start w:val="1"/>
      <w:numFmt w:val="bullet"/>
      <w:lvlText w:val="•"/>
      <w:lvlJc w:val="left"/>
      <w:pPr>
        <w:tabs>
          <w:tab w:val="num" w:pos="2880"/>
        </w:tabs>
        <w:ind w:left="2880" w:hanging="360"/>
      </w:pPr>
      <w:rPr>
        <w:rFonts w:ascii="Arial" w:hAnsi="Arial" w:hint="default"/>
      </w:rPr>
    </w:lvl>
    <w:lvl w:ilvl="4" w:tplc="B262F7F4" w:tentative="1">
      <w:start w:val="1"/>
      <w:numFmt w:val="bullet"/>
      <w:lvlText w:val="•"/>
      <w:lvlJc w:val="left"/>
      <w:pPr>
        <w:tabs>
          <w:tab w:val="num" w:pos="3600"/>
        </w:tabs>
        <w:ind w:left="3600" w:hanging="360"/>
      </w:pPr>
      <w:rPr>
        <w:rFonts w:ascii="Arial" w:hAnsi="Arial" w:hint="default"/>
      </w:rPr>
    </w:lvl>
    <w:lvl w:ilvl="5" w:tplc="0406C9DC" w:tentative="1">
      <w:start w:val="1"/>
      <w:numFmt w:val="bullet"/>
      <w:lvlText w:val="•"/>
      <w:lvlJc w:val="left"/>
      <w:pPr>
        <w:tabs>
          <w:tab w:val="num" w:pos="4320"/>
        </w:tabs>
        <w:ind w:left="4320" w:hanging="360"/>
      </w:pPr>
      <w:rPr>
        <w:rFonts w:ascii="Arial" w:hAnsi="Arial" w:hint="default"/>
      </w:rPr>
    </w:lvl>
    <w:lvl w:ilvl="6" w:tplc="7F542DD2" w:tentative="1">
      <w:start w:val="1"/>
      <w:numFmt w:val="bullet"/>
      <w:lvlText w:val="•"/>
      <w:lvlJc w:val="left"/>
      <w:pPr>
        <w:tabs>
          <w:tab w:val="num" w:pos="5040"/>
        </w:tabs>
        <w:ind w:left="5040" w:hanging="360"/>
      </w:pPr>
      <w:rPr>
        <w:rFonts w:ascii="Arial" w:hAnsi="Arial" w:hint="default"/>
      </w:rPr>
    </w:lvl>
    <w:lvl w:ilvl="7" w:tplc="37E25DA0" w:tentative="1">
      <w:start w:val="1"/>
      <w:numFmt w:val="bullet"/>
      <w:lvlText w:val="•"/>
      <w:lvlJc w:val="left"/>
      <w:pPr>
        <w:tabs>
          <w:tab w:val="num" w:pos="5760"/>
        </w:tabs>
        <w:ind w:left="5760" w:hanging="360"/>
      </w:pPr>
      <w:rPr>
        <w:rFonts w:ascii="Arial" w:hAnsi="Arial" w:hint="default"/>
      </w:rPr>
    </w:lvl>
    <w:lvl w:ilvl="8" w:tplc="26EEE1D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AD04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0156B3B"/>
    <w:multiLevelType w:val="hybridMultilevel"/>
    <w:tmpl w:val="2068A41C"/>
    <w:lvl w:ilvl="0" w:tplc="19C4F276">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6" w15:restartNumberingAfterBreak="0">
    <w:nsid w:val="53117AF9"/>
    <w:multiLevelType w:val="multilevel"/>
    <w:tmpl w:val="D340DCAE"/>
    <w:lvl w:ilvl="0">
      <w:start w:val="1"/>
      <w:numFmt w:val="decimal"/>
      <w:lvlText w:val="%1"/>
      <w:lvlJc w:val="left"/>
      <w:pPr>
        <w:ind w:left="425" w:hanging="425"/>
      </w:pPr>
      <w:rPr>
        <w:rFonts w:hint="default"/>
      </w:rPr>
    </w:lvl>
    <w:lvl w:ilvl="1">
      <w:start w:val="1"/>
      <w:numFmt w:val="decimal"/>
      <w:pStyle w:val="11"/>
      <w:lvlText w:val="%1.%2"/>
      <w:lvlJc w:val="left"/>
      <w:pPr>
        <w:ind w:left="992" w:hanging="567"/>
      </w:pPr>
      <w:rPr>
        <w:rFonts w:hint="default"/>
        <w:color w:val="auto"/>
      </w:rPr>
    </w:lvl>
    <w:lvl w:ilvl="2">
      <w:start w:val="1"/>
      <w:numFmt w:val="decimal"/>
      <w:pStyle w:val="111"/>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4504200"/>
    <w:multiLevelType w:val="multilevel"/>
    <w:tmpl w:val="FAE85D90"/>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8" w15:restartNumberingAfterBreak="0">
    <w:nsid w:val="6A115B2A"/>
    <w:multiLevelType w:val="multilevel"/>
    <w:tmpl w:val="3FECB0F4"/>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9" w15:restartNumberingAfterBreak="0">
    <w:nsid w:val="6C460FAB"/>
    <w:multiLevelType w:val="hybridMultilevel"/>
    <w:tmpl w:val="79DA0990"/>
    <w:lvl w:ilvl="0" w:tplc="528EA748">
      <w:start w:val="1"/>
      <w:numFmt w:val="bullet"/>
      <w:lvlText w:val="•"/>
      <w:lvlJc w:val="left"/>
      <w:pPr>
        <w:tabs>
          <w:tab w:val="num" w:pos="720"/>
        </w:tabs>
        <w:ind w:left="720" w:hanging="360"/>
      </w:pPr>
      <w:rPr>
        <w:rFonts w:ascii="Arial" w:hAnsi="Arial" w:hint="default"/>
      </w:rPr>
    </w:lvl>
    <w:lvl w:ilvl="1" w:tplc="1EFE5AD6" w:tentative="1">
      <w:start w:val="1"/>
      <w:numFmt w:val="bullet"/>
      <w:lvlText w:val="•"/>
      <w:lvlJc w:val="left"/>
      <w:pPr>
        <w:tabs>
          <w:tab w:val="num" w:pos="1440"/>
        </w:tabs>
        <w:ind w:left="1440" w:hanging="360"/>
      </w:pPr>
      <w:rPr>
        <w:rFonts w:ascii="Arial" w:hAnsi="Arial" w:hint="default"/>
      </w:rPr>
    </w:lvl>
    <w:lvl w:ilvl="2" w:tplc="2D7A0416" w:tentative="1">
      <w:start w:val="1"/>
      <w:numFmt w:val="bullet"/>
      <w:lvlText w:val="•"/>
      <w:lvlJc w:val="left"/>
      <w:pPr>
        <w:tabs>
          <w:tab w:val="num" w:pos="2160"/>
        </w:tabs>
        <w:ind w:left="2160" w:hanging="360"/>
      </w:pPr>
      <w:rPr>
        <w:rFonts w:ascii="Arial" w:hAnsi="Arial" w:hint="default"/>
      </w:rPr>
    </w:lvl>
    <w:lvl w:ilvl="3" w:tplc="09A8F756" w:tentative="1">
      <w:start w:val="1"/>
      <w:numFmt w:val="bullet"/>
      <w:lvlText w:val="•"/>
      <w:lvlJc w:val="left"/>
      <w:pPr>
        <w:tabs>
          <w:tab w:val="num" w:pos="2880"/>
        </w:tabs>
        <w:ind w:left="2880" w:hanging="360"/>
      </w:pPr>
      <w:rPr>
        <w:rFonts w:ascii="Arial" w:hAnsi="Arial" w:hint="default"/>
      </w:rPr>
    </w:lvl>
    <w:lvl w:ilvl="4" w:tplc="42B81F54" w:tentative="1">
      <w:start w:val="1"/>
      <w:numFmt w:val="bullet"/>
      <w:lvlText w:val="•"/>
      <w:lvlJc w:val="left"/>
      <w:pPr>
        <w:tabs>
          <w:tab w:val="num" w:pos="3600"/>
        </w:tabs>
        <w:ind w:left="3600" w:hanging="360"/>
      </w:pPr>
      <w:rPr>
        <w:rFonts w:ascii="Arial" w:hAnsi="Arial" w:hint="default"/>
      </w:rPr>
    </w:lvl>
    <w:lvl w:ilvl="5" w:tplc="1E1C7F8A" w:tentative="1">
      <w:start w:val="1"/>
      <w:numFmt w:val="bullet"/>
      <w:lvlText w:val="•"/>
      <w:lvlJc w:val="left"/>
      <w:pPr>
        <w:tabs>
          <w:tab w:val="num" w:pos="4320"/>
        </w:tabs>
        <w:ind w:left="4320" w:hanging="360"/>
      </w:pPr>
      <w:rPr>
        <w:rFonts w:ascii="Arial" w:hAnsi="Arial" w:hint="default"/>
      </w:rPr>
    </w:lvl>
    <w:lvl w:ilvl="6" w:tplc="39BC3246" w:tentative="1">
      <w:start w:val="1"/>
      <w:numFmt w:val="bullet"/>
      <w:lvlText w:val="•"/>
      <w:lvlJc w:val="left"/>
      <w:pPr>
        <w:tabs>
          <w:tab w:val="num" w:pos="5040"/>
        </w:tabs>
        <w:ind w:left="5040" w:hanging="360"/>
      </w:pPr>
      <w:rPr>
        <w:rFonts w:ascii="Arial" w:hAnsi="Arial" w:hint="default"/>
      </w:rPr>
    </w:lvl>
    <w:lvl w:ilvl="7" w:tplc="1ADE17A6" w:tentative="1">
      <w:start w:val="1"/>
      <w:numFmt w:val="bullet"/>
      <w:lvlText w:val="•"/>
      <w:lvlJc w:val="left"/>
      <w:pPr>
        <w:tabs>
          <w:tab w:val="num" w:pos="5760"/>
        </w:tabs>
        <w:ind w:left="5760" w:hanging="360"/>
      </w:pPr>
      <w:rPr>
        <w:rFonts w:ascii="Arial" w:hAnsi="Arial" w:hint="default"/>
      </w:rPr>
    </w:lvl>
    <w:lvl w:ilvl="8" w:tplc="8352784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D73FF4"/>
    <w:multiLevelType w:val="hybridMultilevel"/>
    <w:tmpl w:val="5F6C20F6"/>
    <w:lvl w:ilvl="0" w:tplc="8AFEADE2">
      <w:start w:val="2"/>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712C7E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3"/>
  </w:num>
  <w:num w:numId="3">
    <w:abstractNumId w:val="4"/>
  </w:num>
  <w:num w:numId="4">
    <w:abstractNumId w:val="12"/>
  </w:num>
  <w:num w:numId="5">
    <w:abstractNumId w:val="1"/>
  </w:num>
  <w:num w:numId="6">
    <w:abstractNumId w:val="9"/>
  </w:num>
  <w:num w:numId="7">
    <w:abstractNumId w:val="17"/>
  </w:num>
  <w:num w:numId="8">
    <w:abstractNumId w:val="20"/>
  </w:num>
  <w:num w:numId="9">
    <w:abstractNumId w:val="0"/>
  </w:num>
  <w:num w:numId="10">
    <w:abstractNumId w:val="5"/>
  </w:num>
  <w:num w:numId="11">
    <w:abstractNumId w:val="21"/>
  </w:num>
  <w:num w:numId="12">
    <w:abstractNumId w:val="7"/>
  </w:num>
  <w:num w:numId="13">
    <w:abstractNumId w:val="11"/>
  </w:num>
  <w:num w:numId="14">
    <w:abstractNumId w:val="2"/>
  </w:num>
  <w:num w:numId="15">
    <w:abstractNumId w:val="6"/>
  </w:num>
  <w:num w:numId="16">
    <w:abstractNumId w:val="19"/>
  </w:num>
  <w:num w:numId="17">
    <w:abstractNumId w:val="13"/>
  </w:num>
  <w:num w:numId="18">
    <w:abstractNumId w:val="17"/>
  </w:num>
  <w:num w:numId="19">
    <w:abstractNumId w:val="18"/>
  </w:num>
  <w:num w:numId="20">
    <w:abstractNumId w:val="10"/>
  </w:num>
  <w:num w:numId="21">
    <w:abstractNumId w:val="8"/>
  </w:num>
  <w:num w:numId="22">
    <w:abstractNumId w:val="16"/>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262e5967de3e7736"/>
  </w15:person>
  <w15:person w15:author="Chih-Lin Wei">
    <w15:presenceInfo w15:providerId="None" w15:userId="Chih-Lin Wei"/>
  </w15:person>
  <w15:person w15:author="Yushih Lin">
    <w15:presenceInfo w15:providerId="Windows Live" w15:userId="f0abf0fa00e879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Y2NzO0tDC1tDC2tDRW0lEKTi0uzszPAykwNKwFAJMu0wwtAAAA"/>
  </w:docVars>
  <w:rsids>
    <w:rsidRoot w:val="003168E9"/>
    <w:rsid w:val="00000806"/>
    <w:rsid w:val="00002F05"/>
    <w:rsid w:val="00005A17"/>
    <w:rsid w:val="00007CF4"/>
    <w:rsid w:val="00011783"/>
    <w:rsid w:val="00015254"/>
    <w:rsid w:val="00035C6A"/>
    <w:rsid w:val="00044891"/>
    <w:rsid w:val="00051C4D"/>
    <w:rsid w:val="00055000"/>
    <w:rsid w:val="000627E1"/>
    <w:rsid w:val="0006474D"/>
    <w:rsid w:val="000721D7"/>
    <w:rsid w:val="00095E27"/>
    <w:rsid w:val="000A1F47"/>
    <w:rsid w:val="000B3AA2"/>
    <w:rsid w:val="000B3BA2"/>
    <w:rsid w:val="000B54E0"/>
    <w:rsid w:val="000B5E12"/>
    <w:rsid w:val="000C0E9F"/>
    <w:rsid w:val="000D06EC"/>
    <w:rsid w:val="000D5FEA"/>
    <w:rsid w:val="000F0C38"/>
    <w:rsid w:val="000F346C"/>
    <w:rsid w:val="000F48C9"/>
    <w:rsid w:val="0010030F"/>
    <w:rsid w:val="00103F3C"/>
    <w:rsid w:val="00111FC2"/>
    <w:rsid w:val="00123B12"/>
    <w:rsid w:val="00126042"/>
    <w:rsid w:val="00135DF1"/>
    <w:rsid w:val="00144BB2"/>
    <w:rsid w:val="00156C37"/>
    <w:rsid w:val="001578CE"/>
    <w:rsid w:val="001655D6"/>
    <w:rsid w:val="0017490C"/>
    <w:rsid w:val="00184F7E"/>
    <w:rsid w:val="00192DDC"/>
    <w:rsid w:val="001A179E"/>
    <w:rsid w:val="001A1AB5"/>
    <w:rsid w:val="001A5098"/>
    <w:rsid w:val="001D3E7B"/>
    <w:rsid w:val="001D5157"/>
    <w:rsid w:val="001D77DB"/>
    <w:rsid w:val="001D7FC7"/>
    <w:rsid w:val="001E5AEB"/>
    <w:rsid w:val="001F0A48"/>
    <w:rsid w:val="001F1E3C"/>
    <w:rsid w:val="001F4206"/>
    <w:rsid w:val="001F6671"/>
    <w:rsid w:val="001F7E65"/>
    <w:rsid w:val="002036F1"/>
    <w:rsid w:val="002047AB"/>
    <w:rsid w:val="0021032D"/>
    <w:rsid w:val="00211429"/>
    <w:rsid w:val="00211FCB"/>
    <w:rsid w:val="00212530"/>
    <w:rsid w:val="00212E4B"/>
    <w:rsid w:val="00214288"/>
    <w:rsid w:val="00215CBF"/>
    <w:rsid w:val="00232261"/>
    <w:rsid w:val="00247A98"/>
    <w:rsid w:val="00251839"/>
    <w:rsid w:val="00252C17"/>
    <w:rsid w:val="00253264"/>
    <w:rsid w:val="00257272"/>
    <w:rsid w:val="002742AB"/>
    <w:rsid w:val="00282B1F"/>
    <w:rsid w:val="00283717"/>
    <w:rsid w:val="00286DFC"/>
    <w:rsid w:val="002904D6"/>
    <w:rsid w:val="00290C1E"/>
    <w:rsid w:val="0029702B"/>
    <w:rsid w:val="002A6822"/>
    <w:rsid w:val="002C5E16"/>
    <w:rsid w:val="002D2E79"/>
    <w:rsid w:val="002E1F7C"/>
    <w:rsid w:val="002E5EF8"/>
    <w:rsid w:val="002F0B30"/>
    <w:rsid w:val="002F5269"/>
    <w:rsid w:val="00310A66"/>
    <w:rsid w:val="00312913"/>
    <w:rsid w:val="00314F64"/>
    <w:rsid w:val="00316629"/>
    <w:rsid w:val="003168E9"/>
    <w:rsid w:val="00316FEB"/>
    <w:rsid w:val="00324B23"/>
    <w:rsid w:val="00333017"/>
    <w:rsid w:val="00336B81"/>
    <w:rsid w:val="003460C1"/>
    <w:rsid w:val="0035278F"/>
    <w:rsid w:val="003541D8"/>
    <w:rsid w:val="00355712"/>
    <w:rsid w:val="00355A2E"/>
    <w:rsid w:val="00366770"/>
    <w:rsid w:val="003732EA"/>
    <w:rsid w:val="00394D7D"/>
    <w:rsid w:val="00396C84"/>
    <w:rsid w:val="003A1653"/>
    <w:rsid w:val="003A4BEB"/>
    <w:rsid w:val="003B14D6"/>
    <w:rsid w:val="003B2780"/>
    <w:rsid w:val="003B6687"/>
    <w:rsid w:val="003C046F"/>
    <w:rsid w:val="003C61E9"/>
    <w:rsid w:val="003C6931"/>
    <w:rsid w:val="003E61E9"/>
    <w:rsid w:val="003E62A4"/>
    <w:rsid w:val="003E7280"/>
    <w:rsid w:val="003F69D3"/>
    <w:rsid w:val="00401D51"/>
    <w:rsid w:val="00405957"/>
    <w:rsid w:val="004271A0"/>
    <w:rsid w:val="00432EB9"/>
    <w:rsid w:val="00442029"/>
    <w:rsid w:val="00444500"/>
    <w:rsid w:val="00451673"/>
    <w:rsid w:val="00454262"/>
    <w:rsid w:val="00465710"/>
    <w:rsid w:val="00470A08"/>
    <w:rsid w:val="00477AD7"/>
    <w:rsid w:val="00480B9F"/>
    <w:rsid w:val="00481F88"/>
    <w:rsid w:val="004923EE"/>
    <w:rsid w:val="004936D4"/>
    <w:rsid w:val="00493A80"/>
    <w:rsid w:val="004965B0"/>
    <w:rsid w:val="00496E4B"/>
    <w:rsid w:val="004A320D"/>
    <w:rsid w:val="004A5480"/>
    <w:rsid w:val="004A7FCD"/>
    <w:rsid w:val="004B5F27"/>
    <w:rsid w:val="004C0C20"/>
    <w:rsid w:val="004C4D58"/>
    <w:rsid w:val="004E1852"/>
    <w:rsid w:val="004F4AAD"/>
    <w:rsid w:val="004F735A"/>
    <w:rsid w:val="00500473"/>
    <w:rsid w:val="00500706"/>
    <w:rsid w:val="00511AFB"/>
    <w:rsid w:val="00516E11"/>
    <w:rsid w:val="005179B7"/>
    <w:rsid w:val="00524E54"/>
    <w:rsid w:val="00532EFB"/>
    <w:rsid w:val="00546DDF"/>
    <w:rsid w:val="005525AF"/>
    <w:rsid w:val="00554519"/>
    <w:rsid w:val="0055548B"/>
    <w:rsid w:val="00557553"/>
    <w:rsid w:val="005713F0"/>
    <w:rsid w:val="0057290D"/>
    <w:rsid w:val="005745C8"/>
    <w:rsid w:val="005931F4"/>
    <w:rsid w:val="005940AE"/>
    <w:rsid w:val="00596950"/>
    <w:rsid w:val="005A4E1A"/>
    <w:rsid w:val="005A6D1D"/>
    <w:rsid w:val="005A7072"/>
    <w:rsid w:val="005B1B68"/>
    <w:rsid w:val="005B1E17"/>
    <w:rsid w:val="005B38DF"/>
    <w:rsid w:val="005C18F5"/>
    <w:rsid w:val="005C5827"/>
    <w:rsid w:val="005D4D2A"/>
    <w:rsid w:val="005D6340"/>
    <w:rsid w:val="005E16FB"/>
    <w:rsid w:val="005E6A92"/>
    <w:rsid w:val="005F237C"/>
    <w:rsid w:val="005F363D"/>
    <w:rsid w:val="005F6328"/>
    <w:rsid w:val="005F6792"/>
    <w:rsid w:val="00612756"/>
    <w:rsid w:val="0061636E"/>
    <w:rsid w:val="006261F1"/>
    <w:rsid w:val="006273D9"/>
    <w:rsid w:val="00627460"/>
    <w:rsid w:val="00634664"/>
    <w:rsid w:val="006368E3"/>
    <w:rsid w:val="006427AC"/>
    <w:rsid w:val="00644A67"/>
    <w:rsid w:val="00645303"/>
    <w:rsid w:val="00651F54"/>
    <w:rsid w:val="00652598"/>
    <w:rsid w:val="0065448D"/>
    <w:rsid w:val="00655969"/>
    <w:rsid w:val="00657F92"/>
    <w:rsid w:val="00664CE9"/>
    <w:rsid w:val="006759CC"/>
    <w:rsid w:val="0067707A"/>
    <w:rsid w:val="0067761F"/>
    <w:rsid w:val="006864F9"/>
    <w:rsid w:val="0069263B"/>
    <w:rsid w:val="00696D80"/>
    <w:rsid w:val="006A51FF"/>
    <w:rsid w:val="006D2448"/>
    <w:rsid w:val="006D5553"/>
    <w:rsid w:val="006E5CEA"/>
    <w:rsid w:val="00711725"/>
    <w:rsid w:val="00712462"/>
    <w:rsid w:val="00712F7B"/>
    <w:rsid w:val="00715261"/>
    <w:rsid w:val="007153BC"/>
    <w:rsid w:val="007216D3"/>
    <w:rsid w:val="007250E8"/>
    <w:rsid w:val="00732E70"/>
    <w:rsid w:val="00742D2A"/>
    <w:rsid w:val="00742E35"/>
    <w:rsid w:val="007506C2"/>
    <w:rsid w:val="00751AF3"/>
    <w:rsid w:val="00762773"/>
    <w:rsid w:val="007663CD"/>
    <w:rsid w:val="007715C3"/>
    <w:rsid w:val="0077186B"/>
    <w:rsid w:val="00780F5A"/>
    <w:rsid w:val="00781ED1"/>
    <w:rsid w:val="00784645"/>
    <w:rsid w:val="007906AC"/>
    <w:rsid w:val="007945BD"/>
    <w:rsid w:val="007A1106"/>
    <w:rsid w:val="007A5058"/>
    <w:rsid w:val="007B7A69"/>
    <w:rsid w:val="007D0466"/>
    <w:rsid w:val="007D57BA"/>
    <w:rsid w:val="007D7663"/>
    <w:rsid w:val="007E1B68"/>
    <w:rsid w:val="007E7A93"/>
    <w:rsid w:val="00812E34"/>
    <w:rsid w:val="00822CE3"/>
    <w:rsid w:val="008257AC"/>
    <w:rsid w:val="0082583B"/>
    <w:rsid w:val="008273AC"/>
    <w:rsid w:val="00864E3C"/>
    <w:rsid w:val="00874789"/>
    <w:rsid w:val="008760A8"/>
    <w:rsid w:val="00877BAF"/>
    <w:rsid w:val="00885FA4"/>
    <w:rsid w:val="00887935"/>
    <w:rsid w:val="00891B73"/>
    <w:rsid w:val="00896B2C"/>
    <w:rsid w:val="00896F64"/>
    <w:rsid w:val="008A35E4"/>
    <w:rsid w:val="008A57AB"/>
    <w:rsid w:val="008A6045"/>
    <w:rsid w:val="008B15A0"/>
    <w:rsid w:val="008B68A0"/>
    <w:rsid w:val="008B6A0A"/>
    <w:rsid w:val="008B7658"/>
    <w:rsid w:val="008C10C0"/>
    <w:rsid w:val="008E0721"/>
    <w:rsid w:val="008E5135"/>
    <w:rsid w:val="008F20EC"/>
    <w:rsid w:val="00900DB5"/>
    <w:rsid w:val="00913764"/>
    <w:rsid w:val="00921B20"/>
    <w:rsid w:val="00922D77"/>
    <w:rsid w:val="009375CF"/>
    <w:rsid w:val="009425AD"/>
    <w:rsid w:val="00945023"/>
    <w:rsid w:val="0095121C"/>
    <w:rsid w:val="009662DC"/>
    <w:rsid w:val="0097165A"/>
    <w:rsid w:val="00974FA2"/>
    <w:rsid w:val="00977342"/>
    <w:rsid w:val="0098162F"/>
    <w:rsid w:val="0098183B"/>
    <w:rsid w:val="00983E81"/>
    <w:rsid w:val="00985E26"/>
    <w:rsid w:val="0098755A"/>
    <w:rsid w:val="0099200B"/>
    <w:rsid w:val="009A5BA4"/>
    <w:rsid w:val="009B38ED"/>
    <w:rsid w:val="009B6792"/>
    <w:rsid w:val="009D6A18"/>
    <w:rsid w:val="009D7832"/>
    <w:rsid w:val="009E43A9"/>
    <w:rsid w:val="009E4ADD"/>
    <w:rsid w:val="009F262C"/>
    <w:rsid w:val="009F649C"/>
    <w:rsid w:val="00A03C8D"/>
    <w:rsid w:val="00A11B72"/>
    <w:rsid w:val="00A1623D"/>
    <w:rsid w:val="00A26ACF"/>
    <w:rsid w:val="00A26D5D"/>
    <w:rsid w:val="00A3273C"/>
    <w:rsid w:val="00A32D0A"/>
    <w:rsid w:val="00A365AD"/>
    <w:rsid w:val="00A365D8"/>
    <w:rsid w:val="00A402C6"/>
    <w:rsid w:val="00A4163C"/>
    <w:rsid w:val="00A43C19"/>
    <w:rsid w:val="00A45DA5"/>
    <w:rsid w:val="00A6286B"/>
    <w:rsid w:val="00A63437"/>
    <w:rsid w:val="00A652B9"/>
    <w:rsid w:val="00A675BB"/>
    <w:rsid w:val="00A72440"/>
    <w:rsid w:val="00A7605B"/>
    <w:rsid w:val="00A805FD"/>
    <w:rsid w:val="00A90D97"/>
    <w:rsid w:val="00A93CBA"/>
    <w:rsid w:val="00A948D8"/>
    <w:rsid w:val="00A965A5"/>
    <w:rsid w:val="00AB091F"/>
    <w:rsid w:val="00AB2172"/>
    <w:rsid w:val="00B07C4F"/>
    <w:rsid w:val="00B17AA4"/>
    <w:rsid w:val="00B17FBF"/>
    <w:rsid w:val="00B412C6"/>
    <w:rsid w:val="00B41724"/>
    <w:rsid w:val="00B45777"/>
    <w:rsid w:val="00B469CD"/>
    <w:rsid w:val="00B52806"/>
    <w:rsid w:val="00B60CDA"/>
    <w:rsid w:val="00B66373"/>
    <w:rsid w:val="00B809A8"/>
    <w:rsid w:val="00B849F9"/>
    <w:rsid w:val="00B85DB3"/>
    <w:rsid w:val="00BB5AB2"/>
    <w:rsid w:val="00BC2A2E"/>
    <w:rsid w:val="00BC4E45"/>
    <w:rsid w:val="00BC5E65"/>
    <w:rsid w:val="00BC73C9"/>
    <w:rsid w:val="00BD57D9"/>
    <w:rsid w:val="00BF3995"/>
    <w:rsid w:val="00C0196F"/>
    <w:rsid w:val="00C0288B"/>
    <w:rsid w:val="00C07A68"/>
    <w:rsid w:val="00C10B13"/>
    <w:rsid w:val="00C272F8"/>
    <w:rsid w:val="00C31E23"/>
    <w:rsid w:val="00C338D0"/>
    <w:rsid w:val="00C3652A"/>
    <w:rsid w:val="00C422E2"/>
    <w:rsid w:val="00C43367"/>
    <w:rsid w:val="00C4401A"/>
    <w:rsid w:val="00C5061F"/>
    <w:rsid w:val="00C65767"/>
    <w:rsid w:val="00C76F9A"/>
    <w:rsid w:val="00C818EB"/>
    <w:rsid w:val="00C834C0"/>
    <w:rsid w:val="00C84AD1"/>
    <w:rsid w:val="00C9507A"/>
    <w:rsid w:val="00C976EF"/>
    <w:rsid w:val="00CA1FBA"/>
    <w:rsid w:val="00CC2A3C"/>
    <w:rsid w:val="00CC7DB7"/>
    <w:rsid w:val="00CF1F6A"/>
    <w:rsid w:val="00CF6893"/>
    <w:rsid w:val="00D00EDF"/>
    <w:rsid w:val="00D10C73"/>
    <w:rsid w:val="00D16DBB"/>
    <w:rsid w:val="00D223B3"/>
    <w:rsid w:val="00D32FC3"/>
    <w:rsid w:val="00D51847"/>
    <w:rsid w:val="00D54FB3"/>
    <w:rsid w:val="00D60254"/>
    <w:rsid w:val="00D951A4"/>
    <w:rsid w:val="00DA09B6"/>
    <w:rsid w:val="00DB2C1B"/>
    <w:rsid w:val="00DB2FE1"/>
    <w:rsid w:val="00DC5759"/>
    <w:rsid w:val="00DC68BE"/>
    <w:rsid w:val="00DD7808"/>
    <w:rsid w:val="00DE0141"/>
    <w:rsid w:val="00DE071F"/>
    <w:rsid w:val="00DE1D53"/>
    <w:rsid w:val="00DF6A94"/>
    <w:rsid w:val="00E05B86"/>
    <w:rsid w:val="00E06B4A"/>
    <w:rsid w:val="00E110CB"/>
    <w:rsid w:val="00E15F3A"/>
    <w:rsid w:val="00E1688D"/>
    <w:rsid w:val="00E31BC0"/>
    <w:rsid w:val="00E428D4"/>
    <w:rsid w:val="00E4439B"/>
    <w:rsid w:val="00E46D85"/>
    <w:rsid w:val="00E62369"/>
    <w:rsid w:val="00E62EB7"/>
    <w:rsid w:val="00E63D78"/>
    <w:rsid w:val="00E70B20"/>
    <w:rsid w:val="00E7220E"/>
    <w:rsid w:val="00E7592E"/>
    <w:rsid w:val="00E76960"/>
    <w:rsid w:val="00E824E4"/>
    <w:rsid w:val="00E83B28"/>
    <w:rsid w:val="00E8402A"/>
    <w:rsid w:val="00E840CA"/>
    <w:rsid w:val="00E842F0"/>
    <w:rsid w:val="00E93A5D"/>
    <w:rsid w:val="00E96E84"/>
    <w:rsid w:val="00EA52BA"/>
    <w:rsid w:val="00EA7597"/>
    <w:rsid w:val="00EB1964"/>
    <w:rsid w:val="00EB3ADC"/>
    <w:rsid w:val="00EB3B57"/>
    <w:rsid w:val="00EB4CAF"/>
    <w:rsid w:val="00EC105F"/>
    <w:rsid w:val="00EC1197"/>
    <w:rsid w:val="00EC40AF"/>
    <w:rsid w:val="00ED4774"/>
    <w:rsid w:val="00ED5A8B"/>
    <w:rsid w:val="00ED7BDB"/>
    <w:rsid w:val="00EE19FF"/>
    <w:rsid w:val="00EF418D"/>
    <w:rsid w:val="00F00AAD"/>
    <w:rsid w:val="00F04BC1"/>
    <w:rsid w:val="00F11582"/>
    <w:rsid w:val="00F13BFA"/>
    <w:rsid w:val="00F143FD"/>
    <w:rsid w:val="00F17EF5"/>
    <w:rsid w:val="00F17FBA"/>
    <w:rsid w:val="00F20D86"/>
    <w:rsid w:val="00F301AD"/>
    <w:rsid w:val="00F301E0"/>
    <w:rsid w:val="00F304E1"/>
    <w:rsid w:val="00F326F2"/>
    <w:rsid w:val="00F34874"/>
    <w:rsid w:val="00F40E8F"/>
    <w:rsid w:val="00F50424"/>
    <w:rsid w:val="00F5113F"/>
    <w:rsid w:val="00F61596"/>
    <w:rsid w:val="00F6262B"/>
    <w:rsid w:val="00F65176"/>
    <w:rsid w:val="00F656DA"/>
    <w:rsid w:val="00F701FB"/>
    <w:rsid w:val="00F70650"/>
    <w:rsid w:val="00F711C7"/>
    <w:rsid w:val="00F73276"/>
    <w:rsid w:val="00F74644"/>
    <w:rsid w:val="00F77469"/>
    <w:rsid w:val="00F81022"/>
    <w:rsid w:val="00F860F3"/>
    <w:rsid w:val="00F870D6"/>
    <w:rsid w:val="00FA608F"/>
    <w:rsid w:val="00FC3581"/>
    <w:rsid w:val="00FC77EF"/>
    <w:rsid w:val="00FE5B65"/>
    <w:rsid w:val="00FE741E"/>
    <w:rsid w:val="00FF04D1"/>
    <w:rsid w:val="00FF15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32D47"/>
  <w15:chartTrackingRefBased/>
  <w15:docId w15:val="{F4F2A01D-2930-4C14-A934-600228DF0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5F27"/>
    <w:pPr>
      <w:widowControl w:val="0"/>
      <w:spacing w:line="480" w:lineRule="auto"/>
      <w:ind w:firstLineChars="200" w:firstLine="200"/>
    </w:pPr>
    <w:rPr>
      <w:rFonts w:ascii="Times New Roman" w:eastAsia="Times New Roman" w:hAnsi="Times New Roman" w:cs="Times New Roman"/>
      <w:szCs w:val="24"/>
    </w:rPr>
  </w:style>
  <w:style w:type="paragraph" w:styleId="1">
    <w:name w:val="heading 1"/>
    <w:basedOn w:val="a"/>
    <w:next w:val="a"/>
    <w:link w:val="10"/>
    <w:uiPriority w:val="9"/>
    <w:qFormat/>
    <w:rsid w:val="003168E9"/>
    <w:pPr>
      <w:keepNext/>
      <w:spacing w:before="180" w:after="180" w:line="720" w:lineRule="auto"/>
      <w:ind w:leftChars="100" w:left="240" w:rightChars="100" w:right="100"/>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168E9"/>
    <w:pPr>
      <w:keepNext/>
      <w:spacing w:line="720" w:lineRule="auto"/>
      <w:ind w:leftChars="100" w:left="240" w:rightChars="100" w:right="100"/>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168E9"/>
    <w:pPr>
      <w:keepNext/>
      <w:spacing w:line="720" w:lineRule="auto"/>
      <w:ind w:leftChars="100" w:left="240" w:rightChars="100" w:right="100"/>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168E9"/>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168E9"/>
    <w:rPr>
      <w:rFonts w:asciiTheme="majorHAnsi" w:eastAsiaTheme="majorEastAsia" w:hAnsiTheme="majorHAnsi" w:cstheme="majorBidi"/>
      <w:b/>
      <w:bCs/>
      <w:sz w:val="48"/>
      <w:szCs w:val="48"/>
    </w:rPr>
  </w:style>
  <w:style w:type="character" w:customStyle="1" w:styleId="30">
    <w:name w:val="標題 3 字元"/>
    <w:basedOn w:val="a0"/>
    <w:link w:val="3"/>
    <w:uiPriority w:val="9"/>
    <w:rsid w:val="003168E9"/>
    <w:rPr>
      <w:rFonts w:asciiTheme="majorHAnsi" w:eastAsiaTheme="majorEastAsia" w:hAnsiTheme="majorHAnsi" w:cstheme="majorBidi"/>
      <w:b/>
      <w:bCs/>
      <w:sz w:val="36"/>
      <w:szCs w:val="36"/>
    </w:rPr>
  </w:style>
  <w:style w:type="numbering" w:customStyle="1" w:styleId="12">
    <w:name w:val="無清單1"/>
    <w:next w:val="a2"/>
    <w:uiPriority w:val="99"/>
    <w:semiHidden/>
    <w:unhideWhenUsed/>
    <w:rsid w:val="003168E9"/>
  </w:style>
  <w:style w:type="paragraph" w:styleId="a3">
    <w:name w:val="List Paragraph"/>
    <w:basedOn w:val="a"/>
    <w:link w:val="a4"/>
    <w:uiPriority w:val="34"/>
    <w:qFormat/>
    <w:rsid w:val="003168E9"/>
    <w:pPr>
      <w:ind w:leftChars="200" w:left="480" w:rightChars="100" w:right="100"/>
    </w:pPr>
  </w:style>
  <w:style w:type="paragraph" w:styleId="a5">
    <w:name w:val="header"/>
    <w:basedOn w:val="a"/>
    <w:link w:val="a6"/>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6">
    <w:name w:val="頁首 字元"/>
    <w:basedOn w:val="a0"/>
    <w:link w:val="a5"/>
    <w:uiPriority w:val="99"/>
    <w:rsid w:val="003168E9"/>
    <w:rPr>
      <w:rFonts w:ascii="Times New Roman" w:eastAsia="Times New Roman" w:hAnsi="Times New Roman" w:cs="Times New Roman"/>
      <w:sz w:val="20"/>
      <w:szCs w:val="20"/>
    </w:rPr>
  </w:style>
  <w:style w:type="paragraph" w:styleId="a7">
    <w:name w:val="footer"/>
    <w:basedOn w:val="a"/>
    <w:link w:val="a8"/>
    <w:uiPriority w:val="99"/>
    <w:unhideWhenUsed/>
    <w:rsid w:val="003168E9"/>
    <w:pPr>
      <w:tabs>
        <w:tab w:val="center" w:pos="4153"/>
        <w:tab w:val="right" w:pos="8306"/>
      </w:tabs>
      <w:snapToGrid w:val="0"/>
      <w:ind w:leftChars="100" w:left="240" w:rightChars="100" w:right="100"/>
    </w:pPr>
    <w:rPr>
      <w:sz w:val="20"/>
      <w:szCs w:val="20"/>
    </w:rPr>
  </w:style>
  <w:style w:type="character" w:customStyle="1" w:styleId="a8">
    <w:name w:val="頁尾 字元"/>
    <w:basedOn w:val="a0"/>
    <w:link w:val="a7"/>
    <w:uiPriority w:val="99"/>
    <w:rsid w:val="003168E9"/>
    <w:rPr>
      <w:rFonts w:ascii="Times New Roman" w:eastAsia="Times New Roman" w:hAnsi="Times New Roman" w:cs="Times New Roman"/>
      <w:sz w:val="20"/>
      <w:szCs w:val="20"/>
    </w:rPr>
  </w:style>
  <w:style w:type="table" w:styleId="a9">
    <w:name w:val="Table Grid"/>
    <w:basedOn w:val="a1"/>
    <w:uiPriority w:val="39"/>
    <w:rsid w:val="00316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3168E9"/>
    <w:rPr>
      <w:color w:val="808080"/>
    </w:rPr>
  </w:style>
  <w:style w:type="character" w:styleId="ab">
    <w:name w:val="line number"/>
    <w:basedOn w:val="a0"/>
    <w:uiPriority w:val="99"/>
    <w:semiHidden/>
    <w:unhideWhenUsed/>
    <w:rsid w:val="003168E9"/>
  </w:style>
  <w:style w:type="paragraph" w:customStyle="1" w:styleId="13">
    <w:name w:val="樣式1"/>
    <w:basedOn w:val="1"/>
    <w:rsid w:val="003168E9"/>
    <w:pPr>
      <w:ind w:leftChars="0" w:left="0"/>
    </w:pPr>
    <w:rPr>
      <w:rFonts w:ascii="Times New Roman" w:eastAsia="Times New Roman" w:hAnsi="Times New Roman" w:cs="Times New Roman"/>
      <w:sz w:val="28"/>
    </w:rPr>
  </w:style>
  <w:style w:type="paragraph" w:customStyle="1" w:styleId="14">
    <w:name w:val="1"/>
    <w:link w:val="15"/>
    <w:qFormat/>
    <w:rsid w:val="00EC1197"/>
    <w:pPr>
      <w:spacing w:line="480" w:lineRule="auto"/>
      <w:jc w:val="center"/>
      <w:outlineLvl w:val="0"/>
    </w:pPr>
    <w:rPr>
      <w:rFonts w:ascii="Times New Roman" w:eastAsia="Times New Roman" w:hAnsi="Times New Roman" w:cs="Times New Roman"/>
      <w:b/>
      <w:bCs/>
      <w:kern w:val="52"/>
      <w:sz w:val="36"/>
      <w:szCs w:val="52"/>
    </w:rPr>
  </w:style>
  <w:style w:type="paragraph" w:customStyle="1" w:styleId="11">
    <w:name w:val="1.1"/>
    <w:link w:val="110"/>
    <w:qFormat/>
    <w:rsid w:val="00DE071F"/>
    <w:pPr>
      <w:numPr>
        <w:ilvl w:val="1"/>
        <w:numId w:val="22"/>
      </w:numPr>
      <w:spacing w:line="480" w:lineRule="auto"/>
      <w:ind w:rightChars="100" w:right="240"/>
      <w:outlineLvl w:val="1"/>
    </w:pPr>
    <w:rPr>
      <w:rFonts w:ascii="Times New Roman" w:eastAsia="Times New Roman" w:hAnsi="Times New Roman" w:cs="Times New Roman"/>
      <w:b/>
      <w:sz w:val="28"/>
      <w:szCs w:val="32"/>
    </w:rPr>
  </w:style>
  <w:style w:type="character" w:customStyle="1" w:styleId="15">
    <w:name w:val="1 字元"/>
    <w:basedOn w:val="a0"/>
    <w:link w:val="14"/>
    <w:rsid w:val="00EC1197"/>
    <w:rPr>
      <w:rFonts w:ascii="Times New Roman" w:eastAsia="Times New Roman" w:hAnsi="Times New Roman" w:cs="Times New Roman"/>
      <w:b/>
      <w:bCs/>
      <w:kern w:val="52"/>
      <w:sz w:val="36"/>
      <w:szCs w:val="52"/>
    </w:rPr>
  </w:style>
  <w:style w:type="paragraph" w:customStyle="1" w:styleId="111">
    <w:name w:val="1.1.1"/>
    <w:basedOn w:val="a3"/>
    <w:link w:val="1110"/>
    <w:qFormat/>
    <w:rsid w:val="00A675BB"/>
    <w:pPr>
      <w:numPr>
        <w:ilvl w:val="2"/>
        <w:numId w:val="22"/>
      </w:numPr>
      <w:ind w:leftChars="0" w:left="0" w:right="240" w:firstLineChars="0" w:firstLine="0"/>
      <w:outlineLvl w:val="2"/>
    </w:pPr>
    <w:rPr>
      <w:b/>
    </w:rPr>
  </w:style>
  <w:style w:type="character" w:customStyle="1" w:styleId="110">
    <w:name w:val="1.1 字元"/>
    <w:basedOn w:val="a0"/>
    <w:link w:val="11"/>
    <w:rsid w:val="00DE071F"/>
    <w:rPr>
      <w:rFonts w:ascii="Times New Roman" w:eastAsia="Times New Roman" w:hAnsi="Times New Roman" w:cs="Times New Roman"/>
      <w:b/>
      <w:sz w:val="28"/>
      <w:szCs w:val="32"/>
    </w:rPr>
  </w:style>
  <w:style w:type="paragraph" w:customStyle="1" w:styleId="1111">
    <w:name w:val="1.1.1.1"/>
    <w:basedOn w:val="a3"/>
    <w:link w:val="11110"/>
    <w:qFormat/>
    <w:rsid w:val="003168E9"/>
    <w:pPr>
      <w:ind w:leftChars="0" w:left="0"/>
      <w:outlineLvl w:val="3"/>
    </w:pPr>
    <w:rPr>
      <w:b/>
    </w:rPr>
  </w:style>
  <w:style w:type="character" w:customStyle="1" w:styleId="a4">
    <w:name w:val="清單段落 字元"/>
    <w:basedOn w:val="a0"/>
    <w:link w:val="a3"/>
    <w:uiPriority w:val="34"/>
    <w:rsid w:val="003168E9"/>
    <w:rPr>
      <w:rFonts w:ascii="Times New Roman" w:eastAsia="Times New Roman" w:hAnsi="Times New Roman" w:cs="Times New Roman"/>
      <w:szCs w:val="24"/>
    </w:rPr>
  </w:style>
  <w:style w:type="character" w:customStyle="1" w:styleId="1110">
    <w:name w:val="1.1.1 字元"/>
    <w:basedOn w:val="a4"/>
    <w:link w:val="111"/>
    <w:rsid w:val="00A675BB"/>
    <w:rPr>
      <w:rFonts w:ascii="Times New Roman" w:eastAsia="Times New Roman" w:hAnsi="Times New Roman" w:cs="Times New Roman"/>
      <w:b/>
      <w:szCs w:val="24"/>
    </w:rPr>
  </w:style>
  <w:style w:type="character" w:customStyle="1" w:styleId="11110">
    <w:name w:val="1.1.1.1 字元"/>
    <w:basedOn w:val="a4"/>
    <w:link w:val="1111"/>
    <w:rsid w:val="003168E9"/>
    <w:rPr>
      <w:rFonts w:ascii="Times New Roman" w:eastAsia="Times New Roman" w:hAnsi="Times New Roman" w:cs="Times New Roman"/>
      <w:b/>
      <w:szCs w:val="24"/>
    </w:rPr>
  </w:style>
  <w:style w:type="character" w:styleId="ac">
    <w:name w:val="annotation reference"/>
    <w:basedOn w:val="a0"/>
    <w:uiPriority w:val="99"/>
    <w:semiHidden/>
    <w:unhideWhenUsed/>
    <w:rsid w:val="003168E9"/>
    <w:rPr>
      <w:sz w:val="18"/>
      <w:szCs w:val="18"/>
    </w:rPr>
  </w:style>
  <w:style w:type="paragraph" w:styleId="ad">
    <w:name w:val="annotation text"/>
    <w:basedOn w:val="a"/>
    <w:link w:val="ae"/>
    <w:uiPriority w:val="99"/>
    <w:unhideWhenUsed/>
    <w:rsid w:val="003168E9"/>
    <w:pPr>
      <w:ind w:leftChars="100" w:left="240" w:rightChars="100" w:right="100"/>
    </w:pPr>
  </w:style>
  <w:style w:type="character" w:customStyle="1" w:styleId="ae">
    <w:name w:val="註解文字 字元"/>
    <w:basedOn w:val="a0"/>
    <w:link w:val="ad"/>
    <w:uiPriority w:val="99"/>
    <w:rsid w:val="003168E9"/>
    <w:rPr>
      <w:rFonts w:ascii="Times New Roman" w:eastAsia="Times New Roman" w:hAnsi="Times New Roman" w:cs="Times New Roman"/>
      <w:szCs w:val="24"/>
    </w:rPr>
  </w:style>
  <w:style w:type="paragraph" w:styleId="af">
    <w:name w:val="annotation subject"/>
    <w:basedOn w:val="ad"/>
    <w:next w:val="ad"/>
    <w:link w:val="af0"/>
    <w:uiPriority w:val="99"/>
    <w:semiHidden/>
    <w:unhideWhenUsed/>
    <w:rsid w:val="003168E9"/>
    <w:rPr>
      <w:b/>
      <w:bCs/>
    </w:rPr>
  </w:style>
  <w:style w:type="character" w:customStyle="1" w:styleId="af0">
    <w:name w:val="註解主旨 字元"/>
    <w:basedOn w:val="ae"/>
    <w:link w:val="af"/>
    <w:uiPriority w:val="99"/>
    <w:semiHidden/>
    <w:rsid w:val="003168E9"/>
    <w:rPr>
      <w:rFonts w:ascii="Times New Roman" w:eastAsia="Times New Roman" w:hAnsi="Times New Roman" w:cs="Times New Roman"/>
      <w:b/>
      <w:bCs/>
      <w:szCs w:val="24"/>
    </w:rPr>
  </w:style>
  <w:style w:type="paragraph" w:styleId="af1">
    <w:name w:val="Balloon Text"/>
    <w:basedOn w:val="a"/>
    <w:link w:val="af2"/>
    <w:uiPriority w:val="99"/>
    <w:semiHidden/>
    <w:unhideWhenUsed/>
    <w:rsid w:val="003168E9"/>
    <w:pPr>
      <w:ind w:leftChars="100" w:left="240" w:rightChars="100" w:right="100"/>
    </w:pPr>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3168E9"/>
    <w:rPr>
      <w:rFonts w:asciiTheme="majorHAnsi" w:eastAsiaTheme="majorEastAsia" w:hAnsiTheme="majorHAnsi" w:cstheme="majorBidi"/>
      <w:sz w:val="18"/>
      <w:szCs w:val="18"/>
    </w:rPr>
  </w:style>
  <w:style w:type="paragraph" w:customStyle="1" w:styleId="16">
    <w:name w:val="內文1"/>
    <w:rsid w:val="00612756"/>
    <w:pPr>
      <w:widowControl w:val="0"/>
      <w:adjustRightInd w:val="0"/>
      <w:spacing w:line="360" w:lineRule="atLeast"/>
      <w:textAlignment w:val="baseline"/>
    </w:pPr>
    <w:rPr>
      <w:rFonts w:ascii="細明體" w:eastAsia="細明體" w:hAnsi="Times New Roman" w:cs="Times New Roman"/>
      <w:kern w:val="0"/>
      <w:szCs w:val="20"/>
    </w:rPr>
  </w:style>
  <w:style w:type="paragraph" w:styleId="Web">
    <w:name w:val="Normal (Web)"/>
    <w:basedOn w:val="a"/>
    <w:rsid w:val="00612756"/>
    <w:pPr>
      <w:widowControl/>
      <w:spacing w:before="100" w:beforeAutospacing="1" w:after="100" w:afterAutospacing="1"/>
    </w:pPr>
    <w:rPr>
      <w:rFonts w:ascii="新細明體" w:eastAsia="新細明體" w:hAnsi="新細明體" w:cs="新細明體"/>
      <w:kern w:val="0"/>
    </w:rPr>
  </w:style>
  <w:style w:type="paragraph" w:styleId="af3">
    <w:name w:val="Date"/>
    <w:basedOn w:val="a"/>
    <w:next w:val="a"/>
    <w:link w:val="af4"/>
    <w:uiPriority w:val="99"/>
    <w:semiHidden/>
    <w:unhideWhenUsed/>
    <w:rsid w:val="00524E54"/>
    <w:pPr>
      <w:jc w:val="right"/>
    </w:pPr>
  </w:style>
  <w:style w:type="character" w:customStyle="1" w:styleId="af4">
    <w:name w:val="日期 字元"/>
    <w:basedOn w:val="a0"/>
    <w:link w:val="af3"/>
    <w:uiPriority w:val="99"/>
    <w:semiHidden/>
    <w:rsid w:val="00524E54"/>
  </w:style>
  <w:style w:type="paragraph" w:styleId="af5">
    <w:name w:val="No Spacing"/>
    <w:aliases w:val="ref"/>
    <w:uiPriority w:val="1"/>
    <w:qFormat/>
    <w:rsid w:val="00627460"/>
    <w:pPr>
      <w:widowControl w:val="0"/>
      <w:ind w:left="200" w:hangingChars="200" w:hanging="200"/>
    </w:pPr>
    <w:rPr>
      <w:rFonts w:ascii="Times New Roman" w:eastAsia="Times New Roman" w:hAnsi="Times New Roman" w:cs="Times New Roman"/>
      <w:szCs w:val="24"/>
    </w:rPr>
  </w:style>
  <w:style w:type="paragraph" w:styleId="af6">
    <w:name w:val="caption"/>
    <w:basedOn w:val="a"/>
    <w:next w:val="a"/>
    <w:uiPriority w:val="35"/>
    <w:unhideWhenUsed/>
    <w:qFormat/>
    <w:rsid w:val="0065448D"/>
    <w:pPr>
      <w:keepNext/>
      <w:ind w:firstLineChars="0" w:firstLine="0"/>
    </w:pPr>
    <w:rPr>
      <w:sz w:val="20"/>
      <w:szCs w:val="20"/>
    </w:rPr>
  </w:style>
  <w:style w:type="paragraph" w:styleId="af7">
    <w:name w:val="Bibliography"/>
    <w:basedOn w:val="a"/>
    <w:next w:val="a"/>
    <w:uiPriority w:val="37"/>
    <w:semiHidden/>
    <w:unhideWhenUsed/>
    <w:rsid w:val="007B7A69"/>
  </w:style>
  <w:style w:type="character" w:styleId="af8">
    <w:name w:val="Hyperlink"/>
    <w:basedOn w:val="a0"/>
    <w:uiPriority w:val="99"/>
    <w:unhideWhenUsed/>
    <w:rsid w:val="00215CBF"/>
    <w:rPr>
      <w:color w:val="0563C1" w:themeColor="hyperlink"/>
      <w:u w:val="single"/>
    </w:rPr>
  </w:style>
  <w:style w:type="paragraph" w:styleId="af9">
    <w:name w:val="table of figures"/>
    <w:next w:val="a"/>
    <w:uiPriority w:val="99"/>
    <w:unhideWhenUsed/>
    <w:rsid w:val="00011783"/>
    <w:pPr>
      <w:spacing w:line="480" w:lineRule="auto"/>
    </w:pPr>
    <w:rPr>
      <w:rFonts w:ascii="Times New Roman" w:eastAsia="Times New Roman" w:hAnsi="Times New Roman" w:cs="Times New Roman"/>
      <w:szCs w:val="24"/>
    </w:rPr>
  </w:style>
  <w:style w:type="paragraph" w:styleId="17">
    <w:name w:val="toc 1"/>
    <w:basedOn w:val="a"/>
    <w:next w:val="a"/>
    <w:autoRedefine/>
    <w:uiPriority w:val="39"/>
    <w:unhideWhenUsed/>
    <w:rsid w:val="00696D80"/>
    <w:pPr>
      <w:spacing w:line="360" w:lineRule="auto"/>
      <w:ind w:firstLineChars="0" w:firstLine="0"/>
    </w:pPr>
    <w:rPr>
      <w:rFonts w:eastAsia="標楷體"/>
    </w:rPr>
  </w:style>
  <w:style w:type="paragraph" w:styleId="21">
    <w:name w:val="toc 2"/>
    <w:basedOn w:val="a"/>
    <w:next w:val="a"/>
    <w:autoRedefine/>
    <w:uiPriority w:val="39"/>
    <w:unhideWhenUsed/>
    <w:rsid w:val="00696D80"/>
    <w:pPr>
      <w:ind w:leftChars="200" w:left="200" w:firstLineChars="0" w:firstLine="0"/>
    </w:pPr>
  </w:style>
  <w:style w:type="paragraph" w:styleId="31">
    <w:name w:val="toc 3"/>
    <w:basedOn w:val="a"/>
    <w:next w:val="a"/>
    <w:autoRedefine/>
    <w:uiPriority w:val="39"/>
    <w:unhideWhenUsed/>
    <w:rsid w:val="00696D80"/>
    <w:pPr>
      <w:ind w:leftChars="400" w:left="400" w:firstLineChars="0" w:firstLine="0"/>
    </w:pPr>
  </w:style>
  <w:style w:type="paragraph" w:styleId="afa">
    <w:name w:val="Revision"/>
    <w:hidden/>
    <w:uiPriority w:val="99"/>
    <w:semiHidden/>
    <w:rsid w:val="00EA52BA"/>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915754">
      <w:bodyDiv w:val="1"/>
      <w:marLeft w:val="0"/>
      <w:marRight w:val="0"/>
      <w:marTop w:val="0"/>
      <w:marBottom w:val="0"/>
      <w:divBdr>
        <w:top w:val="none" w:sz="0" w:space="0" w:color="auto"/>
        <w:left w:val="none" w:sz="0" w:space="0" w:color="auto"/>
        <w:bottom w:val="none" w:sz="0" w:space="0" w:color="auto"/>
        <w:right w:val="none" w:sz="0" w:space="0" w:color="auto"/>
      </w:divBdr>
      <w:divsChild>
        <w:div w:id="1024013720">
          <w:marLeft w:val="480"/>
          <w:marRight w:val="0"/>
          <w:marTop w:val="0"/>
          <w:marBottom w:val="0"/>
          <w:divBdr>
            <w:top w:val="none" w:sz="0" w:space="0" w:color="auto"/>
            <w:left w:val="none" w:sz="0" w:space="0" w:color="auto"/>
            <w:bottom w:val="none" w:sz="0" w:space="0" w:color="auto"/>
            <w:right w:val="none" w:sz="0" w:space="0" w:color="auto"/>
          </w:divBdr>
          <w:divsChild>
            <w:div w:id="7041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1564">
      <w:bodyDiv w:val="1"/>
      <w:marLeft w:val="0"/>
      <w:marRight w:val="0"/>
      <w:marTop w:val="0"/>
      <w:marBottom w:val="0"/>
      <w:divBdr>
        <w:top w:val="none" w:sz="0" w:space="0" w:color="auto"/>
        <w:left w:val="none" w:sz="0" w:space="0" w:color="auto"/>
        <w:bottom w:val="none" w:sz="0" w:space="0" w:color="auto"/>
        <w:right w:val="none" w:sz="0" w:space="0" w:color="auto"/>
      </w:divBdr>
    </w:div>
    <w:div w:id="1040859404">
      <w:bodyDiv w:val="1"/>
      <w:marLeft w:val="0"/>
      <w:marRight w:val="0"/>
      <w:marTop w:val="0"/>
      <w:marBottom w:val="0"/>
      <w:divBdr>
        <w:top w:val="none" w:sz="0" w:space="0" w:color="auto"/>
        <w:left w:val="none" w:sz="0" w:space="0" w:color="auto"/>
        <w:bottom w:val="none" w:sz="0" w:space="0" w:color="auto"/>
        <w:right w:val="none" w:sz="0" w:space="0" w:color="auto"/>
      </w:divBdr>
    </w:div>
    <w:div w:id="1366325516">
      <w:bodyDiv w:val="1"/>
      <w:marLeft w:val="0"/>
      <w:marRight w:val="0"/>
      <w:marTop w:val="0"/>
      <w:marBottom w:val="0"/>
      <w:divBdr>
        <w:top w:val="none" w:sz="0" w:space="0" w:color="auto"/>
        <w:left w:val="none" w:sz="0" w:space="0" w:color="auto"/>
        <w:bottom w:val="none" w:sz="0" w:space="0" w:color="auto"/>
        <w:right w:val="none" w:sz="0" w:space="0" w:color="auto"/>
      </w:divBdr>
    </w:div>
    <w:div w:id="1462458951">
      <w:bodyDiv w:val="1"/>
      <w:marLeft w:val="0"/>
      <w:marRight w:val="0"/>
      <w:marTop w:val="0"/>
      <w:marBottom w:val="0"/>
      <w:divBdr>
        <w:top w:val="none" w:sz="0" w:space="0" w:color="auto"/>
        <w:left w:val="none" w:sz="0" w:space="0" w:color="auto"/>
        <w:bottom w:val="none" w:sz="0" w:space="0" w:color="auto"/>
        <w:right w:val="none" w:sz="0" w:space="0" w:color="auto"/>
      </w:divBdr>
    </w:div>
    <w:div w:id="1496147865">
      <w:bodyDiv w:val="1"/>
      <w:marLeft w:val="0"/>
      <w:marRight w:val="0"/>
      <w:marTop w:val="0"/>
      <w:marBottom w:val="0"/>
      <w:divBdr>
        <w:top w:val="none" w:sz="0" w:space="0" w:color="auto"/>
        <w:left w:val="none" w:sz="0" w:space="0" w:color="auto"/>
        <w:bottom w:val="none" w:sz="0" w:space="0" w:color="auto"/>
        <w:right w:val="none" w:sz="0" w:space="0" w:color="auto"/>
      </w:divBdr>
    </w:div>
    <w:div w:id="1511409463">
      <w:bodyDiv w:val="1"/>
      <w:marLeft w:val="0"/>
      <w:marRight w:val="0"/>
      <w:marTop w:val="0"/>
      <w:marBottom w:val="0"/>
      <w:divBdr>
        <w:top w:val="none" w:sz="0" w:space="0" w:color="auto"/>
        <w:left w:val="none" w:sz="0" w:space="0" w:color="auto"/>
        <w:bottom w:val="none" w:sz="0" w:space="0" w:color="auto"/>
        <w:right w:val="none" w:sz="0" w:space="0" w:color="auto"/>
      </w:divBdr>
    </w:div>
    <w:div w:id="203765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1C8A4-0905-440F-8022-B085BDF4E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7802</TotalTime>
  <Pages>130</Pages>
  <Words>24358</Words>
  <Characters>138847</Characters>
  <Application>Microsoft Office Word</Application>
  <DocSecurity>0</DocSecurity>
  <Lines>1157</Lines>
  <Paragraphs>325</Paragraphs>
  <ScaleCrop>false</ScaleCrop>
  <Company/>
  <LinksUpToDate>false</LinksUpToDate>
  <CharactersWithSpaces>162880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cp:lastPrinted>2022-07-19T18:02:00Z</cp:lastPrinted>
  <dcterms:created xsi:type="dcterms:W3CDTF">2022-07-27T06:16:00Z</dcterms:created>
  <dcterms:modified xsi:type="dcterms:W3CDTF">2022-08-21T03:11:00Z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id="2oIiRLPT"/&gt;&lt;style id="http://www.zotero.org/styles/marine-ecology-progress-series" hasBibliography="1" bibliographyStyleHasBeenSet="1"/&gt;&lt;prefs&gt;&lt;pref name="fieldType" value="Field"/&gt;&lt;pref name="au</vt:lpwstr>
  </property>
  <property fmtid="{D5CDD505-2E9C-101B-9397-08002B2CF9AE}" pid="3" name="ZOTERO_PREF_2">
    <vt:lpwstr>tomaticJournalAbbreviations" value="true"/&gt;&lt;/prefs&gt;&lt;/data&gt;</vt:lpwstr>
  </property>
</Properties>
</file>