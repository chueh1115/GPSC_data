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3C7" w:rsidRPr="00FE13C7" w:rsidRDefault="00FE13C7" w:rsidP="00FE13C7">
      <w:pPr>
        <w:spacing w:before="120" w:after="120" w:line="276" w:lineRule="auto"/>
        <w:jc w:val="both"/>
      </w:pPr>
      <w:r>
        <w:t xml:space="preserve">      </w:t>
      </w:r>
      <w:r>
        <w:rPr>
          <w:rFonts w:eastAsia="標楷體"/>
          <w:szCs w:val="22"/>
        </w:rPr>
        <w:t>B</w:t>
      </w:r>
      <w:r w:rsidRPr="00640D9A">
        <w:rPr>
          <w:rFonts w:eastAsia="標楷體"/>
          <w:szCs w:val="22"/>
        </w:rPr>
        <w:t>etween the GPSC and adjacent slope</w:t>
      </w:r>
      <w:r>
        <w:rPr>
          <w:rFonts w:eastAsia="標楷體"/>
          <w:szCs w:val="22"/>
        </w:rPr>
        <w:t>,</w:t>
      </w:r>
      <w:r w:rsidRPr="00640D9A" w:rsidDel="00640D9A">
        <w:rPr>
          <w:rFonts w:eastAsia="標楷體"/>
          <w:szCs w:val="22"/>
        </w:rPr>
        <w:t xml:space="preserve"> </w:t>
      </w:r>
      <w:r>
        <w:rPr>
          <w:rFonts w:eastAsia="標楷體"/>
          <w:szCs w:val="22"/>
        </w:rPr>
        <w:t xml:space="preserve">the </w:t>
      </w:r>
      <w:r>
        <w:t xml:space="preserve">internal tide flushing and </w:t>
      </w:r>
      <w:r w:rsidRPr="00716129">
        <w:t>episodic submarine geohazards (</w:t>
      </w:r>
      <w:r w:rsidRPr="00640D9A">
        <w:rPr>
          <w:noProof/>
        </w:rPr>
        <w:t>e.g.</w:t>
      </w:r>
      <w:r>
        <w:rPr>
          <w:noProof/>
        </w:rPr>
        <w:t>,</w:t>
      </w:r>
      <w:r w:rsidRPr="00716129">
        <w:t xml:space="preserve"> turbidity currents and debris flows)</w:t>
      </w:r>
      <w:r>
        <w:t xml:space="preserve"> are the main drivers for</w:t>
      </w:r>
      <w:r>
        <w:rPr>
          <w:rFonts w:eastAsia="標楷體"/>
          <w:szCs w:val="22"/>
        </w:rPr>
        <w:t xml:space="preserve"> variation in benthic community structure </w:t>
      </w:r>
      <w:r>
        <w:rPr>
          <w:rFonts w:eastAsia="標楷體"/>
          <w:szCs w:val="22"/>
        </w:rPr>
        <w:fldChar w:fldCharType="begin"/>
      </w:r>
      <w:r>
        <w:rPr>
          <w:rFonts w:eastAsia="標楷體"/>
          <w:szCs w:val="22"/>
        </w:rPr>
        <w:instrText xml:space="preserve"> ADDIN ZOTERO_ITEM CSL_CITATION {"citationID":"YmbECTB5","properties":{"formattedCitation":"(Liao et al., 2020, 2017)","plainCitation":"(Liao et al., 2020, 2017)","noteIndex":0},"citationItems":[{"id":7318,"uris":["http://zotero.org/users/1268121/items/LUY22CRF"],"uri":["http://zotero.org/users/1268121/items/LUY22CRF"],"itemData":{"id":7318,"type":"article-journal","abstract":"Gaoping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id":"OpXZYPnK/uqWmUwQX","uris":["http://zotero.org/users/1268121/items/N7D76IJD"],"uri":["http://zotero.org/users/1268121/items/N7D76IJD"],"itemData":{"id":"y94OHPGW/WTXDMQA0","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rPr>
          <w:rFonts w:eastAsia="標楷體"/>
          <w:szCs w:val="22"/>
        </w:rPr>
        <w:fldChar w:fldCharType="separate"/>
      </w:r>
      <w:r w:rsidRPr="00EC019A">
        <w:t>(Liao et al., 2020, 2017)</w:t>
      </w:r>
      <w:r>
        <w:rPr>
          <w:rFonts w:eastAsia="標楷體"/>
          <w:szCs w:val="22"/>
        </w:rPr>
        <w:fldChar w:fldCharType="end"/>
      </w:r>
      <w:r>
        <w:rPr>
          <w:rFonts w:eastAsia="標楷體"/>
          <w:szCs w:val="22"/>
        </w:rPr>
        <w:t xml:space="preserve">.  The sediment erosions by bottom currents sync with the tidal cycles and likely have </w:t>
      </w:r>
      <w:r w:rsidRPr="00716129">
        <w:t>long-term, recurrence</w:t>
      </w:r>
      <w:r>
        <w:t>,</w:t>
      </w:r>
      <w:r w:rsidRPr="00716129">
        <w:t xml:space="preserve"> and pressing effects</w:t>
      </w:r>
      <w:r>
        <w:t xml:space="preserve"> on seafloor communities</w:t>
      </w:r>
      <w:r w:rsidRPr="00716129">
        <w:t xml:space="preserve"> </w:t>
      </w:r>
      <w:r w:rsidRPr="00716129">
        <w:fldChar w:fldCharType="begin"/>
      </w:r>
      <w:r>
        <w:instrText xml:space="preserve"> ADDIN ZOTERO_ITEM CSL_CITATION {"citationID":"2jvq4itc0j","properties":{"formattedCitation":"(Harris, 2014; Okey, 1997)","plainCitation":"(Harris, 2014; Okey, 1997)","noteIndex":0},"citationItems":[{"id":4310,"uris":["http://zotero.org/users/1268121/items/H7B57M5G"],"uri":["http://zotero.org/users/1268121/items/H7B57M5G"],"itemData":{"id":4310,"type":"article-journal","abstract":"Physical disturbances of the seafloor play a key role in ecosystem function and are postulated to exert control over spatial patterns of biodiversity. This review investigates the role of natural physical sedimentological processes that occur in shelf, slope and abyssal environments that also act as disturbances to benthic ecosystems and which, under certain circumstances, give rise to benthic disturbance regimes. Physical sedimentological processes can cause both press (process that causes a disturbance by acting over a timespan that is intolerable to benthos) and pulse (process that causes a disturbance by exceeding a threshold above which benthos are unable to remain attached to the seabed or are buried under rapidly deposited sediment) types of disturbance. On the continental shelf, pulse-type disturbances are due to temperate and tropical storm events, and press-type of disturbances identified here are due to the migration of bedforms and other sand bodies, and sustained periods of elevated turbidity caused by seasonally reversing wind patterns. On the continental slope and at abyssal depths, pulse-type disturbances are due to slumps, turbidity currents; benthic storms may cause either press or pulse type disturbances. A possible press-type of disturbance identified here is inter-annual changes in abyssal bottom current speed and/or direction. It is concluded that: 1) physical sedimentary disturbance regimes may characterize as much as 10% of the global ocean floor; 2) multidisciplinary research programs that integrate oceanography, sedimentology and benthic ecology to collect time series observational data sets are needed to study disturbance regimes; and 3) predictive habitat suitability modeling must include disturbance regime concepts, along with other biophysical variables that define the fundamental niches of marine species, in order to advance.","container-title":"Marine Geology","DOI":"10.1016/j.margeo.2014.03.023","ISSN":"0025-3227","journalAbbreviation":"Marine Geology","page":"169-184","source":"ScienceDirect","title":"Shelf and deep-sea sedimentary environments and physical benthic disturbance regimes: A review and synthesis","title-short":"Shelf and deep-sea sedimentary environments and physical benthic disturbance regimes","volume":"353","author":[{"family":"Harris","given":"Peter T."}],"issued":{"date-parts":[["2014",7,1]]}}},{"id":577,"uris":["http://zotero.org/users/1268121/items/QHTS4T8I"],"uri":["http://zotero.org/users/1268121/items/QHTS4T8I"],"itemData":{"id":577,"type":"article-journal","abstract":"A large area of axis sediment (&gt;500 m2) may be annually removed from the head of Monterey Submarine Canyon with the first onshore storm of the fall/winter storm season. In this scenario, flushing events are followed by accumulation of sediment and organic debris--especially macro-algae--in the shallow axis. Net accumulation of this fill material increases during the calmer spring and summer until the next fall-flushing. The benthic community at a canyon axis station was characterized by highly fluctuating populations of opportunistic polychaete worms and gammarid amphipods, primarily Capitella spp., Armandia brevis, and Orchomene pacifica. The canyon axis community was very different from communities living at two other stations where sudden flushing does not occur--an adjacent sloping-wall station and a sandflat station. Sloping-wall and sandflat stations harbored more and longer-lived species, larger individuals, and a less-variable population structure during a year of sampling. The Loma Prieta earthquake in the fall of 1989 triggered small sediment slumps on the canyon walls, but it did not trigger axis-flushing. The usual seasonal flushing of the axis occurred 2 weeks after the earthquake with the arrival of the first storm. Benthic communities were reduced in abundance inside earthquake-induced slumps; however, the slumped areas were rapidly colonized by Prionospio pygmaea, a polychaete opportunist common to the sandflat. Surprisingly, the physical and biological impacts of the earthquake were much less severe than the seasonal axis-flushing associated with storms. Observations of sediment-flushing combined with measurements of benthic community changes in Monterey Canyon head represent a step towards an ecological model of mass wasting with implications for the continental shelf and slope and possibly the deep sea. (c) 1997 Elsevier Science Ltd","container-title":"Continental Shelf Research","issue":"8","page":"877-897","title":"Sediment flushing observations, earthquake slumping, and benthic community changes in Monterey Canyon head","title-short":"Sediment flushing observations, earthquake slumping, and benthic community changes in Monterey Canyon head","volume":"17","author":[{"family":"Okey","given":"Thomas A."}],"issued":{"date-parts":[["1997"]]}}}],"schema":"https://github.com/citation-style-language/schema/raw/master/csl-citation.json"} </w:instrText>
      </w:r>
      <w:r w:rsidRPr="00716129">
        <w:fldChar w:fldCharType="separate"/>
      </w:r>
      <w:r w:rsidRPr="001D75BD">
        <w:t>(Harris, 2014; Okey, 1997)</w:t>
      </w:r>
      <w:r w:rsidRPr="00716129">
        <w:fldChar w:fldCharType="end"/>
      </w:r>
      <w:r>
        <w:t xml:space="preserve">.  In contrast, the mass wasting events are unpreditable and </w:t>
      </w:r>
      <w:r w:rsidRPr="00716129">
        <w:t xml:space="preserve">occur on </w:t>
      </w:r>
      <w:r>
        <w:t xml:space="preserve">longer </w:t>
      </w:r>
      <w:r w:rsidRPr="00640D9A">
        <w:rPr>
          <w:noProof/>
        </w:rPr>
        <w:t>timescales</w:t>
      </w:r>
      <w:r>
        <w:t xml:space="preserve"> (e.g., </w:t>
      </w:r>
      <w:r w:rsidRPr="00716129">
        <w:t>seasona</w:t>
      </w:r>
      <w:r>
        <w:t>l, annual, or decadal) but likely have devastating effects</w:t>
      </w:r>
      <w:r w:rsidRPr="00716129">
        <w:t xml:space="preserve"> </w:t>
      </w:r>
      <w:r w:rsidRPr="00716129">
        <w:fldChar w:fldCharType="begin"/>
      </w:r>
      <w:r>
        <w:instrText xml:space="preserve"> ADDIN ZOTERO_ITEM CSL_CITATION {"citationID":"1mmkmlpb5e","properties":{"formattedCitation":"(Hsu et al., 2008; Huh et al., 2009; Liu et al., 2013, 2012; Su et al., 2012)","plainCitation":"(Hsu et al., 2008; Huh et al., 2009; Liu et al., 2013, 2012; Su et al., 2012)","noteIndex":0},"citationItems":[{"id":2160,"uris":["http://zotero.org/users/1268121/items/8AMAFZIX"],"uri":["http://zotero.org/users/1268121/items/8AMAFZIX"],"itemData":{"id":2160,"type":"article-journal","container-title":"Terrestrial, Atmospheric and Oceanic Sciences","DOI":"10.3319/TAO.2008.19.6.767(PT)","ISSN":"1017-0839","issue":"6","language":"en","page":"767","source":"CrossRef","title":"Turbidity Currents, Submarine Landslides and the 2006 Pingtung Earthquake off SW Taiwan","volume":"19","author":[{"family":"Hsu","given":"Shu-Kun"},{"family":"Kuo","given":"Jackie"},{"family":"Lo","given":"Chung-Liang"},{"family":"Tsai","given":"Ching-Hui"},{"family":"Doo","given":"Wen-Bin"},{"family":"Ku","given":"Chia-Yen"},{"family":"Sibuet","given":"Jean-Claude"}],"issued":{"date-parts":[["2008"]]}}},{"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id":2151,"uris":["http://zotero.org/users/1268121/items/PR93U6VB"],"uri":["http://zotero.org/users/1268121/items/PR93U6VB"],"itemData":{"id":2151,"type":"article-journal","abstract":"Density currents such as turbidity currents are major transport agents in various terrestrial, lacustrine, and marine environments worldwide. However, a gap exists between those who study the deposits by turbidity currents (turbidite) on a field scale, and those who study turbidity currents using small-scale laboratory experiments and theoretical/numerical models. We report two typhoon-triggered hyperpycnal turbidity current events observed in a submarine canyon. Our findings verify turbidite sequences with the characteristics of suspended sediment carried by passing turbidity currents that displayed distinct waxing and waning phases. Our study also confirms the direct link between typhoon-triggered hyperpycnal flows in a small mountainous river and turbidity currents in a nearby submarine canyon that transport sediment to the deep-sea efficiently.","container-title":"Journal of Geophysical Research: Oceans","DOI":"10.1029/2011JC007630","ISSN":"2156-2202","issue":"C4","journalAbbreviation":"J. Geophys. Res.","language":"en","page":"C04033","source":"Wiley Online Library","title":"Cyclone-induced hyperpycnal turbidity currents in a submarine canyon","volume":"117","author":[{"family":"Liu","given":"James T."},{"family":"Wang","given":"Yu-Huai"},{"family":"Yang","given":"Rick J."},{"family":"Hsu","given":"Ray T."},{"family":"Kao","given":"Shuh-Ji"},{"family":"Lin","given":"Hui-Ling"},{"family":"Kuo","given":"Fang Hsu"}],"issued":{"date-parts":[["2012",4,1]]}}},{"id":462,"uris":["http://zotero.org/users/1268121/items/KAQJQIQS"],"uri":["http://zotero.org/users/1268121/items/KAQJQIQS"],"itemData":{"id":462,"type":"article-journal","abstract":"In the past few years, large earthquakes and torrential rain hit southern Taiwan and induced severe submarine hazards off the SW coast. Marine sediments (turbidites) provide valuable records with which to study and understand the formation of these submarine geo-hazards. The Pingtung Earthquake (two major events (ML=7.0) plus many aftershocks), on 26 December 2006, triggered turbidity currents that severed submarine cables in the Fangliao and Gaoping submarine canyons. This caused significant economic loss. In addition to earthquake activity, typhoons and torrential rains that induced flooding are also important mechanisms responsible for the formation of turbidites. On 8–9 August 2009 Typhoon Morakot brought heavy rains to southern Taiwan, causing serious landslides and flooding on land. The typhoon also caused submarine cable breaks in the Gaoping Canyon. All such events are likely to be recorded in the marine sediments of the canyon system, and by analysing these records we may be able to reconstruct the history of past earthquakes and floods in the region. Chirp sonar profiles, in conjunction with core analysis, including X-ray radiographs, grain size and 210Pb analysis, are used to identify the sources, transport and deposition of the turbidites (or hyperpycnite) and to reconstruct the history of earthquakes and flooding in the study area. Results indicate that these submarine hazards are not only related to earthquake and floods but that the unique geological and hydrological setting also plays an important role in the initiation of these submarine geo-hazards.","container-title":"Geological Society, London, Special Publications","DOI":"10.1144/SP361.5","ISSN":"0305-8719, 2041-4927","issue":"1","journalAbbreviation":"Geological Society, London, Special Publications","language":"en","page":"41-60","source":"sp.lyellcollection.org.qe2a-proxy.mun.ca","title":"Records of submarine natural hazards off SW Taiwan","volume":"361","author":[{"family":"Su","given":"Chih-Chieh"},{"family":"Tseng","given":"Jing-Yi"},{"family":"Hsu","given":"Ho-Han"},{"family":"Chiang","given":"Cheng-Shing"},{"family":"Yu","given":"Ho-Shing"},{"family":"Lin","given":"Saulwood"},{"family":"Liu","given":"James T."}],"issued":{"date-parts":[["2012",1,1]]}}}],"schema":"https://github.com/citation-style-language/schema/raw/master/csl-citation.json"} </w:instrText>
      </w:r>
      <w:r w:rsidRPr="00716129">
        <w:fldChar w:fldCharType="separate"/>
      </w:r>
      <w:r w:rsidRPr="001D75BD">
        <w:t>(Hsu et al., 2008; Huh et al., 2009; Liu et al., 2013, 2012; Su et al., 2012)</w:t>
      </w:r>
      <w:r w:rsidRPr="00716129">
        <w:fldChar w:fldCharType="end"/>
      </w:r>
      <w:r w:rsidRPr="00716129">
        <w:t>.</w:t>
      </w:r>
      <w:r>
        <w:t xml:space="preserve"> </w:t>
      </w:r>
      <w:r>
        <w:rPr>
          <w:rFonts w:eastAsia="標楷體" w:hint="eastAsia"/>
          <w:szCs w:val="22"/>
        </w:rPr>
        <w:t xml:space="preserve"> </w:t>
      </w:r>
      <w:r>
        <w:rPr>
          <w:rFonts w:eastAsia="標楷體"/>
          <w:szCs w:val="22"/>
        </w:rPr>
        <w:t xml:space="preserve">Such </w:t>
      </w:r>
      <w:r w:rsidRPr="00640D9A">
        <w:rPr>
          <w:rFonts w:eastAsia="標楷體"/>
          <w:noProof/>
          <w:szCs w:val="22"/>
        </w:rPr>
        <w:t>contrast</w:t>
      </w:r>
      <w:r>
        <w:rPr>
          <w:rFonts w:eastAsia="標楷體"/>
          <w:noProof/>
          <w:szCs w:val="22"/>
        </w:rPr>
        <w:t>ing</w:t>
      </w:r>
      <w:r>
        <w:rPr>
          <w:rFonts w:eastAsia="標楷體"/>
          <w:szCs w:val="22"/>
        </w:rPr>
        <w:t xml:space="preserve"> environmental and biological properties provide </w:t>
      </w:r>
      <w:r w:rsidRPr="00640D9A">
        <w:rPr>
          <w:rFonts w:eastAsia="標楷體"/>
          <w:noProof/>
          <w:szCs w:val="22"/>
        </w:rPr>
        <w:t>a unique</w:t>
      </w:r>
      <w:r>
        <w:rPr>
          <w:rFonts w:eastAsia="標楷體"/>
          <w:szCs w:val="22"/>
        </w:rPr>
        <w:t xml:space="preserve"> opportunity</w:t>
      </w:r>
      <w:r w:rsidRPr="001578CC">
        <w:rPr>
          <w:rFonts w:eastAsia="標楷體"/>
          <w:szCs w:val="22"/>
        </w:rPr>
        <w:t xml:space="preserve"> to </w:t>
      </w:r>
      <w:r>
        <w:rPr>
          <w:rFonts w:eastAsia="標楷體"/>
          <w:szCs w:val="22"/>
        </w:rPr>
        <w:t xml:space="preserve">study the </w:t>
      </w:r>
      <w:r w:rsidRPr="001578CC">
        <w:rPr>
          <w:rFonts w:eastAsia="標楷體"/>
          <w:szCs w:val="22"/>
        </w:rPr>
        <w:t>cumulative</w:t>
      </w:r>
      <w:r>
        <w:rPr>
          <w:rFonts w:eastAsia="標楷體"/>
          <w:szCs w:val="22"/>
        </w:rPr>
        <w:t xml:space="preserve"> impacts and recovery </w:t>
      </w:r>
      <w:r w:rsidRPr="001578CC">
        <w:rPr>
          <w:rFonts w:eastAsia="標楷體"/>
          <w:szCs w:val="22"/>
        </w:rPr>
        <w:t>of benthic communities</w:t>
      </w:r>
      <w:r>
        <w:rPr>
          <w:rFonts w:eastAsia="標楷體"/>
          <w:szCs w:val="22"/>
        </w:rPr>
        <w:t xml:space="preserve">, and more importantly, the </w:t>
      </w:r>
      <w:r>
        <w:rPr>
          <w:rFonts w:eastAsia="標楷體" w:hint="eastAsia"/>
          <w:szCs w:val="22"/>
        </w:rPr>
        <w:t>e</w:t>
      </w:r>
      <w:r>
        <w:rPr>
          <w:rFonts w:eastAsia="標楷體"/>
          <w:szCs w:val="22"/>
        </w:rPr>
        <w:t xml:space="preserve">ffect on their ecosystem functioning </w:t>
      </w:r>
      <w:r>
        <w:rPr>
          <w:rFonts w:eastAsia="標楷體"/>
          <w:szCs w:val="22"/>
        </w:rPr>
        <w:fldChar w:fldCharType="begin"/>
      </w:r>
      <w:r>
        <w:rPr>
          <w:rFonts w:eastAsia="標楷體"/>
          <w:szCs w:val="22"/>
        </w:rPr>
        <w:instrText xml:space="preserve"> ADDIN ZOTERO_ITEM CSL_CITATION {"citationID":"12lxZR74","properties":{"formattedCitation":"(Snelgrove et al., 2014; Thrush and Lohrer, 2012)","plainCitation":"(Snelgrove et al., 2014; Thrush and Lohrer, 2012)","noteIndex":0},"citationItems":[{"id":678,"uris":["http://zotero.org/users/1268121/items/TXCTFSQ8"],"uri":["http://zotero.org/users/1268121/items/TXCTFSQ8"],"itemData":{"id":678,"type":"article-journal","abstract":"The effective application of biodiversity–ecosystem function (BEF) research to societal needs amid the Anthropocene represents the next grand challenge for ecology. Biodiversity knowledge that is most meaningful to society must reconcile insights derived from theory with detailed experiments and broad-scale trends. This perspective requires science that addresses high species richness, redundancy, and natural variability, which simplified ‘model systems’ cannot mimic. Here, we illustrate solutions of biodiversity knowledge to management and societal problems that combine BEF with scaling experiments, analysis of BEF along environmental gradients, and mapping technologies. We primarily draw examples from biophysical interactions in seafloor environments, which cover 70% of the Earth and add significantly to global ecosystem functions and services.","container-title":"Trends in Ecology &amp; Evolution","DOI":"10.1016/j.tree.2014.05.002","ISSN":"0169-5347","issue":"7","language":"English","note":"PMID: 24932849","page":"398-405","source":"www.cell.com","title":"Real world biodiversity–ecosystem functioning: a seafloor perspective","title-short":"Real world biodiversity–ecosystem functioning","volume":"29","author":[{"family":"Snelgrove","given":"Paul V. R."},{"family":"Thrush","given":"Simon F."},{"family":"Wall","given":"Diana H."},{"family":"Norkko","given":"Alf"}],"issued":{"date-parts":[["2014",7,1]]}}},{"id":2768,"uris":["http://zotero.org/users/1268121/items/52R53W64"],"uri":["http://zotero.org/users/1268121/items/52R53W64"],"itemData":{"id":2768,"type":"chapter","container-title":"Marine Biodiversity and Ecosystem Functioning","ISBN":"978-0-19-964225-0","page":"200-214","publisher":"Oxford University Press","source":"CrossRef","title":"Why bother going outside: the role of observational studies in understanding biodiversity–ecosystem function relationships","title-short":"Why bother going outside","URL":"http://www.oxfordscholarship.com/view/10.1093/acprof:oso/9780199642250.001.0001/acprof-9780199642250-chapter-14","editor":[{"family":"Solan","given":"Martin"},{"family":"Aspden","given":"Rebecca J."},{"family":"Paterson","given":"David M."}],"author":[{"family":"Thrush","given":"Simon F."},{"family":"Lohrer","given":"Andrew M."}],"accessed":{"date-parts":[["2014",12,5]]},"issued":{"date-parts":[["2012",7,19]]}}}],"schema":"https://github.com/citation-style-language/schema/raw/master/csl-citation.json"} </w:instrText>
      </w:r>
      <w:r>
        <w:rPr>
          <w:rFonts w:eastAsia="標楷體"/>
          <w:szCs w:val="22"/>
        </w:rPr>
        <w:fldChar w:fldCharType="separate"/>
      </w:r>
      <w:r w:rsidRPr="001D75BD">
        <w:t>(Snelgrove et al., 2014; Thrush and Lohrer, 2012)</w:t>
      </w:r>
      <w:r>
        <w:rPr>
          <w:rFonts w:eastAsia="標楷體"/>
          <w:szCs w:val="22"/>
        </w:rPr>
        <w:fldChar w:fldCharType="end"/>
      </w:r>
      <w:r w:rsidRPr="001578CC">
        <w:rPr>
          <w:rFonts w:eastAsia="標楷體"/>
          <w:szCs w:val="22"/>
        </w:rPr>
        <w:t>.</w:t>
      </w:r>
      <w:r>
        <w:rPr>
          <w:rFonts w:eastAsia="標楷體"/>
          <w:szCs w:val="22"/>
        </w:rPr>
        <w:t xml:space="preserve">  </w:t>
      </w:r>
      <w:r>
        <w:rPr>
          <w:rFonts w:eastAsia="標楷體" w:hint="eastAsia"/>
          <w:szCs w:val="22"/>
        </w:rPr>
        <w:t xml:space="preserve">By </w:t>
      </w:r>
      <w:r w:rsidRPr="00640D9A">
        <w:rPr>
          <w:rFonts w:eastAsia="標楷體" w:hint="eastAsia"/>
          <w:noProof/>
          <w:szCs w:val="22"/>
        </w:rPr>
        <w:t>te</w:t>
      </w:r>
      <w:r w:rsidRPr="00640D9A">
        <w:rPr>
          <w:rFonts w:eastAsia="標楷體"/>
          <w:noProof/>
          <w:szCs w:val="22"/>
        </w:rPr>
        <w:t>x</w:t>
      </w:r>
      <w:r w:rsidRPr="00640D9A">
        <w:rPr>
          <w:rFonts w:eastAsia="標楷體" w:hint="eastAsia"/>
          <w:noProof/>
          <w:szCs w:val="22"/>
        </w:rPr>
        <w:t>tbook</w:t>
      </w:r>
      <w:r>
        <w:rPr>
          <w:rFonts w:eastAsia="標楷體"/>
          <w:szCs w:val="22"/>
        </w:rPr>
        <w:t xml:space="preserve"> definition</w:t>
      </w:r>
      <w:r>
        <w:rPr>
          <w:rFonts w:eastAsia="標楷體" w:hint="eastAsia"/>
          <w:szCs w:val="22"/>
        </w:rPr>
        <w:t xml:space="preserve">, the </w:t>
      </w:r>
      <w:r>
        <w:rPr>
          <w:rFonts w:eastAsia="標楷體"/>
          <w:szCs w:val="22"/>
        </w:rPr>
        <w:t>e</w:t>
      </w:r>
      <w:r w:rsidRPr="001578CC">
        <w:rPr>
          <w:rFonts w:eastAsia="標楷體"/>
          <w:szCs w:val="22"/>
        </w:rPr>
        <w:t xml:space="preserve">cosystem functioning </w:t>
      </w:r>
      <w:r>
        <w:rPr>
          <w:rFonts w:eastAsia="標楷體"/>
          <w:szCs w:val="22"/>
        </w:rPr>
        <w:t>is</w:t>
      </w:r>
      <w:r w:rsidRPr="001578CC">
        <w:rPr>
          <w:rFonts w:eastAsia="標楷體"/>
          <w:szCs w:val="22"/>
        </w:rPr>
        <w:t xml:space="preserve"> the fl</w:t>
      </w:r>
      <w:r>
        <w:rPr>
          <w:rFonts w:eastAsia="標楷體"/>
          <w:szCs w:val="22"/>
        </w:rPr>
        <w:t xml:space="preserve">ow of matter and </w:t>
      </w:r>
      <w:r w:rsidRPr="001578CC">
        <w:rPr>
          <w:rFonts w:eastAsia="標楷體"/>
          <w:szCs w:val="22"/>
        </w:rPr>
        <w:t xml:space="preserve">energy transferring within or between trophic levels or ecosystems </w:t>
      </w:r>
      <w:r w:rsidRPr="001578CC">
        <w:rPr>
          <w:rFonts w:eastAsia="標楷體"/>
          <w:szCs w:val="22"/>
        </w:rPr>
        <w:fldChar w:fldCharType="begin"/>
      </w:r>
      <w:r>
        <w:rPr>
          <w:rFonts w:eastAsia="標楷體"/>
          <w:szCs w:val="22"/>
        </w:rPr>
        <w:instrText xml:space="preserve"> ADDIN ZOTERO_ITEM CSL_CITATION {"citationID":"BrD5W739","properties":{"formattedCitation":"(Danovaro et al., 2008; Loreau, 2008)","plainCitation":"(Danovaro et al., 2008; Loreau, 2008)","noteIndex":0},"citationItems":[{"id":122,"uris":["http://zotero.org/users/1268121/items/6V7Q5SWD"],"uri":["http://zotero.org/users/1268121/items/6V7Q5SWD"],"itemData":{"id":122,"type":"article-journal","abstract":"SummaryBackground\nRecent investigations suggest that biodiversity loss might impair the functioning and sustainability of ecosystems. Although deep-sea ecosystems are the most extensive on Earth, represent the largest reservoir of biomass, and host a large proportion of undiscovered biodiversity, the data needed to evaluate the consequences of biodiversity loss on the ocean floor are completely lacking.\nResults\nHere, we present a global-scale study based on 116 deep-sea sites that relates benthic biodiversity to several independent indicators of ecosystem functioning and efficiency. We show that deep-sea ecosystem functioning is exponentially related to deep-sea biodiversity and that ecosystem efficiency is also exponentially linked to functional biodiversity. These results suggest that a higher biodiversity supports higher rates of ecosystem processes and an increased efficiency with which these processes are performed. The exponential relationships presented here, being consistent across a wide range of deep-sea ecosystems, suggest that mutually positive functional interactions (ecological facilitation) can be common in the largest biome of our biosphere.\nConclusions\nOur results suggest that a biodiversity loss in deep-sea ecosystems might be associated with exponential reductions of their functions. Because the deep sea plays a key role in ecological and biogeochemical processes at a global scale, this study provides scientific evidence that the conservation of deep-sea biodiversity is a priority for a sustainable functioning of the worlds' oceans.","container-title":"Current Biology","DOI":"10.1016/j.cub.2007.11.056","ISSN":"0960-9822","issue":"1","journalAbbreviation":"Current Biology","page":"1-8","source":"ScienceDirect","title":"Exponential Decline of Deep-Sea Ecosystem Functioning Linked to Benthic Biodiversity Loss","volume":"18","author":[{"family":"Danovaro","given":"Roberto"},{"family":"Gambi","given":"Cristina"},{"family":"Dell'Anno","given":"Antonio"},{"family":"Corinaldesi","given":"Cinzia"},{"family":"Fraschetti","given":"Simonetta"},{"family":"Vanreusel","given":"Ann"},{"family":"Vincx","given":"Magda"},{"family":"Gooday","given":"Andrew J."}],"issued":{"date-parts":[["2008",1,8]]}}},{"id":114,"uris":["http://zotero.org/users/1268121/items/6MDMSEQP"],"uri":["http://zotero.org/users/1268121/items/6MDMSEQP"],"itemData":{"id":114,"type":"article-journal","abstract":"Summary\nExperiments performed in various ecosystems have shown a near-universal, saturating relationship between biodiversity and ecosystem processes. Analyses of deep-sea ecosystems challenge this generalisation and suggest that positive species interactions might be more widespread than previously believed.","container-title":"Current Biology","DOI":"10.1016/j.cub.2007.11.060","ISSN":"0960-9822","issue":"3","journalAbbreviation":"Current Biology","page":"R126-R128","source":"ScienceDirect","title":"Biodiversity and Ecosystem Functioning: The Mystery of the Deep Sea","title-short":"Biodiversity and Ecosystem Functioning","volume":"18","author":[{"family":"Loreau","given":"Michel"}],"issued":{"date-parts":[["2008",2,12]]}}}],"schema":"https://github.com/citation-style-language/schema/raw/master/csl-citation.json"} </w:instrText>
      </w:r>
      <w:r w:rsidRPr="001578CC">
        <w:rPr>
          <w:rFonts w:eastAsia="標楷體"/>
          <w:szCs w:val="22"/>
        </w:rPr>
        <w:fldChar w:fldCharType="separate"/>
      </w:r>
      <w:r w:rsidRPr="001D75BD">
        <w:t>(Danovaro et al., 2008; Loreau, 2008)</w:t>
      </w:r>
      <w:r w:rsidRPr="001578CC">
        <w:rPr>
          <w:rFonts w:eastAsia="標楷體"/>
          <w:szCs w:val="22"/>
        </w:rPr>
        <w:fldChar w:fldCharType="end"/>
      </w:r>
      <w:r w:rsidRPr="001578CC">
        <w:rPr>
          <w:rFonts w:eastAsia="標楷體"/>
          <w:szCs w:val="22"/>
        </w:rPr>
        <w:t>.</w:t>
      </w:r>
      <w:r>
        <w:rPr>
          <w:rFonts w:eastAsia="標楷體"/>
          <w:szCs w:val="22"/>
        </w:rPr>
        <w:t xml:space="preserve">  For example, the </w:t>
      </w:r>
      <w:r w:rsidRPr="001578CC">
        <w:rPr>
          <w:rFonts w:eastAsia="標楷體"/>
          <w:szCs w:val="22"/>
        </w:rPr>
        <w:t xml:space="preserve">sediment reworking and </w:t>
      </w:r>
      <w:r>
        <w:rPr>
          <w:rFonts w:eastAsia="標楷體"/>
          <w:szCs w:val="22"/>
        </w:rPr>
        <w:t>irrigation by burrowing infauna and epifauna may</w:t>
      </w:r>
      <w:r w:rsidRPr="001578CC">
        <w:rPr>
          <w:rFonts w:eastAsia="標楷體"/>
          <w:szCs w:val="22"/>
        </w:rPr>
        <w:t xml:space="preserve"> </w:t>
      </w:r>
      <w:r>
        <w:rPr>
          <w:rFonts w:eastAsia="標楷體"/>
          <w:szCs w:val="22"/>
        </w:rPr>
        <w:t>affect</w:t>
      </w:r>
      <w:r w:rsidRPr="001578CC">
        <w:rPr>
          <w:rFonts w:eastAsia="標楷體"/>
          <w:szCs w:val="22"/>
        </w:rPr>
        <w:t xml:space="preserve"> </w:t>
      </w:r>
      <w:r>
        <w:rPr>
          <w:rFonts w:eastAsia="標楷體"/>
          <w:szCs w:val="22"/>
        </w:rPr>
        <w:t>microbial carbon</w:t>
      </w:r>
      <w:r w:rsidRPr="001578CC">
        <w:rPr>
          <w:rFonts w:eastAsia="標楷體"/>
          <w:szCs w:val="22"/>
        </w:rPr>
        <w:t xml:space="preserve"> remineralization, </w:t>
      </w:r>
      <w:r>
        <w:rPr>
          <w:rFonts w:eastAsia="標楷體"/>
          <w:szCs w:val="22"/>
        </w:rPr>
        <w:t xml:space="preserve">sediment </w:t>
      </w:r>
      <w:r w:rsidRPr="001578CC">
        <w:rPr>
          <w:rFonts w:eastAsia="標楷體"/>
          <w:szCs w:val="22"/>
        </w:rPr>
        <w:t>oxygen penetration, carbon storage</w:t>
      </w:r>
      <w:r>
        <w:rPr>
          <w:rFonts w:eastAsia="標楷體"/>
          <w:szCs w:val="22"/>
        </w:rPr>
        <w:t>,</w:t>
      </w:r>
      <w:r w:rsidRPr="001578CC">
        <w:rPr>
          <w:rFonts w:eastAsia="標楷體"/>
          <w:szCs w:val="22"/>
        </w:rPr>
        <w:t xml:space="preserve"> and nutrient regenerations </w:t>
      </w:r>
      <w:r w:rsidRPr="001578CC">
        <w:rPr>
          <w:rFonts w:eastAsia="標楷體"/>
          <w:szCs w:val="22"/>
        </w:rPr>
        <w:fldChar w:fldCharType="begin"/>
      </w:r>
      <w:r>
        <w:rPr>
          <w:rFonts w:eastAsia="標楷體"/>
          <w:szCs w:val="22"/>
        </w:rPr>
        <w:instrText xml:space="preserve"> ADDIN ZOTERO_ITEM CSL_CITATION {"citationID":"riiypYMb","properties":{"formattedCitation":"(Lohrer et al., 2004)","plainCitation":"(Lohrer et al., 2004)","noteIndex":0},"citationItems":[{"id":2113,"uris":["http://zotero.org/users/1268121/items/AD6JW3PC"],"uri":["http://zotero.org/users/1268121/items/AD6JW3PC"],"itemData":{"id":2113,"type":"article-journal","abstract":"Predicting the consequences of species loss is critically important, given present threats to biological diversity such as habitat destruction, overharvesting and climate change. Several empirical studies have reported decreased ecosystem performance (for example, primary productivity) coincident with decreased biodiversity, although the relative influence of biotic effects and confounding abiotic factors has been vigorously debated. Whereas several investigations focused on single trophic levels (for example, grassland plants), studies of whole systems have revealed multiple layers of feedbacks, hidden drivers and emergent properties, making the consequences of species loss more difficult to predict. Here we report functionally important organisms and considerable biocomplexity in a sedimentary seafloor habitat, one of Earth's most widespread ecosystems. Experimental field measurements demonstrate how the abundance of spatangoid urchins—infaunal (in seafloor sediment) grazers / deposit feeders—is positively related to primary production, as their activities change nutrient fluxes and improve conditions for production by microphytobenthos (sedimentatry microbes and unicellular algae). Declines of spatangoid urchins after trawling are well documented, and our research linking these bioturbators to important benthic–pelagic fluxes highlights potential ramifications for productivity in coastal oceans.","container-title":"Nature","DOI":"10.1038/nature03042","ISSN":"0028-0836","issue":"7012","journalAbbreviation":"Nature","language":"en","page":"1092-1095","source":"www.nature.com","title":"Bioturbators enhance ecosystem function through complex biogeochemical interactions","volume":"431","author":[{"family":"Lohrer","given":"Andrew M."},{"family":"Thrush","given":"Simon F."},{"family":"Gibbs","given":"Max M."}],"issued":{"date-parts":[["2004",10,28]]}}}],"schema":"https://github.com/citation-style-language/schema/raw/master/csl-citation.json"} </w:instrText>
      </w:r>
      <w:r w:rsidRPr="001578CC">
        <w:rPr>
          <w:rFonts w:eastAsia="標楷體"/>
          <w:szCs w:val="22"/>
        </w:rPr>
        <w:fldChar w:fldCharType="separate"/>
      </w:r>
      <w:r w:rsidRPr="001D75BD">
        <w:t>(Lohrer et al., 2004)</w:t>
      </w:r>
      <w:r w:rsidRPr="001578CC">
        <w:rPr>
          <w:rFonts w:eastAsia="標楷體"/>
          <w:szCs w:val="22"/>
        </w:rPr>
        <w:fldChar w:fldCharType="end"/>
      </w:r>
      <w:r w:rsidRPr="001578CC">
        <w:rPr>
          <w:rFonts w:eastAsia="標楷體"/>
          <w:szCs w:val="22"/>
        </w:rPr>
        <w:t xml:space="preserve">. </w:t>
      </w:r>
      <w:r>
        <w:rPr>
          <w:rFonts w:eastAsia="標楷體"/>
          <w:szCs w:val="22"/>
        </w:rPr>
        <w:t xml:space="preserve"> </w:t>
      </w:r>
      <w:r w:rsidRPr="001578CC">
        <w:rPr>
          <w:rFonts w:eastAsia="標楷體"/>
          <w:szCs w:val="22"/>
        </w:rPr>
        <w:t>The feeding, predation, growth</w:t>
      </w:r>
      <w:r>
        <w:rPr>
          <w:rFonts w:eastAsia="標楷體"/>
          <w:szCs w:val="22"/>
        </w:rPr>
        <w:t>,</w:t>
      </w:r>
      <w:r w:rsidRPr="001578CC">
        <w:rPr>
          <w:rFonts w:eastAsia="標楷體"/>
          <w:szCs w:val="22"/>
        </w:rPr>
        <w:t xml:space="preserve"> </w:t>
      </w:r>
      <w:r w:rsidRPr="00640D9A">
        <w:rPr>
          <w:rFonts w:eastAsia="標楷體"/>
          <w:noProof/>
          <w:szCs w:val="22"/>
        </w:rPr>
        <w:t>and</w:t>
      </w:r>
      <w:r>
        <w:rPr>
          <w:rFonts w:eastAsia="標楷體"/>
          <w:szCs w:val="22"/>
        </w:rPr>
        <w:t xml:space="preserve"> mortality of the benthos also </w:t>
      </w:r>
      <w:r w:rsidRPr="001578CC">
        <w:rPr>
          <w:rFonts w:eastAsia="標楷體"/>
          <w:szCs w:val="22"/>
        </w:rPr>
        <w:t>directly affect the productivity, carbon sequestration, nutrient cycling</w:t>
      </w:r>
      <w:r>
        <w:rPr>
          <w:rFonts w:eastAsia="標楷體"/>
          <w:szCs w:val="22"/>
        </w:rPr>
        <w:t>,</w:t>
      </w:r>
      <w:r w:rsidRPr="001578CC">
        <w:rPr>
          <w:rFonts w:eastAsia="標楷體"/>
          <w:szCs w:val="22"/>
        </w:rPr>
        <w:t xml:space="preserve"> and organic matter decomposition on the seafloor </w:t>
      </w:r>
      <w:r w:rsidRPr="001578CC">
        <w:rPr>
          <w:rFonts w:eastAsia="標楷體"/>
          <w:szCs w:val="22"/>
        </w:rPr>
        <w:fldChar w:fldCharType="begin"/>
      </w:r>
      <w:r>
        <w:rPr>
          <w:rFonts w:eastAsia="標楷體"/>
          <w:szCs w:val="22"/>
        </w:rPr>
        <w:instrText xml:space="preserve"> ADDIN ZOTERO_ITEM CSL_CITATION {"citationID":"2dj09ibboa","properties":{"formattedCitation":"(Snelgrove et al., 2014)","plainCitation":"(Snelgrove et al., 2014)","noteIndex":0},"citationItems":[{"id":678,"uris":["http://zotero.org/users/1268121/items/TXCTFSQ8"],"uri":["http://zotero.org/users/1268121/items/TXCTFSQ8"],"itemData":{"id":678,"type":"article-journal","abstract":"The effective application of biodiversity–ecosystem function (BEF) research to societal needs amid the Anthropocene represents the next grand challenge for ecology. Biodiversity knowledge that is most meaningful to society must reconcile insights derived from theory with detailed experiments and broad-scale trends. This perspective requires science that addresses high species richness, redundancy, and natural variability, which simplified ‘model systems’ cannot mimic. Here, we illustrate solutions of biodiversity knowledge to management and societal problems that combine BEF with scaling experiments, analysis of BEF along environmental gradients, and mapping technologies. We primarily draw examples from biophysical interactions in seafloor environments, which cover 70% of the Earth and add significantly to global ecosystem functions and services.","container-title":"Trends in Ecology &amp; Evolution","DOI":"10.1016/j.tree.2014.05.002","ISSN":"0169-5347","issue":"7","language":"English","note":"PMID: 24932849","page":"398-405","source":"www.cell.com","title":"Real world biodiversity–ecosystem functioning: a seafloor perspective","title-short":"Real world biodiversity–ecosystem functioning","volume":"29","author":[{"family":"Snelgrove","given":"Paul V. R."},{"family":"Thrush","given":"Simon F."},{"family":"Wall","given":"Diana H."},{"family":"Norkko","given":"Alf"}],"issued":{"date-parts":[["2014",7,1]]}}}],"schema":"https://github.com/citation-style-language/schema/raw/master/csl-citation.json"} </w:instrText>
      </w:r>
      <w:r w:rsidRPr="001578CC">
        <w:rPr>
          <w:rFonts w:eastAsia="標楷體"/>
          <w:szCs w:val="22"/>
        </w:rPr>
        <w:fldChar w:fldCharType="separate"/>
      </w:r>
      <w:r w:rsidRPr="001D75BD">
        <w:t>(Snelgrove et al., 2014)</w:t>
      </w:r>
      <w:r w:rsidRPr="001578CC">
        <w:rPr>
          <w:rFonts w:eastAsia="標楷體"/>
          <w:szCs w:val="22"/>
        </w:rPr>
        <w:fldChar w:fldCharType="end"/>
      </w:r>
      <w:r w:rsidRPr="001578CC">
        <w:rPr>
          <w:rFonts w:eastAsia="標楷體"/>
          <w:szCs w:val="22"/>
        </w:rPr>
        <w:t xml:space="preserve">. </w:t>
      </w:r>
      <w:r>
        <w:rPr>
          <w:rFonts w:eastAsia="標楷體"/>
          <w:szCs w:val="22"/>
        </w:rPr>
        <w:t xml:space="preserve"> Off the SW Taiwan, the GPSC received 14-49</w:t>
      </w:r>
      <w:r w:rsidRPr="007D1AB4">
        <w:rPr>
          <w:rFonts w:eastAsia="標楷體"/>
          <w:szCs w:val="22"/>
        </w:rPr>
        <w:t xml:space="preserve"> MT</w:t>
      </w:r>
      <w:r>
        <w:rPr>
          <w:rFonts w:eastAsia="標楷體"/>
          <w:szCs w:val="22"/>
        </w:rPr>
        <w:t xml:space="preserve"> of sediments from the Gaoping Rivers each year </w:t>
      </w:r>
      <w:r>
        <w:rPr>
          <w:rFonts w:eastAsia="標楷體"/>
          <w:szCs w:val="22"/>
        </w:rPr>
        <w:fldChar w:fldCharType="begin"/>
      </w:r>
      <w:r>
        <w:rPr>
          <w:rFonts w:eastAsia="標楷體"/>
          <w:szCs w:val="22"/>
        </w:rPr>
        <w:instrText xml:space="preserve"> ADDIN ZOTERO_ITEM CSL_CITATION {"citationID":"a1ah689f9i7","properties":{"formattedCitation":"(Hsu et al., 2014)","plainCitation":"(Hsu et al., 2014)","noteIndex":0},"citationItems":[{"id":2128,"uris":["http://zotero.org/users/1268121/items/SWM5QTGS"],"uri":["http://zotero.org/users/1268121/items/SWM5QTGS"],"itemData":{"id":2128,"type":"article-journal","abstract":"Sediment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schema":"https://github.com/citation-style-language/schema/raw/master/csl-citation.json"} </w:instrText>
      </w:r>
      <w:r>
        <w:rPr>
          <w:rFonts w:eastAsia="標楷體"/>
          <w:szCs w:val="22"/>
        </w:rPr>
        <w:fldChar w:fldCharType="separate"/>
      </w:r>
      <w:r w:rsidRPr="001D75BD">
        <w:t>(Hsu et al., 2014)</w:t>
      </w:r>
      <w:r>
        <w:rPr>
          <w:rFonts w:eastAsia="標楷體"/>
          <w:szCs w:val="22"/>
        </w:rPr>
        <w:fldChar w:fldCharType="end"/>
      </w:r>
      <w:r>
        <w:rPr>
          <w:rFonts w:eastAsia="標楷體"/>
          <w:szCs w:val="22"/>
        </w:rPr>
        <w:t xml:space="preserve">.  On average, more than 27 </w:t>
      </w:r>
      <w:r w:rsidRPr="003B7442">
        <w:rPr>
          <w:rFonts w:eastAsia="標楷體"/>
          <w:noProof/>
          <w:szCs w:val="22"/>
        </w:rPr>
        <w:t>g m</w:t>
      </w:r>
      <w:r w:rsidRPr="005B796E">
        <w:rPr>
          <w:rFonts w:eastAsia="標楷體"/>
          <w:szCs w:val="22"/>
          <w:vertAlign w:val="superscript"/>
        </w:rPr>
        <w:t>-2</w:t>
      </w:r>
      <w:r>
        <w:rPr>
          <w:rFonts w:eastAsia="標楷體"/>
          <w:szCs w:val="22"/>
        </w:rPr>
        <w:t xml:space="preserve"> d</w:t>
      </w:r>
      <w:r w:rsidRPr="005B796E">
        <w:rPr>
          <w:rFonts w:eastAsia="標楷體"/>
          <w:szCs w:val="22"/>
          <w:vertAlign w:val="superscript"/>
        </w:rPr>
        <w:t>-1</w:t>
      </w:r>
      <w:r>
        <w:rPr>
          <w:rFonts w:eastAsia="標楷體"/>
          <w:szCs w:val="22"/>
        </w:rPr>
        <w:t xml:space="preserve"> of sediments may be accumulated on the upper GPSC seafloor, which is approximately 4 to 270 times less than the mass flux measured from the sediment traps </w:t>
      </w:r>
      <w:r>
        <w:rPr>
          <w:rFonts w:eastAsia="標楷體"/>
          <w:szCs w:val="22"/>
        </w:rPr>
        <w:fldChar w:fldCharType="begin"/>
      </w:r>
      <w:r>
        <w:rPr>
          <w:rFonts w:eastAsia="標楷體"/>
          <w:szCs w:val="22"/>
        </w:rPr>
        <w:instrText xml:space="preserve"> ADDIN ZOTERO_ITEM CSL_CITATION {"citationID":"a113gtk14c3","properties":{"formattedCitation":"(Hsu et al., 2014; Huh et al., 2009)","plainCitation":"(Hsu et al., 2014; Huh et al., 2009)","noteIndex":0},"citationItems":[{"id":2128,"uris":["http://zotero.org/users/1268121/items/SWM5QTGS"],"uri":["http://zotero.org/users/1268121/items/SWM5QTGS"],"itemData":{"id":2128,"type":"article-journal","abstract":"Sediment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schema":"https://github.com/citation-style-language/schema/raw/master/csl-citation.json"} </w:instrText>
      </w:r>
      <w:r>
        <w:rPr>
          <w:rFonts w:eastAsia="標楷體"/>
          <w:szCs w:val="22"/>
        </w:rPr>
        <w:fldChar w:fldCharType="separate"/>
      </w:r>
      <w:r w:rsidRPr="001D75BD">
        <w:t>(Hsu et al., 2014; Huh et al., 2009)</w:t>
      </w:r>
      <w:r>
        <w:rPr>
          <w:rFonts w:eastAsia="標楷體"/>
          <w:szCs w:val="22"/>
        </w:rPr>
        <w:fldChar w:fldCharType="end"/>
      </w:r>
      <w:r>
        <w:rPr>
          <w:rFonts w:eastAsia="標楷體"/>
          <w:szCs w:val="22"/>
        </w:rPr>
        <w:t xml:space="preserve">.  Assuming the equal amount of organic carbon (OC) in both estimates, most of the OC is likely exported down the GPSC and buried in the deep South China Sea </w:t>
      </w:r>
      <w:r>
        <w:rPr>
          <w:rFonts w:eastAsia="標楷體"/>
          <w:szCs w:val="22"/>
        </w:rPr>
        <w:fldChar w:fldCharType="begin"/>
      </w:r>
      <w:r>
        <w:rPr>
          <w:rFonts w:eastAsia="標楷體"/>
          <w:szCs w:val="22"/>
        </w:rPr>
        <w:instrText xml:space="preserve"> ADDIN ZOTERO_ITEM CSL_CITATION {"citationID":"GpzdBwAB","properties":{"formattedCitation":"(Hsu et al., 2014; Kao et al., 2014; Liu et al., 2016, 2013)","plainCitation":"(Hsu et al., 2014; Kao et al., 2014; Liu et al., 2016, 2013)","noteIndex":0},"citationItems":[{"id":2128,"uris":["http://zotero.org/users/1268121/items/SWM5QTGS"],"uri":["http://zotero.org/users/1268121/items/SWM5QTGS"],"itemData":{"id":2128,"type":"article-journal","abstract":"Sediment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5672,"uris":["http://zotero.org/users/1268121/items/IHEBJYFD"],"uri":["http://zotero.org/users/1268121/items/IHEBJYFD"],"itemData":{"id":5672,"type":"article-journal","abstract":"Geological sequestration of atmospheric carbon dioxide (CO&lt;sub&gt;2&lt;/sub&gt;) can be achieved by the erosion of organic carbon (OC) from the terrestrial biosphere and its burial in long-lived marine sediments. Rivers on mountain islands of Oceania in the western Pacific have very high rates of OC export to the ocean, yet its preservation offshore remains poorly constrained. Here we use the OC content (C&lt;sub&gt;org&lt;/sub&gt;, %), radiocarbon (&amp;Delta; &lt;sup&gt;14&lt;/sup&gt;C&lt;sub&gt;org&lt;/sub&gt;) and stable isotope (δ&lt;sup&gt;13&lt;/sup&gt;C&lt;sub&gt;org&lt;/sub&gt;) composition of sediments offshore Taiwan to assess the fate of terrestrial OC, using surface, sub-surface and Holocene sediments. We account for rock-derived OC to assess the preservation of OC eroded from the terrestrial biosphere and the associated CO&lt;sub&gt;2&lt;/sub&gt; sink during flood discharges (hyperpycnal river plumes) and when river inputs are dispersed more widely (hypopycnal). The C&lt;sub&gt;org&lt;/sub&gt;, Δ&lt;sup&gt;14&lt;/sup&gt;C&lt;sub&gt;org&lt;/sub&gt; and &amp;delta; &lt;sup&gt;13&lt;/sup&gt;C&lt;sub&gt;org&lt;/sub&gt; of marine sediment traps and cores indicate that during flood discharges, terrestrial OC can be transferred efficiently down submarine canyons to the deep ocean and accumulates offshore with little evidence for terrestrial OC loss. In marine sediments fed by dispersive river inputs, the C&lt;sub&gt;org&lt;/sub&gt;, Δ&lt;sup&gt;14&lt;/sup&gt;C&lt;sub&gt;org&lt;/sub&gt; and &amp;delta; &lt;sup&gt;13&lt;/sup&gt;C&lt;sub&gt;org&lt;/sub&gt; are consistent with mixing of terrestrial OC with marine OC and suggest that efficient preservation of terrestrial OC (&gt;70%) is also associated with hypopycnal delivery. Sub-surface and Holocene sediments indicate that this preservation is long-lived on millennial timescales. Re-burial of rock-derived OC is pervasive. Our findings from Taiwan suggest that erosion and offshore burial of OC from the terrestrial biosphere may sequester &gt;8 TgC yr&lt;sup&gt;−1&lt;/sup&gt; across Oceania, a significant geological CO&lt;sub&gt;2&lt;/sub&gt; sink which requires better constraint. We postulate that mountain islands of Oceania provide a strong link between tectonic uplift and the carbon cycle, one moderated by the climatic variability which controls terrestrial OC delivery to the ocean.","container-title":"Earth Surface Dynamics","DOI":"https://doi.org/10.5194/esurf-2-127-2014","ISSN":"2196-6311","issue":"1","language":"English","page":"127-139","source":"www.earth-surf-dynam.net","title":"Preservation of terrestrial organic carbon in marine sediments offshore Taiwan: mountain building and atmospheric carbon dioxide sequestration","title-short":"Preservation of terrestrial organic carbon in marine sediments offshore Taiwan","volume":"2","author":[{"family":"Kao","given":"S.-J."},{"family":"Hilton","given":"R. G."},{"family":"Selvaraj","given":"K."},{"family":"Dai","given":"M."},{"family":"Zehetner","given":"F."},{"family":"Huang","given":"J.-C."},{"family":"Hsu","given":"S.-C."},{"family":"Sparkes","given":"R."},{"family":"Liu","given":"J. T."},{"family":"Lee","given":"T.-Y."},{"family":"Yang","given":"J.-Y. T."},{"family":"Galy","given":"A."},{"family":"Xu","given":"X."},{"family":"Hovius","given":"N."}],"issued":{"date-parts":[["2014",3,4]]}}},{"id":4184,"uris":["http://zotero.org/users/1268121/items/G2MQ49HT"],"uri":["http://zotero.org/users/1268121/items/G2MQ49HT"],"itemData":{"id":4184,"type":"article-journal","container-title":"Earth-Science Reviews","issue":"153","page":"274-300","title":"From the highest to the deepest: The Gaoping-River-Gaoping Submarine Canyon dispersal system","author":[{"family":"Liu","given":"James T."},{"family":"Hsu","given":"Ray T."},{"family":"Hung","given":"Jia-Jang"},{"family":"Chang","given":"Yuan-Pin"},{"family":"Wang","given":"Yu-Huai"},{"family":"Rendle-Buhring","given":"Rebecca"},{"family":"Lee","given":"Chon-Lin"},{"family":"Huh","given":"Chih-An"},{"family":"Yang","given":"Rick J."}],"issued":{"date-parts":[["2016"]]}}},{"id":171,"uris":["http://zotero.org/users/1268121/items/95XMVM6M"],"uri":["http://zotero.org/users/1268121/items/95XMVM6M"],"itemData":{"id":171,"type":"article-journal","container-title":"Annual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T"},{"family":"Kao","given":"Shuh-Ji"},{"family":"Huh","given":"Chih-An"},{"family":"Hung","given":"Chin-Chang"}],"issued":{"date-parts":[["2013"]]}}}],"schema":"https://github.com/citation-style-language/schema/raw/master/csl-citation.json"} </w:instrText>
      </w:r>
      <w:r>
        <w:rPr>
          <w:rFonts w:eastAsia="標楷體"/>
          <w:szCs w:val="22"/>
        </w:rPr>
        <w:fldChar w:fldCharType="separate"/>
      </w:r>
      <w:r w:rsidRPr="001D75BD">
        <w:t>(Hsu et al., 2014; Kao et al., 2014; Liu et al., 2016, 2013)</w:t>
      </w:r>
      <w:r>
        <w:rPr>
          <w:rFonts w:eastAsia="標楷體"/>
          <w:szCs w:val="22"/>
        </w:rPr>
        <w:fldChar w:fldCharType="end"/>
      </w:r>
      <w:r>
        <w:rPr>
          <w:rFonts w:eastAsia="標楷體"/>
          <w:szCs w:val="22"/>
        </w:rPr>
        <w:t>.  However, this view completely ignores the sediment benthos' role, which likely remineralizes the OC through their feeding, burrowing, respiration, and predation activates</w:t>
      </w:r>
      <w:r>
        <w:rPr>
          <w:rFonts w:eastAsia="標楷體" w:hint="eastAsia"/>
          <w:szCs w:val="22"/>
        </w:rPr>
        <w:t xml:space="preserve"> </w:t>
      </w:r>
      <w:r>
        <w:rPr>
          <w:rFonts w:eastAsia="標楷體"/>
          <w:szCs w:val="22"/>
        </w:rPr>
        <w:t xml:space="preserve">and may lead to erroneous estimates of the OC cycling on the seafloor </w:t>
      </w:r>
      <w:r>
        <w:rPr>
          <w:rFonts w:eastAsia="標楷體"/>
          <w:szCs w:val="22"/>
        </w:rPr>
        <w:fldChar w:fldCharType="begin"/>
      </w:r>
      <w:r>
        <w:rPr>
          <w:rFonts w:eastAsia="標楷體"/>
          <w:szCs w:val="22"/>
        </w:rPr>
        <w:instrText xml:space="preserve"> ADDIN ZOTERO_ITEM CSL_CITATION {"citationID":"s3Xkxl2L","properties":{"formattedCitation":"(Snelgrove et al., 2017)","plainCitation":"(Snelgrove et al., 2017)","noteIndex":0},"citationItems":[{"id":"OpXZYPnK/lfi9a6aI","uris":["http://zotero.org/users/1268121/items/Y9VE3BA7"],"uri":["http://zotero.org/users/1268121/items/Y9VE3BA7"],"itemData":{"id":5543,"type":"article-journal","abstract":"Diverse biological communities mediate the transformation, transport, and storage of elements fundamental to life on Earth, including carbon, nitrogen, and oxygen. However, global biogeochemical model outcomes can vary by orders of magnitude, compromising capacity to project realistic ecosystem responses to planetary changes, including ocean productivity and climate. Here, we compare global carbon turnover rates estimated using models grounded in biological versus geochemical theory and argue that the turnover estimates based on each perspective yield divergent outcomes. Importantly, empirical studies that include sedimentary biological activity vary less than those that ignore it. Improving the relevance of model projections and reducing uncertainty associated with the anticipated consequences of global change requires reconciliation of these perspectives, enabling better societal decisions on mitigation and adaptation.","container-title":"Trends in Ecology &amp; Evolution","DOI":"10.1016/j.tree.2017.11.004","ISSN":"0169-5347","journalAbbreviation":"Trends in Ecology &amp; Evolution","source":"ScienceDirect","title":"Global Carbon Cycling on a Heterogeneous Seafloor","URL":"https://www.sciencedirect.com/science/article/pii/S0169534717302860","author":[{"family":"Snelgrove","given":"Paul V. R."},{"family":"Soetaert","given":"Karline"},{"family":"Solan","given":"Martin"},{"family":"Thrush","given":"Simon"},{"family":"Wei","given":"Chih-Lin"},{"family":"Danovaro","given":"Roberto"},{"family":"Fulweiler","given":"Robinson W."},{"family":"Kitazato","given":"Hiroshi"},{"family":"Ingole","given":"Baban"},{"family":"Norkko","given":"Alf"},{"family":"Parkes","given":"R. John"},{"family":"Volkenborn","given":"Nils"}],"accessed":{"date-parts":[["2017",12,15]]},"issued":{"date-parts":[["2017"]]}}}],"schema":"https://github.com/citation-style-language/schema/raw/master/csl-citation.json"} </w:instrText>
      </w:r>
      <w:r>
        <w:rPr>
          <w:rFonts w:eastAsia="標楷體"/>
          <w:szCs w:val="22"/>
        </w:rPr>
        <w:fldChar w:fldCharType="separate"/>
      </w:r>
      <w:r w:rsidRPr="001D75BD">
        <w:t>(Snelgrove et al., 2017)</w:t>
      </w:r>
      <w:r>
        <w:rPr>
          <w:rFonts w:eastAsia="標楷體"/>
          <w:szCs w:val="22"/>
        </w:rPr>
        <w:fldChar w:fldCharType="end"/>
      </w:r>
      <w:r>
        <w:rPr>
          <w:rFonts w:eastAsia="標楷體"/>
          <w:szCs w:val="22"/>
        </w:rPr>
        <w:t xml:space="preserve">.   </w:t>
      </w:r>
    </w:p>
    <w:p w:rsidR="00FE13C7" w:rsidRDefault="00FE13C7" w:rsidP="00FE13C7">
      <w:pPr>
        <w:spacing w:before="120" w:after="120" w:line="276" w:lineRule="auto"/>
        <w:ind w:firstLineChars="236" w:firstLine="566"/>
        <w:jc w:val="both"/>
        <w:rPr>
          <w:rFonts w:eastAsia="標楷體"/>
          <w:szCs w:val="22"/>
        </w:rPr>
      </w:pPr>
      <w:r>
        <w:rPr>
          <w:rFonts w:eastAsia="標楷體"/>
          <w:szCs w:val="22"/>
        </w:rPr>
        <w:t>This project will measure and contrast benthic carbon stocks and carbon cycling o</w:t>
      </w:r>
      <w:r>
        <w:rPr>
          <w:rFonts w:eastAsia="標楷體" w:hint="eastAsia"/>
          <w:szCs w:val="22"/>
        </w:rPr>
        <w:t>f</w:t>
      </w:r>
      <w:r>
        <w:rPr>
          <w:rFonts w:eastAsia="標楷體"/>
          <w:szCs w:val="22"/>
        </w:rPr>
        <w:t xml:space="preserve"> the heterogeneous seafloor off SW Taiwan.  The carbon flows entering the system, between the stocks, and leaving the system will be measured by shipboard experiment or derived from </w:t>
      </w:r>
      <w:r w:rsidRPr="0097320E">
        <w:rPr>
          <w:rFonts w:eastAsia="標楷體"/>
          <w:noProof/>
          <w:szCs w:val="22"/>
        </w:rPr>
        <w:t>literature</w:t>
      </w:r>
      <w:r>
        <w:rPr>
          <w:rFonts w:eastAsia="標楷體"/>
          <w:szCs w:val="22"/>
        </w:rPr>
        <w:t xml:space="preserve"> to evaluate the carbon cycle (i.e., one of the most crucial </w:t>
      </w:r>
      <w:r>
        <w:rPr>
          <w:rFonts w:eastAsia="標楷體"/>
          <w:szCs w:val="22"/>
        </w:rPr>
        <w:lastRenderedPageBreak/>
        <w:t xml:space="preserve">seafloor ecosystem functions) on the heterogeneous seafloor habitats. The studies of carbon cycling in the deep sea have spurred recent interests </w:t>
      </w:r>
      <w:r>
        <w:rPr>
          <w:rFonts w:eastAsia="標楷體"/>
          <w:szCs w:val="22"/>
        </w:rPr>
        <w:fldChar w:fldCharType="begin"/>
      </w:r>
      <w:r>
        <w:rPr>
          <w:rFonts w:eastAsia="標楷體"/>
          <w:szCs w:val="22"/>
        </w:rPr>
        <w:instrText xml:space="preserve"> ADDIN ZOTERO_ITEM CSL_CITATION {"citationID":"6pEP5AhW","properties":{"formattedCitation":"(Bell et al., 2017; Dunlop et al., 2016; Snelgrove et al., 2018; Stratmann et al., 2018; van Oevelen et al., 2012, 2011)","plainCitation":"(Bell et al., 2017; Dunlop et al., 2016; Snelgrove et al., 2018; Stratmann et al., 2018; van Oevelen et al., 2012, 2011)","noteIndex":0},"citationItems":[{"id":7855,"uris":["http://zotero.org/users/1268121/items/NE6KD2LQ"],"uri":["http://zotero.org/users/1268121/items/NE6KD2LQ"],"itemData":{"id":7855,"type":"article-journal","abstract":"Hydrothermal vents are highly dynamic ecosystems and are unusually energy rich in the deep-sea. In situ hydrothermal-based productivity combined with sinking photosynthetic organic matter in a soft-sediment setting creates geochemically diverse environments, which remain poorly studied. Here, we use comprehensive set of new and existing field observations to develop a quantitative ecosystem model of a deep-sea chemosynthetic ecosystem from the most southerly hydrothermal vent system known. We find evidence of chemosynthetic production supplementing the metazoan food web both at vent sites and elsewhere in the Bransfield Strait. Endosymbiont-bearing fauna were very important in supporting the transfer of chemosynthetic carbon into the food web, particularly to higher trophic levels. Chemosynthetic production occurred at all sites to varying degrees but was generally only a small component of the total organic matter inputs to the food web, even in the most hydrothermally active areas, owing in part to a low and patchy density of vent-endemic fauna. Differences between relative abundance of faunal functional groups, resulting from environmental variability, were clear drivers of differences in biogeochemical cycling and resulted in substantially different carbon processing patterns between habitats.","container-title":"Scientific Reports","DOI":"10.1038/s41598-017-12291-w","ISSN":"2045-2322","issue":"1","language":"en","note":"number: 1\npublisher: Nature Publishing Group","page":"12025","source":"www.nature.com","title":"Hydrothermal activity, functional diversity and chemoautotrophy are major drivers of seafloor carbon cycling","volume":"7","author":[{"family":"Bell","given":"James B."},{"family":"Woulds","given":"Clare"},{"family":"Oevelen","given":"Dick","dropping-particle":"van"}],"issued":{"date-parts":[["2017",9,20]]}}},{"id":5585,"uris":["http://zotero.org/users/1268121/items/JRNWWY2D"],"uri":["http://zotero.org/users/1268121/items/JRNWWY2D"],"itemData":{"id":5585,"type":"article-journal","abstract":"The deep ocean benthic environment plays a role in long-term carbon sequestration. Understanding carbon cycling in the deep ocean floor is critical to evaluate the impact of changing climate on the oceanic systems. Linear inverse modeling was used to quantify carbon transfer between compartments in the benthic food web at a long time-series study site in the abyssal northeastern Pacific (Station M). Linear inverse food web models were constructed for three separate years in the time-series when particulate organic carbon (POC) flux was relatively high (1990: 0.63 mean mmol C m−2 d−1), intermediate (1995: 0.24) and low (1996: 0.12). Carbon cycling in all years was dominated by the flows involved in the microbial loop; dissolved organic carbon uptake by microbes (0.80–0.95 mean mmol C m−2 d−1), microbial respiration (0.52–0.61), microbial biomass dissolution (0.09–0.18) and the dissolution of refractory detritus (0.46–0.65). Moreover, the magnitude of carbon flows involved in the microbial loop changed in relation to POC input, with a decline in contribution during the high POC influxes, such as those recently experienced at Station M. Results indicate that during high POC episodic pulses the role of faunal mediated carbon cycling would increase. Semi-labile detritus dominates benthic faunal diets and the role of labile detritus declined with increased total POC input. Linear inverse modeling represents an effective framework to analyze high-resolution time-series data and demonstrate the impact of climate change on the deep ocean carbon cycle in a coastal upwelling system.","container-title":"Limnology and Oceanography","DOI":"10.1002/lno.10345","ISSN":"1939-5590","issue":"6","journalAbbreviation":"Limnol. Oceanogr.","language":"en","page":"1956-1968","source":"Wiley Online Library","title":"Carbon cycling in the deep eastern North Pacific benthic food web: Investigating the effect of organic carbon input","title-short":"Carbon cycling in the deep eastern North Pacific benthic food web","volume":"61","author":[{"family":"Dunlop","given":"Katherine M."},{"family":"Oevelen","given":"Dick","non-dropping-particle":"van"},{"family":"Ruhl","given":"Henry A."},{"family":"Huffard","given":"Christine L."},{"family":"Kuhnz","given":"Linda A."},{"family":"Smith","given":"Kenneth L."}],"issued":{"date-parts":[["2016",11,1]]}}},{"id":6063,"uris":["http://zotero.org/users/1268121/items/L6VHFFHW"],"uri":["http://zotero.org/users/1268121/items/L6VHFFHW"],"itemData":{"id":6063,"type":"article-journal","abstract":"Diverse biological communities mediate the transformation, transport, and storage of elements fundamental to life on Earth, including carbon, nitrogen, and oxygen. However, global biogeochemical model outcomes can vary by orders of magnitude, compromising capacity to project realistic ecosystem responses to planetary changes, including ocean productivity and climate. Here, we compare global carbon turnover rates estimated using models grounded in biological versus geochemical theory and argue that the turnover estimates based on each perspective yield divergent outcomes. Importantly, empirical studies that include sedimentary biological activity vary less than those that ignore it. Improving the relevance of model projections and reducing uncertainty associated with the anticipated consequences of global change requires reconciliation of these perspectives, enabling better societal decisions on mitigation and adaptation.","container-title":"Trends in Ecology &amp; Evolution","DOI":"10.1016/j.tree.2017.11.004","ISSN":"0169-5347","issue":"2","journalAbbreviation":"Trends in Ecology &amp; Evolution","page":"96-105","source":"ScienceDirect","title":"Global Carbon Cycling on a Heterogeneous Seafloor","volume":"33","author":[{"family":"Snelgrove","given":"Paul V. R."},{"family":"Soetaert","given":"Karline"},{"family":"Solan","given":"Martin"},{"family":"Thrush","given":"Simon"},{"family":"Wei","given":"Chih-Lin"},{"family":"Danovaro","given":"Roberto"},{"family":"Fulweiler","given":"Robinson W."},{"family":"Kitazato","given":"Hiroshi"},{"family":"Ingole","given":"Baban"},{"family":"Norkko","given":"Alf"},{"family":"Parkes","given":"R. John"},{"family":"Volkenborn","given":"Nils"}],"issued":{"date-parts":[["2018",2,1]]}}},{"id":7826,"uris":["http://zotero.org/users/1268121/items/P9C7UAUX"],"uri":["http://zotero.org/users/1268121/items/P9C7UAUX"],"itemData":{"id":7826,"type":"article-journal","abstract":"&lt;p&gt;&lt;strong&gt;Abstract.&lt;/strong&gt; Future deep-sea mining for polymetallic nodules in abyssal plains will negatively impact the benthic ecosystem, but it is largely unclear whether this ecosystem will be able to recover from mining disturbance and if so, to what extent and at what timescale. During the “DISturbance and reCOLonization” (DISCOL) experiment, a total of 22&amp;thinsp;% of the seafloor within a 10.8&amp;thinsp;km&lt;span class=\"inline-formula\"&gt;&lt;sup&gt;2&lt;/sup&gt;&lt;/span&gt; circular area of the nodule-rich seafloor in the Peru Basin (SE Pacific) was ploughed in 1989 to bury nodules and mix the surface sediment. This area was revisited 0.1, 0.5, 3, 7, and 26 years after the disturbance to assess macrofauna, invertebrate megafauna and fish density and diversity. We used this unique abyssal faunal time series to develop carbon-based food web models for each point in the time series using the linear inverse modeling approach for sediments subjected to two disturbance levels: (1) outside the plough tracks; not directly disturbed by plough, but probably suffered from additional sedimentation; and (2) inside the plough tracks. Total faunal carbon stock was always higher outside plough tracks compared with inside plough tracks. After 26 years, the carbon stock inside the plough tracks was 54&amp;thinsp;% of the carbon stock outside plough tracks. Deposit feeders were least affected by the disturbance, with modeled respiration, external predation, and excretion rates being reduced by only 2.6&amp;thinsp;% inside plough tracks compared with outside plough tracks after 26 years. In contrast, the respiration rate of filter and suspension feeders was 79.5&amp;thinsp;% lower in the plough tracks after 26 years. The “total system throughput” (&lt;span class=\"inline-formula\"&gt;&lt;i&gt;T&lt;/i&gt;&lt;/span&gt;..), i.e., the total sum of modeled carbon flows in the food web, was higher throughout the time series outside plough tracks compared with the corresponding inside plough tracks area and was lowest inside plough tracks directly after the disturbance (8.63&amp;thinsp;&lt;span class=\"inline-formula\"&gt;×&lt;/span&gt;&amp;thinsp;10&lt;span class=\"inline-formula\"&gt;&lt;sup&gt;−3&lt;/sup&gt;&lt;/span&gt;&amp;thinsp;&lt;span class=\"inline-formula\"&gt;±&lt;/span&gt;&amp;thinsp;1.58&amp;thinsp;&lt;span class=\"inline-formula\"&gt;×&lt;/span&gt;&amp;thinsp;10&lt;span class=\"inline-formula\"&gt;&lt;sup&gt;−5&lt;/sup&gt;&lt;/span&gt;&amp;thinsp;mmol&amp;thinsp;C&amp;thinsp;m&lt;span class=\"inline-formula\"&gt;&lt;sup&gt;−2&lt;/sup&gt;&lt;/span&gt;&amp;thinsp;d&lt;span class=\"inline-formula\"&gt;&lt;sup&gt;−1&lt;/sup&gt;&lt;/span&gt;). Even 26 years after the DISCOL disturbance, the discrepancy of &lt;span class=\"inline-formula\"&gt;&lt;i&gt;T&lt;/i&gt;&lt;/span&gt;.. between outside and inside plough tracks was still 56&amp;thinsp;%. Hence, C cycling within the faunal compartments of an&lt;span id=\"page4132\"/&gt; abyssal plain ecosystem remains reduced 26 years after physical disturbance, and a longer period is required for the system to recover from such a small-scale sediment disturbance experiment.&lt;/p&gt;","container-title":"Biogeosciences","DOI":"https://doi.org/10.5194/bg-15-4131-2018","ISSN":"1726-4170","issue":"13","language":"English","note":"publisher: Copernicus GmbH","page":"4131-4145","source":"bg.copernicus.org","title":"Abyssal plain faunal carbon flows remain depressed 26 years after a simulated deep-sea mining disturbance","volume":"15","author":[{"family":"Stratmann","given":"Tanja"},{"family":"Lins","given":"Lidia"},{"family":"Purser","given":"Autun"},{"family":"Marcon","given":"Yann"},{"family":"Rodrigues","given":"Clara F."},{"family":"Ravara","given":"Ascensão"},{"family":"Cunha","given":"Marina R."},{"family":"Simon-Lledó","given":"Erik"},{"family":"Jones","given":"Daniel O. B."},{"family":"Sweetman","given":"Andrew K."},{"family":"Köser","given":"Kevin"},{"family":"Oevelen","given":"Dick","non-dropping-particle":"van"}],"issued":{"date-parts":[["2018",7,6]]}}},{"id":5766,"uris":["http://zotero.org/users/1268121/items/MXT98RVC"],"uri":["http://zotero.org/users/1268121/items/MXT98RVC"],"itemData":{"id":5766,"type":"article-journal","abstract":"Carbon flows in the benthic food web of the Porcupine Abyssal Plain (4850 m, northeast Atlantic) were reconstructed using linear inverse modeling based on mass balances of the various compartments, biomass data, carbon flux measurements, physiological constraints, and data from a previously published 13C-phytodetritus pulse-chase experiment. Food web compartments consisted of bacteria, Foraminifera, three feeding types of nematodes and of macrofauna, and four feeding types of megafauna. Three lability classes of detritus were defined to clarify especially the possible role of labile detritus in this abyssal plain food web. Total detritus inputs to the food web were 0.56 mmol C m−2 d−1, with only a minor (3.8%) contribution of labile detritus. The dominant pathway in the food web was dissolution of more refractory detritus, uptake by bacteria, and subsequent respiration (0.36 mmol C m−2 d−1, 80% of the community respiration). Lower contributions to community respiration were found for surface-deposit-feeding macrobenthos (5.6%), Foraminifera (4.9%), predatory macrobenthos (3.8%), and other deposit-feeding macrobenthos (3.1%). Contributions by other benthic compartments were &lt; 1%. 13C-phytodetritus transfer data strongly constrained the carbon source for bacteria, Foraminifera, and the nematode and macrobenthic compartments. Surprisingly, labile detritus contributed &lt; 5% of the total carbon requirements for all these compartments. Carbon sources were much less constrained for the megabenthic compartments because for these compartments no 13C pulse-chase data were available. The carbon flow model evidently shows a limited role of labile detritus in the food web.","container-title":"Limnology and Oceanography","DOI":"10.4319/lo.2012.57.2.0645","ISSN":"1939-5590","issue":"2","journalAbbreviation":"Limnol. Oceanogr.","language":"en","page":"645-664","source":"Wiley Online Library","title":"Carbon flows in the benthic food web of the Porcupine Abyssal Plain: The (un)importance of labile detritus in supporting microbial and faunal carbon demands","title-short":"Carbon flows in the benthic food web of the Porcupine Abyssal Plain","volume":"57","author":[{"family":"Oevelen","given":"Dick","non-dropping-particle":"van"},{"family":"Soetaert","given":"Karline"},{"family":"Heip","given":"Carlo"}],"issued":{"date-parts":[["2012",3,1]]}}},{"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0433C2">
        <w:t>(Bell et al., 2017; Dunlop et al., 2016; Snelgrove et al., 2018; Stratmann et al., 2018; van Oevelen et al., 2012, 2011)</w:t>
      </w:r>
      <w:r>
        <w:rPr>
          <w:rFonts w:eastAsia="標楷體"/>
          <w:szCs w:val="22"/>
        </w:rPr>
        <w:fldChar w:fldCharType="end"/>
      </w:r>
      <w:r>
        <w:rPr>
          <w:rFonts w:eastAsia="標楷體"/>
          <w:szCs w:val="22"/>
        </w:rPr>
        <w:t xml:space="preserve">; however, to the best of our knowledge, only two studies so far attempt to construct </w:t>
      </w:r>
      <w:r w:rsidRPr="003B7442">
        <w:rPr>
          <w:rFonts w:eastAsia="標楷體"/>
          <w:noProof/>
          <w:szCs w:val="22"/>
        </w:rPr>
        <w:t>comprehensive</w:t>
      </w:r>
      <w:r>
        <w:rPr>
          <w:rFonts w:eastAsia="標楷體"/>
          <w:szCs w:val="22"/>
        </w:rPr>
        <w:t xml:space="preserve"> benthic carbon food web in the submarine canyons</w:t>
      </w:r>
      <w:r>
        <w:rPr>
          <w:rFonts w:eastAsia="標楷體" w:hint="eastAsia"/>
          <w:szCs w:val="22"/>
        </w:rPr>
        <w:t>.</w:t>
      </w:r>
      <w:r>
        <w:rPr>
          <w:rFonts w:eastAsia="標楷體"/>
          <w:szCs w:val="22"/>
        </w:rPr>
        <w:t xml:space="preserve"> In the northern Gulf of Mexico, the carbon food webs were contrasted between the head of the Mississippi Canyon and the adjacent mid-slope </w:t>
      </w:r>
      <w:r>
        <w:rPr>
          <w:rFonts w:eastAsia="標楷體"/>
          <w:szCs w:val="22"/>
        </w:rPr>
        <w:fldChar w:fldCharType="begin"/>
      </w:r>
      <w:r>
        <w:rPr>
          <w:rFonts w:eastAsia="標楷體"/>
          <w:szCs w:val="22"/>
        </w:rPr>
        <w:instrText xml:space="preserve"> ADDIN ZOTERO_ITEM CSL_CITATION {"citationID":"aihkicfdr8","properties":{"formattedCitation":"(Rowe et al., 2008)","plainCitation":"(Rowe et al., 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w:instrText>
      </w:r>
      <w:r>
        <w:rPr>
          <w:rFonts w:eastAsia="標楷體" w:hint="eastAsia"/>
          <w:szCs w:val="22"/>
        </w:rPr>
        <w:instrText>s of living and detrital carbon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m depth. The detrital carbo</w:instrText>
      </w:r>
      <w:r>
        <w:rPr>
          <w:rFonts w:eastAsia="標楷體"/>
          <w:szCs w:val="22"/>
        </w:rPr>
        <w:instrText xml:space="preserve">n turnover is many times longer,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instrText>
      </w:r>
      <w:r>
        <w:rPr>
          <w:rFonts w:eastAsia="標楷體"/>
          <w:szCs w:val="22"/>
        </w:rPr>
        <w:fldChar w:fldCharType="separate"/>
      </w:r>
      <w:r w:rsidRPr="001D75BD">
        <w:t>(Rowe et al., 2008)</w:t>
      </w:r>
      <w:r>
        <w:rPr>
          <w:rFonts w:eastAsia="標楷體"/>
          <w:szCs w:val="22"/>
        </w:rPr>
        <w:fldChar w:fldCharType="end"/>
      </w:r>
      <w:r>
        <w:rPr>
          <w:rFonts w:eastAsia="標楷體"/>
          <w:szCs w:val="22"/>
        </w:rPr>
        <w:t>.  In another study</w:t>
      </w:r>
      <w:r>
        <w:rPr>
          <w:rFonts w:eastAsia="標楷體" w:hint="eastAsia"/>
          <w:szCs w:val="22"/>
        </w:rPr>
        <w:t xml:space="preserve">, </w:t>
      </w:r>
      <w:r>
        <w:rPr>
          <w:rFonts w:eastAsia="標楷體"/>
          <w:szCs w:val="22"/>
        </w:rPr>
        <w:t xml:space="preserve">the </w:t>
      </w:r>
      <w:r>
        <w:rPr>
          <w:rFonts w:eastAsia="標楷體" w:hint="eastAsia"/>
          <w:szCs w:val="22"/>
        </w:rPr>
        <w:t xml:space="preserve">carbon food web </w:t>
      </w:r>
      <w:r w:rsidRPr="0097320E">
        <w:rPr>
          <w:rFonts w:eastAsia="標楷體" w:hint="eastAsia"/>
          <w:noProof/>
          <w:szCs w:val="22"/>
        </w:rPr>
        <w:t>w</w:t>
      </w:r>
      <w:r>
        <w:rPr>
          <w:rFonts w:eastAsia="標楷體"/>
          <w:noProof/>
          <w:szCs w:val="22"/>
        </w:rPr>
        <w:t>as</w:t>
      </w:r>
      <w:r>
        <w:rPr>
          <w:rFonts w:eastAsia="標楷體" w:hint="eastAsia"/>
          <w:szCs w:val="22"/>
        </w:rPr>
        <w:t xml:space="preserve"> contrasted</w:t>
      </w:r>
      <w:r w:rsidRPr="0031650B">
        <w:rPr>
          <w:rFonts w:eastAsia="標楷體"/>
          <w:szCs w:val="22"/>
        </w:rPr>
        <w:t xml:space="preserve"> </w:t>
      </w:r>
      <w:r>
        <w:rPr>
          <w:rFonts w:eastAsia="標楷體"/>
          <w:szCs w:val="22"/>
        </w:rPr>
        <w:t xml:space="preserve">within </w:t>
      </w:r>
      <w:r>
        <w:rPr>
          <w:rFonts w:eastAsia="標楷體"/>
          <w:noProof/>
          <w:szCs w:val="22"/>
        </w:rPr>
        <w:t>three</w:t>
      </w:r>
      <w:r>
        <w:rPr>
          <w:rFonts w:eastAsia="標楷體"/>
          <w:szCs w:val="22"/>
        </w:rPr>
        <w:t xml:space="preserve"> sections of the Nazaré </w:t>
      </w:r>
      <w:r w:rsidRPr="0031650B">
        <w:rPr>
          <w:rFonts w:eastAsia="標楷體"/>
          <w:szCs w:val="22"/>
        </w:rPr>
        <w:t>Canyon</w:t>
      </w:r>
      <w:r>
        <w:rPr>
          <w:rFonts w:eastAsia="標楷體"/>
          <w:szCs w:val="22"/>
        </w:rPr>
        <w:t xml:space="preserve"> off Portugal's coast</w:t>
      </w:r>
      <w:r w:rsidRPr="00C80B38">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{"citationID":"a1lt1b3c2f1","properties":{"formattedCitation":"(van Oevelen et al., 2011)","plainCitation":"(van Oevelen et al., 2011)","noteIndex":0},"citationItems":[{"id":3361,"uris":["http://zotero.org/users/1268121/items/JQ8ZAGT9"],"uri":["http://zotero.org/users/1268121/items/JQ8ZAGT9"],"itemData":{"id":3361,"type":"article-journal","abstract":"Submarine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(van Oevelen et al., 2011)</w:t>
      </w:r>
      <w:r>
        <w:rPr>
          <w:rFonts w:eastAsia="標楷體"/>
          <w:szCs w:val="22"/>
        </w:rPr>
        <w:fldChar w:fldCharType="end"/>
      </w:r>
      <w:r>
        <w:rPr>
          <w:rFonts w:eastAsia="標楷體"/>
          <w:szCs w:val="22"/>
        </w:rPr>
        <w:t>.  In the Gulf of Mexico, extremely high abundance (&gt; 20,000 individual m</w:t>
      </w:r>
      <w:r w:rsidRPr="007C1A23">
        <w:rPr>
          <w:rFonts w:eastAsia="標楷體"/>
          <w:szCs w:val="22"/>
          <w:vertAlign w:val="superscript"/>
        </w:rPr>
        <w:t>-1</w:t>
      </w:r>
      <w:r>
        <w:rPr>
          <w:rFonts w:eastAsia="標楷體"/>
          <w:szCs w:val="22"/>
        </w:rPr>
        <w:t xml:space="preserve">) and biomass (&gt; 10 </w:t>
      </w:r>
      <w:r w:rsidRPr="003B7442">
        <w:rPr>
          <w:rFonts w:eastAsia="標楷體"/>
          <w:noProof/>
          <w:szCs w:val="22"/>
        </w:rPr>
        <w:t>g m</w:t>
      </w:r>
      <w:r w:rsidRPr="007C1A23">
        <w:rPr>
          <w:rFonts w:eastAsia="標楷體"/>
          <w:szCs w:val="22"/>
          <w:vertAlign w:val="superscript"/>
        </w:rPr>
        <w:t>-1</w:t>
      </w:r>
      <w:r>
        <w:rPr>
          <w:rFonts w:eastAsia="標楷體"/>
          <w:szCs w:val="22"/>
        </w:rPr>
        <w:t xml:space="preserve">) of macrofauna </w:t>
      </w:r>
      <w:r w:rsidRPr="0097320E">
        <w:rPr>
          <w:rFonts w:eastAsia="標楷體"/>
          <w:noProof/>
          <w:szCs w:val="22"/>
        </w:rPr>
        <w:t>w</w:t>
      </w:r>
      <w:r>
        <w:rPr>
          <w:rFonts w:eastAsia="標楷體"/>
          <w:noProof/>
          <w:szCs w:val="22"/>
        </w:rPr>
        <w:t>ere</w:t>
      </w:r>
      <w:r>
        <w:rPr>
          <w:rFonts w:eastAsia="標楷體"/>
          <w:szCs w:val="22"/>
        </w:rPr>
        <w:t xml:space="preserve"> found at the head of the Mississippi Canyon </w:t>
      </w:r>
      <w:r>
        <w:rPr>
          <w:rFonts w:eastAsia="標楷體"/>
          <w:szCs w:val="22"/>
        </w:rPr>
        <w:fldChar w:fldCharType="begin"/>
      </w:r>
      <w:r>
        <w:rPr>
          <w:rFonts w:eastAsia="標楷體"/>
          <w:szCs w:val="22"/>
        </w:rPr>
        <w:instrText xml:space="preserve"> ADDIN ZOTERO_ITEM CSL_CITATION {"citationID":"a29g0e55tvq","properties":{"formattedCitation":"(Wei et al., 2012)","plainCitation":"(Wei et al., 2012)","noteIndex":0},"citationItems":[{"id":610,"uris":["http://zotero.org/users/1268121/items/RSWTRHQ3"],"uri":["http://zotero.org/users/1268121/items/RSWTRHQ3"],"itemData":{"id":610,"type":"article-journal","container-title":"Deep Sea Research Part I: Oceanographic Research Papers","page":"82-99","title":"Standing Stocks and Body Size of Deep-Sea Macrofauna: Predicting the Baseline of 2010 Deepwater Horizon Oil Spill in the Northern Gulf of Mexico","volume":"69","author":[{"family":"Wei","given":"Chih-Lin"},{"family":"Rowe","given":"Gilbert T."},{"family":"Escobar-Briones","given":"Elva"},{"family":"Nunnally","given":"Clifton"},{"family":"Soliman","given":"Yousria"},{"family":"Ellis","given":"Nick"}],"issued":{"date-parts":[["2012"]]}}}],"schema":"https://github.com/citation-style-language/schema/raw/master/csl-citation.json"} </w:instrText>
      </w:r>
      <w:r>
        <w:rPr>
          <w:rFonts w:eastAsia="標楷體"/>
          <w:szCs w:val="22"/>
        </w:rPr>
        <w:fldChar w:fldCharType="separate"/>
      </w:r>
      <w:r w:rsidRPr="001D75BD">
        <w:t>(Wei et al., 2012)</w:t>
      </w:r>
      <w:r>
        <w:rPr>
          <w:rFonts w:eastAsia="標楷體"/>
          <w:szCs w:val="22"/>
        </w:rPr>
        <w:fldChar w:fldCharType="end"/>
      </w:r>
      <w:r>
        <w:rPr>
          <w:rFonts w:eastAsia="標楷體"/>
          <w:szCs w:val="22"/>
        </w:rPr>
        <w:t>.  As a result, t</w:t>
      </w:r>
      <w:r w:rsidRPr="005F48E1">
        <w:rPr>
          <w:rFonts w:eastAsia="標楷體"/>
          <w:szCs w:val="22"/>
        </w:rPr>
        <w:t xml:space="preserve">he relative role of bacteria and meiofauna in the total </w:t>
      </w:r>
      <w:r>
        <w:rPr>
          <w:rFonts w:eastAsia="標楷體"/>
          <w:szCs w:val="22"/>
        </w:rPr>
        <w:t xml:space="preserve">OC </w:t>
      </w:r>
      <w:r w:rsidRPr="005F48E1">
        <w:rPr>
          <w:rFonts w:eastAsia="標楷體"/>
          <w:szCs w:val="22"/>
        </w:rPr>
        <w:t>remin</w:t>
      </w:r>
      <w:r>
        <w:rPr>
          <w:rFonts w:eastAsia="標楷體"/>
          <w:szCs w:val="22"/>
        </w:rPr>
        <w:t xml:space="preserve">eralization </w:t>
      </w:r>
      <w:r w:rsidRPr="002D2DD0">
        <w:rPr>
          <w:rFonts w:eastAsia="標楷體"/>
          <w:noProof/>
          <w:szCs w:val="22"/>
        </w:rPr>
        <w:t>was reduced</w:t>
      </w:r>
      <w:r>
        <w:rPr>
          <w:rFonts w:eastAsia="標楷體"/>
          <w:szCs w:val="22"/>
        </w:rPr>
        <w:t xml:space="preserve"> in the canyon. Almost 40% of POC rain </w:t>
      </w:r>
      <w:r w:rsidRPr="002D2DD0">
        <w:rPr>
          <w:rFonts w:eastAsia="標楷體"/>
          <w:noProof/>
          <w:szCs w:val="22"/>
        </w:rPr>
        <w:t>was exported</w:t>
      </w:r>
      <w:r>
        <w:rPr>
          <w:rFonts w:eastAsia="標楷體"/>
          <w:szCs w:val="22"/>
        </w:rPr>
        <w:t xml:space="preserve"> down the canyon </w:t>
      </w:r>
      <w:r>
        <w:rPr>
          <w:rFonts w:eastAsia="標楷體"/>
          <w:szCs w:val="22"/>
        </w:rPr>
        <w:fldChar w:fldCharType="begin"/>
      </w:r>
      <w:r>
        <w:rPr>
          <w:rFonts w:eastAsia="標楷體"/>
          <w:szCs w:val="22"/>
        </w:rPr>
        <w:instrText xml:space="preserve"> ADDIN ZOTERO_ITEM CSL_CITATION {"citationID":"qyCua0aQ","properties":{"formattedCitation":"(Rowe et al., 2008)","plainCitation":"(Rowe et al., 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w:instrText>
      </w:r>
      <w:r>
        <w:rPr>
          <w:rFonts w:eastAsia="標楷體" w:hint="eastAsia"/>
          <w:szCs w:val="22"/>
        </w:rPr>
        <w:instrText>of living and detrital carbon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 xml:space="preserve">m depth. The detrital carbon </w:instrText>
      </w:r>
      <w:r>
        <w:rPr>
          <w:rFonts w:eastAsia="標楷體"/>
          <w:szCs w:val="22"/>
        </w:rPr>
        <w:instrText xml:space="preserve">turnover is many times longer,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instrText>
      </w:r>
      <w:r>
        <w:rPr>
          <w:rFonts w:eastAsia="標楷體"/>
          <w:szCs w:val="22"/>
        </w:rPr>
        <w:fldChar w:fldCharType="separate"/>
      </w:r>
      <w:r w:rsidRPr="001D75BD">
        <w:t>(Rowe et al., 2008)</w:t>
      </w:r>
      <w:r>
        <w:rPr>
          <w:rFonts w:eastAsia="標楷體"/>
          <w:szCs w:val="22"/>
        </w:rPr>
        <w:fldChar w:fldCharType="end"/>
      </w:r>
      <w:r>
        <w:rPr>
          <w:rFonts w:eastAsia="標楷體"/>
          <w:szCs w:val="22"/>
        </w:rPr>
        <w:t xml:space="preserve">.  In the Nazaré </w:t>
      </w:r>
      <w:r w:rsidRPr="0031650B">
        <w:rPr>
          <w:rFonts w:eastAsia="標楷體"/>
          <w:szCs w:val="22"/>
        </w:rPr>
        <w:t>Canyon</w:t>
      </w:r>
      <w:r>
        <w:rPr>
          <w:rFonts w:eastAsia="標楷體"/>
          <w:szCs w:val="22"/>
        </w:rPr>
        <w:t xml:space="preserve">, the prokaryotic uptake of DOC and its respiration to DIC, </w:t>
      </w:r>
      <w:r w:rsidRPr="001210BE">
        <w:rPr>
          <w:rFonts w:eastAsia="標楷體"/>
          <w:szCs w:val="22"/>
        </w:rPr>
        <w:t xml:space="preserve">nonselective feeding </w:t>
      </w:r>
      <w:r>
        <w:rPr>
          <w:rFonts w:eastAsia="標楷體"/>
          <w:szCs w:val="22"/>
        </w:rPr>
        <w:t>by meiofauna, and predation</w:t>
      </w:r>
      <w:r w:rsidRPr="001210BE">
        <w:rPr>
          <w:rFonts w:eastAsia="標楷體"/>
          <w:szCs w:val="22"/>
        </w:rPr>
        <w:t xml:space="preserve"> and scavenging </w:t>
      </w:r>
      <w:r>
        <w:rPr>
          <w:rFonts w:eastAsia="標楷體"/>
          <w:szCs w:val="22"/>
        </w:rPr>
        <w:t xml:space="preserve">by </w:t>
      </w:r>
      <w:r w:rsidRPr="001210BE">
        <w:rPr>
          <w:rFonts w:eastAsia="標楷體"/>
          <w:szCs w:val="22"/>
        </w:rPr>
        <w:t xml:space="preserve">macrofauna </w:t>
      </w:r>
      <w:r>
        <w:rPr>
          <w:rFonts w:eastAsia="標楷體"/>
          <w:szCs w:val="22"/>
        </w:rPr>
        <w:t>dominated the</w:t>
      </w:r>
      <w:r w:rsidRPr="001210BE">
        <w:rPr>
          <w:rFonts w:eastAsia="標楷體"/>
          <w:szCs w:val="22"/>
        </w:rPr>
        <w:t xml:space="preserve"> carbon cycling in the upper canyon</w:t>
      </w:r>
      <w:r>
        <w:rPr>
          <w:rFonts w:eastAsia="標楷體"/>
          <w:szCs w:val="22"/>
        </w:rPr>
        <w:t>. In contrast, the megafauna deposit-feeders dominate</w:t>
      </w:r>
      <w:r>
        <w:rPr>
          <w:rFonts w:eastAsia="標楷體" w:hint="eastAsia"/>
          <w:szCs w:val="22"/>
        </w:rPr>
        <w:t>d</w:t>
      </w:r>
      <w:r>
        <w:rPr>
          <w:rFonts w:eastAsia="標楷體"/>
          <w:szCs w:val="22"/>
        </w:rPr>
        <w:t xml:space="preserve"> the carbon cycling in the </w:t>
      </w:r>
      <w:r w:rsidRPr="0097320E">
        <w:rPr>
          <w:rFonts w:eastAsia="標楷體"/>
          <w:noProof/>
          <w:szCs w:val="22"/>
        </w:rPr>
        <w:t>mid</w:t>
      </w:r>
      <w:r>
        <w:rPr>
          <w:rFonts w:eastAsia="標楷體"/>
          <w:noProof/>
          <w:szCs w:val="22"/>
        </w:rPr>
        <w:t>-</w:t>
      </w:r>
      <w:r w:rsidRPr="0097320E">
        <w:rPr>
          <w:rFonts w:eastAsia="標楷體"/>
          <w:noProof/>
          <w:szCs w:val="22"/>
        </w:rPr>
        <w:t>canyon</w:t>
      </w:r>
      <w:r>
        <w:rPr>
          <w:rFonts w:eastAsia="標楷體"/>
          <w:noProof/>
          <w:szCs w:val="22"/>
        </w:rPr>
        <w:t>,</w:t>
      </w:r>
      <w:r>
        <w:rPr>
          <w:rFonts w:eastAsia="標楷體"/>
          <w:szCs w:val="22"/>
        </w:rPr>
        <w:t xml:space="preserve"> </w:t>
      </w:r>
      <w:r w:rsidRPr="0097320E">
        <w:rPr>
          <w:rFonts w:eastAsia="標楷體"/>
          <w:noProof/>
          <w:szCs w:val="22"/>
        </w:rPr>
        <w:t>and</w:t>
      </w:r>
      <w:r>
        <w:rPr>
          <w:rFonts w:eastAsia="標楷體"/>
          <w:szCs w:val="22"/>
        </w:rPr>
        <w:t xml:space="preserve"> all carbon flows diminished in the lower canyon </w:t>
      </w:r>
      <w:r>
        <w:rPr>
          <w:rFonts w:eastAsia="標楷體"/>
          <w:szCs w:val="22"/>
        </w:rPr>
        <w:fldChar w:fldCharType="begin"/>
      </w:r>
      <w:r>
        <w:rPr>
          <w:rFonts w:eastAsia="標楷體"/>
          <w:szCs w:val="22"/>
        </w:rPr>
        <w:instrText xml:space="preserve"> ADDIN ZOTERO_ITEM CSL_CITATION {"citationID":"wvyzu8Xx","properties":{"formattedCitation":"(van Oevelen et al., 2011)","plainCitation":"(van Oevelen et al., 2011)","noteIndex":0},"citationItems":[{"id":3361,"uris":["http://zotero.org/users/1268121/items/JQ8ZAGT9"],"uri":["http://zotero.org/users/1268121/items/JQ8ZAGT9"],"itemData":{"id":3361,"type":"article-journal","abstract":"Submarine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(van Oevelen et al., 2011)</w:t>
      </w:r>
      <w:r>
        <w:rPr>
          <w:rFonts w:eastAsia="標楷體"/>
          <w:szCs w:val="22"/>
        </w:rPr>
        <w:fldChar w:fldCharType="end"/>
      </w:r>
      <w:r w:rsidRPr="002D2DD0">
        <w:rPr>
          <w:rFonts w:eastAsia="標楷體"/>
          <w:noProof/>
          <w:szCs w:val="22"/>
        </w:rPr>
        <w:t>.  Nevertheless</w:t>
      </w:r>
      <w:r>
        <w:rPr>
          <w:rFonts w:eastAsia="標楷體"/>
          <w:szCs w:val="22"/>
        </w:rPr>
        <w:t xml:space="preserve">, we expected that carbon cycling in the submarine canyons off the SW Taiwan </w:t>
      </w:r>
      <w:r w:rsidRPr="0097320E">
        <w:rPr>
          <w:rFonts w:eastAsia="標楷體"/>
          <w:noProof/>
          <w:szCs w:val="22"/>
        </w:rPr>
        <w:t>w</w:t>
      </w:r>
      <w:r>
        <w:rPr>
          <w:rFonts w:eastAsia="標楷體"/>
          <w:noProof/>
          <w:szCs w:val="22"/>
        </w:rPr>
        <w:t>ould</w:t>
      </w:r>
      <w:r>
        <w:rPr>
          <w:rFonts w:eastAsia="標楷體"/>
          <w:szCs w:val="22"/>
        </w:rPr>
        <w:t xml:space="preserve"> be drastically different from </w:t>
      </w:r>
      <w:r>
        <w:rPr>
          <w:rFonts w:eastAsia="標楷體" w:hint="eastAsia"/>
          <w:szCs w:val="22"/>
        </w:rPr>
        <w:t xml:space="preserve">that of </w:t>
      </w:r>
      <w:r>
        <w:rPr>
          <w:rFonts w:eastAsia="標楷體"/>
          <w:szCs w:val="22"/>
        </w:rPr>
        <w:t xml:space="preserve">the Mississippi or Nazaré </w:t>
      </w:r>
      <w:r w:rsidRPr="0031650B">
        <w:rPr>
          <w:rFonts w:eastAsia="標楷體"/>
          <w:szCs w:val="22"/>
        </w:rPr>
        <w:t>Canyon</w:t>
      </w:r>
      <w:r>
        <w:rPr>
          <w:rFonts w:eastAsia="標楷體"/>
          <w:szCs w:val="22"/>
        </w:rPr>
        <w:t xml:space="preserve">s </w:t>
      </w:r>
      <w:r>
        <w:rPr>
          <w:rFonts w:eastAsia="標楷體"/>
          <w:szCs w:val="22"/>
        </w:rPr>
        <w:fldChar w:fldCharType="begin"/>
      </w:r>
      <w:r>
        <w:rPr>
          <w:rFonts w:eastAsia="標楷體"/>
          <w:szCs w:val="22"/>
        </w:rPr>
        <w:instrText xml:space="preserve"> ADDIN ZOTERO_ITEM CSL_CITATION {"citationID":"a28kn32jv2r","properties":{"formattedCitation":"(Rowe et al., 2008; van Oevelen et al., 2011)","plainCitation":"(Rowe et al., 2008; van Oevelen et al., 2011)","noteIndex":0},"citationItems":[{"id":587,"uris":["http://zotero.org/users/1268121/items/QTHIBR4J"],"uri":["http://zotero.org/users/1268121/items/QTHIBR4J"],"itemData":{"id":587,"type":"article-journal","abstract":"A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carbon residence time within the sediments, illustrating that the total biota turns over on time scales of months on the upper continental slope but this is extended to years on</w:instrText>
      </w:r>
      <w:r>
        <w:rPr>
          <w:rFonts w:eastAsia="標楷體" w:hint="eastAsia"/>
          <w:szCs w:val="22"/>
        </w:rPr>
        <w:instrText xml:space="preserve"> the abyssal plain at 3.6</w:instrText>
      </w:r>
      <w:r>
        <w:rPr>
          <w:rFonts w:eastAsia="標楷體" w:hint="eastAsia"/>
          <w:szCs w:val="22"/>
        </w:rPr>
        <w:instrText></w:instrText>
      </w:r>
      <w:r>
        <w:rPr>
          <w:rFonts w:eastAsia="標楷體" w:hint="eastAsia"/>
          <w:szCs w:val="22"/>
        </w:rPr>
        <w:instrText>m depth. The detrital carbon turnover is many times longer, however, over the same depths. A composite carbon budget illustrates that total carbon biomass and associated fluxes declined precipitously with increasing depth. Imbala</w:instrText>
      </w:r>
      <w:r>
        <w:rPr>
          <w:rFonts w:eastAsia="標楷體"/>
          <w:szCs w:val="22"/>
        </w:rPr>
        <w:instrText xml:space="preserve">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(Rowe et al., 2008; van Oevelen et al., 2011)</w:t>
      </w:r>
      <w:r>
        <w:rPr>
          <w:rFonts w:eastAsia="標楷體"/>
          <w:szCs w:val="22"/>
        </w:rPr>
        <w:fldChar w:fldCharType="end"/>
      </w:r>
      <w:r>
        <w:rPr>
          <w:rFonts w:eastAsia="標楷體"/>
          <w:szCs w:val="22"/>
        </w:rPr>
        <w:t xml:space="preserve"> due to the GPSC’s high energy setting </w:t>
      </w:r>
      <w:r>
        <w:rPr>
          <w:rFonts w:eastAsia="標楷體"/>
          <w:szCs w:val="22"/>
        </w:rPr>
        <w:fldChar w:fldCharType="begin"/>
      </w:r>
      <w:r>
        <w:rPr>
          <w:rFonts w:eastAsia="標楷體"/>
          <w:szCs w:val="22"/>
        </w:rPr>
        <w:instrText xml:space="preserve"> ADDIN ZOTERO_ITEM CSL_CITATION {"citationID":"aar1jpirfo","properties":{"formattedCitation":"(Liu et al., 2016, 2013)","plainCitation":"(Liu et al., 2016, 2013)","noteIndex":0},"citationItems":[{"id":4184,"uris":["http://zotero.org/users/1268121/items/G2MQ49HT"],"uri":["http://zotero.org/users/1268121/items/G2MQ49HT"],"itemData":{"id":4184,"type":"article-journal","container-title":"Earth-Science Reviews","issue":"153","page":"274-300","title":"From the highest to the deepest: The Gaoping-River-Gaoping Submarine Canyon dispersal system","author":[{"family":"Liu","given":"James T."},{"family":"Hsu","given":"Ray T."},{"family":"Hung","given":"Jia-Jang"},{"family":"Chang","given":"Yuan-Pin"},{"family":"Wang","given":"Yu-Huai"},{"family":"Rendle-Buhring","given":"Rebecca"},{"family":"Lee","given":"Chon-Lin"},{"family":"Huh","given":"Chih-An"},{"family":"Yang","given":"Rick J."}],"issued":{"date-parts":[["2016"]]}}},{"id":171,"uris":["http://zotero.org/users/1268121/items/95XMVM6M"],"uri":["http://zotero.org/users/1268121/items/95XMVM6M"],"itemData":{"id":171,"type":"article-journal","container-title":"Annual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T"},{"family":"Kao","given":"Shuh-Ji"},{"family":"Huh","given":"Chih-An"},{"family":"Hung","given":"Chin-Chang"}],"issued":{"date-parts":[["2013"]]}}}],"schema":"https://github.com/citation-style-language/schema/raw/master/csl-citation.json"} </w:instrText>
      </w:r>
      <w:r>
        <w:rPr>
          <w:rFonts w:eastAsia="標楷體"/>
          <w:szCs w:val="22"/>
        </w:rPr>
        <w:fldChar w:fldCharType="separate"/>
      </w:r>
      <w:r w:rsidRPr="001D75BD">
        <w:t>(Liu et al., 2016, 2013)</w:t>
      </w:r>
      <w:r>
        <w:rPr>
          <w:rFonts w:eastAsia="標楷體"/>
          <w:szCs w:val="22"/>
        </w:rPr>
        <w:fldChar w:fldCharType="end"/>
      </w:r>
      <w:r>
        <w:rPr>
          <w:rFonts w:eastAsia="標楷體"/>
          <w:szCs w:val="22"/>
        </w:rPr>
        <w:t xml:space="preserve"> and peculiar biology </w:t>
      </w:r>
      <w:r>
        <w:rPr>
          <w:rFonts w:eastAsia="標楷體"/>
          <w:szCs w:val="22"/>
        </w:rPr>
        <w:fldChar w:fldCharType="begin"/>
      </w:r>
      <w:r>
        <w:rPr>
          <w:rFonts w:eastAsia="標楷體"/>
          <w:szCs w:val="22"/>
        </w:rPr>
        <w:instrText xml:space="preserve"> ADDIN ZOTERO_ITEM CSL_CITATION {"citationID":"7YArKXKx","properties":{"formattedCitation":"(Chen, 2018; Liao et al., 2020, 2017)","plainCitation":"(Chen, 2018; Liao et al., 2020, 2017)","noteIndex":0},"citationItems":[{"id":6243,"uris":["http://zotero.org/users/1268121/items/LPRZED9T"],"uri":["http://zotero.org/users/1268121/items/LPRZED9T"],"itemData":{"id":6243,"type":"thesis","event-place":"Taipei,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id":"OpXZYPnK/uqWmUwQX","uris":["http://zotero.org/users/1268121/items/N7D76IJD"],"uri":["http://zotero.org/users/1268121/items/N7D76IJD"],"itemData":{"id":"FcBVlp0C/q82sUz9Z","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rPr>
          <w:rFonts w:eastAsia="標楷體"/>
          <w:szCs w:val="22"/>
        </w:rPr>
        <w:fldChar w:fldCharType="separate"/>
      </w:r>
      <w:r w:rsidRPr="00315D00">
        <w:t>(Chen, 2018; Liao et al., 2020, 2017)</w:t>
      </w:r>
      <w:r>
        <w:rPr>
          <w:rFonts w:eastAsia="標楷體"/>
          <w:szCs w:val="22"/>
        </w:rPr>
        <w:fldChar w:fldCharType="end"/>
      </w:r>
      <w:r>
        <w:rPr>
          <w:rFonts w:eastAsia="標楷體"/>
          <w:szCs w:val="22"/>
        </w:rPr>
        <w:t>.</w:t>
      </w:r>
    </w:p>
    <w:p w:rsidR="00D03CC6" w:rsidRDefault="00D03CC6" w:rsidP="00D03CC6">
      <w:pPr>
        <w:spacing w:before="120" w:after="120" w:line="276" w:lineRule="auto"/>
        <w:jc w:val="both"/>
        <w:rPr>
          <w:rFonts w:eastAsia="標楷體"/>
          <w:b/>
          <w:szCs w:val="22"/>
        </w:rPr>
      </w:pPr>
    </w:p>
    <w:p w:rsidR="00057F81" w:rsidRPr="00057F81" w:rsidRDefault="00FE13C7" w:rsidP="00057F81">
      <w:pPr>
        <w:spacing w:before="120" w:after="120" w:line="276" w:lineRule="auto"/>
        <w:jc w:val="both"/>
        <w:rPr>
          <w:rFonts w:eastAsia="標楷體"/>
          <w:b/>
          <w:szCs w:val="22"/>
        </w:rPr>
      </w:pPr>
      <w:r w:rsidRPr="00D03CC6">
        <w:rPr>
          <w:rFonts w:eastAsia="標楷體"/>
          <w:b/>
          <w:szCs w:val="22"/>
        </w:rPr>
        <w:t xml:space="preserve">Sediment carbon budget: </w:t>
      </w:r>
    </w:p>
    <w:p w:rsidR="00FE13C7" w:rsidRDefault="00FE13C7" w:rsidP="00FE13C7">
      <w:pPr>
        <w:spacing w:before="120" w:after="120" w:line="276" w:lineRule="auto"/>
        <w:ind w:firstLine="360"/>
        <w:jc w:val="both"/>
        <w:rPr>
          <w:rFonts w:eastAsia="標楷體"/>
          <w:szCs w:val="22"/>
        </w:rPr>
      </w:pPr>
      <w:r>
        <w:rPr>
          <w:rFonts w:eastAsia="標楷體"/>
          <w:szCs w:val="22"/>
        </w:rPr>
        <w:t xml:space="preserve">In the deep-sea sediments, the total inventory of organic carbon (OC) can be partitioned into the living and non-living components (Fig. 10).  The living component of OC </w:t>
      </w:r>
      <w:r w:rsidRPr="002D2DD0">
        <w:rPr>
          <w:rFonts w:eastAsia="標楷體"/>
          <w:noProof/>
          <w:szCs w:val="22"/>
        </w:rPr>
        <w:t>is mainly contributed</w:t>
      </w:r>
      <w:r>
        <w:rPr>
          <w:rFonts w:eastAsia="標楷體"/>
          <w:szCs w:val="22"/>
        </w:rPr>
        <w:t xml:space="preserve"> by the biomass of prokaryotes (mainly bacteria), protozoan (mainly foraminifera), meiofauna (&gt; 0.04 mm in length) and macrofauna (&gt; 0.3 mm in length) </w:t>
      </w:r>
      <w:r>
        <w:rPr>
          <w:rFonts w:eastAsia="標楷體"/>
          <w:szCs w:val="22"/>
        </w:rPr>
        <w:fldChar w:fldCharType="begin"/>
      </w:r>
      <w:r>
        <w:rPr>
          <w:rFonts w:eastAsia="標楷體"/>
          <w:szCs w:val="22"/>
        </w:rPr>
        <w:instrText xml:space="preserve"> ADDIN ZOTERO_ITEM CSL_CITATION {"citationID":"a1dhifefvnl","properties":{"formattedCitation":"(Rex et al., 2006; Rowe, 1983; Wei et al., 2010)","plainCitation":"(Rex et al., 2006; Rowe, 1983; Wei et al., 2010)","noteIndex":0},"citationItems":[{"id":537,"uris":["http://zotero.org/users/1268121/items/P5UK5ZPQ"],"uri":["http://zotero.org/users/1268121/items/P5UK5ZPQ"],"itemData":{"id":537,"type":"article-journal","abstract":"We present the first global-scale analysis of standing stock (abundance and biomass) for 4 major size classes of deep-sea biota: bacteria, metazoan meiofauna, macrofauna and megafauna. The community standing stock decreases with depth; this is a universal phenomenon that involves a complex transition in the relative importance of the different size groups. Bacterial abundance and biomass show no decline with depth. All 3 animal size groups experience significant exponential decreases in both abundance and biomass. The abundance of larger animals is significantly lower and decreases more rapidly than for smaller groups. The resulting drop in average body size with depth confirms Thiel’s size-structure hypothesis on very large spatial scales. In terms of their proportion of total community biomass, smaller size classes replace larger size classes. The upper continental slope is dominated by macrofaunal biomass, and the abyss by bacterial and meiofaunal biomass. The dramatic decrease in total community standing stock and the ascendancy of smaller organisms with depth has important implications for deep-sea biodiversity. The bathyal zone (200 to 4000 m) affords more ecological and evolutionary opportunity in the form of energy availability for larger organisms, and consequently supports higher macrofaunal and megafaunal species diversity than the abyss (&gt;4000 m).","container-title":"Marine Ecology Progress Series","DOI":"10.3354/meps317001","page":"1-8","title":"Global bathymetric patterns of standing stock and body size in the deep-sea benthos","title-short":"Global bathymetric patterns of standing stock and body size in the deep-sea benthos","volume":"317","author":[{"family":"Rex","given":"Michael A."},{"family":"Etter","given":"Ron J."},{"family":"Morris","given":"Jeremy S."},{"family":"Crouse","given":"Jenifer"},{"family":"McClain","given":"Craig R."},{"family":"Johnson","given":"Nicholas A."},{"family":"Stuart","given":"Carol T."},{"family":"Deming","given":"Jody W."},{"family":"Thies","given":"Rebecca"},{"family":"Avery","given":"Renee"}],"issued":{"date-parts":[["2006",7,18]]}}},{"id":150,"uris":["http://zotero.org/users/1268121/items/8633UDEN"],"uri":["http://zotero.org/users/1268121/items/8633UDEN"],"itemData":{"id":150,"type":"chapter","collection-title":"The sea, ideas and observations on the progress in the study of the seas","container-title":"Deep-Sea Biology","event-place":"New York","page":"97-121","publisher":"Wily-interscience","publisher-place":"New York","title":"Biomass and production of deep-sea macrobenthos.","title-short":"The sea","volume":"8","editor":[{"family":"Rowe","given":"G. T."}],"author":[{"family":"Rowe","given":"G. T."}],"issued":{"date-parts":[["1983"]]}}},{"id":191,"uris":["http://zotero.org/users/1268121/items/9T4VK7ZC"],"uri":["http://zotero.org/users/1268121/items/9T4VK7ZC"],"itemData":{"id":191,"type":"article-journal","abstract":"A comprehensive seafloor biomass and abundance database has been constructed from 24 oceanographic institutions worldwide within the Census of Marine Life (CoML) field projects. The machine-learning algorithm, Random Forests, was employed to model and predict seafloor standing stocks from surface primary production, water-column integrated and export particulate organic matter (POM), seafloor relief, and bottom water properties. The predictive models explain 63% to 88% of stock variance among the major size groups. Individual and composite maps of predicted global seafloor biomass and abundance are generated for bacteria, meiofauna, macrofauna, and megafauna (invertebrates and fishes). Patterns of benthic standing stocks were positive functions of surface primary production and delivery of the particulate organic carbon (POC) flux to the seafloor. At a regional scale, the census maps illustrate that integrated biomass is highest at the poles, on continental margins associated with coastal upwelling and with broad zones associated with equatorial divergence. Lowest values are consistently encountered on the central abyssal plains of major ocean basins The shift of biomass dominance groups with depth is shown to be affected by the decrease in average body size rather than abundance, presumably due to decrease in quantity and quality of food supply. This biomass census and associated maps are vital components of mechanistic deep-sea food web models and global carbon cycling, and as such provide fundamental information that can be incorporated into evidence-based management.","container-title":"PLoS ONE","DOI":"10.1371/journal.pone.0015323","issue":"12","journalAbbreviation":"PLoS ONE","page":"e15323","source":"PLoS ONE","title":"Global patterns and predictions of seafloor biomass using Random Forests","volume":"5","author":[{"family":"Wei","given":"Chih-Lin"},{"family":"Rowe","given":"Gilbert T."},{"family":"Escobar-Briones","given":"Elva"},{"family":"Boetius","given":"Antje"},{"family":"Soltwedel","given":"Thomas"},{"family":"Caley","given":"M. Julian"},{"family":"Soliman","given":"Yousria"},{"family":"Huettmann","given":"Falk"},{"family":"Qu","given":"Fangyuan"},{"family":"Yu","given":"Zishan"},{"family":"Pitcher","given":"C. Roland"},{"family":"Haedrich","given":"Richard L."},{"family":"Wicksten","given":"Mary K."},{"family":"Rex","given":"Michael A."},{"family":"Baguley","given":"Jeffrey G."},{"family":"Sharma","given":"Jyotsna"},{"family":"Danovaro","given":"Roberto"},{"family":"MacDonald","given":"Ian R."},{"family":"Nunnally","given":"Clifton C."},{"family":"Deming","given":"Jody W."},{"family":"Montagna","given":"Paul"},{"family":"Lévesque","given":"Mélanie"},{"literal":"Jan Marcin Weslawski"},{"literal":"Maria Wlodarska-Kowalczuk"},{"family":"Ingole","given":"Baban S."},{"family":"Bett","given":"Brian J."},{"family":"Billett","given":"David S. M."},{"family":"Yool","given":"Andrew"},{"family":"Bluhm","given":"Bodil A."},{"family":"Iken","given":"Katrin"},{"family":"Narayanaswamy","given":"Bhavani E."}],"issued":{"date-parts":[["2010",12,30]]}}}],"schema":"https://github.com/citation-style-language/schema/raw/master/csl-citation.json"} </w:instrText>
      </w:r>
      <w:r>
        <w:rPr>
          <w:rFonts w:eastAsia="標楷體"/>
          <w:szCs w:val="22"/>
        </w:rPr>
        <w:fldChar w:fldCharType="separate"/>
      </w:r>
      <w:r w:rsidRPr="00421648">
        <w:t>(Rex et al., 2006; Rowe, 1983; Wei et al., 2010)</w:t>
      </w:r>
      <w:r>
        <w:rPr>
          <w:rFonts w:eastAsia="標楷體"/>
          <w:szCs w:val="22"/>
        </w:rPr>
        <w:fldChar w:fldCharType="end"/>
      </w:r>
      <w:r>
        <w:rPr>
          <w:rFonts w:eastAsia="標楷體"/>
          <w:szCs w:val="22"/>
        </w:rPr>
        <w:t>.  The non-living component of OC includes labile (</w:t>
      </w:r>
      <w:r w:rsidRPr="003962F8">
        <w:rPr>
          <w:rFonts w:eastAsia="標楷體"/>
          <w:noProof/>
          <w:szCs w:val="22"/>
        </w:rPr>
        <w:t>i.e.</w:t>
      </w:r>
      <w:r>
        <w:rPr>
          <w:rFonts w:eastAsia="標楷體"/>
          <w:noProof/>
          <w:szCs w:val="22"/>
        </w:rPr>
        <w:t>,</w:t>
      </w:r>
      <w:r>
        <w:rPr>
          <w:rFonts w:eastAsia="標楷體"/>
          <w:szCs w:val="22"/>
        </w:rPr>
        <w:t xml:space="preserve"> fresh phytodetritus or chlorophyll-a contents), semi-labile (</w:t>
      </w:r>
      <w:r w:rsidRPr="003962F8">
        <w:rPr>
          <w:rFonts w:eastAsia="標楷體"/>
          <w:noProof/>
          <w:szCs w:val="22"/>
        </w:rPr>
        <w:t>i.e.</w:t>
      </w:r>
      <w:r>
        <w:rPr>
          <w:rFonts w:eastAsia="標楷體"/>
          <w:noProof/>
          <w:szCs w:val="22"/>
        </w:rPr>
        <w:t>,</w:t>
      </w:r>
      <w:r>
        <w:rPr>
          <w:rFonts w:eastAsia="標楷體"/>
          <w:szCs w:val="22"/>
        </w:rPr>
        <w:t xml:space="preserve"> lipid, protein, </w:t>
      </w:r>
      <w:r w:rsidRPr="003962F8">
        <w:rPr>
          <w:rFonts w:eastAsia="標楷體"/>
          <w:noProof/>
          <w:szCs w:val="22"/>
        </w:rPr>
        <w:t>and</w:t>
      </w:r>
      <w:r>
        <w:rPr>
          <w:rFonts w:eastAsia="標楷體"/>
          <w:szCs w:val="22"/>
        </w:rPr>
        <w:t xml:space="preserve"> carbohydrate), and refractory OC (</w:t>
      </w:r>
      <w:r w:rsidRPr="003962F8">
        <w:rPr>
          <w:rFonts w:eastAsia="標楷體"/>
          <w:noProof/>
          <w:szCs w:val="22"/>
        </w:rPr>
        <w:t>i.e.</w:t>
      </w:r>
      <w:r>
        <w:rPr>
          <w:rFonts w:eastAsia="標楷體"/>
          <w:noProof/>
          <w:szCs w:val="22"/>
        </w:rPr>
        <w:t>,</w:t>
      </w:r>
      <w:r>
        <w:rPr>
          <w:rFonts w:eastAsia="標楷體"/>
          <w:szCs w:val="22"/>
        </w:rPr>
        <w:t xml:space="preserve"> </w:t>
      </w:r>
      <w:r w:rsidRPr="00082C67">
        <w:rPr>
          <w:rFonts w:eastAsia="標楷體"/>
          <w:szCs w:val="22"/>
        </w:rPr>
        <w:t>humic and fulvic acids</w:t>
      </w:r>
      <w:r>
        <w:rPr>
          <w:rFonts w:eastAsia="標楷體"/>
          <w:szCs w:val="22"/>
        </w:rPr>
        <w:t>,</w:t>
      </w:r>
      <w:r w:rsidRPr="00082C67">
        <w:t xml:space="preserve"> </w:t>
      </w:r>
      <w:r w:rsidRPr="00082C67">
        <w:rPr>
          <w:rFonts w:eastAsia="標楷體"/>
          <w:szCs w:val="22"/>
        </w:rPr>
        <w:t>structural carbohydrates, and “black” carbon</w:t>
      </w:r>
      <w:r>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{"citationID":"a46j9vj91q","properties":{"formattedCitation":"(Danovaro, 2010)","plainCitation":"(Danovaro, 2010)","noteIndex":0},"citationItems":[{"id":323,"uris":["http://zotero.org/users/1268121/items/EPMQTVRJ"],"uri":["http://zotero.org/users/1268121/items/EPMQTVRJ"],"itemData":{"id":323,"type":"book","event-place":"Boca Raton","ISBN":"978-1-4398-1137-5","language":"English","publisher":"CRC Press","publisher-place":"Boca Raton","source":"Open WorldCat","title":"Methods for the study of deep-sea sediments, their functioning and biodiversity","author":[{"family":"Danovaro","given":"Roberto"}],"issued":{"date-parts":[["2010"]]}}}],"schema":"https://github.com/citation-style-language/schema/raw/master/csl-citation.json"} </w:instrText>
      </w:r>
      <w:r>
        <w:rPr>
          <w:rFonts w:eastAsia="標楷體"/>
          <w:szCs w:val="22"/>
        </w:rPr>
        <w:fldChar w:fldCharType="separate"/>
      </w:r>
      <w:r w:rsidRPr="00421648">
        <w:t>(Danovaro, 2010)</w:t>
      </w:r>
      <w:r>
        <w:rPr>
          <w:rFonts w:eastAsia="標楷體"/>
          <w:szCs w:val="22"/>
        </w:rPr>
        <w:fldChar w:fldCharType="end"/>
      </w:r>
      <w:r>
        <w:rPr>
          <w:rFonts w:eastAsia="標楷體"/>
          <w:szCs w:val="22"/>
        </w:rPr>
        <w:t xml:space="preserve">.  The source of OC </w:t>
      </w:r>
      <w:r w:rsidRPr="002D2DD0">
        <w:rPr>
          <w:rFonts w:eastAsia="標楷體"/>
          <w:noProof/>
          <w:szCs w:val="22"/>
        </w:rPr>
        <w:t>is mainly supplied</w:t>
      </w:r>
      <w:r>
        <w:rPr>
          <w:rFonts w:eastAsia="標楷體"/>
          <w:szCs w:val="22"/>
        </w:rPr>
        <w:t xml:space="preserve"> by the slow rain of particulate organic carbon (POC) from the euphotic </w:t>
      </w:r>
      <w:r>
        <w:rPr>
          <w:rFonts w:eastAsia="標楷體"/>
          <w:szCs w:val="22"/>
        </w:rPr>
        <w:lastRenderedPageBreak/>
        <w:t>zone or lateral advection of POC from terrestrial</w:t>
      </w:r>
      <w:r>
        <w:rPr>
          <w:rFonts w:eastAsia="標楷體" w:hint="eastAsia"/>
          <w:szCs w:val="22"/>
        </w:rPr>
        <w:t xml:space="preserve"> </w:t>
      </w:r>
      <w:r>
        <w:rPr>
          <w:rFonts w:eastAsia="標楷體"/>
          <w:szCs w:val="22"/>
        </w:rPr>
        <w:t xml:space="preserve">or marine organics.  </w:t>
      </w:r>
      <w:r w:rsidRPr="002D2DD0">
        <w:rPr>
          <w:rFonts w:eastAsia="標楷體"/>
          <w:noProof/>
          <w:szCs w:val="22"/>
        </w:rPr>
        <w:t xml:space="preserve">The </w:t>
      </w:r>
      <w:r>
        <w:rPr>
          <w:rFonts w:eastAsia="標楷體"/>
          <w:noProof/>
          <w:szCs w:val="22"/>
        </w:rPr>
        <w:t xml:space="preserve">loss of OC balances the source </w:t>
      </w:r>
      <w:r>
        <w:rPr>
          <w:rFonts w:eastAsia="標楷體"/>
          <w:szCs w:val="22"/>
        </w:rPr>
        <w:t>through carbon remineralization (SCOC), biological utilization of labile OC, the predation among living components of OC, long-term burial of the refractory OC and down-slope OC export (</w:t>
      </w:r>
      <w:r w:rsidRPr="003962F8">
        <w:rPr>
          <w:rFonts w:eastAsia="標楷體"/>
          <w:noProof/>
          <w:szCs w:val="22"/>
        </w:rPr>
        <w:t>i.e.</w:t>
      </w:r>
      <w:r>
        <w:rPr>
          <w:rFonts w:eastAsia="標楷體"/>
          <w:noProof/>
          <w:szCs w:val="22"/>
        </w:rPr>
        <w:t>,</w:t>
      </w:r>
      <w:r>
        <w:rPr>
          <w:rFonts w:eastAsia="標楷體"/>
          <w:szCs w:val="22"/>
        </w:rPr>
        <w:t xml:space="preserve"> </w:t>
      </w:r>
      <w:r>
        <w:rPr>
          <w:rFonts w:eastAsia="標楷體" w:hint="eastAsia"/>
          <w:szCs w:val="22"/>
        </w:rPr>
        <w:t xml:space="preserve">by </w:t>
      </w:r>
      <w:r>
        <w:rPr>
          <w:rFonts w:eastAsia="標楷體"/>
          <w:szCs w:val="22"/>
        </w:rPr>
        <w:t>turbidity currents).</w:t>
      </w:r>
    </w:p>
    <w:p w:rsidR="00FE13C7" w:rsidRDefault="00FE13C7" w:rsidP="00FE13C7">
      <w:pPr>
        <w:spacing w:before="120" w:after="120" w:line="276" w:lineRule="auto"/>
        <w:jc w:val="center"/>
        <w:rPr>
          <w:rFonts w:eastAsia="標楷體"/>
          <w:szCs w:val="22"/>
        </w:rPr>
      </w:pPr>
      <w:r w:rsidRPr="00A45AC0">
        <w:rPr>
          <w:rFonts w:eastAsia="標楷體"/>
          <w:noProof/>
          <w:szCs w:val="22"/>
        </w:rPr>
        <w:drawing>
          <wp:inline distT="0" distB="0" distL="0" distR="0">
            <wp:extent cx="5282780" cy="39338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3998" cy="3942179"/>
                    </a:xfrm>
                    <a:prstGeom prst="rect">
                      <a:avLst/>
                    </a:prstGeom>
                    <a:noFill/>
                    <a:ln>
                      <a:noFill/>
                    </a:ln>
                  </pic:spPr>
                </pic:pic>
              </a:graphicData>
            </a:graphic>
          </wp:inline>
        </w:drawing>
      </w:r>
    </w:p>
    <w:p w:rsidR="00FE13C7" w:rsidRDefault="00FE13C7" w:rsidP="00FE13C7">
      <w:pPr>
        <w:spacing w:before="120" w:after="120" w:line="276" w:lineRule="auto"/>
        <w:jc w:val="both"/>
        <w:rPr>
          <w:rFonts w:eastAsia="標楷體"/>
          <w:szCs w:val="22"/>
        </w:rPr>
      </w:pPr>
      <w:r>
        <w:rPr>
          <w:rFonts w:eastAsia="標楷體"/>
          <w:szCs w:val="22"/>
        </w:rPr>
        <w:t xml:space="preserve">Fig. 10. Carbon budget and cycling in the deep-sea sediment. The conceptual model is modified from Rowe et al. </w:t>
      </w:r>
      <w:r>
        <w:rPr>
          <w:rFonts w:eastAsia="標楷體"/>
          <w:szCs w:val="22"/>
        </w:rPr>
        <w:fldChar w:fldCharType="begin"/>
      </w:r>
      <w:r>
        <w:rPr>
          <w:rFonts w:eastAsia="標楷體"/>
          <w:szCs w:val="22"/>
        </w:rPr>
        <w:instrText xml:space="preserve"> ADDIN ZOTERO_ITEM CSL_CITATION {"citationID":"zwO0F9T2","properties":{"formattedCitation":"(2008)","plainCitation":"(2008)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w:instrText>
      </w:r>
      <w:r>
        <w:rPr>
          <w:rFonts w:eastAsia="標楷體" w:hint="eastAsia"/>
          <w:szCs w:val="22"/>
        </w:rPr>
        <w:instrText>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m depth. The detrital carbon turnover is many times lon</w:instrText>
      </w:r>
      <w:r>
        <w:rPr>
          <w:rFonts w:eastAsia="標楷體"/>
          <w:szCs w:val="22"/>
        </w:rPr>
        <w:instrText xml:space="preserve">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W."}],"issued":{"date-parts":[["2008"]]}},"suppress-author":true}],"schema":"https://github.com/citation-style-language/schema/raw/master/csl-citation.json"} </w:instrText>
      </w:r>
      <w:r>
        <w:rPr>
          <w:rFonts w:eastAsia="標楷體"/>
          <w:szCs w:val="22"/>
        </w:rPr>
        <w:fldChar w:fldCharType="separate"/>
      </w:r>
      <w:r w:rsidRPr="0031650B">
        <w:t>(2008)</w:t>
      </w:r>
      <w:r>
        <w:rPr>
          <w:rFonts w:eastAsia="標楷體"/>
          <w:szCs w:val="22"/>
        </w:rPr>
        <w:fldChar w:fldCharType="end"/>
      </w:r>
      <w:r>
        <w:rPr>
          <w:rFonts w:eastAsia="標楷體"/>
          <w:szCs w:val="22"/>
        </w:rPr>
        <w:t xml:space="preserve">.  For example, the </w:t>
      </w:r>
      <w:r w:rsidRPr="00745DFD">
        <w:rPr>
          <w:rFonts w:eastAsia="標楷體"/>
          <w:szCs w:val="22"/>
        </w:rPr>
        <w:t>mass flux</w:t>
      </w:r>
      <w:r>
        <w:rPr>
          <w:rFonts w:eastAsia="標楷體"/>
          <w:szCs w:val="22"/>
        </w:rPr>
        <w:t xml:space="preserve"> at the head of GPSC</w:t>
      </w:r>
      <w:r w:rsidRPr="00745DFD">
        <w:rPr>
          <w:rFonts w:eastAsia="標楷體"/>
          <w:szCs w:val="22"/>
        </w:rPr>
        <w:t xml:space="preserve"> </w:t>
      </w:r>
      <w:r>
        <w:rPr>
          <w:rFonts w:eastAsia="標楷體"/>
          <w:szCs w:val="22"/>
        </w:rPr>
        <w:t>likely exceeds</w:t>
      </w:r>
      <w:r w:rsidRPr="00745DFD">
        <w:rPr>
          <w:rFonts w:eastAsia="標楷體"/>
          <w:szCs w:val="22"/>
        </w:rPr>
        <w:t xml:space="preserve"> </w:t>
      </w:r>
      <w:r>
        <w:rPr>
          <w:rFonts w:eastAsia="標楷體"/>
          <w:szCs w:val="22"/>
        </w:rPr>
        <w:t>700-8</w:t>
      </w:r>
      <w:r w:rsidRPr="00745DFD">
        <w:rPr>
          <w:rFonts w:eastAsia="標楷體"/>
          <w:szCs w:val="22"/>
        </w:rPr>
        <w:t xml:space="preserve">00 </w:t>
      </w:r>
      <w:r w:rsidRPr="002D2DD0">
        <w:rPr>
          <w:rFonts w:eastAsia="標楷體"/>
          <w:noProof/>
          <w:szCs w:val="22"/>
        </w:rPr>
        <w:t>g m</w:t>
      </w:r>
      <w:r w:rsidRPr="00745DFD">
        <w:rPr>
          <w:rFonts w:eastAsia="標楷體"/>
          <w:szCs w:val="22"/>
          <w:vertAlign w:val="superscript"/>
        </w:rPr>
        <w:t>-2</w:t>
      </w:r>
      <w:r w:rsidRPr="00745DFD">
        <w:rPr>
          <w:rFonts w:eastAsia="標楷體"/>
          <w:szCs w:val="22"/>
        </w:rPr>
        <w:t xml:space="preserve"> d</w:t>
      </w:r>
      <w:r w:rsidRPr="00745DFD">
        <w:rPr>
          <w:rFonts w:eastAsia="標楷體"/>
          <w:szCs w:val="22"/>
          <w:vertAlign w:val="superscript"/>
        </w:rPr>
        <w:t>-1</w:t>
      </w:r>
      <w:r>
        <w:rPr>
          <w:rFonts w:eastAsia="標楷體"/>
          <w:szCs w:val="22"/>
        </w:rPr>
        <w:t>, which is equivalent to 32</w:t>
      </w:r>
      <w:r w:rsidRPr="00745DFD">
        <w:rPr>
          <w:rFonts w:eastAsia="標楷體"/>
          <w:szCs w:val="22"/>
        </w:rPr>
        <w:t>00 mg C m</w:t>
      </w:r>
      <w:r w:rsidRPr="00745DFD">
        <w:rPr>
          <w:rFonts w:eastAsia="標楷體"/>
          <w:szCs w:val="22"/>
          <w:vertAlign w:val="superscript"/>
        </w:rPr>
        <w:t>-2</w:t>
      </w:r>
      <w:r w:rsidRPr="00745DFD">
        <w:rPr>
          <w:rFonts w:eastAsia="標楷體"/>
          <w:szCs w:val="22"/>
        </w:rPr>
        <w:t xml:space="preserve"> d</w:t>
      </w:r>
      <w:r w:rsidRPr="00745DFD">
        <w:rPr>
          <w:rFonts w:eastAsia="標楷體"/>
          <w:szCs w:val="22"/>
          <w:vertAlign w:val="superscript"/>
        </w:rPr>
        <w:t>-1</w:t>
      </w:r>
      <w:r>
        <w:rPr>
          <w:rFonts w:eastAsia="標楷體"/>
          <w:szCs w:val="22"/>
        </w:rPr>
        <w:t xml:space="preserve">, assuming 0.4% organic carbon </w:t>
      </w:r>
      <w:r>
        <w:rPr>
          <w:rFonts w:eastAsia="標楷體"/>
          <w:szCs w:val="22"/>
        </w:rPr>
        <w:fldChar w:fldCharType="begin"/>
      </w:r>
      <w:r>
        <w:rPr>
          <w:rFonts w:eastAsia="標楷體"/>
          <w:szCs w:val="22"/>
        </w:rPr>
        <w:instrText xml:space="preserve"> ADDIN ZOTERO_ITEM CSL_CITATION {"citationID":"CIYt0Zln","properties":{"formattedCitation":"(Liu et al., 2009, 2006; Liu and Lin, 2004)","plainCitation":"(Liu et al., 2009, 2006; Liu and Lin, 2004)","noteIndex":0},"citationItems":[{"id":4608,"uris":["http://zotero.org/users/1268121/items/6I4PNM46"],"uri":["http://zotero.org/users/1268121/items/6I4PNM46"],"itemData":{"id":4608,"type":"article-journal","abstract":"The river–sea system consisting of the Gaoping (new spelling according to the latest government's directive, formerly spelled Kaoping) River (KPR), shelf, and Submarine Canyon (KPRSC) located off southern Taiwan is an ideal natural laboratory to study the source, pathway, transport, and fate of terrestrial substances. In 2004 during the flood season of the KPR, a system-wide comprehensive field experiment was conducted to investigate particle dynamics from a source-to-sink perspective in the KPRSC with the emphasis on the effect of particle size on the transport, settling, and sedimentation along the pathway. This paper reports the findings from (1) two sediment trap moorings each configured with a Technicap PPS 3/3 sediment trap, and an acoustic current meter (Aquadopp); (2) concurrent hydrographic profiling and water sampling was conducted over 8 h next to the sediment trap moorings; and (3) box-coring in the head region of the submarine canyon near the mooring sites. Particle samples from sediment traps were analyzed for mass fluxes, grain-size composition, total organic carbon (TOC) and nitrogen (TN), organic matter (OM), carbonate, biogenic opal, polycyclic aromatic hydrocarbon (PAH), lithogenic silica and aluminum, and foraminiferal abundance. Samples from box cores were analyzed for grain-size distribution, TOC, particulate organic matter (POM), carbonate, biogenic opal, water content, and 210Pbex. Water samples were filtered through 500, 250, 63, 10 µm sieves and 0.4 µm filter for the suspended sediment concentration of different size-classes.\n\nResults show that the river and shelf do not supply all the suspended particles near the canyon floor. The estimated mass flux near the canyon floor exceeds 800 g/m2/day, whose values are 2–7 times higher than those at the upper rim of the canyon. Most of the suspended particles in the canyon are fine-grained (finer than medium silt) lithogenic sediments whose percentages are 90.2% at the upper rim and 93.6% in the deeper part of the canyon.\n\nAs suspended particles settle through the canyon, their size-composition shows a downward fining trend. The average percentage of clay-to-fine-silt particles (0.4–10 µm) in the water samples increases from 22.7% above the upper rim of the canyon to 56.0% near the bottom of the canyon. Conversely, the average percentage of the sand-sized (&amp;gt; 63 µm) suspended particles decreases downward from 32.0% above the canyon to 12.0% in the deeper part of the canyon. Correspondingly, the substrate of the canyon is composed largely of hemipelagic lithogenic mud. Parallel to this downward fining trend is the downward decrease of concentrations of suspended nonlithogenic substances such as TOC and PAH, despite of their affinity to fine-grained particles.\n\nOn the surface of the canyon, down-core variables (grain size, 210Pbex activity, TOC, water content) near the head region of the canyon show post-depositional disturbances such as hyperpycnite and turbiditic deposits. These deposits point to the occurrences of erosion and deposition related to high-density flows such as turbidity currents, which might be an important process in submarine canyon sedimentation.","collection-title":"Fate of Terrestrial Substances on the Gaoping (Kaoping) Shelf/Slope and in the Gaoping Submarine Canyon off SW Taiwan","container-title":"Journal of Marine Systems","DOI":"10.1016/j.jmarsys.2008.01.010","ISSN":"0924-7963","issue":"4","journalAbbreviation":"Journal of Marine Systems","page":"417-432","source":"ScienceDirect","title":"From suspended particles to strata: The fate of terrestrial substances in the Gaoping (Kaoping) submarine canyon","title-short":"From suspended particles to strata","volume":"76","author":[{"family":"Liu","given":"James T."},{"family":"Hung","given":"Jia-Jang"},{"family":"Lin","given":"Hui-Ling"},{"family":"Huh","given":"Chih-An"},{"family":"Lee","given":"Chon-Lin"},{"family":"Hsu","given":"Ray T."},{"family":"Huang","given":"Ya-Wen"},{"family":"Chu","given":"Joel C."}],"issued":{"date-parts":[["2009",3,20]]}}},{"id":5555,"uris":["http://zotero.org/users/1268121/items/XHNQJBCP"],"uri":["http://zotero.org/users/1268121/items/XHNQJBCP"],"itemData":{"id":5555,"type":"article-journal","abstract":"The function of a submarine conduit under typhoon conditions is examined. The study site is the Kao-ping river, shelf, and submarine canyon (KPRSC) system located off southern Taiwan on a wave-dominated microtidal coast. The head of the canyon is located approximately 1km off the river mouth. Two comprehensive 1-month field experiments were carried out in 2000 and 2002 during the flood season of the river. Both experiments encountered typhoons that generated significant river discharge and wave resuspension events. Particle samples collected in 2000 by sediment-traps were analyzed for coarse fraction by the wet sieving method. Among the coarse fraction, foraminiferal species and their abundance were recorded as a tracer for biogenic particles of marine origin. Stable isotopes of carbon (δ13C) of organic particles of sediment-trap samples were analyzed as a tracer for particles of terrestrial origin. All the measured flow and particle concentration records were analyzed by conventional time-series analytical methods. Simultaneously observed records of suspended sediment concentration at the river mouth and the volume concentration of suspended particles near the canyon floor were compared. Instantaneous flux and cumulative transport of suspended particles near the canyon floor were estimated during the deployment period. Results show that Kao-ping Submarine Canyon is a multi-level and process-dependant two-way conduit for particles of terrestrial and marine origins. In general, terrestrial signals are stronger than the marine signals in sediment-trap samples near the head of the canyon. During typhoon events, in the early distal phase of their influence nonlithogenic and biogenic marine sources are enhanced; in the later proximal phase signals of locally generated terrestrial lithogenic sources are enhanced. An episode of momentary downcanyon flushing of suspended particles near the canyon floor is observed during one typhoon occurrence. This flushing suggests nondeposition during the typhoon at the locale of deployment despite increased input of particles to the canyon floor. It also suggests a mechanism by which turbidity currents could be triggered. Yet, this flushing phenomenon is not observed in another typhoon occurrence, suggesting it is not universal in the canyon's response to the typhoon.","container-title":"Deep Sea Research Part I: Oceanographic Research Papers","DOI":"10.1016/j.dsr.2005.09.012","ISSN":"0967-0637","issue":"2","journalAbbreviation":"Deep Sea Research Part I: Oceanographic Research Papers","page":"223-240","source":"ScienceDirect","title":"A submarine canyon conduit under typhoon conditions off Southern Taiwan","volume":"53","author":[{"family":"Liu","given":"James T."},{"family":"Lin","given":"Hui-Ling"},{"family":"Hung","given":"Jia-Jang"}],"issued":{"date-parts":[["2006",2,1]]}}},{"id":686,"uris":["http://zotero.org/users/1268121/items/UBCBM44H"],"uri":["http://zotero.org/users/1268121/items/UBCBM44H"],"itemData":{"id":686,"type":"article-journal","abstract":"This paper presents findings from a 1-month field experiment conducted during the flood season of 2000 on the southern coast of Taiwan to examine the delivery of lithogenic (siliciclastic) sediment to Kao-ping Submarine Canyon from the nearby Kao-ping River and shelf sources and the transport of suspended lithogenic and nonlithogenic particles near the canyon floor. Collected time series data included simultaneous measurements of coastal winds, salinity, temperature, flow field, suspended sediment concentration (SSC) and size composition of suspended particles at the river mouth and inside the submarine canyon, as well as results from seawater and sediment trap data. Other collected data included river discharge and sediment load and hydrographic measurements along and across the axis of the canyon. During the experiment, two significant episodic river sediment discharge events occurred relating to a typhoon and extreme precipitation conditions.\nThe findings show that theoretically, the time difference between sand and clay siliciclastic grains to settle from the sea surface to the canyon floor is on the order of hours to months, analogous to a sorting process. River plume dynamics and the coastal wind field largely control the delivery of terrigenous fine-grained sediment to the canyon. Inside the canyon, the ‘behavior’ of suspended lithogenic and nonlithogenic particles of different sizes can be differentiated into a coarse-grained group (sand), which forms the ‘drop-in’ population; and a fine-grained group (mud), which forms the ‘standing’ population. Each group has distinct spectral characteristics. The coarse-grained group is delivered directly to the canyon by the river effluent, and by wave resuspension of the shelf substrate. During the study period, the net transport of suspended particles near the canyon floor was landward mostly by tidal currents, whose direction was also modulated by spring/neap tide. Both lithogenic and nonlithogenic particles contribute to high mass fluxes (exceeding 700 g m−2 day−1) in the lower part of the canyon.\nThis river–sea system represents a type of systems that consist of three geographically separated dynamic entities: the river plume, the shelf, and the canyon. Under fair-weather conditions, the river plume and shelf processes are coupled through the tide and wind field. The river and canyon form a direct source-to-sink link via coarse-grained siliciclastic sediment during the flood season in both continuous and pulsed fashion. In the typhoon season, the shelf becomes a pulsed source region for coarse-grained sediment.","container-title":"Marine Geology","DOI":"10.1016/j.margeo.2004.03.015","ISSN":"0025-3227","issue":"1–4","journalAbbreviation":"Marine Geology","page":"55-81","source":"ScienceDirect","title":"Sediment dynamics in a submarine canyon: a case of river–sea interaction","title-short":"Sediment dynamics in a submarine canyon","volume":"207","author":[{"family":"Liu","given":"James T."},{"family":"Lin","given":"Hui-ling"}],"issued":{"date-parts":[["2004",6,30]]}}}],"schema":"https://github.com/citation-style-language/schema/raw/master/csl-citation.json"} </w:instrText>
      </w:r>
      <w:r>
        <w:rPr>
          <w:rFonts w:eastAsia="標楷體"/>
          <w:szCs w:val="22"/>
        </w:rPr>
        <w:fldChar w:fldCharType="separate"/>
      </w:r>
      <w:r w:rsidRPr="00421648">
        <w:t>(Liu et al., 2009, 2006; Liu and Lin, 2004)</w:t>
      </w:r>
      <w:r>
        <w:rPr>
          <w:rFonts w:eastAsia="標楷體"/>
          <w:szCs w:val="22"/>
        </w:rPr>
        <w:fldChar w:fldCharType="end"/>
      </w:r>
      <w:r>
        <w:rPr>
          <w:rFonts w:eastAsia="標楷體"/>
          <w:szCs w:val="22"/>
        </w:rPr>
        <w:t xml:space="preserve">.  The export POC flux on the shelf break of the northern South China Sea was estimated to be </w:t>
      </w:r>
      <w:r w:rsidRPr="00941102">
        <w:rPr>
          <w:rFonts w:eastAsia="標楷體"/>
          <w:szCs w:val="22"/>
        </w:rPr>
        <w:t xml:space="preserve">48 ± 6 mg </w:t>
      </w:r>
      <w:r>
        <w:rPr>
          <w:rFonts w:eastAsia="標楷體"/>
          <w:szCs w:val="22"/>
        </w:rPr>
        <w:t xml:space="preserve">C </w:t>
      </w:r>
      <w:r w:rsidRPr="00941102">
        <w:rPr>
          <w:rFonts w:eastAsia="標楷體"/>
          <w:szCs w:val="22"/>
        </w:rPr>
        <w:t>m</w:t>
      </w:r>
      <w:r w:rsidRPr="00941102">
        <w:rPr>
          <w:rFonts w:eastAsia="標楷體"/>
          <w:szCs w:val="22"/>
          <w:vertAlign w:val="superscript"/>
        </w:rPr>
        <w:t>-2</w:t>
      </w:r>
      <w:r w:rsidRPr="00941102">
        <w:rPr>
          <w:rFonts w:eastAsia="標楷體"/>
          <w:szCs w:val="22"/>
        </w:rPr>
        <w:t xml:space="preserve"> d</w:t>
      </w:r>
      <w:r w:rsidRPr="00941102">
        <w:rPr>
          <w:rFonts w:eastAsia="標楷體"/>
          <w:szCs w:val="22"/>
          <w:vertAlign w:val="superscript"/>
        </w:rPr>
        <w:t>-1</w:t>
      </w:r>
      <w:r>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{"citationID":"a231o9v9hlf","properties":{"formattedCitation":"(Hung and Gong, 2010)","plainCitation":"(Hung and Gong, 2010)","noteIndex":0},"citationItems":[{"id":5559,"uris":["http://zotero.org/users/1268121/items/K85FNAXS"],"uri":["http://zotero.org/users/1268121/items/K85FNAXS"],"itemData":{"id":5559,"type":"article-journal","abstract":"234Th has been increasingly used as a tracer to estimate particulate organic carbon (POC) flux, based on calculation of the product of the POC/234Th ratio in sinking particles and the 234Th flux. Large (&gt;50 μm) pump-collected particles are assumed to be representative of sinking particles for determining POC/234Th ratios, but the basis of this assumption has not been extensively investigated. Here we present POC and 234Th data for various particle size classes (1–10, 10–50, 50–150 and &gt;150 μm) from trap-collected particles in the northern South China Sea (SCS, a subtropical region). Within the trap-collected POC pool the 1–10 μm fraction contained the largest proportion of POC (26–35%), followed by the 10–50 μm (25–29%), 50–150 μm (19–24%), and &gt;150 μm (17–23%) fractions. The distribution pattern of 234Th in the trap-collected particles was analogous to that of POC, with the smallest (1–10 μm) particles representing the largest proportion (37–54%) of the 234Th flux. Our preliminary results indicate that trap-collected particles &lt;50 μm carry most of the POC and 234Th flux in the northern SCS, suggesting that the contribution of particles smaller than 50 μm to the settling flux is larger than previously thought. The results indicate that it may be necessary to simultaneously measure POC/234Th ratios on size-fractionated trap- and pump-collected materials from different marine regions, including tropical and high latitude locations.","container-title":"Estuarine, Coastal and Shelf Science","DOI":"10.1016/j.ecss.2010.04.008","ISSN":"0272-7714","issue":"3","journalAbbreviation":"Estuarine, Coastal and Shelf Science","page":"303-310","source":"ScienceDirect","title":"POC/234Th ratios in particles collected in sediment traps in the northern South China Sea","volume":"88","author":[{"family":"Hung","given":"Chin-Chang"},{"family":"Gong","given":"Gwo-Ching"}],"issued":{"date-parts":[["2010",7,10]]}}}],"schema":"https://github.com/citation-style-language/schema/raw/master/csl-citation.json"} </w:instrText>
      </w:r>
      <w:r>
        <w:rPr>
          <w:rFonts w:eastAsia="標楷體"/>
          <w:szCs w:val="22"/>
        </w:rPr>
        <w:fldChar w:fldCharType="separate"/>
      </w:r>
      <w:r w:rsidRPr="00421648">
        <w:t>(Hung and Gong, 2010)</w:t>
      </w:r>
      <w:r>
        <w:rPr>
          <w:rFonts w:eastAsia="標楷體"/>
          <w:szCs w:val="22"/>
        </w:rPr>
        <w:fldChar w:fldCharType="end"/>
      </w:r>
      <w:r>
        <w:rPr>
          <w:rFonts w:eastAsia="標楷體"/>
          <w:szCs w:val="22"/>
        </w:rPr>
        <w:t xml:space="preserve">.  The </w:t>
      </w:r>
      <w:r>
        <w:rPr>
          <w:rFonts w:eastAsia="標楷體"/>
          <w:noProof/>
          <w:szCs w:val="22"/>
        </w:rPr>
        <w:t>contrasted</w:t>
      </w:r>
      <w:r>
        <w:rPr>
          <w:rFonts w:eastAsia="標楷體"/>
          <w:szCs w:val="22"/>
        </w:rPr>
        <w:t xml:space="preserve"> POC input and physical condition between the canyon and slope habitats likely contribute to distinctively different carbon budgets and cycling.</w:t>
      </w:r>
    </w:p>
    <w:p w:rsidR="00D03CC6" w:rsidRPr="00FE13C7" w:rsidRDefault="00D03CC6" w:rsidP="00FE13C7">
      <w:pPr>
        <w:spacing w:before="120" w:after="120" w:line="276" w:lineRule="auto"/>
        <w:jc w:val="both"/>
        <w:rPr>
          <w:rFonts w:eastAsia="標楷體"/>
          <w:szCs w:val="22"/>
        </w:rPr>
      </w:pPr>
    </w:p>
    <w:p w:rsidR="00057F81" w:rsidRDefault="00057F81"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D03CC6">
        <w:rPr>
          <w:rFonts w:eastAsia="標楷體" w:hint="eastAsia"/>
          <w:b/>
          <w:szCs w:val="22"/>
        </w:rPr>
        <w:t>Se</w:t>
      </w:r>
      <w:r w:rsidRPr="00D03CC6">
        <w:rPr>
          <w:rFonts w:eastAsia="標楷體"/>
          <w:b/>
          <w:szCs w:val="22"/>
        </w:rPr>
        <w:t>diment biota and detrital organic</w:t>
      </w:r>
    </w:p>
    <w:p w:rsidR="00FE13C7" w:rsidRDefault="00FE13C7" w:rsidP="00FE13C7">
      <w:pPr>
        <w:spacing w:before="120" w:after="120" w:line="276" w:lineRule="auto"/>
        <w:ind w:firstLineChars="177" w:firstLine="425"/>
      </w:pPr>
      <w:r w:rsidRPr="006F705F">
        <w:rPr>
          <w:b/>
        </w:rPr>
        <w:t xml:space="preserve">Prokaryote biomass: </w:t>
      </w:r>
      <w:r>
        <w:rPr>
          <w:noProof/>
        </w:rPr>
        <w:t xml:space="preserve">A cutoff </w:t>
      </w:r>
      <w:r w:rsidRPr="006F705F">
        <w:t>10-ml sterile syringe (i.d. 15 mm)</w:t>
      </w:r>
      <w:r>
        <w:t xml:space="preserve"> </w:t>
      </w:r>
      <w:r>
        <w:rPr>
          <w:noProof/>
        </w:rPr>
        <w:t xml:space="preserve">will take </w:t>
      </w:r>
      <w:r>
        <w:rPr>
          <w:noProof/>
        </w:rPr>
        <w:lastRenderedPageBreak/>
        <w:t>subsamples</w:t>
      </w:r>
      <w:r w:rsidRPr="006F705F">
        <w:t xml:space="preserve"> from the</w:t>
      </w:r>
      <w:r>
        <w:t xml:space="preserve"> top 1-cm of</w:t>
      </w:r>
      <w:r w:rsidRPr="006F705F">
        <w:t xml:space="preserve"> sediments</w:t>
      </w:r>
      <w:r>
        <w:t xml:space="preserve"> within a core tube</w:t>
      </w:r>
      <w:r w:rsidRPr="006F705F">
        <w:t xml:space="preserve">.  Similar to the operation of a piston core, the syringe plunger will </w:t>
      </w:r>
      <w:r w:rsidRPr="002D2DD0">
        <w:rPr>
          <w:noProof/>
        </w:rPr>
        <w:t>be held</w:t>
      </w:r>
      <w:r w:rsidRPr="006F705F">
        <w:t xml:space="preserve"> fixed at the sediment surface</w:t>
      </w:r>
      <w:r>
        <w:t>,</w:t>
      </w:r>
      <w:r w:rsidRPr="006F705F">
        <w:t xml:space="preserve"> </w:t>
      </w:r>
      <w:r w:rsidRPr="00C815F7">
        <w:rPr>
          <w:noProof/>
        </w:rPr>
        <w:t>and</w:t>
      </w:r>
      <w:r w:rsidRPr="006F705F">
        <w:t xml:space="preserve"> then the barrel will be pushed into the sediment to take 2 mL of </w:t>
      </w:r>
      <w:r>
        <w:t xml:space="preserve">the </w:t>
      </w:r>
      <w:r w:rsidRPr="00C815F7">
        <w:rPr>
          <w:noProof/>
        </w:rPr>
        <w:t>sample</w:t>
      </w:r>
      <w:r w:rsidRPr="006F705F">
        <w:t xml:space="preserve">.  The syringe sample will </w:t>
      </w:r>
      <w:r w:rsidRPr="002D2DD0">
        <w:rPr>
          <w:noProof/>
        </w:rPr>
        <w:t>be added</w:t>
      </w:r>
      <w:r w:rsidRPr="006F705F">
        <w:t xml:space="preserve"> to a 15-mL polyethylene centrifuge tube containing 2 </w:t>
      </w:r>
      <w:r>
        <w:t>mL of pre-filtered PBS solution.</w:t>
      </w:r>
      <w:r>
        <w:rPr>
          <w:rFonts w:hint="eastAsia"/>
        </w:rPr>
        <w:t xml:space="preserve"> </w:t>
      </w:r>
      <w:r>
        <w:t xml:space="preserve"> Approximately </w:t>
      </w:r>
      <w:r w:rsidRPr="006932DA">
        <w:t>0.3 mL</w:t>
      </w:r>
      <w:r>
        <w:t xml:space="preserve"> of 16% </w:t>
      </w:r>
      <w:r w:rsidRPr="00C815F7">
        <w:t>formaldehyde</w:t>
      </w:r>
      <w:r>
        <w:t xml:space="preserve"> will </w:t>
      </w:r>
      <w:r w:rsidRPr="002D2DD0">
        <w:rPr>
          <w:noProof/>
        </w:rPr>
        <w:t>al</w:t>
      </w:r>
      <w:r>
        <w:rPr>
          <w:noProof/>
        </w:rPr>
        <w:t xml:space="preserve">so </w:t>
      </w:r>
      <w:r w:rsidRPr="002D2DD0">
        <w:rPr>
          <w:noProof/>
        </w:rPr>
        <w:t>be added</w:t>
      </w:r>
      <w:r>
        <w:rPr>
          <w:noProof/>
        </w:rPr>
        <w:t xml:space="preserve"> to the centrifuge tube</w:t>
      </w:r>
      <w:r>
        <w:t xml:space="preserve"> until the sample reaching</w:t>
      </w:r>
      <w:r w:rsidRPr="006F705F">
        <w:t xml:space="preserve"> a final concentration of 2% </w:t>
      </w:r>
      <w:r w:rsidRPr="00DE4B73">
        <w:rPr>
          <w:noProof/>
        </w:rPr>
        <w:t>formalin</w:t>
      </w:r>
      <w:r>
        <w:t xml:space="preserve"> and then stored at</w:t>
      </w:r>
      <w:r w:rsidRPr="006F705F">
        <w:t xml:space="preserve"> 4˚C</w:t>
      </w:r>
      <w:r>
        <w:t xml:space="preserve"> fridge</w:t>
      </w:r>
      <w:r w:rsidRPr="006F705F">
        <w:t xml:space="preserve">.  In the lab, the sediment samples will be further diluted by 500- or 1000-fold in PBS </w:t>
      </w:r>
      <w:r>
        <w:t xml:space="preserve">solution </w:t>
      </w:r>
      <w:r w:rsidRPr="006F705F">
        <w:t xml:space="preserve">depending on the number of potentially interfering particles, treated with Triton-X detergent to loosen attached or aggregated cells, centrifuged through Nycodenz® and then placed on a 0.2-µm pore size filter, stained with SYBR Green and DAPI stains, and mounted on a slide for enumeration </w:t>
      </w:r>
      <w:r>
        <w:fldChar w:fldCharType="begin"/>
      </w:r>
      <w:r>
        <w:instrText xml:space="preserve"> ADDIN ZOTERO_ITEM CSL_CITATION {"citationID":"cFreVMku","properties":{"formattedCitation":"(Deming and Carpenter, 2008; Kallmeyer et al., 2008)","plainCitation":"(Deming and Carpenter, 2008; Kallmeyer et al., 2008)","noteIndex":0},"citationItems":[{"id":648,"uris":["http://zotero.org/users/1268121/items/SWUJH774"],"uri":["http://zotero.org/users/1268121/items/SWUJH774"],"itemData":{"id":648,"type":"article-journal","abstract":"As part of a larger project on the deep benthos of the Gulf of Mexico, an exte</w:instrText>
      </w:r>
      <w:r>
        <w:rPr>
          <w:rFonts w:hint="eastAsia"/>
        </w:rPr>
        <w:instrText>nsive data set on benthic bacterial abundance (n&gt;750), supplemented with cell-size and rate measurements, was acquired from 51 sites across a depth range of 212-3732</w:instrText>
      </w:r>
      <w:r>
        <w:rPr>
          <w:rFonts w:hint="eastAsia"/>
        </w:rPr>
        <w:instrText></w:instrText>
      </w:r>
      <w:r>
        <w:rPr>
          <w:rFonts w:hint="eastAsia"/>
        </w:rPr>
        <w:instrText xml:space="preserve"> on the northern continental slope and deep basin during the years 2000, 2001, and 2002. </w:instrText>
      </w:r>
      <w:r>
        <w:instrText>Bacterial abundance, determined by epifluorescence microscopy, was examined region-wide as a function of spatial and temporal variables, while subsets of the data were examined for sediment-based chemical or mineralogical correlates according to the availability of collaborative data sets. In the latter case, depth of oxygen penetration helped to explain bacterial depth profiles into the sediment, but only porewater DOC correlated significantly (inversely) with bacterial abundance (p&lt;0.05, n=24). Other (p</w:instrText>
      </w:r>
      <w:r>
        <w:rPr>
          <w:rFonts w:hint="eastAsia"/>
        </w:rPr>
        <w:instrText>ositive) correlations were detected with TOC, C/N ratios, and % sand when the analysis was restricted to data from the easternmost stations (p&lt;0.05, n=9-12). Region-wide, neither surface bacterial abundance (3.30-16.8?08</w:instrText>
      </w:r>
      <w:r>
        <w:rPr>
          <w:rFonts w:hint="eastAsia"/>
        </w:rPr>
        <w:instrText></w:instrText>
      </w:r>
      <w:r>
        <w:rPr>
          <w:rFonts w:hint="eastAsia"/>
        </w:rPr>
        <w:instrText>acteria</w:instrText>
      </w:r>
      <w:r>
        <w:rPr>
          <w:rFonts w:hint="eastAsia"/>
        </w:rPr>
        <w:instrText></w:instrText>
      </w:r>
      <w:r>
        <w:rPr>
          <w:rFonts w:hint="eastAsia"/>
        </w:rPr>
        <w:instrText>m-3 in 0-1</w:instrText>
      </w:r>
      <w:r>
        <w:rPr>
          <w:rFonts w:hint="eastAsia"/>
        </w:rPr>
        <w:instrText></w:instrText>
      </w:r>
      <w:r>
        <w:rPr>
          <w:rFonts w:hint="eastAsia"/>
        </w:rPr>
        <w:instrText>m and 4-5</w:instrText>
      </w:r>
      <w:r>
        <w:rPr>
          <w:rFonts w:hint="eastAsia"/>
        </w:rPr>
        <w:instrText></w:instrText>
      </w:r>
      <w:r>
        <w:rPr>
          <w:rFonts w:hint="eastAsia"/>
        </w:rPr>
        <w:instrText>m strata) nor depth-integrated abundance (4.84-17.5?013</w:instrText>
      </w:r>
      <w:r>
        <w:rPr>
          <w:rFonts w:hint="eastAsia"/>
        </w:rPr>
        <w:instrText></w:instrText>
      </w:r>
      <w:r>
        <w:rPr>
          <w:rFonts w:hint="eastAsia"/>
        </w:rPr>
        <w:instrText>acteria</w:instrText>
      </w:r>
      <w:r>
        <w:rPr>
          <w:rFonts w:hint="eastAsia"/>
        </w:rPr>
        <w:instrText></w:instrText>
      </w:r>
      <w:r>
        <w:rPr>
          <w:rFonts w:hint="eastAsia"/>
        </w:rPr>
        <w:instrText>-2, 0-15</w:instrText>
      </w:r>
      <w:r>
        <w:rPr>
          <w:rFonts w:hint="eastAsia"/>
        </w:rPr>
        <w:instrText></w:instrText>
      </w:r>
      <w:r>
        <w:rPr>
          <w:rFonts w:hint="eastAsia"/>
        </w:rPr>
        <w:instrText>m) could be explained by water depth, station location, sampling year, or vertical POC flux. In contrast, depth-integrated bacterial biomass, derived from measured cell sizes of 0.027-0.072</w:instrText>
      </w:r>
      <w:r>
        <w:rPr>
          <w:rFonts w:hint="eastAsia"/>
        </w:rPr>
        <w:instrText></w:instrText>
      </w:r>
      <w:r>
        <w:rPr>
          <w:rFonts w:hint="eastAsia"/>
        </w:rPr>
        <w:instrText>mu]m3, declined significantly with station depth (p&lt;0.001, n=56). Steeper declines in biomass were observed for the cross-slope transects (when unusual topographic sites and abyssal stations were excluded). The importance of resource changes with depth</w:instrText>
      </w:r>
      <w:r>
        <w:instrText xml:space="preserve"> was supported by the positive relationship observed between bacterial biomass and vertical POC flux, derived from measures of overlying productivity, a relationship that remained significant when depth was held constant (partial correlation analysis, p&lt;0</w:instrText>
      </w:r>
      <w:r>
        <w:rPr>
          <w:rFonts w:hint="eastAsia"/>
        </w:rPr>
        <w:instrText>.05, df=50). Whole-sediment incubation experiments under simulated in situ conditions, using 3H-thymidine or 14C-amino acids, yielded low production rates (5-75</w:instrText>
      </w:r>
      <w:r>
        <w:rPr>
          <w:rFonts w:hint="eastAsia"/>
        </w:rPr>
        <w:instrText></w:instrText>
      </w:r>
      <w:r>
        <w:rPr>
          <w:rFonts w:hint="eastAsia"/>
        </w:rPr>
        <w:instrText>mu]g</w:instrText>
      </w:r>
      <w:r>
        <w:rPr>
          <w:rFonts w:hint="eastAsia"/>
        </w:rPr>
        <w:instrText></w:instrText>
      </w:r>
      <w:r>
        <w:rPr>
          <w:rFonts w:hint="eastAsia"/>
        </w:rPr>
        <w:instrText>-2</w:instrText>
      </w:r>
      <w:r>
        <w:rPr>
          <w:rFonts w:hint="eastAsia"/>
        </w:rPr>
        <w:instrText></w:instrText>
      </w:r>
      <w:r>
        <w:rPr>
          <w:rFonts w:hint="eastAsia"/>
        </w:rPr>
        <w:instrText>-1) and higher respiration rates (76-242</w:instrText>
      </w:r>
      <w:r>
        <w:rPr>
          <w:rFonts w:hint="eastAsia"/>
        </w:rPr>
        <w:instrText></w:instrText>
      </w:r>
      <w:r>
        <w:rPr>
          <w:rFonts w:hint="eastAsia"/>
        </w:rPr>
        <w:instrText>mu]g</w:instrText>
      </w:r>
      <w:r>
        <w:rPr>
          <w:rFonts w:hint="eastAsia"/>
        </w:rPr>
        <w:instrText></w:instrText>
      </w:r>
      <w:r>
        <w:rPr>
          <w:rFonts w:hint="eastAsia"/>
        </w:rPr>
        <w:instrText>-2</w:instrText>
      </w:r>
      <w:r>
        <w:rPr>
          <w:rFonts w:hint="eastAsia"/>
        </w:rPr>
        <w:instrText></w:instrText>
      </w:r>
      <w:r>
        <w:rPr>
          <w:rFonts w:hint="eastAsia"/>
        </w:rPr>
        <w:instrText>-1), with kinetics suggestive of re</w:instrText>
      </w:r>
      <w:r>
        <w:instrText xml:space="preserve">source limitation at abyssal depths. Compared to similarly examined deep regions of the open ocean, the semi-enclosed Gulf of Mexico (like the Arabian Sea) harbors in its abyssal sediments a greater biomass of bacteria per unit of vertically delivered POC, likely reflecting the greater input of laterally advected, often unreactive, material from its margins.","container-title":"Deep Sea Research Part II: Topical Studies in Oceanography","ISSN":"0967-0645","issue":"24-26","page":"2597-2606","title":"Factors influencing benthic bacterial abundance, biomass, and activity on the northern continental margin and deep basin of the Gulf of Mexico","title-short":"Factors influencing benthic bacterial abundance, biomass, and activity on the northern continental margin and deep basin of the Gulf of Mexico","volume":"55","author":[{"family":"Deming","given":"Jody W."},{"family":"Carpenter","given":"Shelly D."}],"issued":{"date-parts":[["2008"]]}}},{"id":6240,"uris":["http://zotero.org/users/1268121/items/94ZGKJQ5"],"uri":["http://zotero.org/users/1268121/items/94ZGKJQ5"],"itemData":{"id":6240,"type":"article-journal","abstract":"A new method is presented for the separation of cells from a marine sediment matrix. Different methods and reagents were tested for detaching microbial cells from sediment particles; the highest yields were achieved in a solution of EDTA, Tween 80, sodium-pyrophosphate, and methanol plus gentle ultrasonic treatment, followed by density centrifugation through a cushion of Nycodenz. If present, carbonates were dissolved before extraction. Comparison with untreated sediments and pure cultures verified that this technique minimizes cell lysis. The new procedure was tested on seafloor sediment from several locations and water depths (&lt;1 to &gt;4000 m) and subseafloor sediment from the Arctic Ocean (IODP Expedition 302). Cell extraction efficiency was relatively high (65% to 100%) and consistent for each sediment type, with significantly (P &lt; 0.01) lower variability of counts of separated cells compared with conventional counts on slurried sediments. Concentrating cells before enumeration allows for a much lower minimum detection limit and lower uncertainty than the conventional approach of simply slurrying sediment. Resolving relatively small differences in the distribution of microorganisms will allow for comparisons to other parameters (porewater chemistry, lithology, etc). Additionally, this method has potential for the use of molecular techniques that were previously difficult owing to coelution of interfering compounds from the sediment matrix.","container-title":"Limnology and Oceanography: Methods","DOI":"10.4319/lom.2008.6.236","ISSN":"1541-5856","issue":"6","journalAbbreviation":"Limnology and Oceanography: Methods","page":"236-245","source":"aslopubs.onlinelibrary.wiley.com (Atypon)","title":"New cell extraction procedure applied to deep subsurface sediments","volume":"6","author":[{"family":"Kallmeyer","given":"Jens"},{"family":"Smith","given":"David C."},{"family":"Spivack","given":"Arthur J."},{"family":"D'Hondt","given":"Steven"}],"issued":{"date-parts":[["2008",6,17]]}}}],"schema":"https://github.com/citation-style-language/schema/raw/master/csl-citation.json"} </w:instrText>
      </w:r>
      <w:r>
        <w:fldChar w:fldCharType="separate"/>
      </w:r>
      <w:r w:rsidRPr="00421648">
        <w:t>(Deming and Carpenter, 2008; Kallmeyer et al., 2008)</w:t>
      </w:r>
      <w:r>
        <w:fldChar w:fldCharType="end"/>
      </w:r>
      <w:r w:rsidRPr="006F705F">
        <w:t xml:space="preserve">.  The prokaryote abundance will </w:t>
      </w:r>
      <w:r w:rsidRPr="00F6213A">
        <w:rPr>
          <w:noProof/>
        </w:rPr>
        <w:t>be determined</w:t>
      </w:r>
      <w:r w:rsidRPr="006F705F">
        <w:t xml:space="preserve"> by epifluorescence microscopy</w:t>
      </w:r>
      <w:r>
        <w:t>,</w:t>
      </w:r>
      <w:r w:rsidRPr="006F705F">
        <w:t xml:space="preserve"> and the cellular dimensions in each slide will be estimated from </w:t>
      </w:r>
      <w:r>
        <w:t xml:space="preserve">an </w:t>
      </w:r>
      <w:r w:rsidRPr="00DE4B73">
        <w:rPr>
          <w:noProof/>
        </w:rPr>
        <w:t>image</w:t>
      </w:r>
      <w:r>
        <w:t xml:space="preserve"> taken by a CCD </w:t>
      </w:r>
      <w:r w:rsidRPr="006F705F">
        <w:t xml:space="preserve">digital camera.  The mean biovolume of cell sizes in each sample will </w:t>
      </w:r>
      <w:r w:rsidRPr="00F6213A">
        <w:rPr>
          <w:noProof/>
        </w:rPr>
        <w:t>be calculated</w:t>
      </w:r>
      <w:r w:rsidRPr="006F705F">
        <w:t xml:space="preserve"> assuming each cell is a sphere [(4/3) r3× π].  The biomass will be converted from biovolume using a conversion factor of 310 </w:t>
      </w:r>
      <w:r w:rsidRPr="00F6213A">
        <w:rPr>
          <w:noProof/>
        </w:rPr>
        <w:t>fg</w:t>
      </w:r>
      <w:r w:rsidRPr="006F705F">
        <w:t xml:space="preserve"> C µm</w:t>
      </w:r>
      <w:r w:rsidRPr="00FB5C53">
        <w:rPr>
          <w:vertAlign w:val="superscript"/>
        </w:rPr>
        <w:t>−3</w:t>
      </w:r>
      <w:r w:rsidRPr="006F705F">
        <w:t xml:space="preserve"> (Fry, 1990).  </w:t>
      </w:r>
    </w:p>
    <w:p w:rsidR="00D03CC6" w:rsidRDefault="00D03CC6" w:rsidP="00FE13C7">
      <w:pPr>
        <w:spacing w:before="120" w:after="120" w:line="276" w:lineRule="auto"/>
        <w:ind w:firstLineChars="177" w:firstLine="425"/>
        <w:rPr>
          <w:b/>
        </w:rPr>
      </w:pPr>
    </w:p>
    <w:p w:rsidR="00FE13C7" w:rsidRPr="008A62B3" w:rsidRDefault="00FE13C7" w:rsidP="00FE13C7">
      <w:pPr>
        <w:spacing w:before="120" w:after="120" w:line="276" w:lineRule="auto"/>
        <w:ind w:firstLineChars="177" w:firstLine="425"/>
      </w:pPr>
      <w:r w:rsidRPr="0032277F">
        <w:rPr>
          <w:b/>
        </w:rPr>
        <w:t>Foraminifera</w:t>
      </w:r>
      <w:r>
        <w:rPr>
          <w:b/>
        </w:rPr>
        <w:t xml:space="preserve"> biomass: </w:t>
      </w:r>
      <w:r w:rsidRPr="00FB5C53">
        <w:t xml:space="preserve">Only the </w:t>
      </w:r>
      <w:r>
        <w:rPr>
          <w:noProof/>
        </w:rPr>
        <w:t>top 1-cm of s</w:t>
      </w:r>
      <w:r w:rsidRPr="00F6213A">
        <w:rPr>
          <w:noProof/>
        </w:rPr>
        <w:t>ed</w:t>
      </w:r>
      <w:r>
        <w:rPr>
          <w:noProof/>
        </w:rPr>
        <w:t xml:space="preserve">iment </w:t>
      </w:r>
      <w:r w:rsidRPr="00F6213A">
        <w:rPr>
          <w:noProof/>
        </w:rPr>
        <w:t xml:space="preserve">will be </w:t>
      </w:r>
      <w:r>
        <w:rPr>
          <w:noProof/>
        </w:rPr>
        <w:t xml:space="preserve">retained </w:t>
      </w:r>
      <w:r>
        <w:t xml:space="preserve">due to most of the living foraminifera inhabiting near the surface </w:t>
      </w:r>
      <w:r>
        <w:fldChar w:fldCharType="begin"/>
      </w:r>
      <w:r>
        <w:instrText xml:space="preserve"> ADDIN ZOTERO_ITEM CSL_CITATION {"citationID":"a25gl6nv6pq","properties":{"formattedCitation":"(Rathburn and Corliss, 1994)","plainCitation":"(Rathburn and Corliss, 1994)","noteIndex":0},"citationItems":[{"id":5524,"uris":["http://zotero.org/users/1268121/items/G4JSWISF"],"uri":["http://zotero.org/users/1268121/items/G4JSWISF"],"itemData":{"id":5524,"type":"article-journal","abstract":"The distribution of living (rose bengal stained) deep-sea benthic foraminifera was determined in the upper 20 cm of sediments of eight Soutar box cores taken from two depth transects (510-4515 m) in the thermospheric (&gt; 10°C) Sulu Sea. Despite the uniformity of bottom water temperatures, salinities, and dissolved oxygen levels below 1000 m, significant faunal differences exist at different depths in the low-oxygen (</w:instrText>
      </w:r>
      <w:r>
        <w:rPr>
          <w:rFonts w:ascii="Cambria Math" w:hAnsi="Cambria Math" w:cs="Cambria Math"/>
        </w:rPr>
        <w:instrText>∼</w:instrText>
      </w:r>
      <w:r>
        <w:instrText xml:space="preserve">1.25 mL/L below 1000 m) basin. The shallowest site (510 m) is dominated (&gt; 10% of the calcareous fauna) by Cibicidoides, Uvigerina, (&gt; 150 µm) and Bolivina (&gt; 63 µm), while Siphonina is codominant with Cibicidoides and Uvigerina in the 1005-m core. The 2000-m cores are dominated by Cibicidoides, Gyroidinoides, and Oridorsalis, while Cibicidoides bradyi and Oridorsalis umbonatus dominate the 3000- and 4000-m cores. Infaunal assemblages of Valvulineria mexicana are found in the sediments of the 4515-m core. Relatively low bottom water oxygen values do not necessarily yield \"typical low-oxygen taxa\" such as Bolivina, Uvigerina, Chilostomella, Bulimina, and Globobulimina. Changes in the abundances of these taxa in fossil assemblages have been used as indicators of changes in ancient bottom water oxygen levels but may instead reflect organic carbon contents of the sediments. An examination of the vertical distributions of foraminiferal assemblages from the &gt; 63-µm and &gt; 150-µm fractions reveals that taxa have microhabitat preferences similar to those observed in other regions. Taxa found in the upper 0- to 1-cm interval (epifaunal) include Cibicidoides wuellerstorfi and Hoeglundina elegans, while taxa such as Chilostomella and Globobulimina reach maximum abundances in subsurface sediments and have infaunal microhabitat preferences. Cibicidoides bradyi and O. umbonatus live in sediment depths from 0- to 4-cm and have transitional preferences with both epifaunal and infaunal occurrences. Intrageneric differences in test morphologies, including pore distribution, rounded peripheries, and variable spire height, are observed in Cibicidoides and Gyroidinoides and are suggested to be related to microhabitat preferences. Vertical distributions of a number of taxa found in both the 63- to 150-µm and &gt; 150-µm fractions are similar, suggesting that juveniles and adults live under similar microhabitat conditions. Ontogenetic changes in microhabitat preferences of most species are not observed in this study and therefore would not be expected to account for isotopic vital effects reported for some taxa in previous studies.","container-title":"Paleoceanography","DOI":"10.1029/93PA02327","ISSN":"1944-9186","issue":"1","journalAbbreviation":"Paleoceanography","language":"en","page":"87-150","source":"Wiley Online Library","title":"The ecology of living (stained) deep-sea benthic foraminifera from the Sulu Sea","volume":"9","author":[{"family":"Rathburn","given":"A. E."},{"family":"Corliss","given":"B. H."}],"issued":{"date-parts":[["1994",2,1]]}}}],"schema":"https://github.com/citation-style-language/schema/raw/master/csl-citation.json"} </w:instrText>
      </w:r>
      <w:r>
        <w:fldChar w:fldCharType="separate"/>
      </w:r>
      <w:r w:rsidRPr="00421648">
        <w:t>(Rathburn and Corliss, 1994)</w:t>
      </w:r>
      <w:r>
        <w:fldChar w:fldCharType="end"/>
      </w:r>
      <w:r>
        <w:t xml:space="preserve">.  </w:t>
      </w:r>
      <w:r w:rsidRPr="00892EFB">
        <w:t>An equal volume of 10% buffered formalin (with borax, sodium tetraborate Na</w:t>
      </w:r>
      <w:r w:rsidRPr="001A690D">
        <w:rPr>
          <w:vertAlign w:val="superscript"/>
        </w:rPr>
        <w:t>2</w:t>
      </w:r>
      <w:r w:rsidRPr="00892EFB">
        <w:t>B</w:t>
      </w:r>
      <w:r w:rsidRPr="001A690D">
        <w:rPr>
          <w:vertAlign w:val="superscript"/>
        </w:rPr>
        <w:t>4</w:t>
      </w:r>
      <w:r w:rsidRPr="00892EFB">
        <w:t>O</w:t>
      </w:r>
      <w:r w:rsidRPr="001A690D">
        <w:rPr>
          <w:vertAlign w:val="superscript"/>
        </w:rPr>
        <w:t>7</w:t>
      </w:r>
      <w:r>
        <w:rPr>
          <w:vertAlign w:val="superscript"/>
        </w:rPr>
        <w:t>,</w:t>
      </w:r>
      <w:r>
        <w:t xml:space="preserve"> </w:t>
      </w:r>
      <w:r>
        <w:rPr>
          <w:rFonts w:hint="eastAsia"/>
        </w:rPr>
        <w:t>an</w:t>
      </w:r>
      <w:r>
        <w:t xml:space="preserve">d </w:t>
      </w:r>
      <w:r w:rsidRPr="00BE1194">
        <w:t>1 g L</w:t>
      </w:r>
      <w:r>
        <w:rPr>
          <w:vertAlign w:val="superscript"/>
        </w:rPr>
        <w:t>-</w:t>
      </w:r>
      <w:r w:rsidRPr="00BE1194">
        <w:rPr>
          <w:vertAlign w:val="superscript"/>
        </w:rPr>
        <w:t>1</w:t>
      </w:r>
      <w:r>
        <w:rPr>
          <w:vertAlign w:val="superscript"/>
        </w:rPr>
        <w:t xml:space="preserve"> </w:t>
      </w:r>
      <w:r>
        <w:t>rose bengal)</w:t>
      </w:r>
      <w:r w:rsidRPr="00A84EDB">
        <w:t xml:space="preserve"> </w:t>
      </w:r>
      <w:r w:rsidRPr="00892EFB">
        <w:t>will be added to the sediment samples to make a final concentration of 5% formalin</w:t>
      </w:r>
      <w:r>
        <w:t xml:space="preserve"> and</w:t>
      </w:r>
      <w:r w:rsidRPr="00DE4B73">
        <w:rPr>
          <w:noProof/>
        </w:rPr>
        <w:t xml:space="preserve"> allow</w:t>
      </w:r>
      <w:r>
        <w:rPr>
          <w:noProof/>
        </w:rPr>
        <w:t>ed</w:t>
      </w:r>
      <w:r>
        <w:t xml:space="preserve"> to stain for a least </w:t>
      </w:r>
      <w:r>
        <w:rPr>
          <w:noProof/>
        </w:rPr>
        <w:t>one</w:t>
      </w:r>
      <w:r>
        <w:t xml:space="preserve"> week.  In</w:t>
      </w:r>
      <w:r w:rsidRPr="00A84EDB">
        <w:t xml:space="preserve"> the lab</w:t>
      </w:r>
      <w:r>
        <w:t>,</w:t>
      </w:r>
      <w:r w:rsidRPr="00A84EDB">
        <w:t xml:space="preserve"> </w:t>
      </w:r>
      <w:r>
        <w:t>the sediment</w:t>
      </w:r>
      <w:r w:rsidRPr="00A84EDB">
        <w:t xml:space="preserve"> samples will be</w:t>
      </w:r>
      <w:r>
        <w:t xml:space="preserve"> fre</w:t>
      </w:r>
      <w:r>
        <w:rPr>
          <w:rFonts w:hint="eastAsia"/>
        </w:rPr>
        <w:t>e</w:t>
      </w:r>
      <w:r>
        <w:t>ze-dried and then wet</w:t>
      </w:r>
      <w:r w:rsidRPr="00A84EDB">
        <w:t xml:space="preserve"> sieved through</w:t>
      </w:r>
      <w:r>
        <w:t xml:space="preserve"> a 63-µm sieve.  The d</w:t>
      </w:r>
      <w:r w:rsidRPr="00036717">
        <w:t>ry coarse fraction (particle size &gt;</w:t>
      </w:r>
      <w:r>
        <w:t xml:space="preserve"> </w:t>
      </w:r>
      <w:r w:rsidRPr="00036717">
        <w:t>63</w:t>
      </w:r>
      <w:r w:rsidRPr="00A84EDB">
        <w:t>µ</w:t>
      </w:r>
      <w:r w:rsidRPr="00036717">
        <w:t xml:space="preserve">m) </w:t>
      </w:r>
      <w:r>
        <w:t>will</w:t>
      </w:r>
      <w:r w:rsidRPr="00036717">
        <w:t xml:space="preserve"> </w:t>
      </w:r>
      <w:r>
        <w:t xml:space="preserve">be </w:t>
      </w:r>
      <w:r w:rsidRPr="00036717">
        <w:t>sieved again by 150</w:t>
      </w:r>
      <w:r>
        <w:t xml:space="preserve"> </w:t>
      </w:r>
      <w:r w:rsidRPr="00A84EDB">
        <w:t>µ</w:t>
      </w:r>
      <w:r w:rsidRPr="00036717">
        <w:t>m</w:t>
      </w:r>
      <w:r>
        <w:t xml:space="preserve"> sieve before picking.  Both the individuals are</w:t>
      </w:r>
      <w:r w:rsidRPr="00BE1194">
        <w:t xml:space="preserve"> intensively pink </w:t>
      </w:r>
      <w:r w:rsidRPr="00DE4B73">
        <w:rPr>
          <w:noProof/>
        </w:rPr>
        <w:t>or</w:t>
      </w:r>
      <w:r w:rsidRPr="00BE1194">
        <w:t xml:space="preserve"> red</w:t>
      </w:r>
      <w:r>
        <w:t>-</w:t>
      </w:r>
      <w:r w:rsidRPr="00BE1194">
        <w:t>stained</w:t>
      </w:r>
      <w:r>
        <w:t xml:space="preserve"> (living individuals),</w:t>
      </w:r>
      <w:r w:rsidRPr="00BE1194">
        <w:t xml:space="preserve"> </w:t>
      </w:r>
      <w:r>
        <w:t xml:space="preserve">and non-stained (dead individuals) </w:t>
      </w:r>
      <w:r>
        <w:rPr>
          <w:noProof/>
        </w:rPr>
        <w:t>will be</w:t>
      </w:r>
      <w:r w:rsidRPr="00F6213A">
        <w:rPr>
          <w:noProof/>
        </w:rPr>
        <w:t xml:space="preserve"> counted</w:t>
      </w:r>
      <w:r>
        <w:t>, picked out, and sorted</w:t>
      </w:r>
      <w:r w:rsidRPr="00BE1194">
        <w:t xml:space="preserve"> </w:t>
      </w:r>
      <w:r>
        <w:t xml:space="preserve">for identification seperatedly.  The organic carbon biomass will be converted from abundance multiplying average carbon biomass per individual from </w:t>
      </w:r>
      <w:r w:rsidRPr="00036717">
        <w:t>Bernhard</w:t>
      </w:r>
      <w:r>
        <w:t xml:space="preserve"> et al. </w:t>
      </w:r>
      <w:r>
        <w:fldChar w:fldCharType="begin"/>
      </w:r>
      <w:r>
        <w:instrText xml:space="preserve"> ADDIN ZOTERO_ITEM CSL_CITATION {"citationID":"l2taEAir","properties":{"formattedCitation":"(2008)","plainCitation":"(2008)","noteIndex":0},"citationItems":[{"id":649,"uris":["http://zotero.org/users/1268121/items/T3WRSDIE"],"uri":["http://zotero.org/users/1268121/items/T3WRSDIE"],"itemData":{"id":649,"type":"article-journal","abstract":"Benthic foraminiferal biomass, density, and species composition were determined at 10 sites in the Gulf of Mexico. During June 2001 and 2002, sediment samples were collec</w:instrText>
      </w:r>
      <w:r>
        <w:rPr>
          <w:rFonts w:hint="eastAsia"/>
        </w:rPr>
        <w:instrText>ted with a GoMex box corer. A 7.5-cm diameter subcore was taken from a box core collected at each site and sliced into 1-cm or 2-cm sections to a depth of 2 or 3</w:instrText>
      </w:r>
      <w:r>
        <w:rPr>
          <w:rFonts w:hint="eastAsia"/>
        </w:rPr>
        <w:instrText></w:instrText>
      </w:r>
      <w:r>
        <w:rPr>
          <w:rFonts w:hint="eastAsia"/>
        </w:rPr>
        <w:instrText>m; the &gt;63-[mu]m fraction was examined shipboard for benthic foraminifera. Individual foraminifers were extracted for adenosine triphosphate (ATP) using a luciferin-luciferase assay, which indicated the total ATP content per specimen; that data was converted to organic carbon. Foraminiferal biomass and density varied substantially (~2-53</w:instrText>
      </w:r>
      <w:r>
        <w:rPr>
          <w:rFonts w:hint="eastAsia"/>
        </w:rPr>
        <w:instrText></w:instrText>
      </w:r>
      <w:r>
        <w:rPr>
          <w:rFonts w:hint="eastAsia"/>
        </w:rPr>
        <w:instrText>g</w:instrText>
      </w:r>
      <w:r>
        <w:rPr>
          <w:rFonts w:hint="eastAsia"/>
        </w:rPr>
        <w:instrText></w:instrText>
      </w:r>
      <w:r>
        <w:rPr>
          <w:rFonts w:hint="eastAsia"/>
        </w:rPr>
        <w:instrText>-2; ~3600-44,500</w:instrText>
      </w:r>
      <w:r>
        <w:rPr>
          <w:rFonts w:hint="eastAsia"/>
        </w:rPr>
        <w:instrText></w:instrText>
      </w:r>
      <w:r>
        <w:rPr>
          <w:rFonts w:hint="eastAsia"/>
        </w:rPr>
        <w:instrText>ndividuals</w:instrText>
      </w:r>
      <w:r>
        <w:rPr>
          <w:rFonts w:hint="eastAsia"/>
        </w:rPr>
        <w:instrText></w:instrText>
      </w:r>
      <w:r>
        <w:rPr>
          <w:rFonts w:hint="eastAsia"/>
        </w:rPr>
        <w:instrText>-2, respectively) and inconsistently with water depth: although two ~1000-m deep sites were geographically separated by only ~75</w:instrText>
      </w:r>
      <w:r>
        <w:rPr>
          <w:rFonts w:hint="eastAsia"/>
        </w:rPr>
        <w:instrText></w:instrText>
      </w:r>
      <w:r>
        <w:rPr>
          <w:rFonts w:hint="eastAsia"/>
        </w:rPr>
        <w:instrText>m, the foraminiferal biomass at one site was relatively low (~9</w:instrText>
      </w:r>
      <w:r>
        <w:rPr>
          <w:rFonts w:hint="eastAsia"/>
        </w:rPr>
        <w:instrText></w:instrText>
      </w:r>
      <w:r>
        <w:rPr>
          <w:rFonts w:hint="eastAsia"/>
        </w:rPr>
        <w:instrText>g</w:instrText>
      </w:r>
      <w:r>
        <w:rPr>
          <w:rFonts w:hint="eastAsia"/>
        </w:rPr>
        <w:instrText></w:instrText>
      </w:r>
      <w:r>
        <w:rPr>
          <w:rFonts w:hint="eastAsia"/>
        </w:rPr>
        <w:instrText>-2) while the other site had the highest foraminiferal biomass (~53</w:instrText>
      </w:r>
      <w:r>
        <w:rPr>
          <w:rFonts w:hint="eastAsia"/>
        </w:rPr>
        <w:instrText></w:instrText>
      </w:r>
      <w:r>
        <w:rPr>
          <w:rFonts w:hint="eastAsia"/>
        </w:rPr>
        <w:instrText>g</w:instrText>
      </w:r>
      <w:r>
        <w:rPr>
          <w:rFonts w:hint="eastAsia"/>
        </w:rPr>
        <w:instrText></w:instrText>
      </w:r>
      <w:r>
        <w:rPr>
          <w:rFonts w:hint="eastAsia"/>
        </w:rPr>
        <w:instrText>-2). Although most samples from Sigsbee Plain (&gt;3000</w:instrText>
      </w:r>
      <w:r>
        <w:rPr>
          <w:rFonts w:hint="eastAsia"/>
        </w:rPr>
        <w:instrText></w:instrText>
      </w:r>
      <w:r>
        <w:rPr>
          <w:rFonts w:hint="eastAsia"/>
        </w:rPr>
        <w:instrText>) had low biomass, one Sigsbee site had &gt;20</w:instrText>
      </w:r>
      <w:r>
        <w:rPr>
          <w:rFonts w:hint="eastAsia"/>
        </w:rPr>
        <w:instrText></w:instrText>
      </w:r>
      <w:r>
        <w:rPr>
          <w:rFonts w:hint="eastAsia"/>
        </w:rPr>
        <w:instrText>g</w:instrText>
      </w:r>
      <w:r>
        <w:rPr>
          <w:rFonts w:hint="eastAsia"/>
        </w:rPr>
        <w:instrText></w:instrText>
      </w:r>
      <w:r>
        <w:rPr>
          <w:rFonts w:hint="eastAsia"/>
        </w:rPr>
        <w:instrText>oraminiferal</w:instrText>
      </w:r>
      <w:r>
        <w:rPr>
          <w:rFonts w:hint="eastAsia"/>
        </w:rPr>
        <w:instrText></w:instrText>
      </w:r>
      <w:r>
        <w:rPr>
          <w:rFonts w:hint="eastAsia"/>
        </w:rPr>
        <w:instrText>-2. The foraminiferal community from all sites (i.e. bathyal and abyssal locales) was dominated by agglutin</w:instrText>
      </w:r>
      <w:r>
        <w:instrText xml:space="preserve">ated, rather than calcareous or tectinous, species. Foraminiferal density never exceeded that of metazoan meiofauna at any site. Foraminiferal biomass, however, exceeded metazoan meiofaunal biomass at 5 of the 10 sites, indicating that foraminifera constitute a major component of the Gulf's deep-water meiofaunal biomass.","container-title":"Deep Sea Research Part II: Topical Studies in Oceanography","ISSN":"0967-0645","issue":"24-26","page":"2617-2626","title":"Benthic foraminifera living in Gulf of Mexico bathyal and abyssal sediments: Community analysis and comparison to metazoan meiofaunal biomass and density","title-short":"Benthic foraminifera living in Gulf of Mexico bathyal and abyssal sediments: Community analysis and comparison to metazoan meiofaunal biomass and density","volume":"55","author":[{"family":"Bernhard","given":"Joan M."},{"family":"Sen Gupta","given":"Barun K."},{"family":"Baguley","given":"Jeffrey G."}],"issued":{"date-parts":[["2008"]]}},"suppress-author":true}],"schema":"https://github.com/citation-style-language/schema/raw/master/csl-citation.json"} </w:instrText>
      </w:r>
      <w:r>
        <w:fldChar w:fldCharType="separate"/>
      </w:r>
      <w:r w:rsidRPr="00036717">
        <w:t>(2008)</w:t>
      </w:r>
      <w:r>
        <w:fldChar w:fldCharType="end"/>
      </w:r>
      <w: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pPr>
      <w:r>
        <w:rPr>
          <w:b/>
        </w:rPr>
        <w:t>M</w:t>
      </w:r>
      <w:r w:rsidRPr="0032277F">
        <w:rPr>
          <w:b/>
        </w:rPr>
        <w:t>eiofauna</w:t>
      </w:r>
      <w:r>
        <w:rPr>
          <w:b/>
        </w:rPr>
        <w:t xml:space="preserve"> biomass</w:t>
      </w:r>
      <w:r>
        <w:rPr>
          <w:rFonts w:hint="eastAsia"/>
          <w:b/>
        </w:rPr>
        <w:t xml:space="preserve">: </w:t>
      </w:r>
      <w:r w:rsidRPr="00FB5C53">
        <w:rPr>
          <w:noProof/>
        </w:rPr>
        <w:t>A cutoff 10-ml sterile syringe</w:t>
      </w:r>
      <w:r>
        <w:rPr>
          <w:noProof/>
        </w:rPr>
        <w:t xml:space="preserve"> (i.d. 15 mm) will take</w:t>
      </w:r>
      <w:r w:rsidRPr="00FB5C53">
        <w:rPr>
          <w:noProof/>
        </w:rPr>
        <w:t xml:space="preserve"> </w:t>
      </w:r>
      <w:r w:rsidRPr="00FB5C53">
        <w:rPr>
          <w:noProof/>
        </w:rPr>
        <w:lastRenderedPageBreak/>
        <w:t xml:space="preserve">subsamples from the </w:t>
      </w:r>
      <w:r>
        <w:rPr>
          <w:noProof/>
        </w:rPr>
        <w:t>top</w:t>
      </w:r>
      <w:r w:rsidRPr="00FB5C53">
        <w:rPr>
          <w:noProof/>
        </w:rPr>
        <w:t xml:space="preserve"> </w:t>
      </w:r>
      <w:r>
        <w:rPr>
          <w:rFonts w:hint="eastAsia"/>
          <w:noProof/>
        </w:rPr>
        <w:t>5</w:t>
      </w:r>
      <w:r w:rsidRPr="00FB5C53">
        <w:rPr>
          <w:noProof/>
        </w:rPr>
        <w:t xml:space="preserve">-cm of sediments </w:t>
      </w:r>
      <w:r>
        <w:t xml:space="preserve">as suggested by Montagna </w:t>
      </w:r>
      <w:r>
        <w:fldChar w:fldCharType="begin"/>
      </w:r>
      <w:r>
        <w:instrText xml:space="preserve"> ADDIN ZOTERO_ITEM CSL_CITATION {"citationID":"Svv3WYma","properties":{"formattedCitation":"(2017)","plainCitation":"(2017)","noteIndex":0},"citationItems":[{"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G."}],"issued":{"date-parts":[["2017",2,1]]}},"suppress-author":true}],"schema":"https://github.com/citation-style-language/schema/raw/master/csl-citation.json"} </w:instrText>
      </w:r>
      <w:r>
        <w:fldChar w:fldCharType="separate"/>
      </w:r>
      <w:r w:rsidRPr="002A3ADD">
        <w:t>(2017)</w:t>
      </w:r>
      <w:r>
        <w:fldChar w:fldCharType="end"/>
      </w:r>
      <w:r>
        <w:t>.  T</w:t>
      </w:r>
      <w:r w:rsidRPr="00892EFB">
        <w:t xml:space="preserve">he syringe plunger will </w:t>
      </w:r>
      <w:r w:rsidRPr="00F6213A">
        <w:rPr>
          <w:noProof/>
        </w:rPr>
        <w:t>be held</w:t>
      </w:r>
      <w:r w:rsidRPr="00892EFB">
        <w:t xml:space="preserve"> fixed at the sediment surface</w:t>
      </w:r>
      <w:r>
        <w:t>,</w:t>
      </w:r>
      <w:r w:rsidRPr="00892EFB">
        <w:t xml:space="preserve"> </w:t>
      </w:r>
      <w:r w:rsidRPr="00DE4B73">
        <w:rPr>
          <w:noProof/>
        </w:rPr>
        <w:t>and</w:t>
      </w:r>
      <w:r w:rsidRPr="00892EFB">
        <w:t xml:space="preserve"> then the barrel will be pushed into the sediments to create vacuum suction to draw the sediment samples into a 250-ml specimen jar.  An equal volume of 10% buffered formalin (with borax, sodium tetraborate Na</w:t>
      </w:r>
      <w:r w:rsidRPr="001A690D">
        <w:rPr>
          <w:vertAlign w:val="superscript"/>
        </w:rPr>
        <w:t>2</w:t>
      </w:r>
      <w:r w:rsidRPr="00892EFB">
        <w:t>B</w:t>
      </w:r>
      <w:r w:rsidRPr="001A690D">
        <w:rPr>
          <w:vertAlign w:val="superscript"/>
        </w:rPr>
        <w:t>4</w:t>
      </w:r>
      <w:r w:rsidRPr="00892EFB">
        <w:t>O</w:t>
      </w:r>
      <w:r w:rsidRPr="001A690D">
        <w:rPr>
          <w:vertAlign w:val="superscript"/>
        </w:rPr>
        <w:t>7</w:t>
      </w:r>
      <w:r>
        <w:rPr>
          <w:vertAlign w:val="superscript"/>
        </w:rPr>
        <w:t>,</w:t>
      </w:r>
      <w:r w:rsidRPr="00FB5C53">
        <w:t xml:space="preserve"> </w:t>
      </w:r>
      <w:r>
        <w:t xml:space="preserve">and </w:t>
      </w:r>
      <w:r w:rsidRPr="00BE1194">
        <w:t>1 g L</w:t>
      </w:r>
      <w:r>
        <w:rPr>
          <w:vertAlign w:val="superscript"/>
        </w:rPr>
        <w:t>-</w:t>
      </w:r>
      <w:r w:rsidRPr="00BE1194">
        <w:rPr>
          <w:vertAlign w:val="superscript"/>
        </w:rPr>
        <w:t>1</w:t>
      </w:r>
      <w:r>
        <w:rPr>
          <w:vertAlign w:val="superscript"/>
        </w:rPr>
        <w:t xml:space="preserve"> </w:t>
      </w:r>
      <w:r>
        <w:t>Rose Bengal)</w:t>
      </w:r>
      <w:r w:rsidRPr="00892EFB">
        <w:t xml:space="preserve"> will be added to sediment samples to make a final concentration of 5% formalin.</w:t>
      </w:r>
      <w:r>
        <w:t xml:space="preserve">  </w:t>
      </w:r>
      <w:r w:rsidRPr="00DE4B73">
        <w:rPr>
          <w:noProof/>
        </w:rPr>
        <w:t>Upon</w:t>
      </w:r>
      <w:r w:rsidRPr="00A84EDB">
        <w:t xml:space="preserve"> returning to the lab</w:t>
      </w:r>
      <w:r>
        <w:t>,</w:t>
      </w:r>
      <w:r w:rsidRPr="00A84EDB">
        <w:t xml:space="preserve"> </w:t>
      </w:r>
      <w:r>
        <w:t>the sediment</w:t>
      </w:r>
      <w:r w:rsidRPr="00A84EDB">
        <w:t xml:space="preserve"> samples will be </w:t>
      </w:r>
      <w:r>
        <w:t>wet</w:t>
      </w:r>
      <w:r w:rsidRPr="00A84EDB">
        <w:t xml:space="preserve"> sieved through</w:t>
      </w:r>
      <w:r>
        <w:t xml:space="preserve"> a </w:t>
      </w:r>
      <w:r w:rsidRPr="00A84EDB">
        <w:t>1000-µm sieve</w:t>
      </w:r>
      <w:r>
        <w:t xml:space="preserve"> </w:t>
      </w:r>
      <w:r w:rsidRPr="00A84EDB">
        <w:t xml:space="preserve">with </w:t>
      </w:r>
      <w:r>
        <w:t xml:space="preserve">a </w:t>
      </w:r>
      <w:r w:rsidRPr="00A84EDB">
        <w:t xml:space="preserve">40-µm sieve </w:t>
      </w:r>
      <w:r>
        <w:t>underneath</w:t>
      </w:r>
      <w:r w:rsidRPr="00A84EDB">
        <w:t xml:space="preserve"> and then transfer</w:t>
      </w:r>
      <w:r>
        <w:t>red</w:t>
      </w:r>
      <w:r w:rsidRPr="00A84EDB">
        <w:t xml:space="preserve"> to 70% ethanol.  The meiobenthos specimens will be extracted from the sediments using </w:t>
      </w:r>
      <w:r w:rsidRPr="00FB5C53">
        <w:t>Ludox HS40 solution (gravity = 1.18 g/cm3) and centrifuged for 10 min at 8,000 rpm (repeated three times) to extract meiofauna</w:t>
      </w:r>
      <w:r w:rsidRPr="00A84EDB">
        <w:t xml:space="preserve"> </w:t>
      </w:r>
      <w:r w:rsidRPr="00A06D60">
        <w:fldChar w:fldCharType="begin"/>
      </w:r>
      <w:r>
        <w:instrText xml:space="preserve"> ADDIN ZOTERO_ITEM CSL_CITATION {"citationID":"j76g3uLv","properties":{"formattedCitation":"(Danovaro, 2010; Montagna et al., 2017)","plainCitation":"(Danovaro, 2010; Montagna et al., 2017)","noteIndex":0},"citationItems":[{"id":323,"uris":["http://zotero.org/users/1268121/items/EPMQTVRJ"],"uri":["http://zotero.org/users/1268121/items/EPMQTVRJ"],"itemData":{"id":323,"type":"book","event-place":"Boca Raton","ISBN":"978-1-4398-1137-5","language":"English","publisher":"CRC Press","publisher-place":"Boca Raton","source":"Open WorldCat","title":"Methods for the study of deep-sea sediments, their functioning and biodiversity","author":[{"family":"Danovaro","given":"Roberto"}],"issued":{"date-parts":[["2010"]]}}},{"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G."}],"issued":{"date-parts":[["2017",2,1]]}}}],"schema":"https://github.com/citation-style-language/schema/raw/master/csl-citation.json"} </w:instrText>
      </w:r>
      <w:r w:rsidRPr="00A06D60">
        <w:fldChar w:fldCharType="separate"/>
      </w:r>
      <w:r w:rsidRPr="00421648">
        <w:t>(Danovaro, 2010; Montagna et al., 2017)</w:t>
      </w:r>
      <w:r w:rsidRPr="00A06D60">
        <w:fldChar w:fldCharType="end"/>
      </w:r>
      <w:r>
        <w:t xml:space="preserve"> </w:t>
      </w:r>
      <w:r w:rsidRPr="00A84EDB">
        <w:t>and enumerated to major taxonomic groups under a high power stereomicroscope (Olympus® SZX16; 0.7-11.5 X zoom).</w:t>
      </w:r>
      <w:r>
        <w:t xml:space="preserve">  </w:t>
      </w:r>
      <w:r w:rsidRPr="00FB5C53">
        <w:t>The body volume of meiofauna specimens will be</w:t>
      </w:r>
      <w:r w:rsidRPr="00FB5C53">
        <w:rPr>
          <w:rFonts w:hint="eastAsia"/>
        </w:rPr>
        <w:t xml:space="preserve"> </w:t>
      </w:r>
      <w:r w:rsidRPr="00FB5C53">
        <w:t>calculated with the formula: V = L x W</w:t>
      </w:r>
      <w:r w:rsidRPr="00FB5C53">
        <w:rPr>
          <w:vertAlign w:val="superscript"/>
        </w:rPr>
        <w:t>2</w:t>
      </w:r>
      <w:r w:rsidRPr="00FB5C53">
        <w:t xml:space="preserve"> x C, where V is the volume, L is the length, W is the width, and C is the taxon-specific conversion factors (Feller and Warwick, 1988; Rachor, 197</w:t>
      </w:r>
      <w:r>
        <w:t xml:space="preserve">5; Warwick and Gee, 1984).  </w:t>
      </w:r>
      <w:r w:rsidRPr="00A06D60">
        <w:t xml:space="preserve">The </w:t>
      </w:r>
      <w:r>
        <w:t>bio</w:t>
      </w:r>
      <w:r w:rsidRPr="00A06D60">
        <w:t xml:space="preserve">volume will </w:t>
      </w:r>
      <w:r w:rsidRPr="00F6213A">
        <w:rPr>
          <w:noProof/>
        </w:rPr>
        <w:t>be converted</w:t>
      </w:r>
      <w:r w:rsidRPr="00A06D60">
        <w:t xml:space="preserve"> into wet weight</w:t>
      </w:r>
      <w:r>
        <w:t>,</w:t>
      </w:r>
      <w:r w:rsidRPr="00A06D60">
        <w:t xml:space="preserve"> assuming a specific gravity of 1.13 </w:t>
      </w:r>
      <w:r w:rsidRPr="00A06D60">
        <w:fldChar w:fldCharType="begin"/>
      </w:r>
      <w:r>
        <w:instrText xml:space="preserve"> ADDIN ZOTERO_ITEM CSL_CITATION {"citationID":"18nush0ajj","properties":{"formattedCitation":"(Warwick and Gee, 1984)","plainCitation":"(Warwick and Gee, 1984)","noteIndex":0},"citationItems":[{"id":2200,"uris":["http://zotero.org/users/1268121/items/676URXIF"],"uri":["http://zotero.org/users/1268121/items/676URXIF"],"itemData":{"id":2200,"type":"article-journal","container-title":"Marine ecology. Progress series","ISSN":"0171-8630","issue":"1-2","language":"eng","page":"97-111","source":"cat.inist.fr","title":"Community structure of estuarine meiobenthos","volume":"18","author":[{"family":"Warwick","given":"R. M."},{"family":"Gee","given":"J. M."}],"issued":{"date-parts":[["1984"]]}}}],"schema":"https://github.com/citation-style-language/schema/raw/master/csl-citation.json"} </w:instrText>
      </w:r>
      <w:r w:rsidRPr="00A06D60">
        <w:fldChar w:fldCharType="separate"/>
      </w:r>
      <w:r w:rsidRPr="00421648">
        <w:t>(Warwick and Gee, 1984)</w:t>
      </w:r>
      <w:r w:rsidRPr="00A06D60">
        <w:fldChar w:fldCharType="end"/>
      </w:r>
      <w:r>
        <w:t>,</w:t>
      </w:r>
      <w:r w:rsidRPr="00A06D60">
        <w:t xml:space="preserve"> and organic carbon using the conversion factor of 12% </w:t>
      </w:r>
      <w:r w:rsidRPr="00A06D60">
        <w:fldChar w:fldCharType="begin"/>
      </w:r>
      <w:r>
        <w:instrText xml:space="preserve"> ADDIN ZOTERO_ITEM CSL_CITATION {"citationID":"19gf3bcmin","properties":{"formattedCitation":"(Baguley et al., 2004)","plainCitation":"(Baguley et al., 2004)","noteIndex":0},"citationItems":[{"id":2204,"uris":["http://zotero.org/users/1268121/items/UX4NI6QJ"],"uri":["http://zotero.org/users/1268121/items/UX4NI6QJ"],"itemData":{"id":2204,"type":"article-journal","container-title":"Limnology and Oceanography: Methods","DOI":"10.4319/lom.2004.2.181","ISSN":"15415856","page":"181-190","source":"CrossRef","title":"A semi-automated digital microphotographic approach to measure meiofaunal biomass","volume":"2","author":[{"family":"Baguley","given":"Jeffrey G"},{"family":"Hyde","given":"Larry J"},{"family":"Montagna","given":"Paul A"}],"issued":{"date-parts":[["2004"]]}}}],"schema":"https://github.com/citation-style-language/schema/raw/master/csl-citation.json"} </w:instrText>
      </w:r>
      <w:r w:rsidRPr="00A06D60">
        <w:fldChar w:fldCharType="separate"/>
      </w:r>
      <w:r w:rsidRPr="00421648">
        <w:t>(Baguley et al., 2004)</w:t>
      </w:r>
      <w:r w:rsidRPr="00A06D60">
        <w:fldChar w:fldCharType="end"/>
      </w:r>
      <w:r w:rsidRPr="00A06D60">
        <w:t>.</w:t>
      </w:r>
      <w: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rPr>
          <w:b/>
        </w:rPr>
      </w:pPr>
      <w:r w:rsidRPr="0032277F">
        <w:rPr>
          <w:b/>
        </w:rPr>
        <w:t>Macrofauna</w:t>
      </w:r>
      <w:r>
        <w:rPr>
          <w:b/>
        </w:rPr>
        <w:t xml:space="preserve"> biomass</w:t>
      </w:r>
      <w:r>
        <w:rPr>
          <w:rFonts w:hint="eastAsia"/>
          <w:b/>
        </w:rPr>
        <w:t xml:space="preserve">: </w:t>
      </w:r>
      <w:r>
        <w:t xml:space="preserve">Once the sample </w:t>
      </w:r>
      <w:r w:rsidRPr="00F6213A">
        <w:rPr>
          <w:noProof/>
        </w:rPr>
        <w:t>is recovered</w:t>
      </w:r>
      <w:r w:rsidRPr="00527803">
        <w:t xml:space="preserve">, the supernatant water above the sediment surface will be siphoned carefully through a 300-µm sieve.  The top </w:t>
      </w:r>
      <w:r>
        <w:t>10</w:t>
      </w:r>
      <w:r w:rsidRPr="006614E5">
        <w:t xml:space="preserve"> cm</w:t>
      </w:r>
      <w:r>
        <w:t xml:space="preserve"> </w:t>
      </w:r>
      <w:r w:rsidRPr="00527803">
        <w:t>of the sediments will be extruded (by an extruder) and washed with filter seawater (with a 5-µm filter) through the same 300-µm sieve</w:t>
      </w:r>
      <w:r>
        <w:t xml:space="preserve"> as suggested by Montagna </w:t>
      </w:r>
      <w:r>
        <w:fldChar w:fldCharType="begin"/>
      </w:r>
      <w:r>
        <w:instrText xml:space="preserve"> ADDIN ZOTERO_ITEM CSL_CITATION {"citationID":"HG4vT8FK","properties":{"formattedCitation":"(2017)","plainCitation":"(2017)","noteIndex":0},"citationItems":[{"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G."}],"issued":{"date-parts":[["2017",2,1]]}},"suppress-author":true}],"schema":"https://github.com/citation-style-language/schema/raw/master/csl-citation.json"} </w:instrText>
      </w:r>
      <w:r>
        <w:fldChar w:fldCharType="separate"/>
      </w:r>
      <w:r w:rsidRPr="002A3ADD">
        <w:t>(2017)</w:t>
      </w:r>
      <w:r>
        <w:fldChar w:fldCharType="end"/>
      </w:r>
      <w:r w:rsidRPr="00527803">
        <w:t xml:space="preserve">.  </w:t>
      </w:r>
      <w:r>
        <w:t xml:space="preserve">In our previous surveys, we also found that most macrofauna was in the top 10 cm of the sediments </w:t>
      </w:r>
      <w:r>
        <w:fldChar w:fldCharType="begin"/>
      </w:r>
      <w:r>
        <w:instrText xml:space="preserve"> ADDIN ZOTERO_ITEM CSL_CITATION {"citationID":"a1s8hc6dpaq","properties":{"formattedCitation":"(Liao et al., 2017)","plainCitation":"(Liao et al., 2017)","noteIndex":0},"citationItems":[{"id":"OpXZYPnK/uqWmUwQX","uris":["http://zotero.org/users/1268121/items/N7D76IJD"],"uri":["http://zotero.org/users/1268121/items/N7D76IJD"],"itemData":{"id":"W4kJpG2w/UDjB5DU7","type":"article-journal","title":"Internal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fldChar w:fldCharType="separate"/>
      </w:r>
      <w:r w:rsidRPr="00421648">
        <w:t>(Liao et al., 2017)</w:t>
      </w:r>
      <w:r>
        <w:fldChar w:fldCharType="end"/>
      </w:r>
      <w:r>
        <w:t xml:space="preserve">.  </w:t>
      </w:r>
      <w:r w:rsidRPr="00527803">
        <w:t>The remaining sediments will be kept in a 250-mL specimen jar.  An equal volume of 10% buffered formalin (with borax, sodium tetraborate Na</w:t>
      </w:r>
      <w:r w:rsidRPr="00527803">
        <w:rPr>
          <w:vertAlign w:val="subscript"/>
        </w:rPr>
        <w:t>2</w:t>
      </w:r>
      <w:r w:rsidRPr="00527803">
        <w:t>B</w:t>
      </w:r>
      <w:r w:rsidRPr="00527803">
        <w:rPr>
          <w:vertAlign w:val="subscript"/>
        </w:rPr>
        <w:t>4</w:t>
      </w:r>
      <w:r w:rsidRPr="00527803">
        <w:t>O</w:t>
      </w:r>
      <w:r w:rsidRPr="00527803">
        <w:rPr>
          <w:vertAlign w:val="subscript"/>
        </w:rPr>
        <w:t>7</w:t>
      </w:r>
      <w:r>
        <w:rPr>
          <w:vertAlign w:val="subscript"/>
        </w:rPr>
        <w:t>,</w:t>
      </w:r>
      <w:r w:rsidRPr="00576DE9">
        <w:t xml:space="preserve"> </w:t>
      </w:r>
      <w:r w:rsidRPr="00F6213A">
        <w:rPr>
          <w:noProof/>
        </w:rPr>
        <w:t>and</w:t>
      </w:r>
      <w:r>
        <w:t xml:space="preserve"> </w:t>
      </w:r>
      <w:r w:rsidRPr="00BE1194">
        <w:t>1 g L</w:t>
      </w:r>
      <w:r>
        <w:rPr>
          <w:vertAlign w:val="superscript"/>
        </w:rPr>
        <w:t>-</w:t>
      </w:r>
      <w:r w:rsidRPr="00BE1194">
        <w:rPr>
          <w:vertAlign w:val="superscript"/>
        </w:rPr>
        <w:t>1</w:t>
      </w:r>
      <w:r>
        <w:rPr>
          <w:vertAlign w:val="superscript"/>
        </w:rPr>
        <w:t xml:space="preserve"> </w:t>
      </w:r>
      <w:r>
        <w:t>Rose</w:t>
      </w:r>
      <w:r>
        <w:rPr>
          <w:rFonts w:hint="eastAsia"/>
        </w:rPr>
        <w:t xml:space="preserve"> </w:t>
      </w:r>
      <w:r>
        <w:t>Bengal</w:t>
      </w:r>
      <w:r w:rsidRPr="00527803">
        <w:t xml:space="preserve">) will be added into the sampling jars to fix the samples for at least 24 hours (yielding a final 5% of formalin solution) and then transfer to 70% ethanol for permanent preservation.  </w:t>
      </w:r>
      <w:r w:rsidRPr="00A84EDB">
        <w:t xml:space="preserve">Macrobenthos samples will be sorted and enumerated into major taxonomic groups and polychaete </w:t>
      </w:r>
      <w:r>
        <w:t>genus</w:t>
      </w:r>
      <w:r w:rsidRPr="00A84EDB">
        <w:t xml:space="preserve"> using a stereo sorting microscope (Olympus® SZ61; 0.67-4.5X zoom) and</w:t>
      </w:r>
      <w:r>
        <w:t xml:space="preserve"> then</w:t>
      </w:r>
      <w:r w:rsidRPr="00A84EDB">
        <w:t xml:space="preserve"> permanently preserved in 70% ethanol.</w:t>
      </w:r>
      <w:r>
        <w:t xml:space="preserve">  </w:t>
      </w:r>
      <w:r w:rsidRPr="00A84EDB">
        <w:t>The body vo</w:t>
      </w:r>
      <w:r>
        <w:t>lume of macrofauna</w:t>
      </w:r>
      <w:r w:rsidRPr="00A84EDB">
        <w:t xml:space="preserve"> specimens will be estimated by</w:t>
      </w:r>
      <w:r>
        <w:rPr>
          <w:rFonts w:hint="eastAsia"/>
        </w:rPr>
        <w:t xml:space="preserve"> </w:t>
      </w:r>
      <w:r>
        <w:t>the same length-width relationship</w:t>
      </w:r>
      <w:r>
        <w:rPr>
          <w:rFonts w:hint="eastAsia"/>
        </w:rPr>
        <w:t xml:space="preserve"> (</w:t>
      </w:r>
      <w:r w:rsidRPr="00FB5C53">
        <w:t xml:space="preserve">V = L </w:t>
      </w:r>
      <w:r w:rsidRPr="00FB5C53">
        <w:lastRenderedPageBreak/>
        <w:t>x W</w:t>
      </w:r>
      <w:r w:rsidRPr="00FB5C53">
        <w:rPr>
          <w:vertAlign w:val="superscript"/>
        </w:rPr>
        <w:t>2</w:t>
      </w:r>
      <w:r w:rsidRPr="00FB5C53">
        <w:t xml:space="preserve"> x C</w:t>
      </w:r>
      <w:r>
        <w:rPr>
          <w:rFonts w:hint="eastAsia"/>
        </w:rPr>
        <w:t>)</w:t>
      </w:r>
      <w:r>
        <w:t xml:space="preserve"> </w:t>
      </w:r>
      <w:r w:rsidRPr="00A84EDB">
        <w:t xml:space="preserve">based on images taken by a digital camera and </w:t>
      </w:r>
      <w:r w:rsidRPr="00DE4B73">
        <w:rPr>
          <w:noProof/>
        </w:rPr>
        <w:t>analyze</w:t>
      </w:r>
      <w:r>
        <w:rPr>
          <w:noProof/>
        </w:rPr>
        <w:t>d</w:t>
      </w:r>
      <w:r w:rsidRPr="00A84EDB">
        <w:t xml:space="preserve"> by image analysis software ImageJ.</w:t>
      </w:r>
      <w:r w:rsidRPr="00A06D60">
        <w:t xml:space="preserve"> </w:t>
      </w:r>
      <w:r>
        <w:t xml:space="preserve"> </w:t>
      </w:r>
      <w:r w:rsidRPr="00FB5C53">
        <w:t xml:space="preserve">For the taxa whose conversion factors are not available, the biovolume was calculated from length and width using the nearest geometric shapes (e.g., scaphopods - cone; aplacophorans - cylinder; sipunculans - cylinder; ophiuroids - ellipsoid or cylinder; asteroids - ellipsoid; nemerteans - cylinder). </w:t>
      </w:r>
      <w:r>
        <w:rPr>
          <w:rFonts w:hint="eastAsia"/>
        </w:rPr>
        <w:t xml:space="preserve"> </w:t>
      </w:r>
      <w:r w:rsidRPr="00A06D60">
        <w:t xml:space="preserve">The </w:t>
      </w:r>
      <w:r>
        <w:t>bio</w:t>
      </w:r>
      <w:r w:rsidRPr="00A06D60">
        <w:t xml:space="preserve">volume will be converted into wet weight assuming a specific gravity of 1.13 </w:t>
      </w:r>
      <w:r w:rsidRPr="00A06D60">
        <w:fldChar w:fldCharType="begin"/>
      </w:r>
      <w:r>
        <w:instrText xml:space="preserve"> ADDIN ZOTERO_ITEM CSL_CITATION {"citationID":"ft5vk6JU","properties":{"formattedCitation":"(Warwick and Gee, 1984)","plainCitation":"(Warwick and Gee, 1984)","noteIndex":0},"citationItems":[{"id":2200,"uris":["http://zotero.org/users/1268121/items/676URXIF"],"uri":["http://zotero.org/users/1268121/items/676URXIF"],"itemData":{"id":2200,"type":"article-journal","container-title":"Marine ecology. Progress series","ISSN":"0171-8630","issue":"1-2","language":"eng","page":"97-111","source":"cat.inist.fr","title":"Community structure of estuarine meiobenthos","volume":"18","author":[{"family":"Warwick","given":"R. M."},{"family":"Gee","given":"J. M."}],"issued":{"date-parts":[["1984"]]}}}],"schema":"https://github.com/citation-style-language/schema/raw/master/csl-citation.json"} </w:instrText>
      </w:r>
      <w:r w:rsidRPr="00A06D60">
        <w:fldChar w:fldCharType="separate"/>
      </w:r>
      <w:r w:rsidRPr="00421648">
        <w:t>(Warwick and Gee, 1984)</w:t>
      </w:r>
      <w:r w:rsidRPr="00A06D60">
        <w:fldChar w:fldCharType="end"/>
      </w:r>
      <w:r>
        <w:t xml:space="preserve"> and</w:t>
      </w:r>
      <w:r w:rsidRPr="00A06D60">
        <w:t xml:space="preserve"> then multiplied by 4.3 % to obtain the organic carbon content </w:t>
      </w:r>
      <w:r w:rsidRPr="00A06D60">
        <w:fldChar w:fldCharType="begin"/>
      </w:r>
      <w:r>
        <w:instrText xml:space="preserve"> ADDIN ZOTERO_ITEM CSL_CITATION {"citationID":"koi5rtgp4","properties":{"formattedCitation":"(Rowe, 1983)","plainCitation":"(Rowe, 1983)","noteIndex":0},"citationItems":[{"id":150,"uris":["http://zotero.org/users/1268121/items/8633UDEN"],"uri":["http://zotero.org/users/1268121/items/8633UDEN"],"itemData":{"id":150,"type":"chapter","collection-title":"The sea, ideas and observations on the progress in the study of the seas","container-title":"Deep-Sea Biology","event-place":"New York","page":"97-121","publisher":"Wily-interscience","publisher-place":"New York","title":"Biomass and production of deep-sea macrobenthos.","title-short":"The sea","volume":"8","editor":[{"family":"Rowe","given":"G. T."}],"author":[{"family":"Rowe","given":"G. T."}],"issued":{"date-parts":[["1983"]]}}}],"schema":"https://github.com/citation-style-language/schema/raw/master/csl-citation.json"} </w:instrText>
      </w:r>
      <w:r w:rsidRPr="00A06D60">
        <w:fldChar w:fldCharType="separate"/>
      </w:r>
      <w:r w:rsidRPr="00421648">
        <w:t>(Rowe, 1983)</w:t>
      </w:r>
      <w:r w:rsidRPr="00A06D60">
        <w:fldChar w:fldCharType="end"/>
      </w:r>
      <w:r w:rsidRPr="00A06D60">
        <w:t>.</w:t>
      </w:r>
      <w:r>
        <w:rPr>
          <w:rFonts w:hint="eastAsia"/>
        </w:rP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pPr>
      <w:r w:rsidRPr="000B5021">
        <w:rPr>
          <w:b/>
        </w:rPr>
        <w:t>Detrital organic carbon:</w:t>
      </w:r>
      <w:r>
        <w:t xml:space="preserve"> Surface sediment</w:t>
      </w:r>
      <w:r w:rsidRPr="00AB6545">
        <w:t xml:space="preserve"> will be taken </w:t>
      </w:r>
      <w:r>
        <w:rPr>
          <w:rFonts w:hint="eastAsia"/>
        </w:rPr>
        <w:t>and</w:t>
      </w:r>
      <w:r>
        <w:t xml:space="preserve"> </w:t>
      </w:r>
      <w:r w:rsidRPr="00527803">
        <w:t xml:space="preserve">stored </w:t>
      </w:r>
      <w:r>
        <w:t xml:space="preserve">in 50-ml centrifuge tube </w:t>
      </w:r>
      <w:r w:rsidRPr="00527803">
        <w:t>in -20°C freezer</w:t>
      </w:r>
      <w:r>
        <w:t xml:space="preserve">.  In the lab, an aliquot of </w:t>
      </w:r>
      <w:r w:rsidRPr="005E0B9F">
        <w:t>frozen sediment</w:t>
      </w:r>
      <w:r>
        <w:t xml:space="preserve"> (up to 2 g) will be </w:t>
      </w:r>
      <w:r w:rsidRPr="005E0B9F">
        <w:t xml:space="preserve">extracted </w:t>
      </w:r>
      <w:r w:rsidRPr="002C3C96">
        <w:t xml:space="preserve">(12 h at 4 °C in the dark) </w:t>
      </w:r>
      <w:r w:rsidRPr="005E0B9F">
        <w:t xml:space="preserve">with </w:t>
      </w:r>
      <w:r>
        <w:t>8 ml</w:t>
      </w:r>
      <w:r w:rsidRPr="002C3C96">
        <w:t xml:space="preserve"> of </w:t>
      </w:r>
      <w:r w:rsidRPr="005E0B9F">
        <w:t>90% acetone.</w:t>
      </w:r>
      <w:r>
        <w:t xml:space="preserve">  </w:t>
      </w:r>
      <w:r>
        <w:rPr>
          <w:noProof/>
        </w:rPr>
        <w:t>A fluorometer will measure the chlorophyll a and phaeopigments in the extract (after acidification with HCl)</w:t>
      </w:r>
      <w:r w:rsidRPr="006D0BCF">
        <w:t>.</w:t>
      </w:r>
      <w:r>
        <w:t xml:space="preserve">  The </w:t>
      </w:r>
      <w:r w:rsidRPr="007A1904">
        <w:t>chlorophyll a</w:t>
      </w:r>
      <w:r>
        <w:t xml:space="preserve"> concentration will </w:t>
      </w:r>
      <w:r w:rsidRPr="00F6213A">
        <w:rPr>
          <w:noProof/>
        </w:rPr>
        <w:t>be converted</w:t>
      </w:r>
      <w:r>
        <w:t xml:space="preserve"> to carbon, assuming a carbon:</w:t>
      </w:r>
      <w:r w:rsidRPr="00BB064C">
        <w:t xml:space="preserve"> </w:t>
      </w:r>
      <w:r w:rsidRPr="00F6213A">
        <w:rPr>
          <w:noProof/>
        </w:rPr>
        <w:t>chlorophyll-a</w:t>
      </w:r>
      <w:r>
        <w:t xml:space="preserve"> rat</w:t>
      </w:r>
      <w:r>
        <w:rPr>
          <w:rFonts w:hint="eastAsia"/>
        </w:rPr>
        <w:t>i</w:t>
      </w:r>
      <w:r>
        <w:t xml:space="preserve">o of 40 in phytoplankton </w:t>
      </w:r>
      <w:r>
        <w:fldChar w:fldCharType="begin"/>
      </w:r>
      <w:r>
        <w:instrText xml:space="preserve"> ADDIN ZOTERO_ITEM CSL_CITATION {"citationID":"a2ec93d7hjn","properties":{"formattedCitation":"(Stephens et al., 1997)","plainCitation":"(Stephens et al., 1997)","noteIndex":0},"citationItems":[{"id":5617,"uris":["http://zotero.org/users/1268121/items/3P8R4PW7"],"uri":["http://zotero.org/users/1268121/items/3P8R4PW7"],"itemData":{"id":5617,"type":"article-journal","abstract":"High rates of primary production and fast sinking rates lead to the deposition of phytodetritus and highly reactive organic matter to the sediments of the central equatorial Pacific. These substances are responsible for driving important chemical fluxes and fueling benthic organisms. Chloropigments have proven useful as tracers of similar highly reactive organic carbon components in lacustrine and nearshore marine sediments. In this study we investigate the degradation of chlorophyll-a and pheopigments-a at four abyssal sites on the JGOFS equatorial Pacific transect along 140°W and explore the usefulness of these chloropigments as tracers of the most-reactive component of the deep-sea particulate organic carbon (POC) rain. First-order reaction rate constants (k = 1–75 yr−1, half-life 3–250 d) and relative reactivities (chlorophyll-a &gt; allomer and pheophorbide-a &gt; pheophytin-a) derived from most of the sedimentary profiles are similar to those found in laboratory and other field (lake and coastal marine) studies. However, in some profiles, the rate constants determined by fitting data below 0.5 cm are slower by up to 3 orders of magnitude despite an apparent abundance of bacteria, macrofauna, and porewater oxygen. Model results assuming multi-G kinetics suggest that these chloropigments degrade as two components: one, which accounts for at least 99% of the degradation and 11–57% of the sediment inventory, degrades with a half-life of 4–120 days. The other component degrades with a half-life of up to 440 years. These results suggest that some otherwise labile POC may be protected and escape rapid degradation near the sediment-water interface. If phytodetritus is deposited continuously throughout the year, our model-calculated chlorophyll-a fluxes indicate that it could account for 25–100% of the annual POC flux at sites close to the equator.","container-title":"Geochimica et Cosmochimica Acta","DOI":"10.1016/S0016-7037(97)00358-X","ISSN":"0016-7037","issue":"21","journalAbbreviation":"Geochimica et Cosmochimica Acta","page":"4605-4619","source":"ScienceDirect","title":"Chlorophyll-a and pheopigments as tracers of labile organic carbon at the central equatorial Pacific seafloor","volume":"61","author":[{"family":"Stephens","given":"Mark P."},{"family":"Kadko","given":"David C."},{"family":"Smith","given":"Craig R."},{"family":"Latasa","given":"Mikel"}],"issued":{"date-parts":[["1997",11,1]]}}}],"schema":"https://github.com/citation-style-language/schema/raw/master/csl-citation.json"} </w:instrText>
      </w:r>
      <w:r>
        <w:fldChar w:fldCharType="separate"/>
      </w:r>
      <w:r w:rsidRPr="00421648">
        <w:t>(Stephens et al., 1997)</w:t>
      </w:r>
      <w:r>
        <w:fldChar w:fldCharType="end"/>
      </w:r>
      <w:r>
        <w:t xml:space="preserve">.  The </w:t>
      </w:r>
      <w:r w:rsidRPr="00D12A28">
        <w:t>sediment samples will be freeze-</w:t>
      </w:r>
      <w:r w:rsidRPr="00DE4B73">
        <w:rPr>
          <w:noProof/>
        </w:rPr>
        <w:t>dr</w:t>
      </w:r>
      <w:r>
        <w:rPr>
          <w:noProof/>
        </w:rPr>
        <w:t>i</w:t>
      </w:r>
      <w:r w:rsidRPr="00DE4B73">
        <w:rPr>
          <w:noProof/>
        </w:rPr>
        <w:t>ed</w:t>
      </w:r>
      <w:r w:rsidRPr="00D12A28">
        <w:t xml:space="preserve"> for 3 to 5 days to measure </w:t>
      </w:r>
      <w:r w:rsidRPr="00DE4B73">
        <w:rPr>
          <w:noProof/>
        </w:rPr>
        <w:t>wet weight</w:t>
      </w:r>
      <w:r w:rsidRPr="00D12A28">
        <w:t xml:space="preserve"> (before freeze-drying), dry weight (after freeze-drying), water content</w:t>
      </w:r>
      <w:r>
        <w:t>,</w:t>
      </w:r>
      <w:r w:rsidRPr="00D12A28">
        <w:t xml:space="preserve"> and porosity, assuming the sediment bulk density of 2.65 g cm</w:t>
      </w:r>
      <w:r w:rsidRPr="00745B4B">
        <w:rPr>
          <w:vertAlign w:val="superscript"/>
        </w:rPr>
        <w:t>-3</w:t>
      </w:r>
      <w:r w:rsidRPr="00D12A28">
        <w:t xml:space="preserve"> (Eleftheriou, 2013).  </w:t>
      </w:r>
      <w:r w:rsidRPr="005E0B9F">
        <w:rPr>
          <w:noProof/>
        </w:rPr>
        <w:t xml:space="preserve">An aliquot of </w:t>
      </w:r>
      <w:r w:rsidRPr="00F6213A">
        <w:rPr>
          <w:noProof/>
        </w:rPr>
        <w:t>fr</w:t>
      </w:r>
      <w:r w:rsidRPr="00F6213A">
        <w:rPr>
          <w:rFonts w:hint="eastAsia"/>
          <w:noProof/>
        </w:rPr>
        <w:t>eeze-d</w:t>
      </w:r>
      <w:r>
        <w:rPr>
          <w:noProof/>
        </w:rPr>
        <w:t>r</w:t>
      </w:r>
      <w:r w:rsidRPr="00F6213A">
        <w:rPr>
          <w:rFonts w:hint="eastAsia"/>
          <w:noProof/>
        </w:rPr>
        <w:t>ying</w:t>
      </w:r>
      <w:r>
        <w:rPr>
          <w:noProof/>
        </w:rPr>
        <w:t xml:space="preserve"> sediment (~0.3 g) will be centrifuged </w:t>
      </w:r>
      <w:r w:rsidRPr="00342D01">
        <w:rPr>
          <w:noProof/>
        </w:rPr>
        <w:t>(4500rpm / 5min)</w:t>
      </w:r>
      <w:r>
        <w:rPr>
          <w:noProof/>
        </w:rPr>
        <w:t xml:space="preserve"> with distilled water to remove the salt.  T</w:t>
      </w:r>
      <w:r w:rsidRPr="00342D01">
        <w:rPr>
          <w:noProof/>
        </w:rPr>
        <w:t xml:space="preserve">he cement and carbonates will </w:t>
      </w:r>
      <w:r w:rsidRPr="00F6213A">
        <w:rPr>
          <w:noProof/>
        </w:rPr>
        <w:t>be removed</w:t>
      </w:r>
      <w:r w:rsidRPr="00342D01">
        <w:rPr>
          <w:noProof/>
        </w:rPr>
        <w:t xml:space="preserve"> by adding 10% of 12N hydrochloride (HCl)</w:t>
      </w:r>
      <w:r>
        <w:rPr>
          <w:noProof/>
        </w:rPr>
        <w:t>,</w:t>
      </w:r>
      <w:r w:rsidRPr="00342D01">
        <w:rPr>
          <w:noProof/>
        </w:rPr>
        <w:t xml:space="preserve"> </w:t>
      </w:r>
      <w:r w:rsidRPr="00DE4B73">
        <w:rPr>
          <w:noProof/>
        </w:rPr>
        <w:t>and</w:t>
      </w:r>
      <w:r w:rsidRPr="00342D01">
        <w:rPr>
          <w:noProof/>
        </w:rPr>
        <w:t xml:space="preserve"> the organic matter will </w:t>
      </w:r>
      <w:r w:rsidRPr="00F6213A">
        <w:rPr>
          <w:noProof/>
        </w:rPr>
        <w:t>be removed</w:t>
      </w:r>
      <w:r w:rsidRPr="00342D01">
        <w:rPr>
          <w:noProof/>
        </w:rPr>
        <w:t xml:space="preserve"> by adding 15% hydrogen peroxide (H</w:t>
      </w:r>
      <w:r w:rsidRPr="00040BD3">
        <w:rPr>
          <w:noProof/>
          <w:vertAlign w:val="subscript"/>
        </w:rPr>
        <w:t>2</w:t>
      </w:r>
      <w:r w:rsidRPr="00342D01">
        <w:rPr>
          <w:noProof/>
        </w:rPr>
        <w:t>O</w:t>
      </w:r>
      <w:r w:rsidRPr="00040BD3">
        <w:rPr>
          <w:noProof/>
          <w:vertAlign w:val="subscript"/>
        </w:rPr>
        <w:t>2</w:t>
      </w:r>
      <w:r w:rsidRPr="00342D01">
        <w:rPr>
          <w:noProof/>
        </w:rPr>
        <w:t>) for 1-2 days</w:t>
      </w:r>
      <w:r>
        <w:rPr>
          <w:noProof/>
        </w:rPr>
        <w:t>.</w:t>
      </w:r>
      <w:r w:rsidRPr="00342D01">
        <w:rPr>
          <w:noProof/>
        </w:rPr>
        <w:t xml:space="preserve"> </w:t>
      </w:r>
      <w:r>
        <w:rPr>
          <w:noProof/>
        </w:rPr>
        <w:t xml:space="preserve"> S</w:t>
      </w:r>
      <w:r w:rsidRPr="00342D01">
        <w:rPr>
          <w:noProof/>
        </w:rPr>
        <w:t>odium hexametaphosphate (Na(PO</w:t>
      </w:r>
      <w:r w:rsidRPr="00BB064C">
        <w:rPr>
          <w:noProof/>
          <w:vertAlign w:val="subscript"/>
        </w:rPr>
        <w:t>3</w:t>
      </w:r>
      <w:r w:rsidRPr="00342D01">
        <w:rPr>
          <w:noProof/>
        </w:rPr>
        <w:t>)</w:t>
      </w:r>
      <w:r w:rsidRPr="00BB064C">
        <w:rPr>
          <w:noProof/>
          <w:vertAlign w:val="subscript"/>
        </w:rPr>
        <w:t>6</w:t>
      </w:r>
      <w:r w:rsidRPr="00342D01">
        <w:rPr>
          <w:noProof/>
        </w:rPr>
        <w:t>)</w:t>
      </w:r>
      <w:r>
        <w:rPr>
          <w:noProof/>
        </w:rPr>
        <w:t xml:space="preserve"> will be added</w:t>
      </w:r>
      <w:r w:rsidRPr="00342D01">
        <w:rPr>
          <w:noProof/>
        </w:rPr>
        <w:t xml:space="preserve"> to deflocculate and disperse sediment particles and then analyze</w:t>
      </w:r>
      <w:r>
        <w:rPr>
          <w:noProof/>
        </w:rPr>
        <w:t xml:space="preserve"> for grain size</w:t>
      </w:r>
      <w:r w:rsidRPr="00342D01">
        <w:rPr>
          <w:noProof/>
        </w:rPr>
        <w:t xml:space="preserve"> with </w:t>
      </w:r>
      <w:r w:rsidRPr="00F6213A">
        <w:rPr>
          <w:noProof/>
        </w:rPr>
        <w:t>laser diffraction particle size analyzer</w:t>
      </w:r>
      <w:r w:rsidRPr="00342D01">
        <w:rPr>
          <w:noProof/>
        </w:rPr>
        <w:t xml:space="preserve"> (Beckman Coulter LS13 320)</w:t>
      </w:r>
      <w:r>
        <w:rPr>
          <w:noProof/>
        </w:rPr>
        <w:t xml:space="preserve">.  </w:t>
      </w:r>
      <w:r w:rsidRPr="005E0B9F">
        <w:rPr>
          <w:noProof/>
        </w:rPr>
        <w:t>An</w:t>
      </w:r>
      <w:r>
        <w:rPr>
          <w:noProof/>
        </w:rPr>
        <w:t>other</w:t>
      </w:r>
      <w:r w:rsidRPr="005E0B9F">
        <w:rPr>
          <w:noProof/>
        </w:rPr>
        <w:t xml:space="preserve"> aliquot of </w:t>
      </w:r>
      <w:r w:rsidRPr="00F6213A">
        <w:rPr>
          <w:noProof/>
        </w:rPr>
        <w:t>fr</w:t>
      </w:r>
      <w:r w:rsidRPr="00F6213A">
        <w:rPr>
          <w:rFonts w:hint="eastAsia"/>
          <w:noProof/>
        </w:rPr>
        <w:t>eeze-d</w:t>
      </w:r>
      <w:r>
        <w:rPr>
          <w:noProof/>
        </w:rPr>
        <w:t>r</w:t>
      </w:r>
      <w:r w:rsidRPr="00F6213A">
        <w:rPr>
          <w:rFonts w:hint="eastAsia"/>
          <w:noProof/>
        </w:rPr>
        <w:t>ying</w:t>
      </w:r>
      <w:r>
        <w:rPr>
          <w:noProof/>
        </w:rPr>
        <w:t xml:space="preserve"> sediment (~0.4 g) will be </w:t>
      </w:r>
      <w:r w:rsidRPr="00527803">
        <w:rPr>
          <w:noProof/>
        </w:rPr>
        <w:t>acidified with HCl to remove calcium carbonate, combusted at 1000˚C with pure oxygen, and analyzed with a Flash EA 1112 elemental analyzer</w:t>
      </w:r>
      <w:r>
        <w:rPr>
          <w:noProof/>
        </w:rPr>
        <w:t xml:space="preserve"> for </w:t>
      </w:r>
      <w:r w:rsidRPr="00F6213A">
        <w:rPr>
          <w:noProof/>
        </w:rPr>
        <w:t>total</w:t>
      </w:r>
      <w:r>
        <w:rPr>
          <w:noProof/>
        </w:rPr>
        <w:t xml:space="preserve"> organic carbon (TOC) and total nitrogen (TN).   The combusted sample (CO2) will also be analyzed for organic carbon isotopic composition using a mass spectrometer.  Extensive data on sedimentary chlorophyll-a, phaeopigment, </w:t>
      </w:r>
      <w:r w:rsidRPr="00DE4B73">
        <w:rPr>
          <w:noProof/>
        </w:rPr>
        <w:t>and</w:t>
      </w:r>
      <w:r>
        <w:rPr>
          <w:noProof/>
        </w:rPr>
        <w:t xml:space="preserve"> TOC in the </w:t>
      </w:r>
      <w:r w:rsidRPr="00DE4B73">
        <w:rPr>
          <w:noProof/>
        </w:rPr>
        <w:t>proximity</w:t>
      </w:r>
      <w:r>
        <w:rPr>
          <w:noProof/>
        </w:rPr>
        <w:t xml:space="preserve"> of our sampling site will </w:t>
      </w:r>
      <w:r w:rsidRPr="00F6213A">
        <w:rPr>
          <w:noProof/>
        </w:rPr>
        <w:t xml:space="preserve">be </w:t>
      </w:r>
      <w:r>
        <w:rPr>
          <w:noProof/>
        </w:rPr>
        <w:t>extracted from</w:t>
      </w:r>
      <w:r>
        <w:rPr>
          <w:rFonts w:hint="eastAsia"/>
          <w:noProof/>
        </w:rPr>
        <w:t xml:space="preserve"> published </w:t>
      </w:r>
      <w:r>
        <w:rPr>
          <w:noProof/>
        </w:rPr>
        <w:t>values</w:t>
      </w:r>
      <w:r>
        <w:rPr>
          <w:rFonts w:hint="eastAsia"/>
          <w:noProof/>
        </w:rPr>
        <w:t xml:space="preserve"> </w:t>
      </w:r>
      <w:r>
        <w:rPr>
          <w:noProof/>
        </w:rPr>
        <w:t xml:space="preserve">for comparison </w:t>
      </w:r>
      <w:r>
        <w:rPr>
          <w:noProof/>
        </w:rPr>
        <w:fldChar w:fldCharType="begin"/>
      </w:r>
      <w:r>
        <w:rPr>
          <w:noProof/>
        </w:rPr>
        <w:instrText xml:space="preserve"> ADDIN ZOTERO_ITEM CSL_CITATION {"citationID":"af2skqkehd","properties":{"formattedCitation":"(Chen, 2012; Hsu et al., 2014; Kao et al., 2006)","plainCitation":"(Chen, 2012; Hsu et al., 2014; Kao et al., 2006)","noteIndex":0},"citationItems":[{"id":2237,"uris":["http://zotero.org/users/1268121/items/US9J88NK"],"uri":["http://zotero.org/users/1268121/items/US9J88NK"],"itemData":{"id":2237,"type":"thesis","abstract":"The surface sediments off Southwestern Taiwan were collected during three different cruises in May 2009, November 2009, and March 2010, respectively. The concentrations of chlorophyll-a and phaeopigment, as well as benthic foraminifera species, were analyzed.\nThe results show that the concentration of chlorophyll-a decreases with the distance from the shore, and the concentration of chlorophyll-a also decreases with increasing water depth. The concentration of phaeopigment seems to have no significant relationship with the water depth. The relationships between the concentrations of benthic foraminifera, chlorophyll-a, and phaeopigment are also not significant. Because samples were collected from different water depths on the continental shelf, slope and in a canyon, the oceangraphic setting therefore may be one of the main factors which influences the distribution pattern of benthic foraminifera.\nAccording to the EOF analysis, the water depth in sampling sites plays a very important role in terms of the distribution of living benthic foraminifera in this study. The distribution do not show significant difference between collecting seasons. Finally, the concentrations of the chlorophyll-a and phaeopigment decrease drastically in a downcore record. Quinqueloculina spp., an epifaunal foraminifer, shows a significant peak concentration in the depth of 5-6 cm downcore. Bioturbation probably was responsible for this change.","event-place":"Kaohsiung","genre":"M. S. Thesis","language":"Chinese","publisher":"National Sun Yat-sen University","publisher-place":"Kaohsiung","title":"Distribution of Living Benthic Foraminifera and Its Relationship with the Pigment Concentration in the Sediments from Coastal Region off Southwestern Taiwan","author":[{"family":"Chen","given":"Li-Ying"}],"issued":{"date-parts":[["2012"]]}}},{"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5602,"uris":["http://zotero.org/users/1268121/items/EZNYJBDZ"],"uri":["http://zotero.org/users/1268121/items/EZNYJBDZ"],"itemData":{"id":5602,"type":"article-journal","abstract":"Accumulation rates of marine and terrigenous organic carbon in the continental margin sediments off southwestern Taiwan were estimated from the measured concentrations and isotopic compositions of total organic carbon (TOC) and previously reported sedimentation rates. Surficial sediments were collected from the study area spanning from the narrow shelf near the Kaoping River mouth to the deep slope with depths reaching almost 3000m. The average sediment loading of Kaoping River is 17Mt/yr, which yields high sediment accumulation rates ranging from 0.08 to 1.44gcm−2yr−1 in the continental margin. About half of the discharged sediments were deposited on the margin within 120km of the river mouth. Carbon isotopic compositions of terrestrial and marine end-members of organic matter were determined, respectively, based on suspended particulate matter (SPM) collected from three major rivers in the southwestern Taiwan and from an offshore station. All samples were analyzed for the TOC content and its isotopic composition (δ13Corg). The SPM samples were also analyzed for the total nitrogen (TN) content. TOC content in marine sediments ranges from 0.45% to 1.35% with the highest values on the upper slope near the Kaoping River mouth. The TOC/TN ratio of the SPM samples from the offshore station is 6.8±0.6, almost identical to the Redfield ratio, indicating their predominantly marine origin; their δ13Corg values are also typically marine with a mean of −21.5±0.3‰. The riverine SPM samples exhibit typical terrestrial δ13Corg values around −25‰. The δ13Corg values of surficial sediments range from −24.8‰ to −21.2‰, showing a distribution pattern influenced by inputs from the Kaoping River. The relative contributions from marine and terrestrial sources to sedimentary organic carbon were determined by the isotope mixing model with end-member compositions derived from the riverine and marine SPM. High fluvial sediment inputs lead to efficient trapping of organic carbon over a wide range of water depth in this continental margin. The marine organic accumulation rate ranges from 1.6 to 70gCm−2yr−1 with an area weighted mean of 4.2gCm−2yr−1, which is on a par with the mean terrestrial contribution and accounts for </w:instrText>
      </w:r>
      <w:r>
        <w:rPr>
          <w:rFonts w:ascii="Cambria Math" w:hAnsi="Cambria Math" w:cs="Cambria Math"/>
          <w:noProof/>
        </w:rPr>
        <w:instrText>∼</w:instrText>
      </w:r>
      <w:r>
        <w:rPr>
          <w:noProof/>
        </w:rPr>
        <w:instrText xml:space="preserve">2.3% of mean primary production. The depth-dependent accumulation rate of marine organic carbon can be simulated with a function involving primary productivity and mineral accumulation rate, which may be applicable to other continental margins with high sedimentation rates. Away from the nearshore area, the content of terrigenous organic carbon in surficial sediments decreases with distance from the river mouth, indicating its degradation in marine environments.","container-title":"Continental Shelf Research","DOI":"10.1016/j.csr.2006.07.030","ISSN":"0278-4343","issue":"20","journalAbbreviation":"Continental Shelf Research","page":"2520-2537","source":"ScienceDirect","title":"Efficient trapping of organic carbon in sediments on the continental margin with high fluvial sediment input off southwestern Taiwan","volume":"26","author":[{"family":"Kao","given":"Shuh-Ji"},{"family":"Shiah","given":"Fuh-Kwo"},{"family":"Wang","given":"Chung-Ho"},{"family":"Liu","given":"Kon-Kee"}],"issued":{"date-parts":[["2006",12,1]]}}}],"schema":"https://github.com/citation-style-language/schema/raw/master/csl-citation.json"} </w:instrText>
      </w:r>
      <w:r>
        <w:rPr>
          <w:noProof/>
        </w:rPr>
        <w:fldChar w:fldCharType="separate"/>
      </w:r>
      <w:r w:rsidRPr="00421648">
        <w:t>(Chen, 2012; Hsu et al., 2014; Kao et al., 2006)</w:t>
      </w:r>
      <w:r>
        <w:rPr>
          <w:noProof/>
        </w:rPr>
        <w:fldChar w:fldCharType="end"/>
      </w:r>
      <w:r>
        <w:rPr>
          <w:noProof/>
        </w:rPr>
        <w:t>.</w:t>
      </w:r>
    </w:p>
    <w:p w:rsidR="00D03CC6" w:rsidRDefault="00D03CC6" w:rsidP="00D03CC6">
      <w:pPr>
        <w:spacing w:before="120" w:after="120" w:line="276" w:lineRule="auto"/>
        <w:rPr>
          <w:rFonts w:eastAsia="標楷體"/>
          <w:b/>
          <w:szCs w:val="22"/>
        </w:rPr>
      </w:pPr>
    </w:p>
    <w:p w:rsidR="00D03CC6" w:rsidRPr="00057F81" w:rsidRDefault="00FE13C7" w:rsidP="00057F81">
      <w:pPr>
        <w:spacing w:before="120" w:after="120" w:line="276" w:lineRule="auto"/>
        <w:rPr>
          <w:noProof/>
        </w:rPr>
      </w:pPr>
      <w:r w:rsidRPr="00D03CC6">
        <w:rPr>
          <w:rFonts w:eastAsia="標楷體"/>
          <w:b/>
          <w:szCs w:val="22"/>
        </w:rPr>
        <w:lastRenderedPageBreak/>
        <w:t xml:space="preserve">Sediment community oxygen consumption (SCOC) </w:t>
      </w:r>
    </w:p>
    <w:p w:rsidR="00FE13C7" w:rsidRDefault="00FE13C7" w:rsidP="00FE13C7">
      <w:pPr>
        <w:spacing w:before="120" w:after="120" w:line="276" w:lineRule="auto"/>
        <w:ind w:firstLineChars="177" w:firstLine="425"/>
        <w:jc w:val="both"/>
      </w:pPr>
      <w:r w:rsidRPr="009944F9">
        <w:rPr>
          <w:rFonts w:eastAsia="標楷體"/>
          <w:b/>
          <w:szCs w:val="22"/>
        </w:rPr>
        <w:t xml:space="preserve">In-situ </w:t>
      </w:r>
      <w:r>
        <w:rPr>
          <w:rFonts w:eastAsia="標楷體"/>
          <w:b/>
          <w:szCs w:val="22"/>
        </w:rPr>
        <w:t>incubation</w:t>
      </w:r>
      <w:r w:rsidRPr="009944F9">
        <w:rPr>
          <w:rFonts w:eastAsia="標楷體"/>
          <w:b/>
          <w:szCs w:val="22"/>
        </w:rPr>
        <w:t xml:space="preserve">: </w:t>
      </w:r>
      <w:r>
        <w:rPr>
          <w:rFonts w:eastAsia="標楷體"/>
          <w:szCs w:val="22"/>
        </w:rPr>
        <w:t>W</w:t>
      </w:r>
      <w:r w:rsidRPr="0009693F">
        <w:rPr>
          <w:rFonts w:eastAsia="標楷體"/>
          <w:szCs w:val="22"/>
        </w:rPr>
        <w:t>e</w:t>
      </w:r>
      <w:r>
        <w:rPr>
          <w:rFonts w:eastAsia="標楷體"/>
          <w:szCs w:val="22"/>
        </w:rPr>
        <w:t xml:space="preserve"> have constructed a prototype of </w:t>
      </w:r>
      <w:r w:rsidRPr="00274085">
        <w:rPr>
          <w:rFonts w:eastAsia="標楷體"/>
          <w:szCs w:val="22"/>
        </w:rPr>
        <w:t>plexiglass</w:t>
      </w:r>
      <w:r>
        <w:rPr>
          <w:rFonts w:eastAsia="標楷體"/>
          <w:szCs w:val="22"/>
        </w:rPr>
        <w:t xml:space="preserve"> dark and light chambers</w:t>
      </w:r>
      <w:r>
        <w:rPr>
          <w:rFonts w:eastAsia="標楷體" w:hint="eastAsia"/>
          <w:szCs w:val="22"/>
        </w:rPr>
        <w:t xml:space="preserve"> </w:t>
      </w:r>
      <w:r>
        <w:rPr>
          <w:rFonts w:eastAsia="標楷體"/>
          <w:szCs w:val="22"/>
        </w:rPr>
        <w:t xml:space="preserve">based on the design by Rowe et al. </w:t>
      </w:r>
      <w:r>
        <w:rPr>
          <w:rFonts w:eastAsia="標楷體"/>
          <w:szCs w:val="22"/>
        </w:rPr>
        <w:fldChar w:fldCharType="begin"/>
      </w:r>
      <w:r>
        <w:rPr>
          <w:rFonts w:eastAsia="標楷體"/>
          <w:szCs w:val="22"/>
        </w:rPr>
        <w:instrText xml:space="preserve"> ADDIN ZOTERO_ITEM CSL_CITATION {"citationID":"xf3dyNqC","properties":{"formattedCitation":"(1994)","plainCitation":"(1994)","noteIndex":0},"citationItems":[{"id":642,"uris":["http://zotero.org/users/1268121/items/STEREQ2X"],"uri":["http://zotero.org/users/1268121/items/STEREQ2X"],"itemData":{"id":642,"type":"article-journal","abstract":"Sediment oxygen demand, estimated using in situ chambers on a benthic lander, incubations of recovered cores and values previously published by others, has been used as a measurement of the flux of organic matter to the sea floor from the continental shelf and slope out to the abyssal plain in the northwest Atlantic. Rates were highest on the continental margin, and decline precipitously offshore. On the middle continental slope, rates were almost as high as those on the continental shelf, supporting the idea that mid-slope depths at ca 1000 m depth are a “depocenter” for particulate organic debris.\n\nThe sediment oxygen demand, in terms of carbon equivalents (mg C m−2 day−1), was generally lower than near-bottom POC fluxes measured in sediment traps. This imbalance is attributed to a combination of burial, anaerobic metabolism not reflected in oxygen demand, and continued lateral export along or offshore near the bottom. The exception to this pattern was the mid-slope depocenter, where the measured POC input was slightly less than the total organic carbon demand estimated with the lander.\n\nA comparison with other work suggests that at most depths on the continental margin the sediment oxygen demand is higher off the west coast of the U.S.A. than off the east coast. The upper to middle continental slope (500–1500 m depth) is the only zone over which sediment oxygen demand is higher on the east coast, but this can be attributed to the physiological limitations of low ambient oxygen concentration on heterotrophic metabolism in the pronounced oxygen minimum on the west coast.","container-title":"Deep Sea Research Part II: Topical Studies in Oceanography","DOI":"10.1016/0967-0645(94)90039-6","ISSN":"0967-0645","issue":"2–3","journalAbbreviation":"Deep Sea Research Part II: Topical Studies in Oceanography","page":"657-668","source":"ScienceDirect","title":"Deep-sea floor respiration as an indication of lateral input of biogenic detritus from continental margins","volume":"41","author":[{"family":"Rowe","given":"G. T."},{"family":"Boland","given":"G. S."},{"family":"Phoel","given":"W. C."},{"family":"Anderson","given":"R. F."},{"family":"Biscaye","given":"P. E."}],"issued":{"date-parts":[["1994"]]}},"suppress-author":true}],"schema":"https://github.com/citation-style-language/schema/raw/master/csl-citation.json"} </w:instrText>
      </w:r>
      <w:r>
        <w:rPr>
          <w:rFonts w:eastAsia="標楷體"/>
          <w:szCs w:val="22"/>
        </w:rPr>
        <w:fldChar w:fldCharType="separate"/>
      </w:r>
      <w:r w:rsidRPr="005A3842">
        <w:t>(1994)</w:t>
      </w:r>
      <w:r>
        <w:rPr>
          <w:rFonts w:eastAsia="標楷體"/>
          <w:szCs w:val="22"/>
        </w:rPr>
        <w:fldChar w:fldCharType="end"/>
      </w:r>
      <w:r>
        <w:rPr>
          <w:rFonts w:eastAsia="標楷體"/>
          <w:szCs w:val="22"/>
        </w:rPr>
        <w:t xml:space="preserve"> and </w:t>
      </w:r>
      <w:r>
        <w:t xml:space="preserve">Warnken et al. </w:t>
      </w:r>
      <w:r>
        <w:fldChar w:fldCharType="begin"/>
      </w:r>
      <w:r>
        <w:instrText xml:space="preserve"> ADDIN ZOTERO_ITEM CSL_CITATION {"citationID":"O3QTpFX9","properties":{"formattedCitation":"(2000)","plainCitation":"(2000)","noteIndex":0},"citationItems":[{"id":650,"uris":["http://zotero.org/users/1268121/items/T43DPX3G"],"uri":["http://zotero.org/users/1268121/items/T43DPX3G"],"itemData":{"id":650,"type":"article-journal","abstract":"Nutrient regeneration rates were determined at three sites increasing in distance from the Trinity River, the main freshwater input source, to Galveston Bay, Texas, from 1994 through 1996. Diffusive fluxes generally agreed in direction with directly measured benthic fluxes but underestimated the exchange of nutrients across the sediment-water interface. While the fluxes of ammonium and phosphate were directed from the sediments into the overlying waters, the fluxes of silicate and chloride changed in both magnitude and direction in response to changing Trinity River flow conditions. Oxygen fluxes showed benthic production during both summer 1995 and winter 1996, while light-dark deployments showed production-consumption, respectively. Benthic inputs of nutrients were higher at either the middle or outer Trinity Bay regions, most likely due to a higher quality and quantity of the autochthonous organic matter deposited. This feature is consistent with and gives evidence for previously observed non-conservative mixing behaviors reported for nutrients in this region of Galveston Bay. Calculated turnover times, between 7 to 135 d for phosphate, 4 to 56 d for silicate, and 0.3 to 10 d for ammonium were significantly shorter than the average Trinity Bay water residence time of 1.5 yr for the period September 1995 through October 1996. During periods of decreased Trinity River flow and increased residence times, benthic inputs of ammonium and phosphate were 1 to 2 orders of magnitude greater than Trinity River inputs and were the dominant input source of these nutrients to Trinity Bay. The sediments, a sink for silicate when overlying water column concentrations of silicate were elevated, became a source of silicate to the overlying waters of Trinity Bay under reduced flow, high salinity conditions.","container-title":"Estuaries","DOI":"10.2307/1352891","issue":"5","journalAbbreviation":"Estuaries","page":"647-661","source":"JSTOR","title":"Benthic Exchange of Nutrients in Galveston Bay, Texas","volume":"23","author":[{"family":"Warnken","given":"Kent W."},{"family":"Gill","given":"Gary A."},{"family":"Santschi","given":"Peter H."},{"family":"Griffin","given":"Lawrence L."}],"issued":{"date-parts":[["2000",10,1]]}},"suppress-author":true}],"schema":"https://github.com/citation-style-language/schema/raw/master/csl-citation.json"} </w:instrText>
      </w:r>
      <w:r>
        <w:fldChar w:fldCharType="separate"/>
      </w:r>
      <w:r w:rsidRPr="005A3842">
        <w:t>(2000)</w:t>
      </w:r>
      <w:r>
        <w:fldChar w:fldCharType="end"/>
      </w:r>
      <w:r>
        <w:rPr>
          <w:rFonts w:hint="eastAsia"/>
        </w:rPr>
        <w:t xml:space="preserve"> (Fig</w:t>
      </w:r>
      <w:r>
        <w:t xml:space="preserve">. 11a). </w:t>
      </w:r>
      <w:r>
        <w:rPr>
          <w:rFonts w:hint="eastAsia"/>
        </w:rPr>
        <w:t xml:space="preserve"> Th</w:t>
      </w:r>
      <w:r>
        <w:t xml:space="preserve">e </w:t>
      </w:r>
      <w:r w:rsidRPr="00094D60">
        <w:rPr>
          <w:i/>
        </w:rPr>
        <w:t>in-situ</w:t>
      </w:r>
      <w:r>
        <w:t xml:space="preserve"> benthic flux chamber (BFC) each enclosed a volume of </w:t>
      </w:r>
      <w:r w:rsidRPr="008B3A02">
        <w:t>6.8</w:t>
      </w:r>
      <w:r>
        <w:t xml:space="preserve"> liters of water and covered an area of 0.09 m</w:t>
      </w:r>
      <w:r w:rsidRPr="005A3842">
        <w:rPr>
          <w:vertAlign w:val="superscript"/>
        </w:rPr>
        <w:t>2</w:t>
      </w:r>
      <w:r w:rsidRPr="005A3842">
        <w:t>, with a collar on the outside of each</w:t>
      </w:r>
      <w:r>
        <w:t xml:space="preserve"> chamber</w:t>
      </w:r>
      <w:r w:rsidRPr="005A3842">
        <w:t xml:space="preserve"> to assure precise penetration depth into the sediments</w:t>
      </w:r>
      <w:r>
        <w:t xml:space="preserve"> (Fig. </w:t>
      </w:r>
      <w:r>
        <w:rPr>
          <w:rFonts w:hint="eastAsia"/>
        </w:rPr>
        <w:t>11a</w:t>
      </w:r>
      <w:r>
        <w:t>)</w:t>
      </w:r>
      <w:r w:rsidRPr="005A3842">
        <w:t>.</w:t>
      </w:r>
      <w:r>
        <w:rPr>
          <w:rFonts w:hint="eastAsia"/>
        </w:rPr>
        <w:t xml:space="preserve"> </w:t>
      </w:r>
      <w:r>
        <w:t xml:space="preserve"> A</w:t>
      </w:r>
      <w:r w:rsidRPr="00274085">
        <w:t xml:space="preserve"> one</w:t>
      </w:r>
      <w:r>
        <w:t>-way valve on each plexiglass chamber's lid will soon be designed (not done yet) and installed to release the excess of water caused by the chamber's insertion into the sediment, ensuring a gentle place</w:t>
      </w:r>
      <w:r w:rsidRPr="00274085">
        <w:t xml:space="preserve">ment </w:t>
      </w:r>
      <w:r>
        <w:t>on the seafloor</w:t>
      </w:r>
      <w:r w:rsidRPr="00274085">
        <w:t>.</w:t>
      </w:r>
      <w:r>
        <w:rPr>
          <w:rFonts w:hint="eastAsia"/>
        </w:rPr>
        <w:t xml:space="preserve">  </w:t>
      </w:r>
      <w:r>
        <w:t>The chambers are continuously stirred by a pair of inductively driven magnetic stirs (i.e., at 60 rmp), directing flow from near the sediment-water interface out over the top of the chambers.</w:t>
      </w:r>
      <w:r>
        <w:rPr>
          <w:rFonts w:hint="eastAsia"/>
        </w:rPr>
        <w:t xml:space="preserve"> </w:t>
      </w:r>
      <w:r>
        <w:t xml:space="preserve"> This general flow pattern has been confirmed with the use of dyes (Rowe 1994) and the same chamber</w:t>
      </w:r>
      <w:r>
        <w:rPr>
          <w:rFonts w:hint="eastAsia"/>
        </w:rPr>
        <w:t xml:space="preserve"> </w:t>
      </w:r>
      <w:r>
        <w:t xml:space="preserve">design has participated in an extensive inter-calibration </w:t>
      </w:r>
      <w:r w:rsidRPr="005A3842">
        <w:t xml:space="preserve">with chambers of </w:t>
      </w:r>
      <w:r>
        <w:t>other</w:t>
      </w:r>
      <w:r w:rsidRPr="005A3842">
        <w:t xml:space="preserve"> design</w:t>
      </w:r>
      <w:r>
        <w:t xml:space="preserve">s </w:t>
      </w:r>
      <w:r>
        <w:fldChar w:fldCharType="begin"/>
      </w:r>
      <w:r>
        <w:instrText xml:space="preserve"> ADDIN ZOTERO_ITEM CSL_CITATION {"citationID":"p9b7RAXz","properties":{"formattedCitation":"(Tengberg et al., 2004)","plainCitation":"(Tengberg et al., 2004)","noteIndex":0},"citationItems":[{"id":4198,"uris":["http://zotero.org/users/1268121/items/FM4EMH77"],"uri":["http://zotero.org/users/1268121/items/FM4EMH77"],"itemData":{"id":4198,"type":"article-journal","abstract":"The hydrodynamic properties and the capability to measure sediment–water solute fluxes, at assumed steady state conditions, were compared for three radically different benthic chamber designs: the “Microcosm”, the “Mississippi” and the “Göteborg” chambers. The hydrodynamic properties were characterized by mounting a PVC bottom in each chamber and measuring mixing time, diffusive boundary layer thickness (DBL thickness) shear velocity (u</w:instrText>
      </w:r>
      <w:r>
        <w:rPr>
          <w:rFonts w:ascii="Cambria Math" w:hAnsi="Cambria Math" w:cs="Cambria Math"/>
        </w:rPr>
        <w:instrText>∗</w:instrText>
      </w:r>
      <w:r>
        <w:instrText>), and total pressure created by the water mixing. The Microcosm had the most even distribution of DBL thickness and u</w:instrText>
      </w:r>
      <w:r>
        <w:rPr>
          <w:rFonts w:ascii="Cambria Math" w:hAnsi="Cambria Math" w:cs="Cambria Math"/>
        </w:rPr>
        <w:instrText>∗</w:instrText>
      </w:r>
      <w:r>
        <w:instrText>, but the highest differential pressure at high water mixing rates. The Mississippi chamber had low differential pressures at high u</w:instrText>
      </w:r>
      <w:r>
        <w:rPr>
          <w:rFonts w:ascii="Cambria Math" w:hAnsi="Cambria Math" w:cs="Cambria Math"/>
        </w:rPr>
        <w:instrText>∗</w:instrText>
      </w:r>
      <w:r>
        <w:instrText>. The Göteborg chamber was in between the two others regarding these properties. DBL thickness and u</w:instrText>
      </w:r>
      <w:r>
        <w:rPr>
          <w:rFonts w:ascii="Cambria Math" w:hAnsi="Cambria Math" w:cs="Cambria Math"/>
        </w:rPr>
        <w:instrText>∗</w:instrText>
      </w:r>
      <w:r>
        <w:instrText xml:space="preserve"> were found to correlate according to the following empirical formula: DBL=76.18(u</w:instrText>
      </w:r>
      <w:r>
        <w:rPr>
          <w:rFonts w:ascii="Cambria Math" w:hAnsi="Cambria Math" w:cs="Cambria Math"/>
        </w:rPr>
        <w:instrText>∗</w:instrText>
      </w:r>
      <w:r>
        <w:instrText>)−0.933. Multiple flux incubations with replicates of each of the chamber types were carried out on homogenized, macrofauna-free sediments in four tanks. The degree of homogeneity was determined by calculating solute fluxes (of oxygen, silicate, phosphate and ammonium) from porewater profiles and by sampling for porosity, organic carbon and meiofauna. All these results, except meiofauna, indicated that there were no significant horizontal variations within the sediment in any of the parallel incubation experiments. The statistical evaluations also suggested that the occasional variations in meiofauna abundance did not have any influence on the measured solute fluxes. Forty-three microelectrode profiles of oxygen in the DBL and porewater were evaluated with four different procedures to calculate diffusive fluxes. The procedure presented by Berg, Risgaard-Petersen and Rysgaard, 1989 [Limnol. Oceanogr. 43, 1500] was found to be superior because of its ability to fit measured profiles accurately, and because it takes into consideration vertical zonation with different oxygen consumption rates in the sediment. During the flux incubations, the mixing in the chambers was replicated ranging from slow mixing to just noticeable sediment resuspension. In the “hydrodynamic characterizations” these mixing rates corresponded to average DBL thickness from 120 to 550 μm, to u</w:instrText>
      </w:r>
      <w:r>
        <w:rPr>
          <w:rFonts w:ascii="Cambria Math" w:hAnsi="Cambria Math" w:cs="Cambria Math"/>
        </w:rPr>
        <w:instrText>∗</w:instrText>
      </w:r>
      <w:r>
        <w:instrText xml:space="preserve"> from 0.12 to 0.68 cm/s, and to differential pressures from 0–3 Pa. Although not directly transferable, since the incubations were done on a “real” sediment with a rougher surface while in the characterizations a PVC plate simulated the sediments surface, these data give ideas about the prevailing hydrodynamic condition in the chambers during the incubations. The variations in water mixing did not generate statistically significant differences between the chamber types for any of the measured fluxes of oxygen or nutrients. Consequently it can be concluded that, for these non-permeable sediments and so long as appropriate water mixing (within the ranges given above) is maintained, the type of stirring mechanism and chamber design used were not critical for the magnitude of the measured fluxes. The average measured oxygen flux was 11.2 ± 2.7 (from 40 incubations), while the diffusive flux calculated (from 43 profiles using the Berg et al., 1989 [Limnol. Oceanogr. 43, 1500] procedure) was 11.1 ± 3.0 mmol m−2 day−1. This strongly suggests that accurate oxygen flux measurements were obtained with the three types of benthic chambers used and that the oxygen uptake is diffusive.","container-title":"Progress in Oceanography","DOI":"10.1016/j.pocean.2003.12.001","ISSN":"0079-6611","issue":"1","journalAbbreviation":"Progress in Oceanography","page":"1-28","source":"ScienceDirect","title":"Intercalibration of benthic flux chambers I. Accuracy of flux measurements and influence of chamber hydrodynamics","volume":"60","author":[{"family":"Tengberg","given":"A."},{"family":"Stahl","given":"H."},{"family":"Gust","given":"G."},{"family":"Müller","given":"V."},{"family":"Arning","given":"U."},{"family":"Andersson","given":"H."},{"family":"Hall","given":"P. O. J."}],"issued":{"date-parts":[["2004",1]]}}}],"schema":"https://github.com/citation-style-language/schema/raw/master/csl-citation.json"} </w:instrText>
      </w:r>
      <w:r>
        <w:fldChar w:fldCharType="separate"/>
      </w:r>
      <w:r w:rsidRPr="00421648">
        <w:t>(Tengberg et al., 2004)</w:t>
      </w:r>
      <w:r>
        <w:fldChar w:fldCharType="end"/>
      </w:r>
      <w:r w:rsidRPr="005A3842">
        <w:t>.</w:t>
      </w:r>
    </w:p>
    <w:p w:rsidR="00FE13C7" w:rsidRDefault="00FE13C7" w:rsidP="00FE13C7">
      <w:pPr>
        <w:spacing w:before="120" w:after="120" w:line="276" w:lineRule="auto"/>
        <w:ind w:firstLineChars="177" w:firstLine="425"/>
        <w:jc w:val="both"/>
      </w:pPr>
    </w:p>
    <w:p w:rsidR="00FE13C7" w:rsidRDefault="00FE13C7" w:rsidP="00FE13C7">
      <w:pPr>
        <w:spacing w:before="120" w:after="120" w:line="276" w:lineRule="auto"/>
        <w:rPr>
          <w:rFonts w:eastAsia="標楷體"/>
          <w:szCs w:val="22"/>
        </w:rPr>
      </w:pPr>
      <w:r>
        <w:rPr>
          <w:rFonts w:eastAsia="標楷體"/>
          <w:noProof/>
          <w:szCs w:val="22"/>
        </w:rPr>
        <w:drawing>
          <wp:inline distT="0" distB="0" distL="0" distR="0">
            <wp:extent cx="5353685" cy="182912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591" cy="1834222"/>
                    </a:xfrm>
                    <a:prstGeom prst="rect">
                      <a:avLst/>
                    </a:prstGeom>
                    <a:noFill/>
                  </pic:spPr>
                </pic:pic>
              </a:graphicData>
            </a:graphic>
          </wp:inline>
        </w:drawing>
      </w:r>
    </w:p>
    <w:p w:rsidR="00FE13C7" w:rsidRDefault="00FE13C7" w:rsidP="00FE13C7">
      <w:pPr>
        <w:spacing w:before="120" w:after="120" w:line="276" w:lineRule="auto"/>
        <w:jc w:val="both"/>
        <w:rPr>
          <w:rFonts w:eastAsia="標楷體"/>
          <w:szCs w:val="22"/>
        </w:rPr>
      </w:pPr>
      <w:r>
        <w:rPr>
          <w:rFonts w:eastAsia="標楷體"/>
          <w:szCs w:val="22"/>
        </w:rPr>
        <w:t>Fig. 11. Custom-build benthic flux chamber (BFC) system. (a) Paired light and dark benthic chambers</w:t>
      </w:r>
      <w:r w:rsidRPr="007F6DA0">
        <w:rPr>
          <w:rFonts w:eastAsia="標楷體"/>
          <w:szCs w:val="22"/>
        </w:rPr>
        <w:t xml:space="preserve"> </w:t>
      </w:r>
      <w:r>
        <w:rPr>
          <w:rFonts w:eastAsia="標楷體"/>
          <w:szCs w:val="22"/>
        </w:rPr>
        <w:t>(each enclosed 8.6 litters of volume and 0.09 m</w:t>
      </w:r>
      <w:r w:rsidRPr="005A3842">
        <w:rPr>
          <w:rFonts w:eastAsia="標楷體"/>
          <w:szCs w:val="22"/>
          <w:vertAlign w:val="superscript"/>
        </w:rPr>
        <w:t>2</w:t>
      </w:r>
      <w:r>
        <w:rPr>
          <w:rFonts w:eastAsia="標楷體"/>
          <w:szCs w:val="22"/>
        </w:rPr>
        <w:t xml:space="preserve"> of the area)</w:t>
      </w:r>
      <w:r w:rsidRPr="007F6DA0">
        <w:rPr>
          <w:rFonts w:eastAsia="標楷體"/>
          <w:szCs w:val="22"/>
        </w:rPr>
        <w:t xml:space="preserve">. </w:t>
      </w:r>
      <w:r>
        <w:rPr>
          <w:rFonts w:eastAsia="標楷體"/>
          <w:szCs w:val="22"/>
        </w:rPr>
        <w:t xml:space="preserve"> (b) Custom-built data logger/controller (OR-202) for BFC system. </w:t>
      </w:r>
    </w:p>
    <w:p w:rsidR="00FE13C7" w:rsidRPr="00764050" w:rsidRDefault="00FE13C7" w:rsidP="00FE13C7">
      <w:pPr>
        <w:spacing w:before="120" w:after="120" w:line="276" w:lineRule="auto"/>
        <w:jc w:val="both"/>
      </w:pPr>
    </w:p>
    <w:p w:rsidR="00FE13C7" w:rsidRDefault="00FE13C7" w:rsidP="00FE13C7">
      <w:pPr>
        <w:spacing w:before="120" w:after="120" w:line="276" w:lineRule="auto"/>
        <w:ind w:firstLineChars="177" w:firstLine="425"/>
        <w:jc w:val="both"/>
      </w:pPr>
      <w:r w:rsidRPr="005A3842">
        <w:t xml:space="preserve">The sensing system </w:t>
      </w:r>
      <w:r>
        <w:t>is</w:t>
      </w:r>
      <w:r w:rsidRPr="005A3842">
        <w:t xml:space="preserve"> composed of </w:t>
      </w:r>
      <w:r>
        <w:t>two</w:t>
      </w:r>
      <w:r w:rsidRPr="005A3842">
        <w:t xml:space="preserve"> </w:t>
      </w:r>
      <w:r>
        <w:rPr>
          <w:rFonts w:hint="eastAsia"/>
        </w:rPr>
        <w:t>A</w:t>
      </w:r>
      <w:r>
        <w:t>anderaa o</w:t>
      </w:r>
      <w:r w:rsidRPr="005A3842">
        <w:t xml:space="preserve">xygen </w:t>
      </w:r>
      <w:r>
        <w:t>o</w:t>
      </w:r>
      <w:r w:rsidRPr="005A3842">
        <w:t>ptode 4330</w:t>
      </w:r>
      <w:r>
        <w:t xml:space="preserve"> and Idronaut Ocean Seven 304 CTD.  </w:t>
      </w:r>
      <w:r>
        <w:rPr>
          <w:rFonts w:hint="eastAsia"/>
        </w:rPr>
        <w:t>A</w:t>
      </w:r>
      <w:r>
        <w:t xml:space="preserve"> custom-buil</w:t>
      </w:r>
      <w:r>
        <w:rPr>
          <w:rFonts w:hint="eastAsia"/>
        </w:rPr>
        <w:t>t</w:t>
      </w:r>
      <w:r w:rsidRPr="00274085">
        <w:t xml:space="preserve"> data acquisition compute</w:t>
      </w:r>
      <w:r>
        <w:t>r (OR-202) powered by</w:t>
      </w:r>
      <w:r w:rsidRPr="00274085">
        <w:t xml:space="preserve"> </w:t>
      </w:r>
      <w:r w:rsidRPr="008B3A02">
        <w:t>Alkaline battery</w:t>
      </w:r>
      <w:r w:rsidRPr="00274085">
        <w:t xml:space="preserve"> pack</w:t>
      </w:r>
      <w:r>
        <w:t xml:space="preserve"> can record the hydrographic data and control stirring motors.  OR-202 can communicate with a laptop through a USB 3.0 cable and software OrTalk.  The starting time, cast interval, stirring duration, and sampling delay can be programmed in OrTalk.</w:t>
      </w:r>
      <w:r>
        <w:rPr>
          <w:rFonts w:hint="eastAsia"/>
        </w:rPr>
        <w:t xml:space="preserve"> </w:t>
      </w:r>
      <w:r>
        <w:t xml:space="preserve"> </w:t>
      </w:r>
      <w:r>
        <w:rPr>
          <w:rFonts w:hint="eastAsia"/>
        </w:rPr>
        <w:t>T</w:t>
      </w:r>
      <w:r>
        <w:t xml:space="preserve">he data can be download from a micro SD card on </w:t>
      </w:r>
      <w:r>
        <w:lastRenderedPageBreak/>
        <w:t>OR-202 or from a USB cable directly.</w:t>
      </w:r>
      <w:r>
        <w:rPr>
          <w:rFonts w:hint="eastAsia"/>
        </w:rPr>
        <w:t xml:space="preserve">  </w:t>
      </w:r>
      <w:r>
        <w:t>Currently, OR-202 and the two stirring motors are enclosed in h</w:t>
      </w:r>
      <w:r w:rsidRPr="005A3842">
        <w:t>igh-density polyethylene (HDPE)</w:t>
      </w:r>
      <w:r>
        <w:t xml:space="preserve"> housings, allowing them to be submerged to 500-m water depth.  We proposed to replace the HDPE with titanium housing to enable the chamber to be depth-rated down to 6000-m.  The new BFC system is self-sustained and lightweight enough (7 kg in water) to</w:t>
      </w:r>
      <w:r>
        <w:rPr>
          <w:rFonts w:hint="eastAsia"/>
        </w:rPr>
        <w:t xml:space="preserve"> be d</w:t>
      </w:r>
      <w:r>
        <w:t xml:space="preserve">eployed by SCUBA Diver or remotely operated vehicle (ROV).  </w:t>
      </w:r>
    </w:p>
    <w:p w:rsidR="00FE13C7" w:rsidRDefault="00FE13C7" w:rsidP="00FE13C7">
      <w:pPr>
        <w:spacing w:before="120" w:after="120" w:line="276" w:lineRule="auto"/>
        <w:ind w:firstLineChars="177" w:firstLine="425"/>
        <w:jc w:val="both"/>
        <w:rPr>
          <w:rFonts w:eastAsia="標楷體"/>
          <w:szCs w:val="22"/>
        </w:rPr>
      </w:pPr>
      <w:r>
        <w:t>This proposed project</w:t>
      </w:r>
      <w:r w:rsidRPr="0009693F">
        <w:rPr>
          <w:rFonts w:eastAsia="標楷體"/>
          <w:szCs w:val="22"/>
        </w:rPr>
        <w:t xml:space="preserve"> </w:t>
      </w:r>
      <w:r>
        <w:rPr>
          <w:rFonts w:eastAsia="標楷體"/>
          <w:szCs w:val="22"/>
        </w:rPr>
        <w:t xml:space="preserve">will deploy the newly designed BFC from an </w:t>
      </w:r>
      <w:r w:rsidRPr="003D5E85">
        <w:rPr>
          <w:rFonts w:eastAsia="標楷體"/>
          <w:szCs w:val="22"/>
        </w:rPr>
        <w:t>autonomous</w:t>
      </w:r>
      <w:r w:rsidRPr="0009693F">
        <w:rPr>
          <w:rFonts w:eastAsia="標楷體"/>
          <w:szCs w:val="22"/>
        </w:rPr>
        <w:t xml:space="preserve"> </w:t>
      </w:r>
      <w:r>
        <w:rPr>
          <w:rFonts w:eastAsia="標楷體"/>
          <w:szCs w:val="22"/>
        </w:rPr>
        <w:t>benthic lander (ABL) or an ROV (when possible) to measure in-situ SCOC</w:t>
      </w:r>
      <w:r w:rsidRPr="0009693F">
        <w:rPr>
          <w:rFonts w:eastAsia="標楷體"/>
          <w:szCs w:val="22"/>
        </w:rPr>
        <w:t>.</w:t>
      </w:r>
      <w:r>
        <w:rPr>
          <w:rFonts w:eastAsia="標楷體"/>
          <w:szCs w:val="22"/>
        </w:rPr>
        <w:t xml:space="preserve">  </w:t>
      </w:r>
      <w:r w:rsidRPr="005A3842">
        <w:rPr>
          <w:rFonts w:eastAsia="標楷體"/>
          <w:szCs w:val="22"/>
        </w:rPr>
        <w:t xml:space="preserve">The </w:t>
      </w:r>
      <w:r>
        <w:rPr>
          <w:rFonts w:eastAsia="標楷體"/>
          <w:szCs w:val="22"/>
        </w:rPr>
        <w:t>ABL</w:t>
      </w:r>
      <w:r w:rsidRPr="005A3842">
        <w:rPr>
          <w:rFonts w:eastAsia="標楷體"/>
          <w:szCs w:val="22"/>
        </w:rPr>
        <w:t xml:space="preserve"> is constructed </w:t>
      </w:r>
      <w:r>
        <w:rPr>
          <w:rFonts w:eastAsia="標楷體"/>
          <w:szCs w:val="22"/>
        </w:rPr>
        <w:t>by combining</w:t>
      </w:r>
      <w:r w:rsidRPr="005A3842">
        <w:rPr>
          <w:rFonts w:eastAsia="標楷體"/>
          <w:szCs w:val="22"/>
        </w:rPr>
        <w:t xml:space="preserve"> </w:t>
      </w:r>
      <w:r>
        <w:rPr>
          <w:rFonts w:eastAsia="標楷體"/>
          <w:szCs w:val="22"/>
        </w:rPr>
        <w:t>two</w:t>
      </w:r>
      <w:r w:rsidRPr="005A3842">
        <w:rPr>
          <w:rFonts w:eastAsia="標楷體"/>
          <w:szCs w:val="22"/>
        </w:rPr>
        <w:t xml:space="preserve"> square </w:t>
      </w:r>
      <w:r>
        <w:rPr>
          <w:rFonts w:eastAsia="標楷體"/>
          <w:szCs w:val="22"/>
        </w:rPr>
        <w:t>1.4 x 1.4</w:t>
      </w:r>
      <w:r w:rsidRPr="005A3842">
        <w:rPr>
          <w:rFonts w:eastAsia="標楷體"/>
          <w:szCs w:val="22"/>
        </w:rPr>
        <w:t xml:space="preserve"> m </w:t>
      </w:r>
      <w:r>
        <w:rPr>
          <w:rFonts w:eastAsia="標楷體"/>
          <w:szCs w:val="22"/>
        </w:rPr>
        <w:t>stainless-steel</w:t>
      </w:r>
      <w:r w:rsidRPr="005A3842">
        <w:rPr>
          <w:rFonts w:eastAsia="標楷體"/>
          <w:szCs w:val="22"/>
        </w:rPr>
        <w:t xml:space="preserve"> frame</w:t>
      </w:r>
      <w:r>
        <w:rPr>
          <w:rFonts w:eastAsia="標楷體"/>
          <w:szCs w:val="22"/>
        </w:rPr>
        <w:t>s (Fig. 2)</w:t>
      </w:r>
      <w:r w:rsidRPr="005A3842">
        <w:rPr>
          <w:rFonts w:eastAsia="標楷體"/>
          <w:szCs w:val="22"/>
        </w:rPr>
        <w:t xml:space="preserve">. </w:t>
      </w:r>
      <w:r>
        <w:rPr>
          <w:rFonts w:eastAsia="標楷體"/>
          <w:szCs w:val="22"/>
        </w:rPr>
        <w:t xml:space="preserve"> </w:t>
      </w:r>
      <w:r w:rsidRPr="005A3842">
        <w:rPr>
          <w:rFonts w:eastAsia="標楷體"/>
          <w:szCs w:val="22"/>
        </w:rPr>
        <w:t xml:space="preserve">It carries: (1) acoustically controlled disposable anchors; (2) </w:t>
      </w:r>
      <w:r>
        <w:rPr>
          <w:rFonts w:eastAsia="標楷體"/>
          <w:szCs w:val="22"/>
        </w:rPr>
        <w:t xml:space="preserve">12 </w:t>
      </w:r>
      <w:r w:rsidRPr="005A3842">
        <w:rPr>
          <w:rFonts w:eastAsia="標楷體"/>
          <w:szCs w:val="22"/>
        </w:rPr>
        <w:t>floatation spheres</w:t>
      </w:r>
      <w:r>
        <w:rPr>
          <w:rFonts w:eastAsia="標楷體"/>
          <w:szCs w:val="22"/>
        </w:rPr>
        <w:t xml:space="preserve"> providing 300 kg of buoyancy</w:t>
      </w:r>
      <w:r w:rsidRPr="005A3842">
        <w:rPr>
          <w:rFonts w:eastAsia="標楷體"/>
          <w:szCs w:val="22"/>
        </w:rPr>
        <w:t xml:space="preserve">; (3) primary and redundant acoustically commanded release mechanism to control </w:t>
      </w:r>
      <w:r>
        <w:rPr>
          <w:rFonts w:eastAsia="標楷體"/>
          <w:szCs w:val="22"/>
        </w:rPr>
        <w:t>anchor release; (4) elec</w:t>
      </w:r>
      <w:r w:rsidRPr="005A3842">
        <w:rPr>
          <w:rFonts w:eastAsia="標楷體"/>
          <w:szCs w:val="22"/>
        </w:rPr>
        <w:t>tronic timed</w:t>
      </w:r>
      <w:r>
        <w:rPr>
          <w:rFonts w:eastAsia="標楷體"/>
          <w:szCs w:val="22"/>
        </w:rPr>
        <w:t>-</w:t>
      </w:r>
      <w:r w:rsidRPr="005A3842">
        <w:rPr>
          <w:rFonts w:eastAsia="標楷體"/>
          <w:szCs w:val="22"/>
        </w:rPr>
        <w:t>release system</w:t>
      </w:r>
      <w:r>
        <w:rPr>
          <w:rFonts w:eastAsia="標楷體"/>
          <w:szCs w:val="22"/>
        </w:rPr>
        <w:t xml:space="preserve"> to implant (or release) chambers to the bottom</w:t>
      </w:r>
      <w:r w:rsidRPr="005A3842">
        <w:rPr>
          <w:rFonts w:eastAsia="標楷體"/>
          <w:szCs w:val="22"/>
        </w:rPr>
        <w:t xml:space="preserve">; (5) power supply; (6) </w:t>
      </w:r>
      <w:r>
        <w:rPr>
          <w:rFonts w:eastAsia="標楷體"/>
          <w:szCs w:val="22"/>
        </w:rPr>
        <w:t>time-lapse video camera and deep-</w:t>
      </w:r>
      <w:r w:rsidRPr="005A3842">
        <w:rPr>
          <w:rFonts w:eastAsia="標楷體"/>
          <w:szCs w:val="22"/>
        </w:rPr>
        <w:t>sea light</w:t>
      </w:r>
      <w:r>
        <w:rPr>
          <w:rFonts w:eastAsia="標楷體"/>
          <w:szCs w:val="22"/>
        </w:rPr>
        <w:t xml:space="preserve"> (Fig. 3); (7) two oxygen optodes, CTD,</w:t>
      </w:r>
      <w:r w:rsidRPr="005A3842">
        <w:rPr>
          <w:rFonts w:eastAsia="標楷體"/>
          <w:szCs w:val="22"/>
        </w:rPr>
        <w:t xml:space="preserve"> and data </w:t>
      </w:r>
      <w:r>
        <w:rPr>
          <w:rFonts w:eastAsia="標楷體"/>
          <w:szCs w:val="22"/>
        </w:rPr>
        <w:t>acquisition</w:t>
      </w:r>
      <w:r w:rsidRPr="005A3842">
        <w:rPr>
          <w:rFonts w:eastAsia="標楷體"/>
          <w:szCs w:val="22"/>
        </w:rPr>
        <w:t xml:space="preserve"> system; and</w:t>
      </w:r>
      <w:r>
        <w:rPr>
          <w:rFonts w:eastAsia="標楷體"/>
          <w:szCs w:val="22"/>
        </w:rPr>
        <w:t xml:space="preserve"> (8) additional environmental sensor (</w:t>
      </w:r>
      <w:r w:rsidRPr="008E2AE7">
        <w:rPr>
          <w:rFonts w:eastAsia="標楷體"/>
          <w:szCs w:val="22"/>
        </w:rPr>
        <w:t>Aanderaa Seaguard II</w:t>
      </w:r>
      <w:r>
        <w:rPr>
          <w:rFonts w:eastAsia="標楷體"/>
          <w:szCs w:val="22"/>
        </w:rPr>
        <w:t xml:space="preserve">) to record basic hydrographic properties outside the chambers </w:t>
      </w:r>
      <w:r w:rsidRPr="005A3842">
        <w:rPr>
          <w:rFonts w:eastAsia="標楷體"/>
          <w:szCs w:val="22"/>
        </w:rPr>
        <w:t>over time.</w:t>
      </w:r>
      <w:r>
        <w:rPr>
          <w:rFonts w:eastAsia="標楷體"/>
          <w:szCs w:val="22"/>
        </w:rPr>
        <w:t xml:space="preserve">  The time-lapse video camera and deep-</w:t>
      </w:r>
      <w:r w:rsidRPr="005A3842">
        <w:rPr>
          <w:rFonts w:eastAsia="標楷體"/>
          <w:szCs w:val="22"/>
        </w:rPr>
        <w:t>sea light</w:t>
      </w:r>
      <w:r>
        <w:rPr>
          <w:rFonts w:eastAsia="標楷體"/>
          <w:szCs w:val="22"/>
        </w:rPr>
        <w:t xml:space="preserve"> are custom-built by the </w:t>
      </w:r>
      <w:r>
        <w:rPr>
          <w:rFonts w:eastAsia="標楷體" w:hint="eastAsia"/>
          <w:szCs w:val="22"/>
        </w:rPr>
        <w:t xml:space="preserve">OR1 </w:t>
      </w:r>
      <w:r>
        <w:rPr>
          <w:rFonts w:eastAsia="標楷體"/>
          <w:szCs w:val="22"/>
        </w:rPr>
        <w:t xml:space="preserve">instrumentation center.  The </w:t>
      </w:r>
      <w:r w:rsidRPr="008E2AE7">
        <w:rPr>
          <w:rFonts w:eastAsia="標楷體"/>
          <w:szCs w:val="22"/>
        </w:rPr>
        <w:t>Aanderaa Seaguard II</w:t>
      </w:r>
      <w:r>
        <w:rPr>
          <w:rFonts w:eastAsia="標楷體"/>
          <w:szCs w:val="22"/>
        </w:rPr>
        <w:t xml:space="preserve"> data logger will equip with </w:t>
      </w:r>
      <w:r w:rsidRPr="00B31A79">
        <w:rPr>
          <w:rFonts w:eastAsia="標楷體"/>
          <w:szCs w:val="22"/>
        </w:rPr>
        <w:t>Aanderaa</w:t>
      </w:r>
      <w:r>
        <w:rPr>
          <w:rFonts w:eastAsia="標楷體"/>
          <w:noProof/>
          <w:szCs w:val="22"/>
        </w:rPr>
        <w:t xml:space="preserve"> o</w:t>
      </w:r>
      <w:r w:rsidRPr="00DE4B73">
        <w:rPr>
          <w:rFonts w:eastAsia="標楷體"/>
          <w:noProof/>
          <w:szCs w:val="22"/>
        </w:rPr>
        <w:t>xygen</w:t>
      </w:r>
      <w:r>
        <w:rPr>
          <w:rFonts w:eastAsia="標楷體"/>
          <w:szCs w:val="22"/>
        </w:rPr>
        <w:t xml:space="preserve"> (</w:t>
      </w:r>
      <w:r w:rsidRPr="00B31A79">
        <w:rPr>
          <w:rFonts w:eastAsia="標楷體"/>
          <w:szCs w:val="22"/>
        </w:rPr>
        <w:t>4330</w:t>
      </w:r>
      <w:r>
        <w:rPr>
          <w:rFonts w:eastAsia="標楷體"/>
          <w:szCs w:val="22"/>
        </w:rPr>
        <w:t>), t</w:t>
      </w:r>
      <w:r w:rsidRPr="00B31A79">
        <w:rPr>
          <w:rFonts w:eastAsia="標楷體"/>
          <w:szCs w:val="22"/>
        </w:rPr>
        <w:t>urbidi</w:t>
      </w:r>
      <w:r>
        <w:rPr>
          <w:rFonts w:eastAsia="標楷體"/>
          <w:szCs w:val="22"/>
        </w:rPr>
        <w:t>ty</w:t>
      </w:r>
      <w:r w:rsidRPr="00B31A79">
        <w:rPr>
          <w:rFonts w:eastAsia="標楷體"/>
          <w:szCs w:val="22"/>
        </w:rPr>
        <w:t xml:space="preserve"> </w:t>
      </w:r>
      <w:r>
        <w:rPr>
          <w:rFonts w:eastAsia="標楷體"/>
          <w:szCs w:val="22"/>
        </w:rPr>
        <w:t>(</w:t>
      </w:r>
      <w:r w:rsidRPr="00B31A79">
        <w:rPr>
          <w:rFonts w:eastAsia="標楷體"/>
          <w:szCs w:val="22"/>
        </w:rPr>
        <w:t>4112</w:t>
      </w:r>
      <w:r>
        <w:rPr>
          <w:rFonts w:eastAsia="標楷體"/>
          <w:szCs w:val="22"/>
        </w:rPr>
        <w:t>),</w:t>
      </w:r>
      <w:r w:rsidRPr="005A3842">
        <w:rPr>
          <w:rFonts w:eastAsia="標楷體"/>
          <w:szCs w:val="22"/>
        </w:rPr>
        <w:t xml:space="preserve"> </w:t>
      </w:r>
      <w:r>
        <w:rPr>
          <w:rFonts w:eastAsia="標楷體"/>
          <w:szCs w:val="22"/>
        </w:rPr>
        <w:t>pressure (</w:t>
      </w:r>
      <w:r w:rsidRPr="005A3842">
        <w:rPr>
          <w:rFonts w:eastAsia="標楷體"/>
          <w:sz w:val="26"/>
          <w:szCs w:val="26"/>
        </w:rPr>
        <w:t>4117</w:t>
      </w:r>
      <w:r>
        <w:rPr>
          <w:rFonts w:eastAsia="標楷體"/>
          <w:szCs w:val="22"/>
        </w:rPr>
        <w:t>), and c</w:t>
      </w:r>
      <w:r w:rsidRPr="008E2AE7">
        <w:rPr>
          <w:rFonts w:eastAsia="標楷體"/>
          <w:szCs w:val="22"/>
        </w:rPr>
        <w:t>onducti</w:t>
      </w:r>
      <w:r>
        <w:rPr>
          <w:rFonts w:eastAsia="標楷體"/>
          <w:szCs w:val="22"/>
        </w:rPr>
        <w:t>vity</w:t>
      </w:r>
      <w:r w:rsidRPr="008E2AE7">
        <w:rPr>
          <w:rFonts w:eastAsia="標楷體"/>
          <w:szCs w:val="22"/>
        </w:rPr>
        <w:t xml:space="preserve"> </w:t>
      </w:r>
      <w:r>
        <w:rPr>
          <w:rFonts w:eastAsia="標楷體"/>
          <w:szCs w:val="22"/>
        </w:rPr>
        <w:t>(</w:t>
      </w:r>
      <w:r w:rsidRPr="008E2AE7">
        <w:rPr>
          <w:rFonts w:eastAsia="標楷體"/>
          <w:szCs w:val="22"/>
        </w:rPr>
        <w:t>4319</w:t>
      </w:r>
      <w:r>
        <w:rPr>
          <w:rFonts w:eastAsia="標楷體"/>
          <w:szCs w:val="22"/>
        </w:rPr>
        <w:t xml:space="preserve">) sensors.  </w:t>
      </w:r>
      <w:r w:rsidRPr="00505D0C">
        <w:rPr>
          <w:rFonts w:eastAsia="標楷體"/>
          <w:szCs w:val="22"/>
        </w:rPr>
        <w:t>The fluxes of</w:t>
      </w:r>
      <w:r w:rsidRPr="00505D0C">
        <w:rPr>
          <w:rFonts w:eastAsia="標楷體" w:hint="eastAsia"/>
          <w:szCs w:val="22"/>
        </w:rPr>
        <w:t xml:space="preserve"> </w:t>
      </w:r>
      <w:r>
        <w:rPr>
          <w:rFonts w:eastAsia="標楷體"/>
          <w:szCs w:val="22"/>
        </w:rPr>
        <w:t xml:space="preserve">oxygen </w:t>
      </w:r>
      <w:r w:rsidRPr="00505D0C">
        <w:rPr>
          <w:rFonts w:eastAsia="標楷體"/>
          <w:szCs w:val="22"/>
        </w:rPr>
        <w:t xml:space="preserve">into or out of the sediments will </w:t>
      </w:r>
      <w:r w:rsidRPr="00F6213A">
        <w:rPr>
          <w:rFonts w:eastAsia="標楷體"/>
          <w:noProof/>
          <w:szCs w:val="22"/>
        </w:rPr>
        <w:t>be calculated</w:t>
      </w:r>
      <w:r w:rsidRPr="00505D0C">
        <w:rPr>
          <w:rFonts w:eastAsia="標楷體"/>
          <w:szCs w:val="22"/>
        </w:rPr>
        <w:t xml:space="preserve"> as Flux = [Change in concentration x Volume of overlying water] / [</w:t>
      </w:r>
      <w:r>
        <w:rPr>
          <w:rFonts w:eastAsia="標楷體"/>
          <w:szCs w:val="22"/>
        </w:rPr>
        <w:t>Chamber</w:t>
      </w:r>
      <w:r w:rsidRPr="00505D0C">
        <w:rPr>
          <w:rFonts w:eastAsia="標楷體"/>
          <w:szCs w:val="22"/>
        </w:rPr>
        <w:t xml:space="preserve"> area x Time].  The dissolved inorganic carbon produced by the respiration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p>
    <w:p w:rsidR="00D03CC6" w:rsidRDefault="00D03CC6" w:rsidP="00FE13C7">
      <w:pPr>
        <w:spacing w:before="120" w:after="120" w:line="276" w:lineRule="auto"/>
        <w:ind w:firstLineChars="177" w:firstLine="425"/>
        <w:jc w:val="both"/>
        <w:rPr>
          <w:rFonts w:eastAsia="標楷體"/>
          <w:b/>
          <w:szCs w:val="22"/>
        </w:rPr>
      </w:pPr>
    </w:p>
    <w:p w:rsidR="00FE13C7" w:rsidRPr="008E0B24" w:rsidRDefault="00FE13C7" w:rsidP="00FE13C7">
      <w:pPr>
        <w:spacing w:before="120" w:after="120" w:line="276" w:lineRule="auto"/>
        <w:ind w:firstLineChars="177" w:firstLine="425"/>
        <w:jc w:val="both"/>
        <w:rPr>
          <w:rFonts w:eastAsia="標楷體"/>
          <w:b/>
          <w:szCs w:val="22"/>
        </w:rPr>
      </w:pPr>
      <w:r w:rsidRPr="009944F9">
        <w:rPr>
          <w:rFonts w:eastAsia="標楷體"/>
          <w:b/>
          <w:szCs w:val="22"/>
        </w:rPr>
        <w:t xml:space="preserve">Ship-board </w:t>
      </w:r>
      <w:r>
        <w:rPr>
          <w:rFonts w:eastAsia="標楷體"/>
          <w:b/>
          <w:szCs w:val="22"/>
        </w:rPr>
        <w:t>incubation</w:t>
      </w:r>
      <w:r w:rsidRPr="009944F9">
        <w:rPr>
          <w:rFonts w:eastAsia="標楷體"/>
          <w:b/>
          <w:szCs w:val="22"/>
        </w:rPr>
        <w:t xml:space="preserve">: </w:t>
      </w:r>
      <w:r>
        <w:rPr>
          <w:rFonts w:eastAsia="標楷體"/>
          <w:szCs w:val="22"/>
        </w:rPr>
        <w:t>T</w:t>
      </w:r>
      <w:r w:rsidRPr="00505D0C">
        <w:rPr>
          <w:rFonts w:eastAsia="標楷體"/>
          <w:szCs w:val="22"/>
        </w:rPr>
        <w:t>hree core tubes</w:t>
      </w:r>
      <w:r>
        <w:rPr>
          <w:rFonts w:eastAsia="標楷體"/>
          <w:szCs w:val="22"/>
        </w:rPr>
        <w:t xml:space="preserve"> from </w:t>
      </w:r>
      <w:r>
        <w:rPr>
          <w:rFonts w:eastAsia="標楷體" w:hint="eastAsia"/>
          <w:szCs w:val="22"/>
        </w:rPr>
        <w:t xml:space="preserve">a </w:t>
      </w:r>
      <w:r w:rsidRPr="00F6213A">
        <w:rPr>
          <w:rFonts w:eastAsia="標楷體"/>
          <w:noProof/>
          <w:szCs w:val="22"/>
        </w:rPr>
        <w:t>megacorer</w:t>
      </w:r>
      <w:r w:rsidRPr="00505D0C">
        <w:rPr>
          <w:rFonts w:eastAsia="標楷體"/>
          <w:szCs w:val="22"/>
        </w:rPr>
        <w:t xml:space="preserve"> </w:t>
      </w:r>
      <w:r>
        <w:rPr>
          <w:rFonts w:eastAsia="標楷體"/>
          <w:szCs w:val="22"/>
        </w:rPr>
        <w:t>(</w:t>
      </w:r>
      <w:r w:rsidRPr="00505D0C">
        <w:rPr>
          <w:rFonts w:eastAsia="標楷體"/>
          <w:szCs w:val="22"/>
        </w:rPr>
        <w:t xml:space="preserve">assigned to measure </w:t>
      </w:r>
      <w:r>
        <w:rPr>
          <w:rFonts w:eastAsia="標楷體"/>
          <w:szCs w:val="22"/>
        </w:rPr>
        <w:t xml:space="preserve">SCOC) will be </w:t>
      </w:r>
      <w:r w:rsidRPr="00505D0C">
        <w:rPr>
          <w:rFonts w:eastAsia="標楷體"/>
          <w:szCs w:val="22"/>
        </w:rPr>
        <w:t xml:space="preserve">incubated in the dark at </w:t>
      </w:r>
      <w:r w:rsidRPr="00094D60">
        <w:rPr>
          <w:rFonts w:eastAsia="標楷體"/>
          <w:i/>
          <w:noProof/>
          <w:szCs w:val="22"/>
        </w:rPr>
        <w:t>in-situ</w:t>
      </w:r>
      <w:r w:rsidRPr="00505D0C">
        <w:rPr>
          <w:rFonts w:eastAsia="標楷體"/>
          <w:szCs w:val="22"/>
        </w:rPr>
        <w:t xml:space="preserve"> temperature</w:t>
      </w:r>
      <w:r>
        <w:rPr>
          <w:rFonts w:eastAsia="標楷體"/>
          <w:szCs w:val="22"/>
        </w:rPr>
        <w:t xml:space="preserve"> </w:t>
      </w:r>
      <w:r w:rsidRPr="00505D0C">
        <w:rPr>
          <w:rFonts w:eastAsia="標楷體"/>
          <w:szCs w:val="22"/>
        </w:rPr>
        <w:t>in a temperature-controlled water bath (</w:t>
      </w:r>
      <w:r>
        <w:rPr>
          <w:rFonts w:eastAsia="標楷體"/>
          <w:szCs w:val="22"/>
        </w:rPr>
        <w:t xml:space="preserve">Fig. 7b).  If the </w:t>
      </w:r>
      <w:r w:rsidRPr="00505D0C">
        <w:rPr>
          <w:rFonts w:eastAsia="標楷體"/>
          <w:szCs w:val="22"/>
        </w:rPr>
        <w:t xml:space="preserve">supernatant water is not enough to fill the core tube, the sediment core will </w:t>
      </w:r>
      <w:r w:rsidRPr="00F6213A">
        <w:rPr>
          <w:rFonts w:eastAsia="標楷體"/>
          <w:noProof/>
          <w:szCs w:val="22"/>
        </w:rPr>
        <w:t>be carefully topped</w:t>
      </w:r>
      <w:r w:rsidRPr="00505D0C">
        <w:rPr>
          <w:rFonts w:eastAsia="標楷體"/>
          <w:szCs w:val="22"/>
        </w:rPr>
        <w:t xml:space="preserve"> with botto</w:t>
      </w:r>
      <w:r>
        <w:rPr>
          <w:rFonts w:eastAsia="標楷體"/>
          <w:szCs w:val="22"/>
        </w:rPr>
        <w:t xml:space="preserve">m water </w:t>
      </w:r>
      <w:r w:rsidRPr="00505D0C">
        <w:rPr>
          <w:rFonts w:eastAsia="標楷體"/>
          <w:szCs w:val="22"/>
        </w:rPr>
        <w:t xml:space="preserve">collected from </w:t>
      </w:r>
      <w:r>
        <w:rPr>
          <w:rFonts w:eastAsia="標楷體"/>
          <w:szCs w:val="22"/>
        </w:rPr>
        <w:t>the CTD rosette</w:t>
      </w:r>
      <w:r w:rsidRPr="00505D0C">
        <w:rPr>
          <w:rFonts w:eastAsia="標楷體"/>
          <w:szCs w:val="22"/>
        </w:rPr>
        <w:t xml:space="preserve">.  The sediments will be allowed to acclimate for </w:t>
      </w:r>
      <w:r>
        <w:rPr>
          <w:rFonts w:eastAsia="標楷體"/>
          <w:szCs w:val="22"/>
        </w:rPr>
        <w:t xml:space="preserve">approximately </w:t>
      </w:r>
      <w:r w:rsidRPr="00505D0C">
        <w:rPr>
          <w:rFonts w:eastAsia="標楷體"/>
          <w:szCs w:val="22"/>
        </w:rPr>
        <w:t xml:space="preserve">6 hours until the flocculent materials settle and the overlying water is clear.  </w:t>
      </w:r>
      <w:r>
        <w:rPr>
          <w:rFonts w:eastAsia="標楷體"/>
          <w:szCs w:val="22"/>
        </w:rPr>
        <w:t>T</w:t>
      </w:r>
      <w:r w:rsidRPr="00505D0C">
        <w:rPr>
          <w:rFonts w:eastAsia="標楷體"/>
          <w:szCs w:val="22"/>
        </w:rPr>
        <w:t xml:space="preserve">he tube </w:t>
      </w:r>
      <w:r>
        <w:rPr>
          <w:rFonts w:eastAsia="標楷體"/>
          <w:szCs w:val="22"/>
        </w:rPr>
        <w:t>will be</w:t>
      </w:r>
      <w:r w:rsidRPr="00505D0C">
        <w:rPr>
          <w:rFonts w:eastAsia="標楷體"/>
          <w:szCs w:val="22"/>
        </w:rPr>
        <w:t xml:space="preserve"> clo</w:t>
      </w:r>
      <w:r>
        <w:rPr>
          <w:rFonts w:eastAsia="標楷體"/>
          <w:szCs w:val="22"/>
        </w:rPr>
        <w:t>sed hermetically with a custom-built</w:t>
      </w:r>
      <w:r w:rsidRPr="00505D0C">
        <w:rPr>
          <w:rFonts w:eastAsia="標楷體"/>
          <w:szCs w:val="22"/>
        </w:rPr>
        <w:t xml:space="preserve"> </w:t>
      </w:r>
      <w:r>
        <w:rPr>
          <w:rFonts w:eastAsia="標楷體" w:hint="eastAsia"/>
          <w:szCs w:val="22"/>
        </w:rPr>
        <w:t xml:space="preserve">HDPE </w:t>
      </w:r>
      <w:r w:rsidRPr="00505D0C">
        <w:rPr>
          <w:rFonts w:eastAsia="標楷體"/>
          <w:szCs w:val="22"/>
        </w:rPr>
        <w:t>lid</w:t>
      </w:r>
      <w:r>
        <w:rPr>
          <w:rFonts w:eastAsia="標楷體"/>
          <w:szCs w:val="22"/>
        </w:rPr>
        <w:t>,</w:t>
      </w:r>
      <w:r w:rsidRPr="00505D0C">
        <w:rPr>
          <w:rFonts w:eastAsia="標楷體"/>
          <w:szCs w:val="22"/>
        </w:rPr>
        <w:t xml:space="preserve"> </w:t>
      </w:r>
      <w:r w:rsidRPr="00DE4B73">
        <w:rPr>
          <w:rFonts w:eastAsia="標楷體"/>
          <w:noProof/>
          <w:szCs w:val="22"/>
        </w:rPr>
        <w:t>and</w:t>
      </w:r>
      <w:r>
        <w:rPr>
          <w:rFonts w:eastAsia="標楷體"/>
          <w:szCs w:val="22"/>
        </w:rPr>
        <w:t xml:space="preserve"> </w:t>
      </w:r>
      <w:r w:rsidRPr="00505D0C">
        <w:rPr>
          <w:rFonts w:eastAsia="標楷體"/>
          <w:szCs w:val="22"/>
        </w:rPr>
        <w:t xml:space="preserve">air bubbles will </w:t>
      </w:r>
      <w:r w:rsidRPr="00F6213A">
        <w:rPr>
          <w:rFonts w:eastAsia="標楷體"/>
          <w:noProof/>
          <w:szCs w:val="22"/>
        </w:rPr>
        <w:t>be removed</w:t>
      </w:r>
      <w:r w:rsidRPr="00505D0C">
        <w:rPr>
          <w:rFonts w:eastAsia="標楷體"/>
          <w:szCs w:val="22"/>
        </w:rPr>
        <w:t xml:space="preserve">.  </w:t>
      </w:r>
      <w:r>
        <w:rPr>
          <w:rFonts w:eastAsia="標楷體"/>
          <w:szCs w:val="22"/>
        </w:rPr>
        <w:t>A magnetically driven impeller (60–80 rpm) attached to the core lid will gently circulate the water during the incub</w:t>
      </w:r>
      <w:r w:rsidRPr="00505D0C">
        <w:rPr>
          <w:rFonts w:eastAsia="標楷體"/>
          <w:szCs w:val="22"/>
        </w:rPr>
        <w:t xml:space="preserve">ation.  The dissolved oxygen concentration will be </w:t>
      </w:r>
      <w:r w:rsidRPr="00505D0C">
        <w:rPr>
          <w:rFonts w:eastAsia="標楷體"/>
          <w:szCs w:val="22"/>
        </w:rPr>
        <w:lastRenderedPageBreak/>
        <w:t xml:space="preserve">measured every 8 hours with </w:t>
      </w:r>
      <w:r w:rsidRPr="00F6213A">
        <w:rPr>
          <w:rFonts w:eastAsia="標楷體"/>
          <w:noProof/>
          <w:szCs w:val="22"/>
        </w:rPr>
        <w:t>a miniature</w:t>
      </w:r>
      <w:r w:rsidRPr="00505D0C">
        <w:rPr>
          <w:rFonts w:eastAsia="標楷體"/>
          <w:szCs w:val="22"/>
        </w:rPr>
        <w:t xml:space="preserve"> oxygen optode (i.d. 2 mm</w:t>
      </w:r>
      <w:r>
        <w:rPr>
          <w:rFonts w:eastAsia="標楷體"/>
          <w:szCs w:val="22"/>
        </w:rPr>
        <w:t xml:space="preserve">) </w:t>
      </w:r>
      <w:r w:rsidRPr="00505D0C">
        <w:rPr>
          <w:rFonts w:eastAsia="標楷體"/>
          <w:szCs w:val="22"/>
        </w:rPr>
        <w:t>through a sampling port on the core lid</w:t>
      </w:r>
      <w:r>
        <w:rPr>
          <w:rFonts w:eastAsia="標楷體"/>
          <w:szCs w:val="22"/>
        </w:rPr>
        <w:t xml:space="preserve"> (</w:t>
      </w:r>
      <w:r w:rsidRPr="00505D0C">
        <w:rPr>
          <w:rFonts w:eastAsia="標楷體"/>
          <w:szCs w:val="22"/>
        </w:rPr>
        <w:t>PreSens® Microx 4).  Dissolved oxygen will be measured until the concentrations decreased by 15% of the initial concentration</w:t>
      </w:r>
      <w:r>
        <w:rPr>
          <w:rFonts w:eastAsia="標楷體"/>
          <w:szCs w:val="22"/>
        </w:rPr>
        <w:t>,</w:t>
      </w:r>
      <w:r w:rsidRPr="00505D0C">
        <w:rPr>
          <w:rFonts w:eastAsia="標楷體"/>
          <w:szCs w:val="22"/>
        </w:rPr>
        <w:t xml:space="preserve"> according to Glud (2008) to prevent hypoxic stress.  </w:t>
      </w:r>
      <w:r w:rsidRPr="00ED4427">
        <w:rPr>
          <w:rFonts w:eastAsia="標楷體"/>
          <w:szCs w:val="22"/>
        </w:rPr>
        <w:t xml:space="preserve">The fluxes of oxygen into or out of the sediments will </w:t>
      </w:r>
      <w:r w:rsidRPr="00F6213A">
        <w:rPr>
          <w:rFonts w:eastAsia="標楷體"/>
          <w:noProof/>
          <w:szCs w:val="22"/>
        </w:rPr>
        <w:t>be calculated</w:t>
      </w:r>
      <w:r w:rsidRPr="00ED4427">
        <w:rPr>
          <w:rFonts w:eastAsia="標楷體"/>
          <w:szCs w:val="22"/>
        </w:rPr>
        <w:t xml:space="preserve"> as Flux = [Change in concentration x Volume of overlying water] / [Core area x Time].  </w:t>
      </w:r>
      <w:r w:rsidRPr="00505D0C">
        <w:rPr>
          <w:rFonts w:eastAsia="標楷體"/>
          <w:szCs w:val="22"/>
        </w:rPr>
        <w:t xml:space="preserve">The dissolved inorganic carbon produced by the respiration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p>
    <w:p w:rsidR="00D03CC6" w:rsidRDefault="00D03CC6" w:rsidP="00FE13C7">
      <w:pPr>
        <w:spacing w:before="120" w:after="120" w:line="276" w:lineRule="auto"/>
        <w:ind w:firstLineChars="177" w:firstLine="425"/>
        <w:jc w:val="both"/>
        <w:rPr>
          <w:rFonts w:eastAsia="標楷體"/>
          <w:b/>
          <w:szCs w:val="22"/>
        </w:rPr>
      </w:pPr>
    </w:p>
    <w:p w:rsidR="00FE13C7" w:rsidRPr="005130D8" w:rsidRDefault="00FE13C7" w:rsidP="00FE13C7">
      <w:pPr>
        <w:spacing w:before="120" w:after="120" w:line="276" w:lineRule="auto"/>
        <w:ind w:firstLineChars="177" w:firstLine="425"/>
        <w:jc w:val="both"/>
        <w:rPr>
          <w:rFonts w:eastAsia="標楷體"/>
          <w:b/>
          <w:szCs w:val="22"/>
        </w:rPr>
      </w:pPr>
      <w:r w:rsidRPr="005130D8">
        <w:rPr>
          <w:rFonts w:eastAsia="標楷體"/>
          <w:b/>
          <w:szCs w:val="22"/>
        </w:rPr>
        <w:t xml:space="preserve">Sediment </w:t>
      </w:r>
      <w:r>
        <w:rPr>
          <w:rFonts w:eastAsia="標楷體"/>
          <w:b/>
          <w:szCs w:val="22"/>
        </w:rPr>
        <w:t xml:space="preserve">oxygen </w:t>
      </w:r>
      <w:r w:rsidRPr="005130D8">
        <w:rPr>
          <w:rFonts w:eastAsia="標楷體"/>
          <w:b/>
          <w:szCs w:val="22"/>
        </w:rPr>
        <w:t>profiling</w:t>
      </w:r>
      <w:r>
        <w:rPr>
          <w:rFonts w:eastAsia="標楷體" w:hint="eastAsia"/>
          <w:b/>
          <w:szCs w:val="22"/>
        </w:rPr>
        <w:t xml:space="preserve">: </w:t>
      </w:r>
      <w:r w:rsidRPr="00555A11">
        <w:t xml:space="preserve">After the </w:t>
      </w:r>
      <w:r>
        <w:t>s</w:t>
      </w:r>
      <w:r w:rsidRPr="005130D8">
        <w:t>hipboard</w:t>
      </w:r>
      <w:r w:rsidRPr="00555A11">
        <w:t xml:space="preserve"> incubation, three oxygen microelectrode</w:t>
      </w:r>
      <w:r>
        <w:t xml:space="preserve"> (100-</w:t>
      </w:r>
      <w:r w:rsidRPr="00555A11">
        <w:t>µm</w:t>
      </w:r>
      <w:r>
        <w:t xml:space="preserve"> tip size)</w:t>
      </w:r>
      <w:r>
        <w:rPr>
          <w:rFonts w:hint="eastAsia"/>
        </w:rPr>
        <w:t xml:space="preserve"> </w:t>
      </w:r>
      <w:r w:rsidRPr="00555A11">
        <w:t>will be inserted simultaneously into sediments at 100-µm increments using Unisense® Field Microprofiling System (</w:t>
      </w:r>
      <w:r>
        <w:t>Fig. 7c</w:t>
      </w:r>
      <w:r w:rsidRPr="00555A11">
        <w:t xml:space="preserve">).  The </w:t>
      </w:r>
      <w:r>
        <w:t xml:space="preserve">diffusive </w:t>
      </w:r>
      <w:r w:rsidRPr="00555A11">
        <w:t>oxygen</w:t>
      </w:r>
      <w:r>
        <w:t xml:space="preserve"> </w:t>
      </w:r>
      <w:r w:rsidRPr="00555A11">
        <w:t xml:space="preserve">fluxes through the </w:t>
      </w:r>
      <w:r w:rsidRPr="00FA064C">
        <w:rPr>
          <w:noProof/>
        </w:rPr>
        <w:t>sediment–water</w:t>
      </w:r>
      <w:r w:rsidRPr="00555A11">
        <w:t xml:space="preserve"> interface will be calculated </w:t>
      </w:r>
      <w:r>
        <w:t xml:space="preserve">using </w:t>
      </w:r>
      <w:r w:rsidRPr="00555A11">
        <w:t>Unisense®</w:t>
      </w:r>
      <w:r>
        <w:t xml:space="preserve"> Profile</w:t>
      </w:r>
      <w:r>
        <w:rPr>
          <w:rFonts w:hint="eastAsia"/>
        </w:rPr>
        <w:t xml:space="preserve"> </w:t>
      </w:r>
      <w:r>
        <w:t xml:space="preserve">software </w:t>
      </w:r>
      <w:r w:rsidRPr="00555A11">
        <w:t xml:space="preserve">according to </w:t>
      </w:r>
      <w:r>
        <w:t xml:space="preserve">the </w:t>
      </w:r>
      <w:r w:rsidRPr="00555A11">
        <w:t>Fick’s first law</w:t>
      </w:r>
      <w:r>
        <w:rPr>
          <w:rFonts w:hint="eastAsia"/>
        </w:rPr>
        <w:t xml:space="preserve"> </w:t>
      </w:r>
      <w:r>
        <w:t>of diffusion</w:t>
      </w:r>
      <w:r w:rsidRPr="00555A11">
        <w:t xml:space="preserve"> </w:t>
      </w:r>
      <w:r>
        <w:t>based on</w:t>
      </w:r>
      <w:r w:rsidRPr="00555A11">
        <w:t xml:space="preserve"> oxygen porewater profile concentration, sediment porosity, and initial concentrations in</w:t>
      </w:r>
      <w:r>
        <w:t xml:space="preserve"> the overlying water and oxygen</w:t>
      </w:r>
      <w:r w:rsidRPr="00555A11">
        <w:t xml:space="preserve"> diffusion coefficient correcte</w:t>
      </w:r>
      <w:r>
        <w:t xml:space="preserve">d by temperature </w:t>
      </w:r>
      <w:r>
        <w:fldChar w:fldCharType="begin"/>
      </w:r>
      <w:r>
        <w:instrText xml:space="preserve"> ADDIN ZOTERO_ITEM CSL_CITATION {"citationID":"a1jdg61gtj1","properties":{"formattedCitation":"(Berg et al., 1998; Glud, 2008)","plainCitation":"(Berg et al., 1998; Glud, 2008)","noteIndex":0},"citationItems":[{"id":3927,"uris":["http://zotero.org/users/1268121/items/2DV64E27"],"uri":["http://zotero.org/users/1268121/items/2DV64E27"],"itemData":{"id":3927,"type":"article-journal","abstract":"A robust numerical procedure for biogeochemical interpretation and analysis of measured concentration profiles of solutes in sediment pore water has been developed. Assuming that the concentration-depth profile represents a steady state, the rate of net production or consumption as a function of depth can be calculated, together with the flux across the sediment-water interface. Three kinds of vertical transport can be included in the analysis: molecular diffusion, bioturbation, and irrigation. The procedure involves finding a series of least square fits to the measured concentration profile, followed by comparisons of these fits through statistical F-testing. This approach leads to an objective selection of the simplest production-consumption profile that reproduces the concentration profile. Because the numerical procedure is optimized with respect to speed, one prediction can typically be done in a few minutes or less on a personal computer. The technique has been tested successfully against analytical solutions describing the transport and consumption of O2 in sediment pore water. In other tests, measured concentration profiles of O2, NO3−, NH4+, and ΣCO2 have been interpreted using the new procedure.","container-title":"Limnology and Oceanography","DOI":"10.4319/lo.1998.43.7.1500","ISSN":"1939-5590","issue":"7","journalAbbreviation":"Limnol. Oceanogr.","language":"en","page":"1500-1510","source":"Wiley Online Library","title":"Interpretation of measured concentration profiles in sediment pore water","volume":"43","author":[{"family":"Berg","given":"Peter"},{"family":"Risgaard-Petersen","given":"Nils"},{"family":"Rysgaard","given":"Søren"}],"issued":{"date-parts":[["1998",11,1]]}}},{"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N."}],"issued":{"date-parts":[["2008"]]}}}],"schema":"https://github.com/citation-style-language/schema/raw/master/csl-citation.json"} </w:instrText>
      </w:r>
      <w:r>
        <w:fldChar w:fldCharType="separate"/>
      </w:r>
      <w:r w:rsidRPr="00421648">
        <w:t>(Berg et al., 1998; Glud, 2008)</w:t>
      </w:r>
      <w:r>
        <w:fldChar w:fldCharType="end"/>
      </w:r>
      <w:r>
        <w:t xml:space="preserve">.  The oxygen penetration depth (OPD) will </w:t>
      </w:r>
      <w:r w:rsidRPr="00FA064C">
        <w:rPr>
          <w:noProof/>
        </w:rPr>
        <w:t>be determined</w:t>
      </w:r>
      <w:r>
        <w:t xml:space="preserve"> by the depth where dissolved oxygen concentration &lt; 5 µmol L</w:t>
      </w:r>
      <w:r w:rsidRPr="008733BC">
        <w:rPr>
          <w:vertAlign w:val="superscript"/>
        </w:rPr>
        <w:t>-1</w:t>
      </w:r>
      <w:r>
        <w:t>.</w:t>
      </w:r>
      <w:r>
        <w:rPr>
          <w:rFonts w:eastAsia="標楷體" w:hint="eastAsia"/>
          <w:b/>
          <w:szCs w:val="22"/>
        </w:rPr>
        <w:t xml:space="preserve"> </w:t>
      </w:r>
      <w:r>
        <w:rPr>
          <w:rFonts w:eastAsia="標楷體"/>
          <w:b/>
          <w:szCs w:val="22"/>
        </w:rPr>
        <w:t xml:space="preserve"> </w:t>
      </w:r>
      <w:r w:rsidRPr="00505D0C">
        <w:rPr>
          <w:rFonts w:eastAsia="標楷體"/>
          <w:szCs w:val="22"/>
        </w:rPr>
        <w:t xml:space="preserve">The </w:t>
      </w:r>
      <w:r>
        <w:rPr>
          <w:rFonts w:eastAsia="標楷體"/>
          <w:szCs w:val="22"/>
        </w:rPr>
        <w:t>diffusive carbon remineralization</w:t>
      </w:r>
      <w:r w:rsidRPr="00505D0C">
        <w:rPr>
          <w:rFonts w:eastAsia="標楷體"/>
          <w:szCs w:val="22"/>
        </w:rPr>
        <w:t xml:space="preserve">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bookmarkStart w:id="0" w:name="_GoBack"/>
      <w:r>
        <w:rPr>
          <w:rFonts w:eastAsia="標楷體"/>
          <w:szCs w:val="22"/>
        </w:rPr>
        <w:t xml:space="preserve"> </w:t>
      </w:r>
      <w:r w:rsidRPr="00555A11">
        <w:t>In general, the sediment oxygen profile concentrations measure the diffusive oxygen u</w:t>
      </w:r>
      <w:r>
        <w:t xml:space="preserve">tilization (DOU) </w:t>
      </w:r>
      <w:r w:rsidRPr="00051EAF">
        <w:t>mainly</w:t>
      </w:r>
      <w:r>
        <w:t xml:space="preserve"> contributed</w:t>
      </w:r>
      <w:r>
        <w:rPr>
          <w:rFonts w:hint="eastAsia"/>
        </w:rPr>
        <w:t xml:space="preserve"> by</w:t>
      </w:r>
      <w:r w:rsidRPr="00051EAF">
        <w:t xml:space="preserve"> aerobic</w:t>
      </w:r>
      <w:r>
        <w:rPr>
          <w:rFonts w:hint="eastAsia"/>
        </w:rPr>
        <w:t xml:space="preserve"> </w:t>
      </w:r>
      <w:r>
        <w:t>respiration of microorganisms through slow diffusion of oxygen molecules.  In contrast,</w:t>
      </w:r>
      <w:r w:rsidRPr="00555A11">
        <w:t xml:space="preserve"> </w:t>
      </w:r>
      <w:r>
        <w:rPr>
          <w:rFonts w:hint="eastAsia"/>
        </w:rPr>
        <w:t xml:space="preserve">the </w:t>
      </w:r>
      <w:r w:rsidRPr="00555A11">
        <w:t>sediment incubation experiment</w:t>
      </w:r>
      <w:r>
        <w:t xml:space="preserve"> (e.g., shipboard or ABL)</w:t>
      </w:r>
      <w:r w:rsidRPr="00555A11">
        <w:t xml:space="preserve"> measures the total oxygen utilization </w:t>
      </w:r>
      <w:r>
        <w:t xml:space="preserve">(or TOU).  </w:t>
      </w:r>
      <w:r>
        <w:rPr>
          <w:rFonts w:hint="eastAsia"/>
        </w:rPr>
        <w:t>T</w:t>
      </w:r>
      <w:r>
        <w:t>herefore, in addition to DOU, the TOU also accounts</w:t>
      </w:r>
      <w:r w:rsidRPr="00555A11">
        <w:t xml:space="preserve"> for </w:t>
      </w:r>
      <w:r>
        <w:t xml:space="preserve">benthos' respiration and the benthos-mediated oxygen utilization through their </w:t>
      </w:r>
      <w:r w:rsidRPr="00FA064C">
        <w:rPr>
          <w:noProof/>
        </w:rPr>
        <w:t>bioirrigation</w:t>
      </w:r>
      <w:r>
        <w:t xml:space="preserve"> and</w:t>
      </w:r>
      <w:r w:rsidRPr="00555A11">
        <w:t xml:space="preserve"> bioturbation</w:t>
      </w:r>
      <w:r>
        <w:t xml:space="preserve"> activities</w:t>
      </w:r>
      <w:r w:rsidRPr="00555A11">
        <w:t xml:space="preserve"> </w:t>
      </w:r>
      <w:r>
        <w:fldChar w:fldCharType="begin"/>
      </w:r>
      <w:r>
        <w:instrText xml:space="preserve"> ADDIN ZOTERO_ITEM CSL_CITATION {"citationID":"N0WKuig8","properties":{"formattedCitation":"(Glud, 2008; Lichtschlag et al., 2015; Wenzh\\uc0\\u246{}fer and Glud, 2004)","plainCitation":"(Glud, 2008; Lichtschlag et al., 2015; Wenzhöfer and Glud, 2004)","noteIndex":0},"citationItems":[{"id":2156,"uris":["http://zotero.org/users/1268121/items/VQ9TAHAI"],"uri":["http://zotero.org/users/1268121/items/VQ9TAHAI"],"itemData":{"id":2156,"type":"article-journal","abstract":"Abstract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N."}],"issued":{"date-parts":[["2008"]]}}},{"id":4257,"uris":["http://zotero.org/users/1268121/items/D6TIGKCR"],"uri":["http://zotero.org/users/1268121/items/D6TIGKCR"],"itemData":{"id":4257,"type":"article-journal","abstract":"The outer western Crimean shelf of the Black Sea is a natural laboratory to investigate effects of stable oxic versus varying hypoxic conditions on seafloor biogeochemical processes and benthic community structure. Bottom-water oxygen concentrations ranged from normoxic (175 μmol O2 L−1) and hypoxic (&lt; 63 μmol O2 L−1) or even anoxic/sulfidic conditions within a few kilometers' distance. Variations in oxygen concentrations between 160 and 10 μmol L−1 even occurred within hours close to the chemocline at 134 m water depth. Total oxygen uptake, including diffusive as well as fauna-mediated oxygen  consumption, decreased from 15 mmol m−2 d−1 on average in the oxic zone, to 7 mmol m−2 d−1 on average in the hypoxic zone, correlating with changes in macrobenthos composition. Benthic diffusive oxygen uptake rates, comprising respiration of microorganisms and small meiofauna, were similar in oxic and hypoxic zones (on average 4.5 mmol m−2 d−1), but declined to 1.3 mmol m−2 d−1 in bottom waters with oxygen concentrations below 20 μmol L−1. Measurements and modeling of porewater profiles indicated that reoxidation of reduced compounds played only a minor role in diffusive oxygen uptake under the different oxygen conditions, leaving the major fraction to aerobic degradation of organic carbon. Remineralization efficiency decreased from nearly 100 % in the oxic zone, to 50 % in the oxic–hypoxic zone, to 10 % in the hypoxic–anoxic zone. Overall, the faunal remineralization rate was more important, but also more influenced by fluctuating oxygen concentrations, than microbial and geochemical oxidation processes.","container-title":"Biogeosciences","DOI":"10.5194/bg-12-5075-2015","ISSN":"1726-4189","issue":"16","journalAbbreviation":"Biogeosciences","page":"5075-5092","source":"Copernicus Online Journals","title":"Effects of fluctuating hypoxia on benthic oxygen consumption in the Black Sea (Crimean shelf)","volume":"12","author":[{"family":"Lichtschlag","given":"A."},{"family":"Donis","given":"D."},{"family":"Janssen","given":"F."},{"family":"Jessen","given":"G. L."},{"family":"Holtappels","given":"M."},{"family":"Wenzhöfer","given":"F."},{"family":"Mazlumyan","given":"S."},{"family":"Sergeeva","given":"N."},{"family":"Waldmann","given":"C."},{"family":"Boetius","given":"A."}],"issued":{"date-parts":[["2015",8,27]]}}},{"id":5628,"uris":["http://zotero.org/users/1268121/items/HVPA2BH3"],"uri":["http://zotero.org/users/1268121/items/HVPA2BH3"],"itemData":{"id":5628,"type":"article-journal","abstract":"In situ measurements in a shallow water sediment were performed using three different modules—a microprofiling unit, a transparent benthic chamber, and a planar optode periscope. The combined data set revealed an extremely patchy and variable benthic O2 distribution primarily due to temporal variations in fauna activity and photosynthesis. A distinct diel pattern in the fauna activity, dominated by Hediste diversicolor, resulted in strongly elevated O2 uptake rates of ~5.3 </w:instrText>
      </w:r>
      <w:r>
        <w:rPr>
          <w:rFonts w:hint="eastAsia"/>
        </w:rPr>
        <w:instrText>mmol m</w:instrText>
      </w:r>
      <w:r>
        <w:rPr>
          <w:rFonts w:ascii="新細明體-ExtB" w:eastAsia="新細明體-ExtB" w:hAnsi="新細明體-ExtB" w:cs="新細明體-ExtB" w:hint="eastAsia"/>
        </w:rPr>
        <w:instrText>𠈒</w:instrText>
      </w:r>
      <w:r>
        <w:rPr>
          <w:rFonts w:hint="eastAsia"/>
        </w:rPr>
        <w:instrText>2 h</w:instrText>
      </w:r>
      <w:r>
        <w:rPr>
          <w:rFonts w:ascii="新細明體-ExtB" w:eastAsia="新細明體-ExtB" w:hAnsi="新細明體-ExtB" w:cs="新細明體-ExtB" w:hint="eastAsia"/>
        </w:rPr>
        <w:instrText>𠈒</w:instrText>
      </w:r>
      <w:r>
        <w:rPr>
          <w:rFonts w:hint="eastAsia"/>
        </w:rPr>
        <w:instrText>1 at the onset of darkness. The activity gradually diminished during the night, and the O2 uptake decreased to less than half the maximum rate just before sunrise. The volume of oxic sediment around burrow structures was influenced by changin</w:instrText>
      </w:r>
      <w:r>
        <w:instrText xml:space="preserve">g environmental conditions (benthic photosynthesis and fauna activity) but grossly exceeded that below the primary sediment surface. The volume specific respiration rate around burrows was more than seven times higher than the equivalent value at the sediment surface. A budget of the O2 consumption revealed that the O2 uptake through the burrow walls just after sunset accounted for the major part of the total O2 uptake on a diel scale. The study demonstrates that light-driven variations in fauna activity can have great effects on the total benthic O2 consumption rate with large implications for estimated benthic mineralization rates.","container-title":"Limnology and Oceanography","DOI":"10.4319/lo.2004.49.5.1471","ISSN":"1939-5590","issue":"5","journalAbbreviation":"Limnol. Oceanogr.","language":"en","page":"1471-1481","source":"Wiley Online Library","title":"Small-scale spatial and temporal variability in coastal benthic O2 dynamics: Effects of fauna activity","title-short":"Small-scale spatial and temporal variability in coastal benthic O2 dynamics","volume":"49","author":[{"family":"Wenzhöfer","given":"Frank"},{"family":"Glud","given":"Ronnie N."}],"issued":{"date-parts":[["2004",9,1]]}}}],"schema":"https://github.com/citation-style-language/schema/raw/master/csl-citation.json"} </w:instrText>
      </w:r>
      <w:r>
        <w:fldChar w:fldCharType="separate"/>
      </w:r>
      <w:r w:rsidRPr="00421648">
        <w:rPr>
          <w:kern w:val="0"/>
        </w:rPr>
        <w:t>(Glud, 2008; Lichtschlag et al., 2015; Wenzhöfer and Glud, 2004)</w:t>
      </w:r>
      <w:r>
        <w:fldChar w:fldCharType="end"/>
      </w:r>
      <w:r w:rsidRPr="00555A11">
        <w:t xml:space="preserve">.  The difference between the </w:t>
      </w:r>
      <w:r>
        <w:t>TOU and DOU is the benthos-mediated oxygen utilization (BMU), characterizing benthos' contribution to</w:t>
      </w:r>
      <w:r w:rsidRPr="00555A11">
        <w:t xml:space="preserve"> sediment oxygen dynamics.</w:t>
      </w:r>
      <w:r>
        <w:t xml:space="preserve"> </w:t>
      </w:r>
    </w:p>
    <w:bookmarkEnd w:id="0"/>
    <w:p w:rsidR="00D03CC6" w:rsidRDefault="00D03CC6" w:rsidP="00D03CC6">
      <w:pPr>
        <w:spacing w:before="120" w:after="120" w:line="276" w:lineRule="auto"/>
        <w:jc w:val="both"/>
        <w:rPr>
          <w:rFonts w:eastAsia="標楷體"/>
          <w:b/>
          <w:szCs w:val="22"/>
        </w:rPr>
      </w:pPr>
    </w:p>
    <w:p w:rsidR="00FE13C7" w:rsidRPr="00D03CC6" w:rsidRDefault="00FE13C7" w:rsidP="00D03CC6">
      <w:pPr>
        <w:spacing w:before="120" w:after="120" w:line="276" w:lineRule="auto"/>
        <w:jc w:val="both"/>
        <w:rPr>
          <w:rFonts w:eastAsia="標楷體"/>
          <w:b/>
          <w:szCs w:val="22"/>
        </w:rPr>
      </w:pPr>
      <w:r w:rsidRPr="00D03CC6">
        <w:rPr>
          <w:rFonts w:eastAsia="標楷體"/>
          <w:b/>
          <w:szCs w:val="22"/>
        </w:rPr>
        <w:t>Organic carbon burial</w:t>
      </w:r>
    </w:p>
    <w:p w:rsidR="00FE13C7" w:rsidRDefault="00FE13C7" w:rsidP="00FE13C7">
      <w:pPr>
        <w:spacing w:before="120" w:after="120" w:line="276" w:lineRule="auto"/>
        <w:ind w:firstLine="450"/>
        <w:jc w:val="both"/>
        <w:rPr>
          <w:rFonts w:eastAsia="標楷體"/>
          <w:b/>
          <w:szCs w:val="22"/>
        </w:rPr>
      </w:pPr>
      <w:r w:rsidRPr="00303693">
        <w:rPr>
          <w:rFonts w:eastAsia="標楷體"/>
          <w:szCs w:val="22"/>
        </w:rPr>
        <w:t xml:space="preserve">The rate of organic carbon burial will </w:t>
      </w:r>
      <w:r w:rsidRPr="00FA064C">
        <w:rPr>
          <w:rFonts w:eastAsia="標楷體"/>
          <w:noProof/>
          <w:szCs w:val="22"/>
        </w:rPr>
        <w:t>be estimated</w:t>
      </w:r>
      <w:r w:rsidRPr="00303693">
        <w:rPr>
          <w:rFonts w:eastAsia="標楷體"/>
          <w:szCs w:val="22"/>
        </w:rPr>
        <w:t xml:space="preserve"> by multiplying sediment accumulation rate (SAR) with </w:t>
      </w:r>
      <w:r>
        <w:rPr>
          <w:noProof/>
        </w:rPr>
        <w:t>total organic carbon (TOC)</w:t>
      </w:r>
      <w:r w:rsidRPr="00303693">
        <w:rPr>
          <w:rFonts w:eastAsia="標楷體"/>
          <w:szCs w:val="22"/>
          <w:vertAlign w:val="subscript"/>
        </w:rPr>
        <w:t xml:space="preserve"> </w:t>
      </w:r>
      <w:r w:rsidRPr="00303693">
        <w:rPr>
          <w:rFonts w:eastAsia="標楷體"/>
          <w:szCs w:val="22"/>
          <w:vertAlign w:val="subscript"/>
        </w:rPr>
        <w:fldChar w:fldCharType="begin"/>
      </w:r>
      <w:r>
        <w:rPr>
          <w:rFonts w:eastAsia="標楷體"/>
          <w:szCs w:val="22"/>
          <w:vertAlign w:val="subscript"/>
        </w:rPr>
        <w:instrText xml:space="preserve"> ADDIN ZOTERO_ITEM CSL_CITATION {"citationID":"a2kli25snot","properties":{"formattedCitation":"(Jahnke, 1996)","plainCitation":"(Jahnke, 1996)","noteIndex":0},"citationItems":[{"id":131,"uris":["http://zotero.org/users/1268121/items/77ZV5ZUJ"],"uri":["http://zotero.org/users/1268121/items/77ZV5ZUJ"],"itemData":{"id":131,"type":"article-journal","abstract":"The magnitude and distribution of the particulate organic carbon (POC) rain rate to the seafloor in the Atlantic, Pacific and Indian Ocean basins between 61°N and 61°S has been estimated from benthic oxygen flux estimates (for water depths ≥ 1000 m only). The calculation utilizes the extensive data sets of sedimentary organic carbon, CaCO3, and accumulation rate to extrapolate between individual benthic flux measurement sites using an empirically-derived correlation between the seafloor oxygen flux and these parameters. The POC flux through the 1000 m depth horizon was then estimated from published correlations between sediment trap-determined fluxes and water depth. Total oxygen utilization in the deep ocean is estimated to be 1.2×1014 mol O2 yr−1, a value that agrees well with previous estimates which were based on surface water primary productivity, sediment trap, and depth relationships and with deep water respiration rates estimated from apparant oxygen utilization (AOU)-14C relationships. On the basis of the derived global ocean flux distribution, it is concluded that (1) dissolved organic carbon (DOC) inputs are not required to account for estimated deep water respiration rates; (2) the majority of the POC input to the deep ocean occurs within 30° of the equator; (3) the proportion of primary production that reaches the deep sea does not vary greatly with latitude; (4) gyre and continental margin regions contribute roughly equally to the deep POC flux with a relatively minor contribution from the equatorial divergence region; (5) of the estimated 7.2×1013 mol C yr−1 of POC that sinks below the 1000 m depth horizon, 45% (3.3×1013 mol C yr−1) reaches the seafloor where it is oxidized; (6) when normalized to basin area, average deep flux rates in the Atlantic and Pacific are similar while highest rates are observed in the Indian Ocean; and (7) the results can be fully reconciled only if the benthic flux of DOC is significantly less than the benthic O2 flux.","container-title":"Global Biogeochemical Cycles","DOI":"10.1029/95GB03525","ISSN":"1944-9224","issue":"1","journalAbbreviation":"Global Biogeochem. Cycles","language":"en","page":"71-88","source":"Wiley Online Library","title":"The global ocean flux of particulate organic carbon: Areal distribution and magnitude","title-short":"The global ocean flux of particulate organic carbon","volume":"10","author":[{"family":"Jahnke","given":"Richard A."}],"issued":{"date-parts":[["1996",3,1]]}}}],"schema":"https://github.com/citation-style-language/schema/raw/master/csl-citation.json"} </w:instrText>
      </w:r>
      <w:r w:rsidRPr="00303693">
        <w:rPr>
          <w:rFonts w:eastAsia="標楷體"/>
          <w:szCs w:val="22"/>
          <w:vertAlign w:val="subscript"/>
        </w:rPr>
        <w:fldChar w:fldCharType="separate"/>
      </w:r>
      <w:r w:rsidRPr="00421648">
        <w:t>(Jahnke, 1996)</w:t>
      </w:r>
      <w:r w:rsidRPr="00303693">
        <w:rPr>
          <w:rFonts w:eastAsia="標楷體"/>
          <w:szCs w:val="22"/>
          <w:vertAlign w:val="subscript"/>
        </w:rPr>
        <w:fldChar w:fldCharType="end"/>
      </w:r>
      <w:r w:rsidRPr="00303693">
        <w:rPr>
          <w:rFonts w:eastAsia="標楷體"/>
          <w:szCs w:val="22"/>
        </w:rPr>
        <w:t>.  E</w:t>
      </w:r>
      <w:r>
        <w:rPr>
          <w:noProof/>
        </w:rPr>
        <w:t xml:space="preserve">xtensive </w:t>
      </w:r>
      <w:r>
        <w:rPr>
          <w:noProof/>
        </w:rPr>
        <w:lastRenderedPageBreak/>
        <w:t xml:space="preserve">SAR data and empirical relationships between SAR and depth </w:t>
      </w:r>
      <w:r>
        <w:rPr>
          <w:rFonts w:eastAsia="標楷體"/>
          <w:szCs w:val="22"/>
        </w:rPr>
        <w:t>in our study</w:t>
      </w:r>
      <w:r w:rsidRPr="00303693">
        <w:rPr>
          <w:rFonts w:eastAsia="標楷體"/>
          <w:szCs w:val="22"/>
        </w:rPr>
        <w:t xml:space="preserve"> are available from Hsu et al. </w:t>
      </w:r>
      <w:r w:rsidRPr="00303693">
        <w:rPr>
          <w:rFonts w:eastAsia="標楷體"/>
          <w:szCs w:val="22"/>
        </w:rPr>
        <w:fldChar w:fldCharType="begin"/>
      </w:r>
      <w:r>
        <w:rPr>
          <w:rFonts w:eastAsia="標楷體"/>
          <w:szCs w:val="22"/>
        </w:rPr>
        <w:instrText xml:space="preserve"> ADDIN ZOTERO_ITEM CSL_CITATION {"citationID":"eOkq4frw","properties":{"formattedCitation":"(2014)","plainCitation":"(2014)","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suppress-author":true}],"schema":"https://github.com/citation-style-language/schema/raw/master/csl-citation.json"} </w:instrText>
      </w:r>
      <w:r w:rsidRPr="00303693">
        <w:rPr>
          <w:rFonts w:eastAsia="標楷體"/>
          <w:szCs w:val="22"/>
        </w:rPr>
        <w:fldChar w:fldCharType="separate"/>
      </w:r>
      <w:r w:rsidRPr="002C7E5C">
        <w:t>(2014)</w:t>
      </w:r>
      <w:r w:rsidRPr="00303693">
        <w:rPr>
          <w:rFonts w:eastAsia="標楷體"/>
          <w:szCs w:val="22"/>
        </w:rPr>
        <w:fldChar w:fldCharType="end"/>
      </w:r>
      <w:r w:rsidRPr="00303693">
        <w:rPr>
          <w:rFonts w:eastAsia="標楷體"/>
          <w:szCs w:val="22"/>
        </w:rPr>
        <w:t xml:space="preserve">, Huh et al. </w:t>
      </w:r>
      <w:r w:rsidRPr="00303693">
        <w:rPr>
          <w:rFonts w:eastAsia="標楷體"/>
          <w:szCs w:val="22"/>
        </w:rPr>
        <w:fldChar w:fldCharType="begin"/>
      </w:r>
      <w:r>
        <w:rPr>
          <w:rFonts w:eastAsia="標楷體"/>
          <w:szCs w:val="22"/>
        </w:rPr>
        <w:instrText xml:space="preserve"> ADDIN ZOTERO_ITEM CSL_CITATION {"citationID":"a20vciqkp3e","properties":{"formattedCitation":"(2009)","plainCitation":"(2009)","noteIndex":0},"citationItems":[{"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suppress-author":true}],"schema":"https://github.com/citation-style-language/schema/raw/master/csl-citation.json"} </w:instrText>
      </w:r>
      <w:r w:rsidRPr="00303693">
        <w:rPr>
          <w:rFonts w:eastAsia="標楷體"/>
          <w:szCs w:val="22"/>
        </w:rPr>
        <w:fldChar w:fldCharType="separate"/>
      </w:r>
      <w:r w:rsidRPr="002C7E5C">
        <w:t>(2009)</w:t>
      </w:r>
      <w:r w:rsidRPr="00303693">
        <w:rPr>
          <w:rFonts w:eastAsia="標楷體"/>
          <w:szCs w:val="22"/>
        </w:rPr>
        <w:fldChar w:fldCharType="end"/>
      </w:r>
      <w:r w:rsidRPr="00303693">
        <w:rPr>
          <w:rFonts w:eastAsia="標楷體"/>
          <w:szCs w:val="22"/>
        </w:rPr>
        <w:t xml:space="preserve"> and Kao et al. </w:t>
      </w:r>
      <w:r w:rsidRPr="00303693">
        <w:rPr>
          <w:rFonts w:eastAsia="標楷體"/>
          <w:szCs w:val="22"/>
        </w:rPr>
        <w:fldChar w:fldCharType="begin"/>
      </w:r>
      <w:r>
        <w:rPr>
          <w:rFonts w:eastAsia="標楷體"/>
          <w:szCs w:val="22"/>
        </w:rPr>
        <w:instrText xml:space="preserve"> ADDIN ZOTERO_ITEM CSL_CITATION {"citationID":"a1tjr8ncb76","properties":{"formattedCitation":"(2006)","plainCitation":"(2006)","noteIndex":0},"citationItems":[{"id":5602,"uris":["http://zotero.org/users/1268121/items/EZNYJBDZ"],"uri":["http://zotero.org/users/1268121/items/EZNYJBDZ"],"itemData":{"id":5602,"type":"article-journal","abstract":"Accumulation rates of marine and terrigenous organic carbon in the continental margin sediments off southwestern Taiwan were estimated from the measured concentrations and isotopic compositions of total organic carbon (TOC) and previously reported sedimentation rates. Surficial sediments were collected from the study area spanning from the narrow shelf near the Kaoping River mouth to the deep slope with depths reaching almost 3000m. The average sediment loading of Kaoping River is 17Mt/yr, which yields high sediment accumulation rates ranging from 0.08 to 1.44gcm−2yr−1 in the continental margin. About half of the discharged sediments were deposited on the margin within 120km of the river mouth. Carbon isotopic compositions of terrestrial and marine end-members of organic matter were determined, respectively, based on suspended particulate matter (SPM) collected from three major rivers in the southwestern Taiwan and from an offshore station. All samples were analyzed for the TOC content and its isotopic composition (δ13Corg). The SPM samples were also analyzed for the total nitrogen (TN) content. TOC content in marine sediments ranges from 0.45% to 1.35% with the highest values on the upper slope near the Kaoping River mouth. The TOC/TN ratio of the SPM samples from the offshore station is 6.8±0.6, almost identical to the Redfield ratio, indicating their predominantly marine origin; their δ13Corg values are also typically marine with a mean of −21.5±0.3‰. The riverine SPM samples exhibit typical terrestrial δ13Corg values around −25‰. The δ13Corg values of surficial sediments range from −24.8‰ to −21.2‰, showing a distribution pattern influenced by inputs from the Kaoping River. The relative contributions from marine and terrestrial sources to sedimentary organic carbon were determined by the isotope mixing model with end-member compositions derived from the riverine and marine SPM. High fluvial sediment inputs lead to efficient trapping of organic carbon over a wide range of water depth in this continental margin. The marine organic accumulation rate ranges from 1.6 to 70gCm−2yr−1 with an area weighted mean of 4.2gCm−2yr−1, which is on a par with the mean terrestrial contribution and accounts for </w:instrText>
      </w:r>
      <w:r>
        <w:rPr>
          <w:rFonts w:ascii="Cambria Math" w:eastAsia="標楷體" w:hAnsi="Cambria Math" w:cs="Cambria Math"/>
          <w:szCs w:val="22"/>
        </w:rPr>
        <w:instrText>∼</w:instrText>
      </w:r>
      <w:r>
        <w:rPr>
          <w:rFonts w:eastAsia="標楷體"/>
          <w:szCs w:val="22"/>
        </w:rPr>
        <w:instrText xml:space="preserve">2.3% of mean primary production. The depth-dependent accumulation rate of marine organic carbon can be simulated with a function involving primary productivity and mineral accumulation rate, which may be applicable to other continental margins with high sedimentation rates. Away from the nearshore area, the content of terrigenous organic carbon in surficial sediments decreases with distance from the river mouth, indicating its degradation in marine environments.","container-title":"Continental Shelf Research","DOI":"10.1016/j.csr.2006.07.030","ISSN":"0278-4343","issue":"20","journalAbbreviation":"Continental Shelf Research","page":"2520-2537","source":"ScienceDirect","title":"Efficient trapping of organic carbon in sediments on the continental margin with high fluvial sediment input off southwestern Taiwan","volume":"26","author":[{"family":"Kao","given":"Shuh-Ji"},{"family":"Shiah","given":"Fuh-Kwo"},{"family":"Wang","given":"Chung-Ho"},{"family":"Liu","given":"Kon-Kee"}],"issued":{"date-parts":[["2006",12,1]]}},"suppress-author":true}],"schema":"https://github.com/citation-style-language/schema/raw/master/csl-citation.json"} </w:instrText>
      </w:r>
      <w:r w:rsidRPr="00303693">
        <w:rPr>
          <w:rFonts w:eastAsia="標楷體"/>
          <w:szCs w:val="22"/>
        </w:rPr>
        <w:fldChar w:fldCharType="separate"/>
      </w:r>
      <w:r w:rsidRPr="002C7E5C">
        <w:t>(2006)</w:t>
      </w:r>
      <w:r w:rsidRPr="00303693">
        <w:rPr>
          <w:rFonts w:eastAsia="標楷體"/>
          <w:szCs w:val="22"/>
        </w:rPr>
        <w:fldChar w:fldCharType="end"/>
      </w:r>
      <w:r w:rsidRPr="00303693">
        <w:rPr>
          <w:rFonts w:eastAsia="標楷體"/>
          <w:szCs w:val="22"/>
        </w:rPr>
        <w:t>.</w:t>
      </w:r>
      <w:r>
        <w:rPr>
          <w:rFonts w:eastAsia="標楷體"/>
          <w:szCs w:val="22"/>
        </w:rPr>
        <w:t xml:space="preserve"> SAR will also be deterimed by </w:t>
      </w:r>
      <w:r w:rsidRPr="00155A2B">
        <w:rPr>
          <w:rFonts w:eastAsia="標楷體"/>
          <w:szCs w:val="22"/>
          <w:vertAlign w:val="superscript"/>
        </w:rPr>
        <w:t>210</w:t>
      </w:r>
      <w:r>
        <w:rPr>
          <w:rFonts w:eastAsia="標楷體"/>
          <w:szCs w:val="22"/>
        </w:rPr>
        <w:t xml:space="preserve">Pb activity using a </w:t>
      </w:r>
      <w:r>
        <w:rPr>
          <w:rFonts w:ascii="標楷體" w:eastAsia="標楷體" w:hAnsi="標楷體" w:hint="eastAsia"/>
          <w:szCs w:val="22"/>
        </w:rPr>
        <w:t>α</w:t>
      </w:r>
      <w:r>
        <w:rPr>
          <w:rFonts w:eastAsia="標楷體" w:hint="eastAsia"/>
          <w:szCs w:val="22"/>
        </w:rPr>
        <w:t>-</w:t>
      </w:r>
      <w:r>
        <w:rPr>
          <w:rFonts w:eastAsia="標楷體"/>
          <w:szCs w:val="22"/>
        </w:rPr>
        <w:t xml:space="preserve">spectrometer via the granddaughter nuclide 210Po through collaboration with </w:t>
      </w:r>
      <w:r w:rsidRPr="008E0B24">
        <w:rPr>
          <w:rFonts w:eastAsia="標楷體" w:hint="eastAsia"/>
          <w:szCs w:val="22"/>
        </w:rPr>
        <w:t xml:space="preserve">FATES co-PIs </w:t>
      </w:r>
      <w:r w:rsidRPr="008E0B24">
        <w:rPr>
          <w:rFonts w:eastAsia="標楷體" w:hint="eastAsia"/>
          <w:szCs w:val="22"/>
        </w:rPr>
        <w:t>林</w:t>
      </w:r>
      <w:r>
        <w:rPr>
          <w:rFonts w:eastAsia="標楷體" w:hint="eastAsia"/>
          <w:szCs w:val="22"/>
        </w:rPr>
        <w:t>玉詩</w:t>
      </w:r>
      <w:r w:rsidRPr="008E0B24">
        <w:rPr>
          <w:rFonts w:eastAsia="標楷體" w:hint="eastAsia"/>
          <w:szCs w:val="22"/>
        </w:rPr>
        <w:t xml:space="preserve"> and </w:t>
      </w:r>
      <w:r w:rsidRPr="008E0B24">
        <w:rPr>
          <w:rFonts w:eastAsia="標楷體" w:hint="eastAsia"/>
          <w:szCs w:val="22"/>
        </w:rPr>
        <w:t>蘇志杰</w:t>
      </w:r>
      <w:r w:rsidRPr="008E0B24">
        <w:rPr>
          <w:rFonts w:eastAsia="標楷體" w:hint="eastAsia"/>
          <w:szCs w:val="22"/>
        </w:rPr>
        <w:t xml:space="preserve"> (IONTU)</w:t>
      </w:r>
      <w:r>
        <w:rPr>
          <w:rFonts w:eastAsia="標楷體"/>
          <w:szCs w:val="22"/>
        </w:rPr>
        <w:t>.</w:t>
      </w:r>
    </w:p>
    <w:p w:rsidR="00D03CC6" w:rsidRDefault="00D03CC6"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D03CC6">
        <w:rPr>
          <w:rFonts w:eastAsia="標楷體"/>
          <w:b/>
          <w:szCs w:val="22"/>
        </w:rPr>
        <w:t>Rain of POC</w:t>
      </w:r>
    </w:p>
    <w:p w:rsidR="00FE13C7" w:rsidRPr="00303693" w:rsidRDefault="00FE13C7" w:rsidP="00FE13C7">
      <w:pPr>
        <w:spacing w:before="120" w:after="120" w:line="276" w:lineRule="auto"/>
        <w:ind w:firstLine="450"/>
        <w:jc w:val="both"/>
        <w:rPr>
          <w:rFonts w:eastAsia="標楷體"/>
          <w:b/>
          <w:szCs w:val="22"/>
        </w:rPr>
      </w:pPr>
      <w:r w:rsidRPr="00303693">
        <w:rPr>
          <w:rFonts w:eastAsia="標楷體"/>
          <w:szCs w:val="22"/>
        </w:rPr>
        <w:t xml:space="preserve">The rain of POC will </w:t>
      </w:r>
      <w:r w:rsidRPr="00FA064C">
        <w:rPr>
          <w:rFonts w:eastAsia="標楷體"/>
          <w:noProof/>
          <w:szCs w:val="22"/>
        </w:rPr>
        <w:t>be estimated</w:t>
      </w:r>
      <w:r w:rsidRPr="00303693">
        <w:rPr>
          <w:rFonts w:eastAsia="標楷體"/>
          <w:szCs w:val="22"/>
        </w:rPr>
        <w:t xml:space="preserve"> in </w:t>
      </w:r>
      <w:r>
        <w:rPr>
          <w:rFonts w:eastAsia="標楷體"/>
          <w:szCs w:val="22"/>
        </w:rPr>
        <w:t>two</w:t>
      </w:r>
      <w:r w:rsidRPr="00303693">
        <w:rPr>
          <w:rFonts w:eastAsia="標楷體"/>
          <w:szCs w:val="22"/>
        </w:rPr>
        <w:t xml:space="preserve"> different ways.  First, the mass flux of sediment or export POC flux will be derived from the </w:t>
      </w:r>
      <w:r>
        <w:rPr>
          <w:rFonts w:eastAsia="標楷體"/>
          <w:szCs w:val="22"/>
        </w:rPr>
        <w:t>previous</w:t>
      </w:r>
      <w:r w:rsidRPr="00303693">
        <w:rPr>
          <w:rFonts w:eastAsia="標楷體"/>
          <w:szCs w:val="22"/>
        </w:rPr>
        <w:t xml:space="preserve"> sediment trap measurements </w:t>
      </w:r>
      <w:r>
        <w:rPr>
          <w:rFonts w:eastAsia="標楷體"/>
          <w:szCs w:val="22"/>
        </w:rPr>
        <w:t>from</w:t>
      </w:r>
      <w:r w:rsidRPr="00303693">
        <w:rPr>
          <w:rFonts w:eastAsia="標楷體"/>
          <w:szCs w:val="22"/>
        </w:rPr>
        <w:t xml:space="preserve"> </w:t>
      </w:r>
      <w:r>
        <w:rPr>
          <w:rFonts w:eastAsia="標楷體"/>
          <w:szCs w:val="22"/>
        </w:rPr>
        <w:t xml:space="preserve">the </w:t>
      </w:r>
      <w:r w:rsidRPr="00303693">
        <w:rPr>
          <w:rFonts w:eastAsia="標楷體"/>
          <w:szCs w:val="22"/>
        </w:rPr>
        <w:t xml:space="preserve">FATES project </w:t>
      </w:r>
      <w:r w:rsidRPr="00303693">
        <w:rPr>
          <w:rFonts w:eastAsia="標楷體"/>
          <w:szCs w:val="22"/>
        </w:rPr>
        <w:fldChar w:fldCharType="begin"/>
      </w:r>
      <w:r>
        <w:rPr>
          <w:rFonts w:eastAsia="標楷體"/>
          <w:szCs w:val="22"/>
        </w:rPr>
        <w:instrText xml:space="preserve"> ADDIN ZOTERO_ITEM CSL_CITATION {"citationID":"a1ovkros93p","properties":{"formattedCitation":"(Liu et al., 2006; Liu and Lin, 2004)","plainCitation":"(Liu et al., 2006; Liu and Lin, 2004)","noteIndex":0},"citationItems":[{"id":5555,"uris":["http://zotero.org/users/1268121/items/XHNQJBCP"],"uri":["http://zotero.org/users/1268121/items/XHNQJBCP"],"itemData":{"id":5555,"type":"article-journal","abstract":"The function of a submarine conduit under typhoon conditions is examined. The study site is the Kao-ping river, shelf, and submarine canyon (KPRSC) system located off southern Taiwan on a wave-dominated microtidal coast. The head of the canyon is located approximately 1km off the river mouth. Two comprehensive 1-month field experiments were carried out in 2000 and 2002 during the flood season of the river. Both experiments encountered typhoons that generated significant river discharge and wave resuspension events. Particle samples collected in 2000 by sediment-traps were analyzed for coarse fraction by the wet sieving method. Among the coarse fraction, foraminiferal species and their abundance were recorded as a tracer for biogenic particles of marine origin. Stable isotopes of carbon (δ13C) of organic particles of sediment-trap samples were analyzed as a tracer for particles of terrestrial origin. All the measured flow and particle concentration records were analyzed by conventional time-series analytical methods. Simultaneously observed records of suspended sediment concentration at the river mouth and the volume concentration of suspended particles near the canyon floor were compared. Instantaneous flux and cumulative transport of suspended particles near the canyon floor were estimated during the deployment period. Results show that Kao-ping Submarine Canyon is a multi-level and process-dependant two-way conduit for particles of terrestrial and marine origins. In general, terrestrial signals are stronger than the marine signals in sediment-trap samples near the head of the canyon. During typhoon events, in the early distal phase of their influence nonlithogenic and biogenic marine sources are enhanced; in the later proximal phase signals of locally generated terrestrial lithogenic sources are enhanced. An episode of momentary downcanyon flushing of suspended particles near the canyon floor is observed during one typhoon occurrence. This flushing suggests nondeposition during the typhoon at the locale of deployment despite increased input of particles to the canyon floor. It also suggests a mechanism by which turbidity currents could be triggered. Yet, this flushing phenomenon is not observed in another typhoon occurrence, suggesting it is not universal in the canyon's response to the typhoon.","container-title":"Deep Sea Research Part I: Oceanographic Research Papers","DOI":"10.1016/j.dsr.2005.09.012","ISSN":"0967-0637","issue":"2","journalAbbreviation":"Deep Sea Research Part I: Oceanographic Research Papers","page":"223-240","source":"ScienceDirect","title":"A submarine canyon conduit under typhoon conditions off Southern Taiwan","volume":"53","author":[{"family":"Liu","given":"James T."},{"family":"Lin","given":"Hui-Ling"},{"family":"Hung","given":"Jia-Jang"}],"issued":{"date-parts":[["2006",2,1]]}}},{"id":686,"uris":["http://zotero.org/users/1268121/items/UBCBM44H"],"uri":["http://zotero.org/users/1268121/items/UBCBM44H"],"itemData":{"id":686,"type":"article-journal","abstract":"This paper presents findings from a 1-month field experiment conducted during the flood season of 2000 on the southern coast of Taiwan to examine the delivery of lithogenic (siliciclastic) sediment to Kao-ping Submarine Canyon from the nearby Kao-ping River and shelf sources and the transport of suspended lithogenic and nonlithogenic particles near the canyon floor. Collected time series data included simultaneous measurements of coastal winds, salinity, temperature, flow field, suspended sediment concentration (SSC) and size composition of suspended particles at the river mouth and inside the submarine canyon, as well as results from seawater and sediment trap data. Other collected data included river discharge and sediment load and hydrographic measurements along and across the axis of the canyon. During the experiment, two significant episodic river sediment discharge events occurred relating to a typhoon and extreme precipitation conditions.\nThe findings show that theoretically, the time difference between sand and clay siliciclastic grains to settle from the sea surface to the canyon floor is on the order of hours to months, analogous to a sorting process. River plume dynamics and the coastal wind field largely control the delivery of terrigenous fine-grained sediment to the canyon. Inside the canyon, the ‘behavior’ of suspended lithogenic and nonlithogenic particles of different sizes can be differentiated into a coarse-grained group (sand), which forms the ‘drop-in’ population; and a fine-grained group (mud), which forms the ‘standing’ population. Each group has distinct spectral characteristics. The coarse-grained group is delivered directly to the canyon by the river effluent, and by wave resuspension of the shelf substrate. During the study period, the net transport of suspended particles near the canyon floor was landward mostly by tidal currents, whose direction was also modulated by spring/neap tide. Both lithogenic and nonlithogenic particles contribute to high mass fluxes (exceeding 700 g m−2 day−1) in the lower part of the canyon.\nThis river–sea system represents a type of systems that consist of three geographically separated dynamic entities: the river plume, the shelf, and the canyon. Under fair-weather conditions, the river plume and shelf processes are coupled through the tide and wind field. The river and canyon form a direct source-to-sink link via coarse-grained siliciclastic sediment during the flood season in both continuous and pulsed fashion. In the typhoon season, the shelf becomes a pulsed source region for coarse-grained sediment.","container-title":"Marine Geology","DOI":"10.1016/j.margeo.2004.03.015","ISSN":"0025-3227","issue":"1–4","journalAbbreviation":"Marine Geology","page":"55-81","source":"ScienceDirect","title":"Sediment dynamics in a submarine canyon: a case of river–sea interaction","title-short":"Sediment dynamics in a submarine canyon","volume":"207","author":[{"family":"Liu","given":"James T."},{"family":"Lin","given":"Hui-ling"}],"issued":{"date-parts":[["2004",6,30]]}}}],"schema":"https://github.com/citation-style-language/schema/raw/master/csl-citation.json"} </w:instrText>
      </w:r>
      <w:r w:rsidRPr="00303693">
        <w:rPr>
          <w:rFonts w:eastAsia="標楷體"/>
          <w:szCs w:val="22"/>
        </w:rPr>
        <w:fldChar w:fldCharType="separate"/>
      </w:r>
      <w:r w:rsidRPr="00421648">
        <w:t>(Liu et al., 2006; Liu and Lin, 2004)</w:t>
      </w:r>
      <w:r w:rsidRPr="00303693">
        <w:rPr>
          <w:rFonts w:eastAsia="標楷體"/>
          <w:szCs w:val="22"/>
        </w:rPr>
        <w:fldChar w:fldCharType="end"/>
      </w:r>
      <w:r w:rsidRPr="00303693">
        <w:rPr>
          <w:rFonts w:eastAsia="標楷體"/>
          <w:szCs w:val="22"/>
        </w:rPr>
        <w:t xml:space="preserve"> or other published data </w:t>
      </w:r>
      <w:r w:rsidRPr="00303693">
        <w:rPr>
          <w:rFonts w:eastAsia="標楷體"/>
          <w:szCs w:val="22"/>
        </w:rPr>
        <w:fldChar w:fldCharType="begin"/>
      </w:r>
      <w:r>
        <w:rPr>
          <w:rFonts w:eastAsia="標楷體"/>
          <w:szCs w:val="22"/>
        </w:rPr>
        <w:instrText xml:space="preserve"> ADDIN ZOTERO_ITEM CSL_CITATION {"citationID":"Qr4yJmAv","properties":{"formattedCitation":"(Chung et al., 2004; Hung and Gong, 2010; Wei et al., 2017)","plainCitation":"(Chung et al., 2004; Hung and Gong, 2010; Wei et al., 2017)","noteIndex":0},"citationItems":[{"id":5558,"uris":["http://zotero.org/users/1268121/items/E55WSNSS"],"uri":["http://zotero.org/users/1268121/items/E55WSNSS"],"itemData":{"id":5558,"type":"article-journal","abstract":"A string of four time-series sediment traps was deployed at each of the two mooring sites located in the deep basin of the northern South China Sea for 6 months. Each of these traps was equipped with 12 sampling cups and each cup collected the settling particulates for 15 days. Large temporal and spatial variations in particulate mass flux were observed and the temporal variations were generally not synchronous at each site. The time-series particulate flux varies between about 50 and 2000mg/m2/d for all the traps and generally increases with depth. The mean particulate flux of each trap varies from about 200 to 550mg/m2/d. The total organic matter in the trapped particulates as indicated by the loss on ignition decreases from 25% to 35% at the shallow traps to about 7–12% at the deep traps. These values are much higher than those observed in the southern East China Sea. 210Pb activity in the trapped particulates varies from about 40 to 370dpm/g, and the mean activity increases with depth from about 70 to 300dpm/g. Although 210Pb activity at each depth varies inversely with the particulate flux, the 210Pb flux correlates with the particulate flux positively and the slope increases with depth. The mean fluxes of particulates and 210Pb obtained from the traps are compared with the fluxes determined from the box cores taken in the same deep basin environment. The deepest particulate flux measured at 3240m depth averages about 260mg/m2/d while the mass accumulation rate (MAR) estimated from the box cores is at least over 3g/m2/d, an order of magnitude higher. The high MAR derives from the very high sedimentation rate which is based on the excess 210Pb distribution assuming no mixing effect on the sediments. The sedimentation rate can be reduced by an order of magnitude if a reasonable mixing rate in the sediments is adopted. Thus, the MAR of the sediments can be quite variable and made comparable to the mean mass flux as observed from the deep traps. However, the 210Pb inventory and so the 210Pb flux at steady state can be obtained by integrating the excess 210Pb over the core depth regardless of the mixing effect. The 210Pb flux determined this way varies between 230 and 310 dpm/m2/d although the cored sites are far from each other. The 210Pb flux measured from the deepest sediment trap at M1 and M2 sites (over 300km apart) averaging over 6 months is about 130 and 80dpm/m2/d, respectively. Thus, the 210Pb flux determined on the cored sediments is significantly higher than that measured from the trapped particulates, suggesting that a large 210Pb input into the sediments is required. This additional input may be derived from lateral transport, probably via benthic nepheloid layers which may exist below deepest traps.","container-title":"Continental Shelf Research","DOI":"10.1016/j.csr.2004.01.003","ISSN":"0278-4343","issue":"6","journalAbbreviation":"Continental Shelf Research","page":"673-691","source":"ScienceDirect","title":"Particulate flux and 210Pb determined on the sediment trap and core samples from the northern South China Sea","volume":"24","author":[{"family":"Chung","given":"Y"},{"family":"Chang","given":"H. C"},{"family":"Hung","given":"G. W"}],"issued":{"date-parts":[["2004",4,1]]}}},{"id":5559,"uris":["http://zotero.org/users/1268121/items/K85FNAXS"],"uri":["http://zotero.org/users/1268121/items/K85FNAXS"],"itemData":{"id":5559,"type":"article-journal","abstract":"234Th has been increasingly used as a tracer to estimate particulate organic carbon (POC) flux, based on calculation of the product of the POC/234Th ratio in sinking particles and the 234Th flux. Large (&gt;50 μm) pump-collected particles are assumed to be representative of sinking particles for determining POC/234Th ratios, but the basis of this assumption has not been extensively investigated. Here we present POC and 234Th data for various particle size classes (1–10, 10–50, 50–150 and &gt;150 μm) from trap-collected particles in the northern South China Sea (SCS, a subtropical region). Within the trap-collected POC pool the 1–10 μm fraction contained the largest proportion of POC (26–35%), followed by the 10–50 μm (25–29%), 50–150 μm (19–24%), and &gt;150 μm (17–23%) fractions. The distribution pattern of 234Th in the trap-collected particles was analogous to that of POC, with the smallest (1–10 μm) particles representing the largest proportion (37–54%) of the 234Th flux. Our preliminary results indicate that trap-collected particles &lt;50 μm carry most of the POC and 234Th flux in the northern SCS, suggesting that the contribution of particles smaller than 50 μm to the settling flux is larger than previously thought. The results indicate that it may be necessary to simultaneously measure POC/234Th ratios on size-fractionated trap- and pump-collected materials from different marine regions, including tropical and high latitude locations.","container-title":"Estuarine, Coastal and Shelf Science","DOI":"10.1016/j.ecss.2010.04.008","ISSN":"0272-7714","issue":"3","journalAbbreviation":"Estuarine, Coastal and Shelf Science","page":"303-310","source":"ScienceDirect","title":"POC/234Th ratios in particles collected in sediment traps in the northern South China Sea","volume":"88","author":[{"family":"Hung","given":"Chin-Chang"},{"family":"Gong","given":"Gwo-Ching"}],"issued":{"date-parts":[["2010",7,10]]}}},{"id":5599,"uris":["http://zotero.org/users/1268121/items/H3Q5WIQS"],"uri":["http://zotero.org/users/1268121/items/H3Q5WIQS"],"itemData":{"id":5599,"type":"article-journal","abstract":"Vertical fluxes of total mass (Fmass), particulate organic carbon (FPOC), particulate inorganic carbon (FPIC), 210Pb (FPb-210), and 210Po (FPo-210) were determined by sediment traps deployed at two depths, 2000 m and 3500 m, at SEATS (South East Asian Time-series Study, 116°00°E, 18°00°N) in the northern South China Sea during June 2008–June 2009. The Fmass ranges from 12.2 to 55.1 mg m−2 d−1 and from 89.3 to 250.8 mg m−2 d−1, at 2000 m and 3500 m, respectively, and shows seasonal and inter-annul variation. The temporal variation of FPOC, FPIC, and FPb-210 were in phase with the Fmass, which was coupled with the seasonal cycles of primary production in the euphotic layer. The FPb-210 ranges from 5 to 48 dpm m−2d−1 and from 38 to 105 dpm m−2d−1, at 2000 m and 3500 m, respectively. Contrasting with 210Pb, the FPo-210 shows poor correlation with Fmass. The FPo-210 ranges from 3 to 146 dpm m−2d−1 and from 50 to 309 dpm m−2d−1, at 2000 m and 3500 m, respectively. Episodic events of the settling of biological particles from the surface layer and the regeneration processes the deep layer control the 210Po removal in the water column of the South China Sea. Strong correlations of the flux and source ratio of 210Pb, (F/P)Pb-210, and the particulate carbon fluxes were found, which give relationships of FPOC (μg cm−2y−1) = 26.8 + 371.0 (F/P)Pb-210 and FPIC (μg cm−2y−1) = −1.4 + 533.1 (F/P)Pb-210.","collection-title":"INCO-PoPb-2015","container-title":"Journal of Environmental Radioactivity","DOI":"10.1016/j.jenvrad.2016.05.026","ISSN":"0265-931X","issue":"Supplement C","journalAbbreviation":"Journal of Environmental Radioactivity","page":"45-53","source":"ScienceDirect","title":"Sinking fluxes of 210Pb and 210Po in the deep basin of the northern South China Sea","volume":"174","author":[{"family":"Wei","given":"Ching-Ling"},{"family":"Chia","given":"Chao-Yuan"},{"family":"Chou","given":"Wen-Chen"},{"family":"Lee","given":"Wen-Huei"}],"issued":{"date-parts":[["2017",8,1]]}}}],"schema":"https://github.com/citation-style-language/schema/raw/master/csl-citation.json"} </w:instrText>
      </w:r>
      <w:r w:rsidRPr="00303693">
        <w:rPr>
          <w:rFonts w:eastAsia="標楷體"/>
          <w:szCs w:val="22"/>
        </w:rPr>
        <w:fldChar w:fldCharType="separate"/>
      </w:r>
      <w:r w:rsidRPr="00421648">
        <w:t>(Chung et al., 2004; Hung and Gong, 2010; Wei et al., 2017)</w:t>
      </w:r>
      <w:r w:rsidRPr="00303693">
        <w:rPr>
          <w:rFonts w:eastAsia="標楷體"/>
          <w:szCs w:val="22"/>
        </w:rPr>
        <w:fldChar w:fldCharType="end"/>
      </w:r>
      <w:r w:rsidRPr="00303693">
        <w:rPr>
          <w:rFonts w:eastAsia="標楷體"/>
          <w:szCs w:val="22"/>
        </w:rPr>
        <w:t xml:space="preserve">. </w:t>
      </w:r>
      <w:r>
        <w:rPr>
          <w:rFonts w:eastAsia="標楷體"/>
          <w:szCs w:val="22"/>
        </w:rPr>
        <w:t xml:space="preserve"> Second</w:t>
      </w:r>
      <w:r w:rsidRPr="00303693">
        <w:rPr>
          <w:rFonts w:eastAsia="標楷體"/>
          <w:szCs w:val="22"/>
        </w:rPr>
        <w:t xml:space="preserve">, if we consider the seafloor as an ultimate sediment trap, the rain of POC will equal to the sum of organic carbon burial and sediment </w:t>
      </w:r>
      <w:r>
        <w:rPr>
          <w:rFonts w:eastAsia="標楷體"/>
          <w:szCs w:val="22"/>
        </w:rPr>
        <w:t xml:space="preserve">community </w:t>
      </w:r>
      <w:r w:rsidRPr="00303693">
        <w:rPr>
          <w:rFonts w:eastAsia="標楷體"/>
          <w:szCs w:val="22"/>
        </w:rPr>
        <w:t xml:space="preserve">oxygen consumption (SCOC) </w:t>
      </w:r>
      <w:r w:rsidRPr="00303693">
        <w:rPr>
          <w:rFonts w:eastAsia="標楷體"/>
          <w:szCs w:val="22"/>
        </w:rPr>
        <w:fldChar w:fldCharType="begin"/>
      </w:r>
      <w:r>
        <w:rPr>
          <w:rFonts w:eastAsia="標楷體"/>
          <w:szCs w:val="22"/>
        </w:rPr>
        <w:instrText xml:space="preserve"> ADDIN ZOTERO_ITEM CSL_CITATION {"citationID":"a1esocdg96g","properties":{"formattedCitation":"(Jahnke, 2001, 1996)","plainCitation":"(Jahnke, 2001, 1996)","noteIndex":0},"citationItems":[{"id":5624,"uris":["http://zotero.org/users/1268121/items/B4XD6A83"],"uri":["http://zotero.org/users/1268121/items/B4XD6A83"],"itemData":{"id":5624,"type":"chapter","container-title":"The bnethic boundary layer","page":"302-319","title":"Constraining organic matter cycling with benthic fluxes","author":[{"family":"Jahnke","given":"Richard A"}],"editor":[{"family":"Boudreau","given":"Bernard P."},{"family":"Jørgensen","given":"Bo Barker"}],"issued":{"date-parts":[["2001"]]}}},{"id":131,"uris":["http://zotero.org/users/1268121/items/77ZV5ZUJ"],"uri":["http://zotero.org/users/1268121/items/77ZV5ZUJ"],"itemData":{"id":131,"type":"article-journal","abstract":"The magnitude and distribution of the particulate organic carbon (POC) rain rate to the seafloor in the Atlantic, Pacific and Indian Ocean basins between 61°N and 61°S has been estimated from benthic oxygen flux estimates (for water depths ≥ 1000 m only). The calculation utilizes the extensive data sets of sedimentary organic carbon, CaCO3, and accumulation rate to extrapolate between individual benthic flux measurement sites using an empirically-derived correlation between the seafloor oxygen flux and these parameters. The POC flux through the 1000 m depth horizon was then estimated from published correlations between sediment trap-determined fluxes and water depth. Total oxygen utilization in the deep ocean is estimated to be 1.2×1014 mol O2 yr−1, a value that agrees well with previous estimates which were based on surface water primary productivity, sediment trap, and depth relationships and with deep water respiration rates estimated from apparant oxygen utilization (AOU)-14C relationships. On the basis of the derived global ocean flux distribution, it is concluded that (1) dissolved organic carbon (DOC) inputs are not required to account for estimated deep water respiration rates; (2) the majority of the POC input to the deep ocean occurs within 30° of the equator; (3) the proportion of primary production that reaches the deep sea does not vary greatly with latitude; (4) gyre and continental margin regions contribute roughly equally to the deep POC flux with a relatively minor contribution from the equatorial divergence region; (5) of the estimated 7.2×1013 mol C yr−1 of POC that sinks below the 1000 m depth horizon, 45% (3.3×1013 mol C yr−1) reaches the seafloor where it is oxidized; (6) when normalized to basin area, average deep flux rates in the Atlantic and Pacific are similar while highest rates are observed in the Indian Ocean; and (7) the results can be fully reconciled only if the benthic flux of DOC is significantly less than the benthic O2 flux.","container-title":"Global Biogeochemical Cycles","DOI":"10.1029/95GB03525","ISSN":"1944-9224","issue":"1","journalAbbreviation":"Global Biogeochem. Cycles","language":"en","page":"71-88","source":"Wiley Online Library","title":"The global ocean flux of particulate organic carbon: Areal distribution and magnitude","title-short":"The global ocean flux of particulate organic carbon","volume":"10","author":[{"family":"Jahnke","given":"Richard A."}],"issued":{"date-parts":[["1996",3,1]]}}}],"schema":"https://github.com/citation-style-language/schema/raw/master/csl-citation.json"} </w:instrText>
      </w:r>
      <w:r w:rsidRPr="00303693">
        <w:rPr>
          <w:rFonts w:eastAsia="標楷體"/>
          <w:szCs w:val="22"/>
        </w:rPr>
        <w:fldChar w:fldCharType="separate"/>
      </w:r>
      <w:r w:rsidRPr="00421648">
        <w:t>(Jahnke, 2001, 1996)</w:t>
      </w:r>
      <w:r w:rsidRPr="00303693">
        <w:rPr>
          <w:rFonts w:eastAsia="標楷體"/>
          <w:szCs w:val="22"/>
        </w:rPr>
        <w:fldChar w:fldCharType="end"/>
      </w:r>
      <w:r w:rsidRPr="00303693">
        <w:rPr>
          <w:rFonts w:eastAsia="標楷體"/>
          <w:szCs w:val="22"/>
        </w:rPr>
        <w:t xml:space="preserve">. </w:t>
      </w:r>
    </w:p>
    <w:p w:rsidR="00D03CC6" w:rsidRDefault="00D03CC6"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400A50">
        <w:rPr>
          <w:rFonts w:eastAsia="標楷體"/>
          <w:b/>
          <w:szCs w:val="22"/>
        </w:rPr>
        <w:t>Food web modeling</w:t>
      </w:r>
    </w:p>
    <w:p w:rsidR="00D20122" w:rsidRDefault="00D20122" w:rsidP="00FE13C7">
      <w:pPr>
        <w:spacing w:before="120" w:after="120" w:line="276" w:lineRule="auto"/>
        <w:ind w:firstLine="450"/>
        <w:jc w:val="both"/>
        <w:rPr>
          <w:ins w:id="1" w:author="user" w:date="2021-12-13T14:17:00Z"/>
          <w:rFonts w:eastAsia="標楷體"/>
          <w:szCs w:val="22"/>
        </w:rPr>
      </w:pPr>
      <w:ins w:id="2" w:author="user" w:date="2021-12-13T14:19:00Z">
        <w:r>
          <w:rPr>
            <w:rFonts w:eastAsia="標楷體" w:hint="eastAsia"/>
            <w:szCs w:val="22"/>
          </w:rPr>
          <w:t>T</w:t>
        </w:r>
        <w:r>
          <w:rPr>
            <w:rFonts w:eastAsia="標楷體"/>
            <w:szCs w:val="22"/>
          </w:rPr>
          <w:t>he deep-sea benthic ecosystem</w:t>
        </w:r>
      </w:ins>
      <w:ins w:id="3" w:author="user" w:date="2021-12-13T14:21:00Z">
        <w:r>
          <w:rPr>
            <w:rFonts w:eastAsia="標楷體"/>
            <w:szCs w:val="22"/>
          </w:rPr>
          <w:t>s</w:t>
        </w:r>
      </w:ins>
      <w:ins w:id="4" w:author="user" w:date="2021-12-13T14:19:00Z">
        <w:r>
          <w:rPr>
            <w:rFonts w:eastAsia="標楷體"/>
            <w:szCs w:val="22"/>
          </w:rPr>
          <w:t xml:space="preserve"> depend on</w:t>
        </w:r>
      </w:ins>
      <w:ins w:id="5" w:author="user" w:date="2021-12-13T14:20:00Z">
        <w:r>
          <w:rPr>
            <w:rFonts w:eastAsia="標楷體"/>
            <w:szCs w:val="22"/>
          </w:rPr>
          <w:t xml:space="preserve"> food supply of detritus</w:t>
        </w:r>
      </w:ins>
      <w:ins w:id="6" w:author="user" w:date="2021-12-13T14:21:00Z">
        <w:r>
          <w:rPr>
            <w:rFonts w:eastAsia="標楷體"/>
            <w:szCs w:val="22"/>
          </w:rPr>
          <w:t xml:space="preserve"> derived from primary production in the euphotic zone. </w:t>
        </w:r>
      </w:ins>
      <w:ins w:id="7" w:author="user" w:date="2021-12-13T14:24:00Z">
        <w:r>
          <w:rPr>
            <w:rFonts w:eastAsia="標楷體"/>
            <w:szCs w:val="22"/>
          </w:rPr>
          <w:t>Before detritus becomes a part of the sediment, it is first</w:t>
        </w:r>
      </w:ins>
      <w:ins w:id="8" w:author="user" w:date="2021-12-13T14:25:00Z">
        <w:r>
          <w:rPr>
            <w:rFonts w:eastAsia="標楷體"/>
            <w:szCs w:val="22"/>
          </w:rPr>
          <w:t xml:space="preserve"> consumed by suspension feeders which filter organic matter from the overlying bottom water (Gage and Tyler, 1996) or by </w:t>
        </w:r>
      </w:ins>
      <w:ins w:id="9" w:author="user" w:date="2021-12-13T14:26:00Z">
        <w:r>
          <w:rPr>
            <w:rFonts w:eastAsia="標楷體"/>
            <w:szCs w:val="22"/>
          </w:rPr>
          <w:t xml:space="preserve">deposit feeders (Blair et al., 1996). The remains </w:t>
        </w:r>
      </w:ins>
      <w:ins w:id="10" w:author="user" w:date="2021-12-13T14:28:00Z">
        <w:r w:rsidR="00DF1E0C">
          <w:rPr>
            <w:rFonts w:eastAsia="標楷體"/>
            <w:szCs w:val="22"/>
          </w:rPr>
          <w:t>are</w:t>
        </w:r>
      </w:ins>
      <w:ins w:id="11" w:author="user" w:date="2021-12-13T14:27:00Z">
        <w:r>
          <w:rPr>
            <w:rFonts w:eastAsia="標楷體"/>
            <w:szCs w:val="22"/>
          </w:rPr>
          <w:t xml:space="preserve"> then ingested by bacteria (Lochte and Turl</w:t>
        </w:r>
        <w:r w:rsidR="00D567E3">
          <w:rPr>
            <w:rFonts w:eastAsia="標楷體"/>
            <w:szCs w:val="22"/>
          </w:rPr>
          <w:t>ey, 19</w:t>
        </w:r>
      </w:ins>
      <w:ins w:id="12" w:author="user" w:date="2021-12-13T14:35:00Z">
        <w:r w:rsidR="00D567E3">
          <w:rPr>
            <w:rFonts w:eastAsia="標楷體"/>
            <w:szCs w:val="22"/>
          </w:rPr>
          <w:t>8</w:t>
        </w:r>
      </w:ins>
      <w:ins w:id="13" w:author="user" w:date="2021-12-13T14:27:00Z">
        <w:r>
          <w:rPr>
            <w:rFonts w:eastAsia="標楷體"/>
            <w:szCs w:val="22"/>
          </w:rPr>
          <w:t xml:space="preserve">8) and </w:t>
        </w:r>
        <w:r w:rsidR="00DF1E0C">
          <w:rPr>
            <w:rFonts w:eastAsia="標楷體"/>
            <w:szCs w:val="22"/>
          </w:rPr>
          <w:t>sediment</w:t>
        </w:r>
      </w:ins>
      <w:ins w:id="14" w:author="user" w:date="2021-12-13T14:28:00Z">
        <w:r w:rsidR="00DF1E0C">
          <w:rPr>
            <w:rFonts w:eastAsia="標楷體"/>
            <w:szCs w:val="22"/>
          </w:rPr>
          <w:t>-inhabiting organisms of several sizes</w:t>
        </w:r>
      </w:ins>
      <w:ins w:id="15" w:author="user" w:date="2021-12-13T14:29:00Z">
        <w:r w:rsidR="00DF1E0C">
          <w:rPr>
            <w:rFonts w:eastAsia="標楷體"/>
            <w:szCs w:val="22"/>
          </w:rPr>
          <w:t>, which respond rapidly to the</w:t>
        </w:r>
      </w:ins>
      <w:ins w:id="16" w:author="user" w:date="2021-12-13T14:31:00Z">
        <w:r w:rsidR="00DF1E0C">
          <w:rPr>
            <w:rFonts w:eastAsia="標楷體"/>
            <w:szCs w:val="22"/>
          </w:rPr>
          <w:t xml:space="preserve"> change of food</w:t>
        </w:r>
      </w:ins>
      <w:ins w:id="17" w:author="user" w:date="2021-12-13T14:29:00Z">
        <w:r w:rsidR="00DF1E0C">
          <w:rPr>
            <w:rFonts w:eastAsia="標楷體"/>
            <w:szCs w:val="22"/>
          </w:rPr>
          <w:t xml:space="preserve"> supply with</w:t>
        </w:r>
      </w:ins>
      <w:ins w:id="18" w:author="user" w:date="2021-12-13T14:31:00Z">
        <w:r w:rsidR="00DF1E0C">
          <w:rPr>
            <w:rFonts w:eastAsia="標楷體"/>
            <w:szCs w:val="22"/>
          </w:rPr>
          <w:t xml:space="preserve"> metabolic activity</w:t>
        </w:r>
      </w:ins>
      <w:ins w:id="19" w:author="user" w:date="2021-12-13T14:32:00Z">
        <w:r w:rsidR="00DF1E0C">
          <w:rPr>
            <w:rFonts w:eastAsia="標楷體"/>
            <w:szCs w:val="22"/>
          </w:rPr>
          <w:t>, such as growth and reproduction (Tyler et al., 1982;</w:t>
        </w:r>
      </w:ins>
      <w:ins w:id="20" w:author="user" w:date="2021-12-13T14:33:00Z">
        <w:r w:rsidR="00DF1E0C">
          <w:rPr>
            <w:rFonts w:eastAsia="標楷體"/>
            <w:szCs w:val="22"/>
          </w:rPr>
          <w:t xml:space="preserve"> C.R. Smith et al., 2008</w:t>
        </w:r>
      </w:ins>
      <w:ins w:id="21" w:author="user" w:date="2021-12-13T14:32:00Z">
        <w:r w:rsidR="00DF1E0C">
          <w:rPr>
            <w:rFonts w:eastAsia="標楷體"/>
            <w:szCs w:val="22"/>
          </w:rPr>
          <w:t>)</w:t>
        </w:r>
      </w:ins>
      <w:ins w:id="22" w:author="user" w:date="2021-12-13T14:28:00Z">
        <w:r w:rsidR="00DF1E0C">
          <w:rPr>
            <w:rFonts w:eastAsia="標楷體"/>
            <w:szCs w:val="22"/>
          </w:rPr>
          <w:t xml:space="preserve">. </w:t>
        </w:r>
      </w:ins>
      <w:ins w:id="23" w:author="user" w:date="2021-12-13T14:35:00Z">
        <w:r w:rsidR="00D713F2">
          <w:rPr>
            <w:rFonts w:eastAsia="標楷體"/>
            <w:szCs w:val="22"/>
          </w:rPr>
          <w:t>Then</w:t>
        </w:r>
      </w:ins>
      <w:ins w:id="24" w:author="user" w:date="2021-12-13T14:52:00Z">
        <w:r w:rsidR="00C953F5">
          <w:rPr>
            <w:rFonts w:eastAsia="標楷體"/>
            <w:szCs w:val="22"/>
          </w:rPr>
          <w:t>,</w:t>
        </w:r>
      </w:ins>
      <w:ins w:id="25" w:author="user" w:date="2021-12-13T14:35:00Z">
        <w:r w:rsidR="00D713F2">
          <w:rPr>
            <w:rFonts w:eastAsia="標楷體"/>
            <w:szCs w:val="22"/>
          </w:rPr>
          <w:t xml:space="preserve"> the detritivores are p</w:t>
        </w:r>
      </w:ins>
      <w:ins w:id="26" w:author="user" w:date="2021-12-13T14:36:00Z">
        <w:r w:rsidR="00D713F2">
          <w:rPr>
            <w:rFonts w:eastAsia="標楷體"/>
            <w:szCs w:val="22"/>
          </w:rPr>
          <w:t>redated</w:t>
        </w:r>
      </w:ins>
      <w:ins w:id="27" w:author="user" w:date="2021-12-13T14:35:00Z">
        <w:r w:rsidR="00D713F2">
          <w:rPr>
            <w:rFonts w:eastAsia="標楷體"/>
            <w:szCs w:val="22"/>
          </w:rPr>
          <w:t xml:space="preserve"> by </w:t>
        </w:r>
      </w:ins>
      <w:ins w:id="28" w:author="user" w:date="2021-12-13T14:36:00Z">
        <w:r w:rsidR="00D713F2">
          <w:rPr>
            <w:rFonts w:eastAsia="標楷體"/>
            <w:szCs w:val="22"/>
          </w:rPr>
          <w:t xml:space="preserve">lager animals such as megafauna and fish. </w:t>
        </w:r>
      </w:ins>
      <w:ins w:id="29" w:author="user" w:date="2021-12-13T14:37:00Z">
        <w:r w:rsidR="00D713F2">
          <w:rPr>
            <w:rFonts w:eastAsia="標楷體"/>
            <w:szCs w:val="22"/>
          </w:rPr>
          <w:t xml:space="preserve">The waste products of all consumers become </w:t>
        </w:r>
      </w:ins>
      <w:ins w:id="30" w:author="user" w:date="2021-12-13T14:38:00Z">
        <w:r w:rsidR="00304E23">
          <w:rPr>
            <w:rFonts w:eastAsia="標楷體"/>
            <w:szCs w:val="22"/>
          </w:rPr>
          <w:t>food for deposit-feeder</w:t>
        </w:r>
      </w:ins>
      <w:ins w:id="31" w:author="user" w:date="2021-12-13T14:39:00Z">
        <w:r w:rsidR="00304E23">
          <w:rPr>
            <w:rFonts w:eastAsia="標楷體"/>
            <w:szCs w:val="22"/>
          </w:rPr>
          <w:t>s or bacteria</w:t>
        </w:r>
      </w:ins>
      <w:ins w:id="32" w:author="user" w:date="2021-12-13T14:38:00Z">
        <w:r w:rsidR="00304E23">
          <w:rPr>
            <w:rFonts w:eastAsia="標楷體"/>
            <w:szCs w:val="22"/>
          </w:rPr>
          <w:t xml:space="preserve"> again or </w:t>
        </w:r>
      </w:ins>
      <w:ins w:id="33" w:author="user" w:date="2021-12-13T14:39:00Z">
        <w:r w:rsidR="00304E23">
          <w:rPr>
            <w:rFonts w:eastAsia="標楷體"/>
            <w:szCs w:val="22"/>
          </w:rPr>
          <w:t xml:space="preserve">are exchanged with the water column as </w:t>
        </w:r>
      </w:ins>
      <w:ins w:id="34" w:author="user" w:date="2021-12-13T14:41:00Z">
        <w:r w:rsidR="00304E23">
          <w:rPr>
            <w:rFonts w:eastAsia="標楷體" w:hint="eastAsia"/>
            <w:szCs w:val="22"/>
          </w:rPr>
          <w:t>DIC</w:t>
        </w:r>
      </w:ins>
      <w:ins w:id="35" w:author="user" w:date="2021-12-13T14:40:00Z">
        <w:r w:rsidR="00304E23">
          <w:rPr>
            <w:rFonts w:eastAsia="標楷體"/>
            <w:szCs w:val="22"/>
          </w:rPr>
          <w:t xml:space="preserve"> or nutrients. </w:t>
        </w:r>
      </w:ins>
      <w:ins w:id="36" w:author="user" w:date="2021-12-13T14:52:00Z">
        <w:r w:rsidR="00C953F5">
          <w:rPr>
            <w:rFonts w:eastAsia="標楷體"/>
            <w:szCs w:val="22"/>
          </w:rPr>
          <w:t>In brief, t</w:t>
        </w:r>
      </w:ins>
      <w:ins w:id="37" w:author="user" w:date="2021-12-13T14:46:00Z">
        <w:r w:rsidR="000A4040">
          <w:rPr>
            <w:rFonts w:eastAsia="標楷體" w:hint="eastAsia"/>
            <w:szCs w:val="22"/>
          </w:rPr>
          <w:t>h</w:t>
        </w:r>
        <w:r w:rsidR="000A4040">
          <w:rPr>
            <w:rFonts w:eastAsia="標楷體"/>
            <w:szCs w:val="22"/>
          </w:rPr>
          <w:t>e food web comprise</w:t>
        </w:r>
      </w:ins>
      <w:ins w:id="38" w:author="user" w:date="2021-12-13T14:48:00Z">
        <w:r w:rsidR="00C47FF6">
          <w:rPr>
            <w:rFonts w:eastAsia="標楷體"/>
            <w:szCs w:val="22"/>
          </w:rPr>
          <w:t>s</w:t>
        </w:r>
      </w:ins>
      <w:ins w:id="39" w:author="user" w:date="2021-12-13T14:46:00Z">
        <w:r w:rsidR="000A4040">
          <w:rPr>
            <w:rFonts w:eastAsia="標楷體"/>
            <w:szCs w:val="22"/>
          </w:rPr>
          <w:t xml:space="preserve"> the</w:t>
        </w:r>
      </w:ins>
      <w:ins w:id="40" w:author="user" w:date="2021-12-13T14:47:00Z">
        <w:r w:rsidR="000A4040">
          <w:rPr>
            <w:rFonts w:eastAsia="標楷體"/>
            <w:szCs w:val="22"/>
          </w:rPr>
          <w:t xml:space="preserve"> abiotic (detritus, DIC</w:t>
        </w:r>
      </w:ins>
      <w:ins w:id="41" w:author="user" w:date="2021-12-13T14:48:00Z">
        <w:r w:rsidR="000A4040">
          <w:rPr>
            <w:rFonts w:eastAsia="標楷體"/>
            <w:szCs w:val="22"/>
          </w:rPr>
          <w:t>, etc.</w:t>
        </w:r>
      </w:ins>
      <w:ins w:id="42" w:author="user" w:date="2021-12-13T14:47:00Z">
        <w:r w:rsidR="00C47FF6">
          <w:rPr>
            <w:rFonts w:eastAsia="標楷體"/>
            <w:szCs w:val="22"/>
          </w:rPr>
          <w:t>)</w:t>
        </w:r>
      </w:ins>
      <w:ins w:id="43" w:author="user" w:date="2021-12-13T14:49:00Z">
        <w:r w:rsidR="00C47FF6">
          <w:rPr>
            <w:rFonts w:eastAsia="標楷體" w:hint="eastAsia"/>
            <w:szCs w:val="22"/>
          </w:rPr>
          <w:t>,</w:t>
        </w:r>
      </w:ins>
      <w:ins w:id="44" w:author="user" w:date="2021-12-13T14:47:00Z">
        <w:r w:rsidR="000A4040">
          <w:rPr>
            <w:rFonts w:eastAsia="標楷體"/>
            <w:szCs w:val="22"/>
          </w:rPr>
          <w:t xml:space="preserve"> biotic </w:t>
        </w:r>
      </w:ins>
      <w:ins w:id="45" w:author="user" w:date="2021-12-13T14:48:00Z">
        <w:r w:rsidR="00C47FF6">
          <w:rPr>
            <w:rFonts w:eastAsia="標楷體"/>
            <w:szCs w:val="22"/>
          </w:rPr>
          <w:t>compartments</w:t>
        </w:r>
      </w:ins>
      <w:ins w:id="46" w:author="user" w:date="2021-12-13T14:49:00Z">
        <w:r w:rsidR="00C47FF6">
          <w:rPr>
            <w:rFonts w:eastAsia="標楷體"/>
            <w:szCs w:val="22"/>
          </w:rPr>
          <w:t xml:space="preserve"> and the linkage</w:t>
        </w:r>
      </w:ins>
      <w:ins w:id="47" w:author="user" w:date="2021-12-13T14:50:00Z">
        <w:r w:rsidR="00C47FF6">
          <w:rPr>
            <w:rFonts w:eastAsia="標楷體" w:hint="eastAsia"/>
            <w:szCs w:val="22"/>
          </w:rPr>
          <w:t xml:space="preserve"> </w:t>
        </w:r>
        <w:r w:rsidR="00C47FF6">
          <w:rPr>
            <w:rFonts w:eastAsia="標楷體"/>
            <w:szCs w:val="22"/>
          </w:rPr>
          <w:t>of flows</w:t>
        </w:r>
      </w:ins>
      <w:ins w:id="48" w:author="user" w:date="2021-12-13T14:49:00Z">
        <w:r w:rsidR="00C47FF6">
          <w:rPr>
            <w:rFonts w:eastAsia="標楷體"/>
            <w:szCs w:val="22"/>
          </w:rPr>
          <w:t xml:space="preserve"> between one and another</w:t>
        </w:r>
      </w:ins>
      <w:ins w:id="49" w:author="user" w:date="2021-12-13T14:48:00Z">
        <w:r w:rsidR="00C47FF6">
          <w:rPr>
            <w:rFonts w:eastAsia="標楷體"/>
            <w:szCs w:val="22"/>
          </w:rPr>
          <w:t>. While</w:t>
        </w:r>
      </w:ins>
      <w:ins w:id="50" w:author="user" w:date="2021-12-13T14:49:00Z">
        <w:r w:rsidR="00C47FF6">
          <w:rPr>
            <w:rFonts w:eastAsia="標楷體"/>
            <w:szCs w:val="22"/>
          </w:rPr>
          <w:t xml:space="preserve"> the identification and </w:t>
        </w:r>
      </w:ins>
      <w:ins w:id="51" w:author="user" w:date="2021-12-13T14:50:00Z">
        <w:r w:rsidR="00C47FF6">
          <w:rPr>
            <w:rFonts w:eastAsia="標楷體"/>
            <w:szCs w:val="22"/>
          </w:rPr>
          <w:t xml:space="preserve">quantification of these energy flows </w:t>
        </w:r>
      </w:ins>
      <w:ins w:id="52" w:author="user" w:date="2021-12-13T14:52:00Z">
        <w:r w:rsidR="00C953F5">
          <w:rPr>
            <w:rFonts w:eastAsia="標楷體"/>
            <w:szCs w:val="22"/>
          </w:rPr>
          <w:t xml:space="preserve">are the </w:t>
        </w:r>
      </w:ins>
      <w:ins w:id="53" w:author="user" w:date="2021-12-13T14:55:00Z">
        <w:r w:rsidR="002C194D">
          <w:rPr>
            <w:rFonts w:eastAsia="標楷體"/>
            <w:szCs w:val="22"/>
          </w:rPr>
          <w:t xml:space="preserve">basic elements to understand the functional </w:t>
        </w:r>
      </w:ins>
      <w:ins w:id="54" w:author="user" w:date="2021-12-13T14:56:00Z">
        <w:r w:rsidR="002C194D">
          <w:rPr>
            <w:rFonts w:eastAsia="標楷體"/>
            <w:szCs w:val="22"/>
          </w:rPr>
          <w:t xml:space="preserve">interactions in the food web, </w:t>
        </w:r>
      </w:ins>
      <w:ins w:id="55" w:author="user" w:date="2021-12-13T15:06:00Z">
        <w:r w:rsidR="00050E33">
          <w:rPr>
            <w:rFonts w:eastAsia="標楷體"/>
            <w:szCs w:val="22"/>
          </w:rPr>
          <w:t>direct me</w:t>
        </w:r>
      </w:ins>
      <w:ins w:id="56" w:author="user" w:date="2021-12-13T15:07:00Z">
        <w:r w:rsidR="00050E33">
          <w:rPr>
            <w:rFonts w:eastAsia="標楷體"/>
            <w:szCs w:val="22"/>
          </w:rPr>
          <w:t xml:space="preserve">asurement </w:t>
        </w:r>
        <w:r w:rsidR="00050E33">
          <w:rPr>
            <w:rFonts w:eastAsia="標楷體" w:hint="eastAsia"/>
            <w:szCs w:val="22"/>
          </w:rPr>
          <w:t>a</w:t>
        </w:r>
        <w:r w:rsidR="00050E33">
          <w:rPr>
            <w:rFonts w:eastAsia="標楷體"/>
            <w:szCs w:val="22"/>
          </w:rPr>
          <w:t>nd</w:t>
        </w:r>
      </w:ins>
      <w:ins w:id="57" w:author="user" w:date="2021-12-13T15:08:00Z">
        <w:r w:rsidR="00050E33">
          <w:rPr>
            <w:rFonts w:eastAsia="標楷體"/>
            <w:szCs w:val="22"/>
          </w:rPr>
          <w:t xml:space="preserve"> </w:t>
        </w:r>
      </w:ins>
      <w:ins w:id="58" w:author="user" w:date="2021-12-13T15:07:00Z">
        <w:r w:rsidR="00050E33">
          <w:rPr>
            <w:rFonts w:eastAsia="標楷體"/>
            <w:szCs w:val="22"/>
          </w:rPr>
          <w:t xml:space="preserve">experimentation </w:t>
        </w:r>
      </w:ins>
      <w:ins w:id="59" w:author="user" w:date="2021-12-13T15:08:00Z">
        <w:r w:rsidR="00050E33">
          <w:rPr>
            <w:rFonts w:eastAsia="標楷體"/>
            <w:szCs w:val="22"/>
          </w:rPr>
          <w:t>are notoriously difficult, even for relatively well-studied shallow-wate</w:t>
        </w:r>
      </w:ins>
      <w:ins w:id="60" w:author="user" w:date="2021-12-13T15:09:00Z">
        <w:r w:rsidR="00050E33">
          <w:rPr>
            <w:rFonts w:eastAsia="標楷體"/>
            <w:szCs w:val="22"/>
          </w:rPr>
          <w:t>r benthic ecosystem (e.g. van Oevelen et al., 2006)</w:t>
        </w:r>
      </w:ins>
      <w:ins w:id="61" w:author="user" w:date="2021-12-13T15:21:00Z">
        <w:r w:rsidR="006370FC">
          <w:rPr>
            <w:rFonts w:eastAsia="標楷體"/>
            <w:szCs w:val="22"/>
          </w:rPr>
          <w:t>, not to mention u</w:t>
        </w:r>
      </w:ins>
      <w:ins w:id="62" w:author="user" w:date="2021-12-13T15:22:00Z">
        <w:r w:rsidR="006370FC">
          <w:rPr>
            <w:rFonts w:eastAsia="標楷體"/>
            <w:szCs w:val="22"/>
          </w:rPr>
          <w:t>ndersampled deep water systems</w:t>
        </w:r>
      </w:ins>
      <w:ins w:id="63" w:author="user" w:date="2021-12-13T15:09:00Z">
        <w:r w:rsidR="00050E33">
          <w:rPr>
            <w:rFonts w:eastAsia="標楷體"/>
            <w:szCs w:val="22"/>
          </w:rPr>
          <w:t>.</w:t>
        </w:r>
        <w:r w:rsidR="008E67C4">
          <w:rPr>
            <w:rFonts w:eastAsia="標楷體"/>
            <w:szCs w:val="22"/>
          </w:rPr>
          <w:t xml:space="preserve"> To </w:t>
        </w:r>
      </w:ins>
      <w:ins w:id="64" w:author="user" w:date="2021-12-13T15:16:00Z">
        <w:r w:rsidR="008E67C4">
          <w:rPr>
            <w:rFonts w:eastAsia="標楷體"/>
            <w:szCs w:val="22"/>
          </w:rPr>
          <w:t xml:space="preserve">deal with </w:t>
        </w:r>
      </w:ins>
      <w:ins w:id="65" w:author="user" w:date="2021-12-13T15:17:00Z">
        <w:r w:rsidR="008E67C4">
          <w:rPr>
            <w:rFonts w:eastAsia="標楷體"/>
            <w:szCs w:val="22"/>
          </w:rPr>
          <w:t>data limitation</w:t>
        </w:r>
      </w:ins>
      <w:ins w:id="66" w:author="user" w:date="2021-12-13T15:23:00Z">
        <w:r w:rsidR="006370FC">
          <w:rPr>
            <w:rFonts w:eastAsia="標楷體"/>
            <w:szCs w:val="22"/>
          </w:rPr>
          <w:t>s</w:t>
        </w:r>
      </w:ins>
      <w:ins w:id="67" w:author="user" w:date="2021-12-13T15:22:00Z">
        <w:r w:rsidR="006370FC">
          <w:rPr>
            <w:rFonts w:eastAsia="標楷體"/>
            <w:szCs w:val="22"/>
          </w:rPr>
          <w:t xml:space="preserve"> and e</w:t>
        </w:r>
      </w:ins>
      <w:ins w:id="68" w:author="user" w:date="2021-12-13T15:23:00Z">
        <w:r w:rsidR="006370FC">
          <w:rPr>
            <w:rFonts w:eastAsia="標楷體"/>
            <w:szCs w:val="22"/>
          </w:rPr>
          <w:t xml:space="preserve">xtract as much information from previous studies as possible, </w:t>
        </w:r>
      </w:ins>
      <w:ins w:id="69" w:author="user" w:date="2021-12-13T15:24:00Z">
        <w:r w:rsidR="006370FC">
          <w:rPr>
            <w:rFonts w:eastAsia="標楷體"/>
            <w:szCs w:val="22"/>
          </w:rPr>
          <w:lastRenderedPageBreak/>
          <w:t>linear inverse model (LIM) has been developed</w:t>
        </w:r>
      </w:ins>
      <w:ins w:id="70" w:author="user" w:date="2021-12-13T15:25:00Z">
        <w:r w:rsidR="006370FC">
          <w:rPr>
            <w:rFonts w:eastAsia="標楷體"/>
            <w:szCs w:val="22"/>
          </w:rPr>
          <w:t xml:space="preserve"> and applied </w:t>
        </w:r>
      </w:ins>
      <w:ins w:id="71" w:author="user" w:date="2021-12-13T15:26:00Z">
        <w:r w:rsidR="006370FC">
          <w:rPr>
            <w:rFonts w:eastAsia="標楷體"/>
            <w:szCs w:val="22"/>
          </w:rPr>
          <w:t>to ma</w:t>
        </w:r>
      </w:ins>
      <w:ins w:id="72" w:author="user" w:date="2021-12-13T15:27:00Z">
        <w:r w:rsidR="006370FC">
          <w:rPr>
            <w:rFonts w:eastAsia="標楷體"/>
            <w:szCs w:val="22"/>
          </w:rPr>
          <w:t>rine ecosystem studies (</w:t>
        </w:r>
        <w:r w:rsidR="006370FC" w:rsidRPr="006370FC">
          <w:rPr>
            <w:rFonts w:eastAsia="標楷體"/>
            <w:szCs w:val="22"/>
          </w:rPr>
          <w:t>Ve´zina</w:t>
        </w:r>
        <w:r w:rsidR="006370FC">
          <w:rPr>
            <w:rFonts w:eastAsia="標楷體" w:hint="eastAsia"/>
            <w:szCs w:val="22"/>
          </w:rPr>
          <w:t xml:space="preserve"> a</w:t>
        </w:r>
        <w:r w:rsidR="006370FC">
          <w:rPr>
            <w:rFonts w:eastAsia="標楷體"/>
            <w:szCs w:val="22"/>
          </w:rPr>
          <w:t xml:space="preserve">nd </w:t>
        </w:r>
        <w:r w:rsidR="006370FC" w:rsidRPr="006370FC">
          <w:rPr>
            <w:rFonts w:eastAsia="標楷體"/>
            <w:szCs w:val="22"/>
          </w:rPr>
          <w:t>Platt</w:t>
        </w:r>
        <w:r w:rsidR="006370FC">
          <w:rPr>
            <w:rFonts w:eastAsia="標楷體"/>
            <w:szCs w:val="22"/>
          </w:rPr>
          <w:t xml:space="preserve">, </w:t>
        </w:r>
        <w:r w:rsidR="006370FC" w:rsidRPr="006370FC">
          <w:rPr>
            <w:rFonts w:eastAsia="標楷體"/>
            <w:szCs w:val="22"/>
          </w:rPr>
          <w:t>1988</w:t>
        </w:r>
        <w:r w:rsidR="006370FC">
          <w:rPr>
            <w:rFonts w:eastAsia="標楷體"/>
            <w:szCs w:val="22"/>
          </w:rPr>
          <w:t>)</w:t>
        </w:r>
      </w:ins>
      <w:ins w:id="73" w:author="user" w:date="2021-12-13T15:24:00Z">
        <w:r w:rsidR="006370FC">
          <w:rPr>
            <w:rFonts w:eastAsia="標楷體"/>
            <w:szCs w:val="22"/>
          </w:rPr>
          <w:t>.</w:t>
        </w:r>
      </w:ins>
      <w:ins w:id="74" w:author="user" w:date="2021-12-13T15:23:00Z">
        <w:r w:rsidR="006370FC">
          <w:rPr>
            <w:rFonts w:eastAsia="標楷體"/>
            <w:szCs w:val="22"/>
          </w:rPr>
          <w:t xml:space="preserve"> </w:t>
        </w:r>
      </w:ins>
    </w:p>
    <w:p w:rsidR="008A6B9D" w:rsidRDefault="008A6B9D">
      <w:pPr>
        <w:spacing w:before="120" w:after="120" w:line="276" w:lineRule="auto"/>
        <w:ind w:firstLineChars="200" w:firstLine="480"/>
        <w:jc w:val="both"/>
        <w:rPr>
          <w:ins w:id="75" w:author="user" w:date="2021-12-16T15:15:00Z"/>
          <w:rFonts w:eastAsia="標楷體"/>
          <w:noProof/>
          <w:szCs w:val="22"/>
        </w:rPr>
        <w:pPrChange w:id="76" w:author="user" w:date="2021-12-16T15:15:00Z">
          <w:pPr>
            <w:spacing w:before="120" w:after="120" w:line="276" w:lineRule="auto"/>
            <w:jc w:val="center"/>
          </w:pPr>
        </w:pPrChange>
      </w:pPr>
      <w:ins w:id="77" w:author="user" w:date="2021-12-16T13:58:00Z">
        <w:r>
          <w:rPr>
            <w:rFonts w:eastAsia="標楷體"/>
            <w:noProof/>
            <w:szCs w:val="22"/>
          </w:rPr>
          <w:drawing>
            <wp:anchor distT="0" distB="0" distL="114300" distR="114300" simplePos="0" relativeHeight="251658240" behindDoc="0" locked="0" layoutInCell="1" allowOverlap="1" wp14:anchorId="1A912AB9" wp14:editId="4E20C336">
              <wp:simplePos x="0" y="0"/>
              <wp:positionH relativeFrom="margin">
                <wp:posOffset>881380</wp:posOffset>
              </wp:positionH>
              <wp:positionV relativeFrom="margin">
                <wp:posOffset>5021580</wp:posOffset>
              </wp:positionV>
              <wp:extent cx="3511819" cy="304927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_macro.png"/>
                      <pic:cNvPicPr/>
                    </pic:nvPicPr>
                    <pic:blipFill>
                      <a:blip r:embed="rId10">
                        <a:extLst>
                          <a:ext uri="{28A0092B-C50C-407E-A947-70E740481C1C}">
                            <a14:useLocalDpi xmlns:a14="http://schemas.microsoft.com/office/drawing/2010/main" val="0"/>
                          </a:ext>
                        </a:extLst>
                      </a:blip>
                      <a:stretch>
                        <a:fillRect/>
                      </a:stretch>
                    </pic:blipFill>
                    <pic:spPr>
                      <a:xfrm>
                        <a:off x="0" y="0"/>
                        <a:ext cx="3511819" cy="3049270"/>
                      </a:xfrm>
                      <a:prstGeom prst="rect">
                        <a:avLst/>
                      </a:prstGeom>
                    </pic:spPr>
                  </pic:pic>
                </a:graphicData>
              </a:graphic>
            </wp:anchor>
          </w:drawing>
        </w:r>
      </w:ins>
      <w:ins w:id="78" w:author="user" w:date="2021-12-13T15:37:00Z">
        <w:r w:rsidR="00C61D07">
          <w:rPr>
            <w:rFonts w:eastAsia="標楷體" w:hint="eastAsia"/>
            <w:b/>
            <w:szCs w:val="22"/>
          </w:rPr>
          <w:t>Es</w:t>
        </w:r>
        <w:r w:rsidR="00C61D07">
          <w:rPr>
            <w:rFonts w:eastAsia="標楷體"/>
            <w:b/>
            <w:szCs w:val="22"/>
          </w:rPr>
          <w:t>tablishing the topological food web structure</w:t>
        </w:r>
      </w:ins>
      <w:ins w:id="79" w:author="user" w:date="2021-12-13T15:38:00Z">
        <w:r w:rsidR="00BB450F">
          <w:rPr>
            <w:rFonts w:eastAsia="標楷體"/>
            <w:b/>
            <w:szCs w:val="22"/>
          </w:rPr>
          <w:t xml:space="preserve">: </w:t>
        </w:r>
        <w:r w:rsidR="00BB450F">
          <w:rPr>
            <w:rFonts w:eastAsia="標楷體"/>
            <w:szCs w:val="22"/>
          </w:rPr>
          <w:t>L</w:t>
        </w:r>
      </w:ins>
      <w:ins w:id="80" w:author="user" w:date="2021-12-13T17:53:00Z">
        <w:r w:rsidR="009013AF">
          <w:rPr>
            <w:rFonts w:eastAsia="標楷體"/>
            <w:szCs w:val="22"/>
          </w:rPr>
          <w:t>inear inverse modelling</w:t>
        </w:r>
      </w:ins>
      <w:ins w:id="81" w:author="user" w:date="2021-12-13T15:38:00Z">
        <w:r w:rsidR="00BB450F">
          <w:rPr>
            <w:rFonts w:eastAsia="標楷體"/>
            <w:szCs w:val="22"/>
          </w:rPr>
          <w:t xml:space="preserve"> starts with choosing relevant</w:t>
        </w:r>
      </w:ins>
      <w:ins w:id="82" w:author="user" w:date="2021-12-13T15:39:00Z">
        <w:r w:rsidR="00BB450F">
          <w:rPr>
            <w:rFonts w:eastAsia="標楷體"/>
            <w:szCs w:val="22"/>
          </w:rPr>
          <w:t xml:space="preserve"> abiotic and biotic</w:t>
        </w:r>
      </w:ins>
      <w:ins w:id="83" w:author="user" w:date="2021-12-13T15:38:00Z">
        <w:r w:rsidR="00BB450F">
          <w:rPr>
            <w:rFonts w:eastAsia="標楷體"/>
            <w:szCs w:val="22"/>
          </w:rPr>
          <w:t xml:space="preserve"> </w:t>
        </w:r>
      </w:ins>
      <w:ins w:id="84" w:author="user" w:date="2021-12-13T15:39:00Z">
        <w:r w:rsidR="00BB450F">
          <w:rPr>
            <w:rFonts w:eastAsia="標楷體"/>
            <w:szCs w:val="22"/>
          </w:rPr>
          <w:t>compartments, and specifying the links between them.</w:t>
        </w:r>
      </w:ins>
      <w:ins w:id="85" w:author="user" w:date="2021-12-13T17:49:00Z">
        <w:r w:rsidR="006E3F3C">
          <w:rPr>
            <w:rFonts w:eastAsia="標楷體"/>
            <w:szCs w:val="22"/>
          </w:rPr>
          <w:t xml:space="preserve"> </w:t>
        </w:r>
      </w:ins>
      <w:ins w:id="86" w:author="user" w:date="2021-12-13T18:11:00Z">
        <w:r w:rsidR="00095523">
          <w:rPr>
            <w:rFonts w:eastAsia="標楷體" w:hint="eastAsia"/>
            <w:szCs w:val="22"/>
          </w:rPr>
          <w:t>Ta</w:t>
        </w:r>
        <w:r w:rsidR="00095523">
          <w:rPr>
            <w:rFonts w:eastAsia="標楷體"/>
            <w:szCs w:val="22"/>
          </w:rPr>
          <w:t>ke the schematic fig.12 for example,</w:t>
        </w:r>
      </w:ins>
      <w:ins w:id="87" w:author="user" w:date="2021-12-14T10:12:00Z">
        <w:r w:rsidR="00FE6496">
          <w:rPr>
            <w:rFonts w:eastAsia="標楷體"/>
            <w:szCs w:val="22"/>
          </w:rPr>
          <w:t xml:space="preserve"> we</w:t>
        </w:r>
      </w:ins>
      <w:ins w:id="88" w:author="user" w:date="2021-12-13T17:49:00Z">
        <w:r w:rsidR="006E3F3C">
          <w:rPr>
            <w:rFonts w:eastAsia="標楷體"/>
            <w:szCs w:val="22"/>
          </w:rPr>
          <w:t xml:space="preserve"> assume</w:t>
        </w:r>
      </w:ins>
      <w:ins w:id="89" w:author="user" w:date="2021-12-14T10:11:00Z">
        <w:r w:rsidR="00A018A4">
          <w:rPr>
            <w:rFonts w:eastAsia="標楷體"/>
            <w:szCs w:val="22"/>
          </w:rPr>
          <w:t>d</w:t>
        </w:r>
      </w:ins>
      <w:ins w:id="90" w:author="user" w:date="2021-12-13T17:49:00Z">
        <w:r w:rsidR="006E3F3C">
          <w:rPr>
            <w:rFonts w:eastAsia="標楷體"/>
            <w:szCs w:val="22"/>
          </w:rPr>
          <w:t xml:space="preserve"> </w:t>
        </w:r>
      </w:ins>
      <w:ins w:id="91" w:author="user" w:date="2021-12-14T10:12:00Z">
        <w:r w:rsidR="00FE6496">
          <w:rPr>
            <w:rFonts w:eastAsia="標楷體"/>
            <w:szCs w:val="22"/>
          </w:rPr>
          <w:t xml:space="preserve">that </w:t>
        </w:r>
      </w:ins>
      <w:ins w:id="92" w:author="user" w:date="2021-12-13T18:13:00Z">
        <w:r w:rsidR="00454D25">
          <w:rPr>
            <w:rFonts w:eastAsia="標楷體"/>
            <w:szCs w:val="22"/>
          </w:rPr>
          <w:t>the influx</w:t>
        </w:r>
      </w:ins>
      <w:ins w:id="93" w:author="user" w:date="2021-12-13T17:49:00Z">
        <w:r w:rsidR="006E3F3C">
          <w:rPr>
            <w:rFonts w:eastAsia="標楷體"/>
            <w:szCs w:val="22"/>
          </w:rPr>
          <w:t xml:space="preserve"> POC</w:t>
        </w:r>
      </w:ins>
      <w:ins w:id="94" w:author="user" w:date="2021-12-13T18:00:00Z">
        <w:r w:rsidR="00FE6496">
          <w:rPr>
            <w:rFonts w:eastAsia="標楷體"/>
            <w:szCs w:val="22"/>
          </w:rPr>
          <w:t xml:space="preserve"> </w:t>
        </w:r>
      </w:ins>
      <w:ins w:id="95" w:author="user" w:date="2021-12-14T10:12:00Z">
        <w:r w:rsidR="00FE6496">
          <w:rPr>
            <w:rFonts w:eastAsia="標楷體"/>
            <w:szCs w:val="22"/>
          </w:rPr>
          <w:t>as</w:t>
        </w:r>
      </w:ins>
      <w:ins w:id="96" w:author="user" w:date="2021-12-13T18:00:00Z">
        <w:r w:rsidR="009013AF">
          <w:rPr>
            <w:rFonts w:eastAsia="標楷體"/>
            <w:szCs w:val="22"/>
          </w:rPr>
          <w:t xml:space="preserve"> a complex assemblage of organic matter derive</w:t>
        </w:r>
      </w:ins>
      <w:ins w:id="97" w:author="user" w:date="2021-12-13T18:01:00Z">
        <w:r w:rsidR="009013AF">
          <w:rPr>
            <w:rFonts w:eastAsia="標楷體"/>
            <w:szCs w:val="22"/>
          </w:rPr>
          <w:t>d from the water column</w:t>
        </w:r>
      </w:ins>
      <w:ins w:id="98" w:author="user" w:date="2021-12-13T18:11:00Z">
        <w:r w:rsidR="003E3177">
          <w:rPr>
            <w:rFonts w:eastAsia="標楷體"/>
            <w:szCs w:val="22"/>
          </w:rPr>
          <w:t xml:space="preserve">, while </w:t>
        </w:r>
      </w:ins>
      <w:ins w:id="99" w:author="user" w:date="2021-12-13T18:12:00Z">
        <w:r w:rsidR="003E3177">
          <w:rPr>
            <w:rFonts w:eastAsia="標楷體"/>
            <w:szCs w:val="22"/>
          </w:rPr>
          <w:t>a portion</w:t>
        </w:r>
      </w:ins>
      <w:ins w:id="100" w:author="user" w:date="2021-12-13T18:13:00Z">
        <w:r w:rsidR="003E3177">
          <w:rPr>
            <w:rFonts w:eastAsia="標楷體"/>
            <w:szCs w:val="22"/>
          </w:rPr>
          <w:t xml:space="preserve"> of </w:t>
        </w:r>
        <w:r w:rsidR="00454D25">
          <w:rPr>
            <w:rFonts w:eastAsia="標楷體"/>
            <w:szCs w:val="22"/>
          </w:rPr>
          <w:t>sediment</w:t>
        </w:r>
      </w:ins>
      <w:ins w:id="101" w:author="user" w:date="2021-12-13T18:18:00Z">
        <w:r w:rsidR="005E31CC">
          <w:rPr>
            <w:rFonts w:eastAsia="標楷體"/>
            <w:szCs w:val="22"/>
          </w:rPr>
          <w:t xml:space="preserve"> flows out the system through the proces</w:t>
        </w:r>
      </w:ins>
      <w:ins w:id="102" w:author="user" w:date="2021-12-13T18:19:00Z">
        <w:r w:rsidR="005E31CC">
          <w:rPr>
            <w:rFonts w:eastAsia="標楷體"/>
            <w:szCs w:val="22"/>
          </w:rPr>
          <w:t xml:space="preserve">s of burial and/or </w:t>
        </w:r>
      </w:ins>
      <w:ins w:id="103" w:author="user" w:date="2021-12-13T18:13:00Z">
        <w:r w:rsidR="00454D25">
          <w:rPr>
            <w:rFonts w:eastAsia="標楷體"/>
            <w:szCs w:val="22"/>
          </w:rPr>
          <w:t>export</w:t>
        </w:r>
      </w:ins>
      <w:ins w:id="104" w:author="user" w:date="2021-12-14T10:12:00Z">
        <w:r w:rsidR="00FE6496">
          <w:rPr>
            <w:rFonts w:eastAsia="標楷體"/>
            <w:szCs w:val="22"/>
          </w:rPr>
          <w:t xml:space="preserve"> (orange flows)</w:t>
        </w:r>
      </w:ins>
      <w:ins w:id="105" w:author="user" w:date="2021-12-13T18:01:00Z">
        <w:r w:rsidR="009013AF">
          <w:rPr>
            <w:rFonts w:eastAsia="標楷體"/>
            <w:szCs w:val="22"/>
          </w:rPr>
          <w:t>. Then</w:t>
        </w:r>
      </w:ins>
      <w:ins w:id="106" w:author="user" w:date="2021-12-13T18:04:00Z">
        <w:r w:rsidR="002E333A">
          <w:rPr>
            <w:rFonts w:eastAsia="標楷體"/>
            <w:szCs w:val="22"/>
          </w:rPr>
          <w:t>, it is assumed that bacteria feed only on</w:t>
        </w:r>
        <w:r w:rsidR="002E333A">
          <w:rPr>
            <w:rFonts w:eastAsia="標楷體" w:hint="eastAsia"/>
            <w:szCs w:val="22"/>
          </w:rPr>
          <w:t xml:space="preserve"> </w:t>
        </w:r>
        <w:r w:rsidR="002E333A">
          <w:rPr>
            <w:rFonts w:eastAsia="標楷體"/>
            <w:szCs w:val="22"/>
          </w:rPr>
          <w:t>detrital O</w:t>
        </w:r>
        <w:r w:rsidR="002E333A">
          <w:rPr>
            <w:rFonts w:eastAsia="標楷體" w:hint="eastAsia"/>
            <w:szCs w:val="22"/>
          </w:rPr>
          <w:t>C</w:t>
        </w:r>
        <w:r w:rsidR="002E333A">
          <w:rPr>
            <w:rFonts w:eastAsia="標楷體"/>
            <w:szCs w:val="22"/>
          </w:rPr>
          <w:t>; meiofauna feeds on bacteria and detrital OC</w:t>
        </w:r>
        <w:r w:rsidR="002E333A">
          <w:rPr>
            <w:rFonts w:eastAsia="標楷體" w:hint="eastAsia"/>
            <w:szCs w:val="22"/>
          </w:rPr>
          <w:t>;</w:t>
        </w:r>
      </w:ins>
      <w:ins w:id="107" w:author="user" w:date="2021-12-13T18:05:00Z">
        <w:r w:rsidR="002E333A">
          <w:rPr>
            <w:rFonts w:eastAsia="標楷體" w:hint="eastAsia"/>
            <w:szCs w:val="22"/>
          </w:rPr>
          <w:t xml:space="preserve"> </w:t>
        </w:r>
        <w:r w:rsidR="002E333A">
          <w:rPr>
            <w:rFonts w:eastAsia="標楷體"/>
            <w:szCs w:val="22"/>
          </w:rPr>
          <w:t>macrofauna feeds on meiofauna, bacteria and detrital OC</w:t>
        </w:r>
      </w:ins>
      <w:ins w:id="108" w:author="user" w:date="2021-12-13T18:07:00Z">
        <w:r w:rsidR="002E333A">
          <w:rPr>
            <w:rFonts w:eastAsia="標楷體"/>
            <w:szCs w:val="22"/>
          </w:rPr>
          <w:t>.</w:t>
        </w:r>
      </w:ins>
      <w:ins w:id="109" w:author="user" w:date="2021-12-13T18:20:00Z">
        <w:r w:rsidR="005E31CC">
          <w:rPr>
            <w:rFonts w:eastAsia="標楷體" w:hint="eastAsia"/>
            <w:szCs w:val="22"/>
          </w:rPr>
          <w:t xml:space="preserve"> </w:t>
        </w:r>
      </w:ins>
      <w:ins w:id="110" w:author="user" w:date="2021-12-14T09:52:00Z">
        <w:r w:rsidR="002911B0">
          <w:rPr>
            <w:rFonts w:eastAsia="標楷體" w:hint="eastAsia"/>
            <w:szCs w:val="22"/>
          </w:rPr>
          <w:t>Th</w:t>
        </w:r>
        <w:r w:rsidR="002911B0">
          <w:rPr>
            <w:rFonts w:eastAsia="標楷體"/>
            <w:szCs w:val="22"/>
          </w:rPr>
          <w:t xml:space="preserve">en, the meiofauna </w:t>
        </w:r>
      </w:ins>
      <w:ins w:id="111" w:author="user" w:date="2021-12-14T09:55:00Z">
        <w:r w:rsidR="002911B0">
          <w:rPr>
            <w:rFonts w:eastAsia="標楷體"/>
            <w:szCs w:val="22"/>
          </w:rPr>
          <w:t xml:space="preserve">will be further divided into selective deposit feeders, non-selective </w:t>
        </w:r>
        <w:r w:rsidR="002911B0" w:rsidRPr="000433C2">
          <w:rPr>
            <w:rFonts w:eastAsia="標楷體"/>
            <w:szCs w:val="22"/>
          </w:rPr>
          <w:t>deposit feed</w:t>
        </w:r>
        <w:r w:rsidR="002911B0">
          <w:rPr>
            <w:rFonts w:eastAsia="標楷體"/>
            <w:szCs w:val="22"/>
          </w:rPr>
          <w:t>ers, epigrowth feeders, and omnivor</w:t>
        </w:r>
      </w:ins>
      <w:ins w:id="112" w:author="user" w:date="2021-12-14T09:59:00Z">
        <w:r w:rsidR="002911B0">
          <w:rPr>
            <w:rFonts w:eastAsia="標楷體"/>
            <w:szCs w:val="22"/>
          </w:rPr>
          <w:t>e</w:t>
        </w:r>
      </w:ins>
      <w:ins w:id="113" w:author="user" w:date="2021-12-14T09:55:00Z">
        <w:r w:rsidR="002911B0">
          <w:rPr>
            <w:rFonts w:eastAsia="標楷體"/>
            <w:szCs w:val="22"/>
          </w:rPr>
          <w:t xml:space="preserve">s/predators </w:t>
        </w:r>
        <w:r w:rsidR="002911B0">
          <w:rPr>
            <w:rFonts w:eastAsia="標楷體"/>
            <w:szCs w:val="22"/>
          </w:rPr>
          <w:fldChar w:fldCharType="begin"/>
        </w:r>
        <w:r w:rsidR="002911B0">
          <w:rPr>
            <w:rFonts w:eastAsia="標楷體"/>
            <w:szCs w:val="22"/>
          </w:rPr>
          <w:instrText xml:space="preserve"> ADDIN ZOTERO_ITEM CSL_CITATION {"citationID":"NDlnHBx5","properties":{"formattedCitation":"(Liao et al., 2020)","plainCitation":"(Liao et al., 2020)","noteIndex":0},"citationItems":[{"id":7318,"uris":["http://zotero.org/users/1268121/items/LUY22CRF"],"uri":["http://zotero.org/users/1268121/items/LUY22CRF"],"itemData":{"id":7318,"type":"article-journal","abstract":"Gaoping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schema":"https://github.com/citation-style-language/schema/raw/master/csl-citation.json"} </w:instrText>
        </w:r>
        <w:r w:rsidR="002911B0">
          <w:rPr>
            <w:rFonts w:eastAsia="標楷體"/>
            <w:szCs w:val="22"/>
          </w:rPr>
          <w:fldChar w:fldCharType="separate"/>
        </w:r>
        <w:r w:rsidR="002911B0" w:rsidRPr="000433C2">
          <w:t>(Liao et al., 2020)</w:t>
        </w:r>
        <w:r w:rsidR="002911B0">
          <w:rPr>
            <w:rFonts w:eastAsia="標楷體"/>
            <w:szCs w:val="22"/>
          </w:rPr>
          <w:fldChar w:fldCharType="end"/>
        </w:r>
        <w:r w:rsidR="002911B0">
          <w:rPr>
            <w:rFonts w:eastAsia="標楷體"/>
            <w:szCs w:val="22"/>
          </w:rPr>
          <w:t xml:space="preserve">, and </w:t>
        </w:r>
      </w:ins>
      <w:ins w:id="114" w:author="user" w:date="2021-12-14T10:03:00Z">
        <w:r w:rsidR="007359CE">
          <w:rPr>
            <w:rFonts w:eastAsia="標楷體"/>
            <w:szCs w:val="22"/>
          </w:rPr>
          <w:t>t</w:t>
        </w:r>
      </w:ins>
      <w:ins w:id="115" w:author="user" w:date="2021-12-14T09:55:00Z">
        <w:r w:rsidR="002911B0">
          <w:rPr>
            <w:rFonts w:eastAsia="標楷體"/>
            <w:szCs w:val="22"/>
          </w:rPr>
          <w:t xml:space="preserve">he macrofauna stocks will be divided into </w:t>
        </w:r>
        <w:r w:rsidR="002911B0" w:rsidRPr="000433C2">
          <w:rPr>
            <w:rFonts w:eastAsia="標楷體"/>
            <w:szCs w:val="22"/>
          </w:rPr>
          <w:t>surface deposit-feed</w:t>
        </w:r>
        <w:r w:rsidR="002911B0">
          <w:rPr>
            <w:rFonts w:eastAsia="標楷體"/>
            <w:szCs w:val="22"/>
          </w:rPr>
          <w:t xml:space="preserve">ers, </w:t>
        </w:r>
        <w:r w:rsidR="002911B0" w:rsidRPr="000433C2">
          <w:rPr>
            <w:rFonts w:eastAsia="標楷體"/>
            <w:szCs w:val="22"/>
          </w:rPr>
          <w:t>deposit-feed</w:t>
        </w:r>
        <w:r w:rsidR="002911B0">
          <w:rPr>
            <w:rFonts w:eastAsia="標楷體"/>
            <w:szCs w:val="22"/>
          </w:rPr>
          <w:t>ers</w:t>
        </w:r>
        <w:r w:rsidR="002911B0" w:rsidRPr="000433C2">
          <w:rPr>
            <w:rFonts w:eastAsia="標楷體"/>
            <w:szCs w:val="22"/>
          </w:rPr>
          <w:t>, suspension-feed</w:t>
        </w:r>
        <w:r w:rsidR="002911B0">
          <w:rPr>
            <w:rFonts w:eastAsia="標楷體"/>
            <w:szCs w:val="22"/>
          </w:rPr>
          <w:t>ers</w:t>
        </w:r>
        <w:r w:rsidR="002911B0" w:rsidRPr="000433C2">
          <w:rPr>
            <w:rFonts w:eastAsia="標楷體"/>
            <w:szCs w:val="22"/>
          </w:rPr>
          <w:t xml:space="preserve">, </w:t>
        </w:r>
        <w:r w:rsidR="002911B0">
          <w:rPr>
            <w:rFonts w:eastAsia="標楷體"/>
            <w:szCs w:val="22"/>
          </w:rPr>
          <w:t>and predators</w:t>
        </w:r>
        <w:r w:rsidR="002911B0" w:rsidRPr="000433C2">
          <w:rPr>
            <w:rFonts w:eastAsia="標楷體"/>
            <w:szCs w:val="22"/>
          </w:rPr>
          <w:t>+scaveng</w:t>
        </w:r>
        <w:r w:rsidR="002911B0">
          <w:rPr>
            <w:rFonts w:eastAsia="標楷體"/>
            <w:szCs w:val="22"/>
          </w:rPr>
          <w:t>ers</w:t>
        </w:r>
        <w:r w:rsidR="002911B0">
          <w:rPr>
            <w:rFonts w:eastAsia="標楷體" w:hint="eastAsia"/>
            <w:szCs w:val="22"/>
          </w:rPr>
          <w:t xml:space="preserve"> </w:t>
        </w:r>
        <w:r w:rsidR="002911B0">
          <w:rPr>
            <w:rFonts w:eastAsia="標楷體"/>
            <w:szCs w:val="22"/>
          </w:rPr>
          <w:fldChar w:fldCharType="begin"/>
        </w:r>
        <w:r w:rsidR="002911B0">
          <w:rPr>
            <w:rFonts w:eastAsia="標楷體"/>
            <w:szCs w:val="22"/>
          </w:rPr>
          <w:instrText xml:space="preserve"> ADDIN ZOTERO_ITEM CSL_CITATION {"citationID":"7MGc7dU6","properties":{"formattedCitation":"(Chen, 2018)","plainCitation":"(Chen, 2018)","noteIndex":0},"citationItems":[{"id":6243,"uris":["http://zotero.org/users/1268121/items/LPRZED9T"],"uri":["http://zotero.org/users/1268121/items/LPRZED9T"],"itemData":{"id":6243,"type":"thesis","event-place":"Taipei,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Margin)","author":[{"family":"Chen","given":"Hsiao-Chien"}],"issued":{"date-parts":[["2018"]]}}}],"schema":"https://github.com/citation-style-language/schema/raw/master/csl-citation.json"} </w:instrText>
        </w:r>
        <w:r w:rsidR="002911B0">
          <w:rPr>
            <w:rFonts w:eastAsia="標楷體"/>
            <w:szCs w:val="22"/>
          </w:rPr>
          <w:fldChar w:fldCharType="separate"/>
        </w:r>
        <w:r w:rsidR="002911B0" w:rsidRPr="000433C2">
          <w:t>(Chen, 2018)</w:t>
        </w:r>
        <w:r w:rsidR="002911B0">
          <w:rPr>
            <w:rFonts w:eastAsia="標楷體"/>
            <w:szCs w:val="22"/>
          </w:rPr>
          <w:fldChar w:fldCharType="end"/>
        </w:r>
        <w:r w:rsidR="002911B0">
          <w:rPr>
            <w:rFonts w:eastAsia="標楷體"/>
            <w:szCs w:val="22"/>
          </w:rPr>
          <w:t>.</w:t>
        </w:r>
      </w:ins>
      <w:ins w:id="116" w:author="user" w:date="2021-12-14T09:59:00Z">
        <w:r w:rsidR="002911B0">
          <w:rPr>
            <w:rFonts w:eastAsia="標楷體"/>
            <w:szCs w:val="22"/>
          </w:rPr>
          <w:t xml:space="preserve"> </w:t>
        </w:r>
      </w:ins>
      <w:ins w:id="117" w:author="user" w:date="2021-12-15T15:05:00Z">
        <w:r w:rsidR="002E64E1">
          <w:rPr>
            <w:rFonts w:eastAsia="標楷體" w:hint="eastAsia"/>
            <w:szCs w:val="22"/>
          </w:rPr>
          <w:t>Mo</w:t>
        </w:r>
        <w:r w:rsidR="002E64E1">
          <w:rPr>
            <w:rFonts w:eastAsia="標楷體"/>
            <w:szCs w:val="22"/>
          </w:rPr>
          <w:t>reover, i</w:t>
        </w:r>
      </w:ins>
      <w:ins w:id="118" w:author="user" w:date="2021-12-14T10:00:00Z">
        <w:r w:rsidR="002911B0">
          <w:rPr>
            <w:rFonts w:eastAsia="標楷體"/>
            <w:szCs w:val="22"/>
          </w:rPr>
          <w:t>t is presumed that t</w:t>
        </w:r>
      </w:ins>
      <w:ins w:id="119" w:author="user" w:date="2021-12-14T09:59:00Z">
        <w:r w:rsidR="002911B0">
          <w:rPr>
            <w:rFonts w:eastAsia="標楷體"/>
            <w:szCs w:val="22"/>
          </w:rPr>
          <w:t xml:space="preserve">he predators of each </w:t>
        </w:r>
      </w:ins>
      <w:ins w:id="120" w:author="user" w:date="2021-12-14T10:00:00Z">
        <w:r w:rsidR="002911B0">
          <w:rPr>
            <w:rFonts w:eastAsia="標楷體"/>
            <w:szCs w:val="22"/>
          </w:rPr>
          <w:t xml:space="preserve">size class prey on organisms of </w:t>
        </w:r>
      </w:ins>
      <w:ins w:id="121" w:author="user" w:date="2021-12-14T10:02:00Z">
        <w:r w:rsidR="007359CE">
          <w:rPr>
            <w:rFonts w:eastAsia="標楷體"/>
            <w:szCs w:val="22"/>
          </w:rPr>
          <w:t>the same and smaller size classes.</w:t>
        </w:r>
      </w:ins>
      <w:ins w:id="122" w:author="user" w:date="2021-12-14T10:03:00Z">
        <w:r w:rsidR="007359CE">
          <w:rPr>
            <w:rFonts w:eastAsia="標楷體" w:hint="eastAsia"/>
            <w:szCs w:val="22"/>
          </w:rPr>
          <w:t xml:space="preserve"> </w:t>
        </w:r>
        <w:r w:rsidR="007359CE">
          <w:rPr>
            <w:rFonts w:eastAsia="標楷體"/>
            <w:szCs w:val="22"/>
          </w:rPr>
          <w:t>The grey flows</w:t>
        </w:r>
      </w:ins>
      <w:ins w:id="123" w:author="user" w:date="2021-12-14T10:04:00Z">
        <w:r w:rsidR="002B66F5">
          <w:rPr>
            <w:rFonts w:eastAsia="標楷體"/>
            <w:szCs w:val="22"/>
          </w:rPr>
          <w:t xml:space="preserve"> indicate th</w:t>
        </w:r>
      </w:ins>
      <w:ins w:id="124" w:author="user" w:date="2021-12-14T10:05:00Z">
        <w:r w:rsidR="002B66F5">
          <w:rPr>
            <w:rFonts w:eastAsia="標楷體"/>
            <w:szCs w:val="22"/>
          </w:rPr>
          <w:t xml:space="preserve">e loss of carbon </w:t>
        </w:r>
      </w:ins>
      <w:ins w:id="125" w:author="user" w:date="2021-12-14T10:06:00Z">
        <w:r w:rsidR="002B66F5">
          <w:rPr>
            <w:rFonts w:eastAsia="標楷體"/>
            <w:szCs w:val="22"/>
          </w:rPr>
          <w:t>as the</w:t>
        </w:r>
      </w:ins>
      <w:ins w:id="126" w:author="user" w:date="2021-12-14T10:05:00Z">
        <w:r w:rsidR="002B66F5">
          <w:rPr>
            <w:rFonts w:eastAsia="標楷體"/>
            <w:szCs w:val="22"/>
          </w:rPr>
          <w:t xml:space="preserve"> feces and </w:t>
        </w:r>
      </w:ins>
      <w:ins w:id="127" w:author="user" w:date="2021-12-14T10:06:00Z">
        <w:r w:rsidR="002B66F5">
          <w:rPr>
            <w:rFonts w:eastAsia="標楷體"/>
            <w:szCs w:val="22"/>
          </w:rPr>
          <w:t xml:space="preserve">as </w:t>
        </w:r>
        <w:r w:rsidR="00AD1E64">
          <w:rPr>
            <w:rFonts w:eastAsia="標楷體" w:hint="eastAsia"/>
            <w:szCs w:val="22"/>
          </w:rPr>
          <w:t>c</w:t>
        </w:r>
        <w:r w:rsidR="00AD1E64">
          <w:rPr>
            <w:rFonts w:eastAsia="標楷體"/>
            <w:szCs w:val="22"/>
          </w:rPr>
          <w:t>onsume</w:t>
        </w:r>
        <w:r w:rsidR="002B66F5">
          <w:rPr>
            <w:rFonts w:eastAsia="標楷體"/>
            <w:szCs w:val="22"/>
          </w:rPr>
          <w:t xml:space="preserve">d by benthopelagic/pelagic </w:t>
        </w:r>
        <w:r w:rsidR="00AD1E64">
          <w:rPr>
            <w:rFonts w:eastAsia="標楷體"/>
            <w:szCs w:val="22"/>
          </w:rPr>
          <w:t>predators</w:t>
        </w:r>
      </w:ins>
      <w:ins w:id="128" w:author="user" w:date="2021-12-14T10:10:00Z">
        <w:r w:rsidR="00A018A4">
          <w:rPr>
            <w:rFonts w:eastAsia="標楷體" w:hint="eastAsia"/>
            <w:szCs w:val="22"/>
          </w:rPr>
          <w:t xml:space="preserve"> (</w:t>
        </w:r>
        <w:r w:rsidR="00A018A4">
          <w:rPr>
            <w:rFonts w:eastAsia="標楷體"/>
            <w:szCs w:val="22"/>
          </w:rPr>
          <w:t>fig. 12)</w:t>
        </w:r>
      </w:ins>
      <w:ins w:id="129" w:author="user" w:date="2021-12-14T10:06:00Z">
        <w:r w:rsidR="002B66F5">
          <w:rPr>
            <w:rFonts w:eastAsia="標楷體"/>
            <w:szCs w:val="22"/>
          </w:rPr>
          <w:t>.</w:t>
        </w:r>
      </w:ins>
      <w:ins w:id="130" w:author="user" w:date="2021-12-15T17:24:00Z">
        <w:r w:rsidR="00451029">
          <w:rPr>
            <w:rFonts w:eastAsia="標楷體"/>
            <w:szCs w:val="22"/>
          </w:rPr>
          <w:t xml:space="preserve"> In this LIM model, the compartm</w:t>
        </w:r>
      </w:ins>
      <w:ins w:id="131" w:author="user" w:date="2021-12-15T17:25:00Z">
        <w:r w:rsidR="00451029">
          <w:rPr>
            <w:rFonts w:eastAsia="標楷體"/>
            <w:szCs w:val="22"/>
          </w:rPr>
          <w:t>ents with orange color are part of the food web model, whereas compartments with blue color were only consider</w:t>
        </w:r>
      </w:ins>
      <w:ins w:id="132" w:author="user" w:date="2021-12-15T17:26:00Z">
        <w:r w:rsidR="00451029">
          <w:rPr>
            <w:rFonts w:eastAsia="標楷體"/>
            <w:szCs w:val="22"/>
          </w:rPr>
          <w:t>ed as carbon influx or efflux, but were not directly modeled.</w:t>
        </w:r>
      </w:ins>
      <w:ins w:id="133" w:author="user" w:date="2021-12-16T13:58:00Z">
        <w:r w:rsidR="00493622" w:rsidRPr="00493622">
          <w:rPr>
            <w:rFonts w:eastAsia="標楷體"/>
            <w:noProof/>
            <w:szCs w:val="22"/>
          </w:rPr>
          <w:t xml:space="preserve"> </w:t>
        </w:r>
      </w:ins>
    </w:p>
    <w:p w:rsidR="00451029" w:rsidRDefault="00451029">
      <w:pPr>
        <w:spacing w:before="120" w:after="120" w:line="276" w:lineRule="auto"/>
        <w:ind w:firstLineChars="200" w:firstLine="480"/>
        <w:rPr>
          <w:ins w:id="134" w:author="user" w:date="2021-12-16T15:16:00Z"/>
          <w:rFonts w:eastAsia="標楷體"/>
          <w:szCs w:val="22"/>
        </w:rPr>
        <w:pPrChange w:id="135"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6" w:author="user" w:date="2021-12-16T15:16:00Z"/>
          <w:rFonts w:eastAsia="標楷體"/>
          <w:szCs w:val="22"/>
        </w:rPr>
        <w:pPrChange w:id="137"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8" w:author="user" w:date="2021-12-16T15:16:00Z"/>
          <w:rFonts w:eastAsia="標楷體"/>
          <w:szCs w:val="22"/>
        </w:rPr>
        <w:pPrChange w:id="139"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0" w:author="user" w:date="2021-12-16T15:16:00Z"/>
          <w:rFonts w:eastAsia="標楷體"/>
          <w:szCs w:val="22"/>
        </w:rPr>
        <w:pPrChange w:id="141"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2" w:author="user" w:date="2021-12-16T15:16:00Z"/>
          <w:rFonts w:eastAsia="標楷體"/>
          <w:szCs w:val="22"/>
        </w:rPr>
        <w:pPrChange w:id="143"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4" w:author="user" w:date="2021-12-16T15:16:00Z"/>
          <w:rFonts w:eastAsia="標楷體"/>
          <w:szCs w:val="22"/>
        </w:rPr>
        <w:pPrChange w:id="145"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6" w:author="user" w:date="2021-12-16T15:16:00Z"/>
          <w:rFonts w:eastAsia="標楷體"/>
          <w:szCs w:val="22"/>
        </w:rPr>
        <w:pPrChange w:id="147"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8" w:author="user" w:date="2021-12-16T15:16:00Z"/>
          <w:rFonts w:eastAsia="標楷體"/>
          <w:szCs w:val="22"/>
        </w:rPr>
        <w:pPrChange w:id="149"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50" w:author="user" w:date="2021-12-15T17:27:00Z"/>
          <w:rFonts w:eastAsia="標楷體"/>
          <w:szCs w:val="22"/>
        </w:rPr>
        <w:pPrChange w:id="151" w:author="user" w:date="2021-12-16T15:15:00Z">
          <w:pPr>
            <w:spacing w:before="120" w:after="120" w:line="276" w:lineRule="auto"/>
            <w:jc w:val="center"/>
          </w:pPr>
        </w:pPrChange>
      </w:pPr>
    </w:p>
    <w:p w:rsidR="00FE13C7" w:rsidDel="00FE6496" w:rsidRDefault="00FE13C7">
      <w:pPr>
        <w:spacing w:before="120" w:after="120" w:line="276" w:lineRule="auto"/>
        <w:ind w:firstLine="450"/>
        <w:jc w:val="center"/>
        <w:rPr>
          <w:del w:id="152" w:author="user" w:date="2021-12-14T10:14:00Z"/>
          <w:rFonts w:eastAsia="標楷體"/>
          <w:szCs w:val="22"/>
        </w:rPr>
        <w:pPrChange w:id="153" w:author="user" w:date="2021-12-16T13:58:00Z">
          <w:pPr>
            <w:spacing w:before="120" w:after="120" w:line="276" w:lineRule="auto"/>
            <w:ind w:firstLine="450"/>
            <w:jc w:val="both"/>
          </w:pPr>
        </w:pPrChange>
      </w:pPr>
      <w:del w:id="154" w:author="user" w:date="2021-12-13T18:05:00Z">
        <w:r w:rsidDel="002E333A">
          <w:rPr>
            <w:rFonts w:eastAsia="標楷體"/>
            <w:szCs w:val="22"/>
          </w:rPr>
          <w:delText xml:space="preserve">We assume that bacteria </w:delText>
        </w:r>
        <w:r w:rsidRPr="00DE4B73" w:rsidDel="002E333A">
          <w:rPr>
            <w:rFonts w:eastAsia="標楷體"/>
            <w:noProof/>
            <w:szCs w:val="22"/>
          </w:rPr>
          <w:delText>feed</w:delText>
        </w:r>
        <w:r w:rsidDel="002E333A">
          <w:rPr>
            <w:rFonts w:eastAsia="標楷體"/>
            <w:szCs w:val="22"/>
          </w:rPr>
          <w:delText xml:space="preserve"> on</w:delText>
        </w:r>
      </w:del>
      <w:del w:id="155" w:author="user" w:date="2021-12-13T18:04:00Z">
        <w:r w:rsidDel="002E333A">
          <w:rPr>
            <w:rFonts w:eastAsia="標楷體"/>
            <w:szCs w:val="22"/>
          </w:rPr>
          <w:delText xml:space="preserve"> detrital OC</w:delText>
        </w:r>
      </w:del>
      <w:del w:id="156" w:author="user" w:date="2021-12-13T18:05:00Z">
        <w:r w:rsidDel="002E333A">
          <w:rPr>
            <w:rFonts w:eastAsia="標楷體"/>
            <w:szCs w:val="22"/>
          </w:rPr>
          <w:delText>;</w:delText>
        </w:r>
      </w:del>
      <w:del w:id="157" w:author="user" w:date="2021-12-13T18:04:00Z">
        <w:r w:rsidDel="002E333A">
          <w:rPr>
            <w:rFonts w:eastAsia="標楷體"/>
            <w:szCs w:val="22"/>
          </w:rPr>
          <w:delText xml:space="preserve"> meiofauna feeds on bacteria and detrital OC</w:delText>
        </w:r>
      </w:del>
      <w:del w:id="158" w:author="user" w:date="2021-12-13T18:05:00Z">
        <w:r w:rsidDel="002E333A">
          <w:rPr>
            <w:rFonts w:eastAsia="標楷體"/>
            <w:szCs w:val="22"/>
          </w:rPr>
          <w:delText xml:space="preserve">; macrofauna feeds on meiofauna, bacteria, </w:delText>
        </w:r>
        <w:r w:rsidRPr="00DE4B73" w:rsidDel="002E333A">
          <w:rPr>
            <w:rFonts w:eastAsia="標楷體"/>
            <w:noProof/>
            <w:szCs w:val="22"/>
          </w:rPr>
          <w:delText>and</w:delText>
        </w:r>
        <w:r w:rsidDel="002E333A">
          <w:rPr>
            <w:rFonts w:eastAsia="標楷體"/>
            <w:szCs w:val="22"/>
          </w:rPr>
          <w:delText xml:space="preserve"> detrital OC; </w:delText>
        </w:r>
      </w:del>
      <w:del w:id="159" w:author="user" w:date="2021-12-13T18:24:00Z">
        <w:r w:rsidDel="006E436D">
          <w:rPr>
            <w:rFonts w:eastAsia="標楷體"/>
            <w:szCs w:val="22"/>
          </w:rPr>
          <w:delText xml:space="preserve">consumption </w:delText>
        </w:r>
        <w:r w:rsidDel="006E436D">
          <w:rPr>
            <w:rFonts w:eastAsia="標楷體"/>
            <w:szCs w:val="22"/>
          </w:rPr>
          <w:lastRenderedPageBreak/>
          <w:delText>of detrital OC is equal to the inputs</w:delText>
        </w:r>
        <w:r w:rsidDel="006E436D">
          <w:rPr>
            <w:rFonts w:eastAsia="標楷體" w:hint="eastAsia"/>
            <w:szCs w:val="22"/>
          </w:rPr>
          <w:delText xml:space="preserve"> (Fig. </w:delText>
        </w:r>
        <w:r w:rsidDel="006E436D">
          <w:rPr>
            <w:rFonts w:eastAsia="標楷體"/>
            <w:szCs w:val="22"/>
          </w:rPr>
          <w:delText xml:space="preserve">12). </w:delText>
        </w:r>
      </w:del>
      <w:del w:id="160" w:author="user" w:date="2021-12-14T10:13:00Z">
        <w:r w:rsidDel="00FE6496">
          <w:rPr>
            <w:rFonts w:eastAsia="標楷體"/>
            <w:szCs w:val="22"/>
          </w:rPr>
          <w:delText>The meiofauna stocks will be divided into</w:delText>
        </w:r>
      </w:del>
      <w:del w:id="161" w:author="user" w:date="2021-12-14T09:55:00Z">
        <w:r w:rsidDel="002911B0">
          <w:rPr>
            <w:rFonts w:eastAsia="標楷體" w:hint="eastAsia"/>
            <w:szCs w:val="22"/>
          </w:rPr>
          <w:delText xml:space="preserve"> </w:delText>
        </w:r>
        <w:r w:rsidDel="002911B0">
          <w:rPr>
            <w:rFonts w:eastAsia="標楷體"/>
            <w:szCs w:val="22"/>
          </w:rPr>
          <w:delText xml:space="preserve">selective deposit feeders, non-selective </w:delText>
        </w:r>
        <w:r w:rsidRPr="000433C2" w:rsidDel="002911B0">
          <w:rPr>
            <w:rFonts w:eastAsia="標楷體"/>
            <w:szCs w:val="22"/>
          </w:rPr>
          <w:delText>deposit feed</w:delText>
        </w:r>
        <w:r w:rsidDel="002911B0">
          <w:rPr>
            <w:rFonts w:eastAsia="標楷體"/>
            <w:szCs w:val="22"/>
          </w:rPr>
          <w:delText xml:space="preserve">ers, epigrowth feeders, and omnivors/predators </w:delText>
        </w:r>
        <w:r w:rsidDel="002911B0">
          <w:rPr>
            <w:rFonts w:eastAsia="標楷體"/>
            <w:szCs w:val="22"/>
          </w:rPr>
          <w:fldChar w:fldCharType="begin"/>
        </w:r>
        <w:r w:rsidDel="002911B0">
          <w:rPr>
            <w:rFonts w:eastAsia="標楷體"/>
            <w:szCs w:val="22"/>
          </w:rPr>
          <w:delInstrText xml:space="preserve"> ADDIN ZOTERO_ITEM CSL_CITATION {"citationID":"NDlnHBx5","properties":{"formattedCitation":"(Liao et al., 2020)","plainCitation":"(Liao et al., 2020)","noteIndex":0},"citationItems":[{"id":7318,"uris":["http://zotero.org/users/1268121/items/LUY22CRF"],"uri":["http://zotero.org/users/1268121/items/LUY22CRF"],"itemData":{"id":7318,"type":"article-journal","abstract":"Gaoping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schema":"https://github.com/citation-style-language/schema/raw/master/csl-citation.json"} </w:delInstrText>
        </w:r>
        <w:r w:rsidDel="002911B0">
          <w:rPr>
            <w:rFonts w:eastAsia="標楷體"/>
            <w:szCs w:val="22"/>
          </w:rPr>
          <w:fldChar w:fldCharType="separate"/>
        </w:r>
        <w:r w:rsidRPr="000433C2" w:rsidDel="002911B0">
          <w:delText>(Liao et al., 2020)</w:delText>
        </w:r>
        <w:r w:rsidDel="002911B0">
          <w:rPr>
            <w:rFonts w:eastAsia="標楷體"/>
            <w:szCs w:val="22"/>
          </w:rPr>
          <w:fldChar w:fldCharType="end"/>
        </w:r>
        <w:r w:rsidDel="002911B0">
          <w:rPr>
            <w:rFonts w:eastAsia="標楷體"/>
            <w:szCs w:val="22"/>
          </w:rPr>
          <w:delText>.</w:delText>
        </w:r>
      </w:del>
      <w:del w:id="162" w:author="user" w:date="2021-12-14T10:13:00Z">
        <w:r w:rsidDel="00FE6496">
          <w:rPr>
            <w:rFonts w:eastAsia="標楷體"/>
            <w:szCs w:val="22"/>
          </w:rPr>
          <w:delText xml:space="preserve">  </w:delText>
        </w:r>
      </w:del>
      <w:del w:id="163" w:author="user" w:date="2021-12-14T09:55:00Z">
        <w:r w:rsidDel="002911B0">
          <w:rPr>
            <w:rFonts w:eastAsia="標楷體"/>
            <w:szCs w:val="22"/>
          </w:rPr>
          <w:delText xml:space="preserve">The macrofauna stocks will be divided into </w:delText>
        </w:r>
        <w:r w:rsidRPr="000433C2" w:rsidDel="002911B0">
          <w:rPr>
            <w:rFonts w:eastAsia="標楷體"/>
            <w:szCs w:val="22"/>
          </w:rPr>
          <w:delText>surface deposit-feed</w:delText>
        </w:r>
        <w:r w:rsidDel="002911B0">
          <w:rPr>
            <w:rFonts w:eastAsia="標楷體"/>
            <w:szCs w:val="22"/>
          </w:rPr>
          <w:delText xml:space="preserve">ers, </w:delText>
        </w:r>
        <w:r w:rsidRPr="000433C2" w:rsidDel="002911B0">
          <w:rPr>
            <w:rFonts w:eastAsia="標楷體"/>
            <w:szCs w:val="22"/>
          </w:rPr>
          <w:delText>deposit-feed</w:delText>
        </w:r>
        <w:r w:rsidDel="002911B0">
          <w:rPr>
            <w:rFonts w:eastAsia="標楷體"/>
            <w:szCs w:val="22"/>
          </w:rPr>
          <w:delText>ers</w:delText>
        </w:r>
        <w:r w:rsidRPr="000433C2" w:rsidDel="002911B0">
          <w:rPr>
            <w:rFonts w:eastAsia="標楷體"/>
            <w:szCs w:val="22"/>
          </w:rPr>
          <w:delText>, suspension-feed</w:delText>
        </w:r>
        <w:r w:rsidDel="002911B0">
          <w:rPr>
            <w:rFonts w:eastAsia="標楷體"/>
            <w:szCs w:val="22"/>
          </w:rPr>
          <w:delText>ers</w:delText>
        </w:r>
        <w:r w:rsidRPr="000433C2" w:rsidDel="002911B0">
          <w:rPr>
            <w:rFonts w:eastAsia="標楷體"/>
            <w:szCs w:val="22"/>
          </w:rPr>
          <w:delText xml:space="preserve">, </w:delText>
        </w:r>
        <w:r w:rsidDel="002911B0">
          <w:rPr>
            <w:rFonts w:eastAsia="標楷體"/>
            <w:szCs w:val="22"/>
          </w:rPr>
          <w:delText>and predators</w:delText>
        </w:r>
        <w:r w:rsidRPr="000433C2" w:rsidDel="002911B0">
          <w:rPr>
            <w:rFonts w:eastAsia="標楷體"/>
            <w:szCs w:val="22"/>
          </w:rPr>
          <w:delText>+scaveng</w:delText>
        </w:r>
        <w:r w:rsidDel="002911B0">
          <w:rPr>
            <w:rFonts w:eastAsia="標楷體"/>
            <w:szCs w:val="22"/>
          </w:rPr>
          <w:delText>ers</w:delText>
        </w:r>
        <w:r w:rsidDel="002911B0">
          <w:rPr>
            <w:rFonts w:eastAsia="標楷體" w:hint="eastAsia"/>
            <w:szCs w:val="22"/>
          </w:rPr>
          <w:delText xml:space="preserve"> </w:delText>
        </w:r>
        <w:r w:rsidDel="002911B0">
          <w:rPr>
            <w:rFonts w:eastAsia="標楷體"/>
            <w:szCs w:val="22"/>
          </w:rPr>
          <w:fldChar w:fldCharType="begin"/>
        </w:r>
        <w:r w:rsidDel="002911B0">
          <w:rPr>
            <w:rFonts w:eastAsia="標楷體"/>
            <w:szCs w:val="22"/>
          </w:rPr>
          <w:delInstrText xml:space="preserve"> ADDIN ZOTERO_ITEM CSL_CITATION {"citationID":"7MGc7dU6","properties":{"formattedCitation":"(Chen, 2018)","plainCitation":"(Chen, 2018)","noteIndex":0},"citationItems":[{"id":6243,"uris":["http://zotero.org/users/1268121/items/LPRZED9T"],"uri":["http://zotero.org/users/1268121/items/LPRZED9T"],"itemData":{"id":6243,"type":"thesis","event-place":"Taipei,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Margin)","author":[{"family":"Chen","given":"Hsiao-Chien"}],"issued":{"date-parts":[["2018"]]}}}],"schema":"https://github.com/citation-style-language/schema/raw/master/csl-citation.json"} </w:delInstrText>
        </w:r>
        <w:r w:rsidDel="002911B0">
          <w:rPr>
            <w:rFonts w:eastAsia="標楷體"/>
            <w:szCs w:val="22"/>
          </w:rPr>
          <w:fldChar w:fldCharType="separate"/>
        </w:r>
        <w:r w:rsidRPr="000433C2" w:rsidDel="002911B0">
          <w:delText>(Chen, 2018)</w:delText>
        </w:r>
        <w:r w:rsidDel="002911B0">
          <w:rPr>
            <w:rFonts w:eastAsia="標楷體"/>
            <w:szCs w:val="22"/>
          </w:rPr>
          <w:fldChar w:fldCharType="end"/>
        </w:r>
        <w:r w:rsidDel="002911B0">
          <w:rPr>
            <w:rFonts w:eastAsia="標楷體"/>
            <w:szCs w:val="22"/>
          </w:rPr>
          <w:delText>.</w:delText>
        </w:r>
      </w:del>
      <w:del w:id="164" w:author="user" w:date="2021-12-14T10:13:00Z">
        <w:r w:rsidDel="00FE6496">
          <w:rPr>
            <w:rFonts w:eastAsia="標楷體"/>
            <w:szCs w:val="22"/>
          </w:rPr>
          <w:delText xml:space="preserve">  </w:delText>
        </w:r>
      </w:del>
      <w:del w:id="165" w:author="user" w:date="2021-12-14T10:14:00Z">
        <w:r w:rsidDel="00FE6496">
          <w:rPr>
            <w:rFonts w:eastAsia="標楷體"/>
            <w:szCs w:val="22"/>
          </w:rPr>
          <w:delText xml:space="preserve">The growth efficiency for each compartment </w:delText>
        </w:r>
        <w:r w:rsidRPr="00FA064C" w:rsidDel="00FE6496">
          <w:rPr>
            <w:rFonts w:eastAsia="標楷體"/>
            <w:noProof/>
            <w:szCs w:val="22"/>
          </w:rPr>
          <w:delText>is set</w:delText>
        </w:r>
        <w:r w:rsidDel="00FE6496">
          <w:rPr>
            <w:rFonts w:eastAsia="標楷體"/>
            <w:szCs w:val="22"/>
          </w:rPr>
          <w:delText xml:space="preserve"> to 10%</w:delText>
        </w:r>
        <w:r w:rsidDel="00FE6496">
          <w:rPr>
            <w:rFonts w:hint="eastAsia"/>
          </w:rPr>
          <w:delText>.</w:delText>
        </w:r>
        <w:r w:rsidDel="00FE6496">
          <w:rPr>
            <w:rFonts w:eastAsia="標楷體"/>
            <w:szCs w:val="22"/>
          </w:rPr>
          <w:delText xml:space="preserve">  </w:delText>
        </w:r>
        <w:r w:rsidDel="00FE6496">
          <w:rPr>
            <w:rFonts w:eastAsia="標楷體"/>
            <w:noProof/>
            <w:szCs w:val="22"/>
          </w:rPr>
          <w:delText>T</w:delText>
        </w:r>
        <w:r w:rsidDel="00FE6496">
          <w:rPr>
            <w:rFonts w:eastAsia="標楷體"/>
            <w:szCs w:val="22"/>
          </w:rPr>
          <w:delText xml:space="preserve">he secondary production </w:delText>
        </w:r>
        <w:r w:rsidRPr="00FA064C" w:rsidDel="00FE6496">
          <w:rPr>
            <w:rFonts w:eastAsia="標楷體"/>
            <w:noProof/>
            <w:szCs w:val="22"/>
          </w:rPr>
          <w:delText>is proportionally partitioned</w:delText>
        </w:r>
        <w:r w:rsidDel="00FE6496">
          <w:rPr>
            <w:rFonts w:eastAsia="標楷體"/>
            <w:szCs w:val="22"/>
          </w:rPr>
          <w:delText xml:space="preserve"> among the higher trophic levels according to their biomass.  Sediment </w:delText>
        </w:r>
        <w:r w:rsidDel="00FE6496">
          <w:rPr>
            <w:rFonts w:eastAsia="標楷體" w:hint="eastAsia"/>
            <w:szCs w:val="22"/>
          </w:rPr>
          <w:delText>community oxygen consumption</w:delText>
        </w:r>
        <w:r w:rsidDel="00FE6496">
          <w:rPr>
            <w:rFonts w:eastAsia="標楷體"/>
            <w:szCs w:val="22"/>
          </w:rPr>
          <w:delText xml:space="preserve"> (SCOC) (or total oxygen utilization or TOU) will </w:delText>
        </w:r>
        <w:r w:rsidRPr="00FA064C" w:rsidDel="00FE6496">
          <w:rPr>
            <w:rFonts w:eastAsia="標楷體"/>
            <w:noProof/>
            <w:szCs w:val="22"/>
          </w:rPr>
          <w:delText>be partition</w:delText>
        </w:r>
        <w:r w:rsidRPr="00FA064C" w:rsidDel="00FE6496">
          <w:rPr>
            <w:rFonts w:eastAsia="標楷體" w:hint="eastAsia"/>
            <w:noProof/>
            <w:szCs w:val="22"/>
          </w:rPr>
          <w:delText>ed</w:delText>
        </w:r>
        <w:r w:rsidDel="00FE6496">
          <w:rPr>
            <w:rFonts w:eastAsia="標楷體"/>
            <w:szCs w:val="22"/>
          </w:rPr>
          <w:delText xml:space="preserve"> in three different ways to test the model sensitivity. (1) The respiration of bacteria, meiofauna, and </w:delText>
        </w:r>
        <w:r w:rsidRPr="00FA064C" w:rsidDel="00FE6496">
          <w:rPr>
            <w:rFonts w:eastAsia="標楷體"/>
            <w:noProof/>
            <w:szCs w:val="22"/>
          </w:rPr>
          <w:delText>macrofauna</w:delText>
        </w:r>
        <w:r w:rsidDel="00FE6496">
          <w:rPr>
            <w:rFonts w:eastAsia="標楷體"/>
            <w:szCs w:val="22"/>
          </w:rPr>
          <w:delText xml:space="preserve"> will be partitioned allometrically by their biomass </w:delText>
        </w:r>
        <w:r w:rsidDel="00FE6496">
          <w:rPr>
            <w:rFonts w:eastAsia="標楷體"/>
            <w:szCs w:val="22"/>
          </w:rPr>
          <w:fldChar w:fldCharType="begin"/>
        </w:r>
        <w:r w:rsidDel="00FE6496">
          <w:rPr>
            <w:rFonts w:eastAsia="標楷體"/>
            <w:szCs w:val="22"/>
          </w:rPr>
          <w:delInstrText xml:space="preserve"> ADDIN ZOTERO_ITEM CSL_CITATION {"citationID":"89zF6Jps","properties":{"formattedCitation":"(Leduc et al., 2016; Rowe et al., 2008)","plainCitation":"(Leduc et al., 2016; Rowe et al., 2008)","noteIndex":0},"citationItems":[{"id":5669,"uris":["http://zotero.org/users/1268121/items/GB3VRRND"],"uri":["http://zotero.org/users/1268121/items/GB3VRRND"],"itemData":{"id":5669,"type":"article-journal","abstract":"Understanding and predicting change in deep-sea benthic ecosystem function remains a major challenge. Here, we conducted analyses combining data on the abundance and biomass of benthic fauna and sediment community oxygen consumption (SCOC) on New Zealand’s continental margin to estimate and compare the contributions of meio-, macro-, and megafauna to total benthic metabolism and identify potential links with environmental factors and trawling intensity. We focussed on two regions in close proximity-the high surface primary productivity Chatham Rise and low surface productivity Challenger Plateau. Mean megafauna biomass was twenty times greater on Chatham Rise than Challenger Plateau, likely reflecting differences in food supply between the two regions; this contrast in megafaunal biomass was mainly due to differences in mean body weight rather than abundance. Meio- and macrofauna made similar contributions to SCOC and together accounted for 12% of benthic metabolism on average. In contrast, the estimated contribution of megafauna never exceeded 1.5%. Significant positive correlations between faunal respiration and food availability indicate a link between food supply and benthic community function. Our analyses also show that fauna made a greater contribution to SCOC in conditions of high food availability, and that microorganisms (i.e., the proportion of SCOC not accounted for by the fauna) tended to be more dominant at sites with low food availability. These findings provide support for the concept that large organisms are more strongly affected by a reduction in food resources than small organisms, which in turn underlies one of the most widely described patterns in the deep-sea benthos, i.e., the reduction in organism body size with depth. Because metabolism in deep-sea sediments is typically dominated by microorganisms and small fauna, the absence of a relationship between bottom trawling intensity and the respiration of benthic fauna in the present study may be explained by benthic communities shifting towards smaller body size following physical disturbance. Future studies of deep-sea benthic ecosystem function will need to quantify the indirect influence of fauna on microbial metabolism through activities such as feeding and bioturbation in order to better understand the total contribution of benthic fauna to benthic processes.","container-title":"Deep Sea Research Part I: Oceanographic Research Papers","DOI":"10.1016/j.dsr.2015.12.003","ISSN":"0967-0637","issue":"Supplement C","journalAbbreviation":"Deep Sea Research Part I: Oceanographic Research Papers","page":"1-12","source":"ScienceDirect","title":"Partitioning the contributions of mega-, macro- and meiofauna to benthic metabolism on the upper continental slope of New Zealand: Potential links with environmental factors and trawling intensity","title-short":"Partitioning the contributions of mega-, macro- and meiofauna to benthic metabolism on the upper continental slope of New Zealand","volume":"108","author":[{"family":"Leduc","given":"Daniel"},{"family":"Pilditch","given":"Conrad A."},{"family":"Nodder","given":"Scott D."}],"issued":{"date-parts":[["2016",2,1]]}}},{"id":587,"uris":["http://zotero.org/users/1268121/items/QTHIBR4J"],"uri":["http://zotero.org/users/1268121/items/QTHIBR4J"],"itemData":{"id":587,"type":"article-journal","abstract":"A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carbon residence time within the sediments, illustrating that the total biota turns over on time scales of months on the upper continen</w:delInstrText>
        </w:r>
        <w:r w:rsidDel="00FE6496">
          <w:rPr>
            <w:rFonts w:eastAsia="標楷體" w:hint="eastAsia"/>
            <w:szCs w:val="22"/>
          </w:rPr>
          <w:delInstrText>tal slope but this is extended to years on the abyssal plain at 3.6</w:delInstrText>
        </w:r>
        <w:r w:rsidDel="00FE6496">
          <w:rPr>
            <w:rFonts w:eastAsia="標楷體" w:hint="eastAsia"/>
            <w:szCs w:val="22"/>
          </w:rPr>
          <w:delInstrText></w:delInstrText>
        </w:r>
        <w:r w:rsidDel="00FE6496">
          <w:rPr>
            <w:rFonts w:eastAsia="標楷體" w:hint="eastAsia"/>
            <w:szCs w:val="22"/>
          </w:rPr>
          <w:delInstrText>m depth. The detrital carbon turnover is many times longer, however, over the same depths. A composite carbon budget illustrates that total carbon biomass and associated fluxes declined p</w:delInstrText>
        </w:r>
        <w:r w:rsidDel="00FE6496">
          <w:rPr>
            <w:rFonts w:eastAsia="標楷體"/>
            <w:szCs w:val="22"/>
          </w:rPr>
          <w:delInstrText xml:space="preserve">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delInstrText>
        </w:r>
        <w:r w:rsidDel="00FE6496">
          <w:rPr>
            <w:rFonts w:eastAsia="標楷體"/>
            <w:szCs w:val="22"/>
          </w:rPr>
          <w:fldChar w:fldCharType="separate"/>
        </w:r>
        <w:r w:rsidRPr="00421648" w:rsidDel="00FE6496">
          <w:delText>(Leduc et al., 2016; Rowe et al., 2008)</w:delText>
        </w:r>
        <w:r w:rsidDel="00FE6496">
          <w:rPr>
            <w:rFonts w:eastAsia="標楷體"/>
            <w:szCs w:val="22"/>
          </w:rPr>
          <w:fldChar w:fldCharType="end"/>
        </w:r>
        <w:r w:rsidDel="00FE6496">
          <w:rPr>
            <w:rFonts w:eastAsia="標楷體"/>
            <w:szCs w:val="22"/>
          </w:rPr>
          <w:delText xml:space="preserve">. (2) </w:delText>
        </w:r>
        <w:r w:rsidDel="00FE6496">
          <w:rPr>
            <w:rFonts w:eastAsia="標楷體" w:hint="eastAsia"/>
            <w:szCs w:val="22"/>
          </w:rPr>
          <w:delText xml:space="preserve">SCOC </w:delText>
        </w:r>
        <w:r w:rsidDel="00FE6496">
          <w:rPr>
            <w:rFonts w:eastAsia="標楷體"/>
            <w:szCs w:val="22"/>
          </w:rPr>
          <w:delText>will be</w:delText>
        </w:r>
        <w:r w:rsidRPr="00FA064C" w:rsidDel="00FE6496">
          <w:rPr>
            <w:rFonts w:eastAsia="標楷體" w:hint="eastAsia"/>
            <w:noProof/>
            <w:szCs w:val="22"/>
          </w:rPr>
          <w:delText xml:space="preserve"> partitioned</w:delText>
        </w:r>
        <w:r w:rsidDel="00FE6496">
          <w:rPr>
            <w:rFonts w:eastAsia="標楷體" w:hint="eastAsia"/>
            <w:szCs w:val="22"/>
          </w:rPr>
          <w:delText xml:space="preserve"> </w:delText>
        </w:r>
        <w:r w:rsidDel="00FE6496">
          <w:rPr>
            <w:rFonts w:eastAsia="標楷體"/>
            <w:szCs w:val="22"/>
          </w:rPr>
          <w:delText xml:space="preserve">into diffusive oxygen utilization (DOU) and benthos-mediated oxygen utilization (BMU) </w:delText>
        </w:r>
        <w:r w:rsidDel="00FE6496">
          <w:fldChar w:fldCharType="begin"/>
        </w:r>
        <w:r w:rsidDel="00FE6496">
          <w:delInstrText xml:space="preserve"> ADDIN ZOTERO_ITEM CSL_CITATION {"citationID":"f8YnLog1","properties":{"formattedCitation":"(Glud, 2008; Leduc and Pilditch, 2017; Lichtschlag et al., 2015; Wenzh\\uc0\\u246{}fer and Glud, 2004)","plainCitation":"(Glud, 2008; Leduc and Pilditch, 2017; Lichtschlag et al., 2015; Wenzhöfer and Glud, 2004)","noteIndex":0},"citationItems":[{"id":2156,"uris":["http://zotero.org/users/1268121/items/VQ9TAHAI"],"uri":["http://zotero.org/users/1268121/items/VQ9TAHAI"],"itemData":{"id":2156,"type":"article-journal","abstract":"Abstract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N."}],"issued":{"date-parts":[["2008"]]}}},{"id":5670,"uris":["http://zotero.org/users/1268121/items/BJU8YTYH"],"uri":["http://zotero.org/users/1268121/items/BJU8YTYH"],"itemData":{"id":5670,"type":"article-journal","abstract":"Sediment community oxygen consumption (SCOC) is a proxy for organic matter processing and thus provides a useful proxy of benthic ecosystem function. Oxygen uptake in deep-sea sediments is mainly driven by bacteria, and the direct contribution of benthic macro- and mega-infauna respiration is thought to be relatively modest. However, the main contribution of infaunal organisms to benthic respiration, particularly large burrowing organisms, is likely to be indirect and mainly driven by processes such as feeding and bioturbation that stimulate bacterial metabolism and promote the chemical oxidation of reduced solutes. Here, we estimate the direct and indirect contributions of burrowing shrimp (Eucalastacus cf. torbeni) to sediment community oxygen consumption based on incubations of sediment cores from 490 m depth on the continental slope of New Zealand. Results indicate that the presence of one shrimp in the sediment is responsible for an oxygen uptake rate of about 40 µmol d−1, only 1% of which is estimated to be due to shrimp respiration. We estimate that the presence of ten burrowing shrimp m−2 of seabed would lead to an oxygen uptake comparable to current estimates of macro-infaunal community respiration on Chatham Rise based on allometric equations, and would increase total sediment community oxygen uptake by 14% compared to sediment without shrimp. Our findings suggest that oxygen consumption mediated by burrowing shrimp may be substantial in continental slope ecosystems.","container-title":"PeerJ","DOI":"10.7717/peerj.3309","ISSN":"2167-8359","journalAbbreviation":"PeerJ","language":"en","page":"e3309","source":"peerj.com","title":"Estimating the effect of burrowing shrimp on deep-sea sediment community oxygen consumption","volume":"5","author":[{"family":"Leduc","given":"Daniel"},{"family":"Pilditch","given":"Conrad A."}],"issued":{"date-parts":[["2017",5,11]]}}},{"id":4257,"uris":["http://zotero.org/users/1268121/items/D6TIGKCR"],"uri":["http://zotero.org/users/1268121/items/D6TIGKCR"],"itemData":{"id":4257,"type":"article-journal","abstract":"The outer western Crimean shelf of the Black Sea is a natural laboratory to investigate effects of stable oxic versus varying hypoxic conditions on seafloor biogeochemical processes and benthic community structure. Bottom-water oxygen concentrations ranged from normoxic (175 μmol O2 L−1) and hypoxic (&lt; 63 μmol O2 L−1) or even anoxic/sulfidic conditions within a few kilometers' distance. Variations in oxygen concentrations between 160 and 10 μmol L−1 even occurred within hours close to the chemocline at 134 m water depth. Total oxygen uptake, including diffusive as well as fauna-mediated oxygen  consumption, decreased from 15 mmol m−2 d−1 on average in the oxic zone, to 7 mmol m−2 d−1 on average in the hypoxic zone, correlating with changes in macrobenthos composition. Benthic diffusive oxygen uptake rates, comprising respiration of microorganisms and small meiofauna, were similar in oxic and hypoxic zones (on average 4.5 mmol m−2 d−1), but declined to 1.3 mmol m−2 d−1 in bottom waters with oxygen concentrations below 20 μmol L−1. Measurements and modeling of porewater profiles indicated that reoxidation of reduced compounds played only a minor role in diffusive oxygen uptake under the different oxygen conditions, leaving the major fraction to aerobic degradation of organic carbon. Remineralization efficiency decreased from nearly 100 % in the oxic zone, to 50 % in the oxic–hypoxic zone, to 10 % in the hypoxic–anoxic zone. Overall, the faunal remineralization rate was more important, but also more influenced by fluctuating oxygen concentrations, than microbial and geochemical oxidation processes.","container-title":"Biogeosciences","DOI":"10.5194/bg-12-5075-2015","ISSN":"1726-4189","issue":"16","journalAbbreviation":"Biogeosciences","page":"5075-5092","source":"Copernicus Online Journals","title":"Effects of fluctuating hypoxia on benthic oxygen consumption in the Black Sea (Crimean shelf)","volume":"12","author":[{"family":"Lichtschlag","given":"A."},{"family":"Donis","given":"D."},{"family":"Janssen","given":"F."},{"family":"Jessen","given":"G. L."},{"family":"Holtappels","given":"M."},{"family":"Wenzhöfer","given":"F."},{"family":"Mazlumyan","given":"S."},{"family":"Sergeeva","given":"N."},{"family":"Waldmann","given":"C."},{"family":"Boetius","given":"A."}],"issued":{"date-parts":[["2015",8,27]]}}},{"id":5628,"uris":["http://zotero.org/users/1268121/items/HVPA2BH3"],"uri":["http://zotero.org/users/1268121/items/HVPA2BH3"],"itemData":{"id":5628,"type":"article-journal","abstract":"In situ measurements in a shallow water sediment were performed using three different modules—a microprofiling unit, a transparent benthic chamber, and a planar optode periscope. The combined data set revealed an extremely patchy and variable benthic O2 distribution primarily due to temporal variations in fauna activity and photosynthesis. A distinct diel pattern in the fauna</w:delInstrText>
        </w:r>
        <w:r w:rsidDel="00FE6496">
          <w:rPr>
            <w:rFonts w:hint="eastAsia"/>
          </w:rPr>
          <w:delInstrText xml:space="preserve"> activity, dominated by Hediste diversicolor, resulted in strongly elevated O2 uptake rates of ~5.3 mmol m</w:delInstrText>
        </w:r>
        <w:r w:rsidDel="00FE6496">
          <w:rPr>
            <w:rFonts w:ascii="新細明體-ExtB" w:eastAsia="新細明體-ExtB" w:hAnsi="新細明體-ExtB" w:cs="新細明體-ExtB" w:hint="eastAsia"/>
          </w:rPr>
          <w:delInstrText>𠈒</w:delInstrText>
        </w:r>
        <w:r w:rsidDel="00FE6496">
          <w:rPr>
            <w:rFonts w:hint="eastAsia"/>
          </w:rPr>
          <w:delInstrText>2 h</w:delInstrText>
        </w:r>
        <w:r w:rsidDel="00FE6496">
          <w:rPr>
            <w:rFonts w:ascii="新細明體-ExtB" w:eastAsia="新細明體-ExtB" w:hAnsi="新細明體-ExtB" w:cs="新細明體-ExtB" w:hint="eastAsia"/>
          </w:rPr>
          <w:delInstrText>𠈒</w:delInstrText>
        </w:r>
        <w:r w:rsidDel="00FE6496">
          <w:rPr>
            <w:rFonts w:hint="eastAsia"/>
          </w:rPr>
          <w:delInstrText>1 at the onset of darkness. The activity gradually diminished during the night, and the O2 uptake decreased to less than half the maximum rate</w:delInstrText>
        </w:r>
        <w:r w:rsidDel="00FE6496">
          <w:delInstrText xml:space="preserve"> just before sunrise. The volume of oxic sediment around burrow structures was influenced by changing environmental conditions (benthic photosynthesis and fauna activity) but grossly exceeded that below the primary sediment surface. The volume specific respiration rate around burrows was more than seven times higher than the equivalent value at the sediment surface. A budget of the O2 consumption revealed that the O2 uptake through the burrow walls just after sunset accounted for the major part of the total O2 uptake on a diel scale. The study demonstrates that light-driven variations in fauna activity can have great effects on the total benthic O2 consumption rate with large implications for estimated benthic mineralization rates.","container-title":"Limnology and Oceanography","DOI":"10.4319/lo.2004.49.5.1471","ISSN":"1939-5590","issue":"5","journalAbbreviation":"Limnol. Oceanogr.","language":"en","page":"1471-1481","source":"Wiley Online Library","title":"Small-scale spatial and temporal variability in coastal benthic O2 dynamics: Effects of fauna activity","title-short":"Small-scale spatial and temporal variability in coastal benthic O2 dynamics","volume":"49","author":[{"family":"Wenzhöfer","given":"Frank"},{"family":"Glud","given":"Ronnie N."}],"issued":{"date-parts":[["2004",9,1]]}}}],"schema":"https://github.com/citation-style-language/schema/raw/master/csl-citation.json"} </w:delInstrText>
        </w:r>
        <w:r w:rsidDel="00FE6496">
          <w:fldChar w:fldCharType="separate"/>
        </w:r>
        <w:r w:rsidRPr="00421648" w:rsidDel="00FE6496">
          <w:rPr>
            <w:kern w:val="0"/>
          </w:rPr>
          <w:delText>(Glud, 2008; Leduc and Pilditch, 2017; Lichtschlag et al., 2015; Wenzhöfer and Glud, 2004)</w:delText>
        </w:r>
        <w:r w:rsidDel="00FE6496">
          <w:fldChar w:fldCharType="end"/>
        </w:r>
        <w:r w:rsidDel="00FE6496">
          <w:rPr>
            <w:rFonts w:eastAsia="標楷體"/>
            <w:szCs w:val="22"/>
          </w:rPr>
          <w:delText xml:space="preserve">. </w:delText>
        </w:r>
        <w:r w:rsidDel="00FE6496">
          <w:rPr>
            <w:rFonts w:eastAsia="標楷體" w:hint="eastAsia"/>
            <w:szCs w:val="22"/>
          </w:rPr>
          <w:delText xml:space="preserve"> </w:delText>
        </w:r>
        <w:r w:rsidDel="00FE6496">
          <w:rPr>
            <w:rFonts w:eastAsia="標楷體"/>
            <w:szCs w:val="22"/>
          </w:rPr>
          <w:delText xml:space="preserve">The microbial respiration will </w:delText>
        </w:r>
        <w:r w:rsidRPr="00FA064C" w:rsidDel="00FE6496">
          <w:rPr>
            <w:rFonts w:eastAsia="標楷體"/>
            <w:noProof/>
            <w:szCs w:val="22"/>
          </w:rPr>
          <w:delText>be set</w:delText>
        </w:r>
        <w:r w:rsidDel="00FE6496">
          <w:rPr>
            <w:rFonts w:eastAsia="標楷體"/>
            <w:szCs w:val="22"/>
          </w:rPr>
          <w:delText xml:space="preserve"> to the DOU and BMU is partitioned </w:delText>
        </w:r>
        <w:r w:rsidDel="00FE6496">
          <w:rPr>
            <w:rFonts w:eastAsia="標楷體" w:hint="eastAsia"/>
            <w:szCs w:val="22"/>
          </w:rPr>
          <w:delText xml:space="preserve">allometrically among the </w:delText>
        </w:r>
        <w:r w:rsidDel="00FE6496">
          <w:rPr>
            <w:rFonts w:eastAsia="標楷體"/>
            <w:szCs w:val="22"/>
          </w:rPr>
          <w:delText>meiofauna and macrofauna biomass</w:delText>
        </w:r>
        <w:r w:rsidDel="00FE6496">
          <w:rPr>
            <w:rFonts w:eastAsia="標楷體" w:hint="eastAsia"/>
            <w:szCs w:val="22"/>
          </w:rPr>
          <w:delText>.</w:delText>
        </w:r>
        <w:r w:rsidDel="00FE6496">
          <w:rPr>
            <w:rFonts w:eastAsia="標楷體"/>
            <w:szCs w:val="22"/>
          </w:rPr>
          <w:delText xml:space="preserve">  (3) The respiration of meiofauna and macrofauna will be calculated based on body size and temperature </w:delText>
        </w:r>
        <w:r w:rsidDel="00FE6496">
          <w:rPr>
            <w:rFonts w:eastAsia="標楷體"/>
            <w:szCs w:val="22"/>
          </w:rPr>
          <w:fldChar w:fldCharType="begin"/>
        </w:r>
        <w:r w:rsidDel="00FE6496">
          <w:rPr>
            <w:rFonts w:eastAsia="標楷體"/>
            <w:szCs w:val="22"/>
          </w:rPr>
          <w:delInstrText xml:space="preserve"> ADDIN ZOTERO_ITEM CSL_CITATION {"citationID":"apeeppc1cb","properties":{"formattedCitation":"(Mahaut et al., 1995; Moodley et al., 2008)","plainCitation":"(Mahaut et al., 1995; Moodley et al., 2008)","noteIndex":0},"citationItems":[{"id":4488,"uris":["http://zotero.org/users/1268121/items/89I9ZRPK"],"uri":["http://zotero.org/users/1268121/items/89I9ZRPK"],"itemData":{"id":4488,"type":"article-journal","abstract":"Prediction of the contribution of the deep ecosystem to recycling of organic carbon in the global ocean requires an estimation of the carbon fluxes within the deep benthic food web and their remineralization through respiration processes. After compiling all the existing data on the respiration rate of deep benthic organisms, measured at a comparable ambient temperature (24°C), we suggest here an allometric equation, relating individual respiration rate R (in day−1 ) to individual weight W (in mg C), i.e. R = 7.4 × 10−3 × W−0.24. Thus we have succeeded in calculating the sediment respiration rate at an intensively sampled station at a depth of 2100 m in the N.E. Atlantic. The agreement between this theoretical estimate and another one done at the same depth in situ at a NW Atlantic station shows the reliability of our results and their value for modelling deep benthic organic carbon transfer.","container-title":"Deep Sea Research Part I: Oceanographic Research Papers","DOI":"10.1016/0967-0637(95)00070-M","ISSN":"0967-0637","issue":"9","journalAbbreviation":"Deep Sea Research Part I: Oceanographic Research Papers","page":"1575-1582","source":"ScienceDirect","title":"Weight-dependent respiration rates in deep-sea organisms","volume":"42","author":[{"family":"Mahaut","given":"M. -L."},{"family":"Sibuet","given":"M."},{"family":"Shirayama","given":"Y."}],"issued":{"date-parts":[["1995",9,1]]}}},{"id":5627,"uris":["http://zotero.org/users/1268121/items/L7L59KPX"],"uri":["http://zotero.org/users/1268121/items/L7L59KPX"],"itemData":{"id":5627,"type":"article-journal","abstract":"Meiofauna (small-sized Metazoa and Foraminifera) may constitute a significant part of seafloor biomass and potentially play an important role in benthic metabolism. However, respiration measurements are limited and the methods used are diverse together complicating comparison or upscaling. Here we describe a novel glass micro-respiration chamber used to perform non-invasive measurements (built-in oxygen-sensitive fluorogenic membrane and stirrer) and together with direct organic carbon measurements report initial biomass-specific respiration rates of common intertidal meiofauna. Results indicate large differences between respiration rates of different taxa (biomass 0.7–5.2 µg C per individual) but very similar organic carbon biomass-specific respiration rates (1.6–2.5 µl O2 h−1 mgC−1 or on average 2.0±0.3 µl O2 h−1 mgC−1). This new, rapid and accurate method allows the study of metabolic allometry of the different small-sized taxa and determining their functional role in benthic metabolism.","container-title":"Journal of Experimental Marine Biology and Ecology","DOI":"10.1016/j.jembe.2007.12.025","ISSN":"0022-0981","issue":"1","journalAbbreviation":"Journal of Experimental Marine Biology and Ecology","page":"41-47","source":"ScienceDirect","title":"Biomass-specific respiration rates of benthic meiofauna: Demonstrating a novel oxygen micro-respiration system","title-short":"Biomass-specific respiration rates of benthic meiofauna","volume":"357","author":[{"family":"Moodley","given":"Leon"},{"family":"Steyaert","given":"Maaike"},{"family":"Epping","given":"Eric"},{"family":"Middelburg","given":"Jack J."},{"family":"Vincx","given":"Magda"},{"family":"Avesaath","given":"Pim","non-dropping-particle":"van"},{"family":"Moens","given":"Tom"},{"family":"Soetaert","given":"Karline"}],"issued":{"date-parts":[["2008",3,17]]}}}],"schema":"https://github.com/citation-style-language/schema/raw/master/csl-citation.json"} </w:delInstrText>
        </w:r>
        <w:r w:rsidDel="00FE6496">
          <w:rPr>
            <w:rFonts w:eastAsia="標楷體"/>
            <w:szCs w:val="22"/>
          </w:rPr>
          <w:fldChar w:fldCharType="separate"/>
        </w:r>
        <w:r w:rsidRPr="00421648" w:rsidDel="00FE6496">
          <w:delText>(Mahaut et al., 1995; Moodley et al., 2008)</w:delText>
        </w:r>
        <w:r w:rsidDel="00FE6496">
          <w:rPr>
            <w:rFonts w:eastAsia="標楷體"/>
            <w:szCs w:val="22"/>
          </w:rPr>
          <w:fldChar w:fldCharType="end"/>
        </w:r>
        <w:r w:rsidDel="00FE6496">
          <w:rPr>
            <w:rFonts w:eastAsia="標楷體"/>
            <w:szCs w:val="22"/>
          </w:rPr>
          <w:delText xml:space="preserve">.  The respiration of bacteria will then </w:delText>
        </w:r>
        <w:r w:rsidRPr="00FA064C" w:rsidDel="00FE6496">
          <w:rPr>
            <w:rFonts w:eastAsia="標楷體"/>
            <w:noProof/>
            <w:szCs w:val="22"/>
          </w:rPr>
          <w:delText>be estimated</w:delText>
        </w:r>
        <w:r w:rsidDel="00FE6496">
          <w:rPr>
            <w:rFonts w:eastAsia="標楷體"/>
            <w:szCs w:val="22"/>
          </w:rPr>
          <w:delText xml:space="preserve"> by subtracting the integrated </w:delText>
        </w:r>
        <w:r w:rsidRPr="00FA064C" w:rsidDel="00FE6496">
          <w:rPr>
            <w:rFonts w:eastAsia="標楷體"/>
            <w:noProof/>
            <w:szCs w:val="22"/>
          </w:rPr>
          <w:delText>mei</w:delText>
        </w:r>
        <w:r w:rsidDel="00FE6496">
          <w:rPr>
            <w:rFonts w:eastAsia="標楷體"/>
            <w:noProof/>
            <w:szCs w:val="22"/>
          </w:rPr>
          <w:delText>ofa</w:delText>
        </w:r>
        <w:r w:rsidRPr="00FA064C" w:rsidDel="00FE6496">
          <w:rPr>
            <w:rFonts w:eastAsia="標楷體"/>
            <w:noProof/>
            <w:szCs w:val="22"/>
          </w:rPr>
          <w:delText>una</w:delText>
        </w:r>
        <w:r w:rsidDel="00FE6496">
          <w:rPr>
            <w:rFonts w:eastAsia="標楷體"/>
            <w:szCs w:val="22"/>
          </w:rPr>
          <w:delText xml:space="preserve"> and macrofauna respiration from the SCOC.  The unknown predator-prey relationships or carbon flows (arrows in Fig. 12) will </w:delText>
        </w:r>
        <w:r w:rsidRPr="00FA064C" w:rsidDel="00FE6496">
          <w:rPr>
            <w:rFonts w:eastAsia="標楷體"/>
            <w:noProof/>
            <w:szCs w:val="22"/>
          </w:rPr>
          <w:delText>be solved</w:delText>
        </w:r>
        <w:r w:rsidDel="00FE6496">
          <w:rPr>
            <w:rFonts w:eastAsia="標楷體"/>
            <w:szCs w:val="22"/>
          </w:rPr>
          <w:delText xml:space="preserve"> by a linear inverse model (LIM) based on the </w:delText>
        </w:r>
        <w:r w:rsidRPr="00DE4B73" w:rsidDel="00FE6496">
          <w:rPr>
            <w:rFonts w:eastAsia="標楷體"/>
            <w:noProof/>
            <w:szCs w:val="22"/>
          </w:rPr>
          <w:delText>mass</w:delText>
        </w:r>
        <w:r w:rsidDel="00FE6496">
          <w:rPr>
            <w:rFonts w:eastAsia="標楷體"/>
            <w:szCs w:val="22"/>
          </w:rPr>
          <w:delText xml:space="preserve"> balance of each stock (box in Fig. 12) and the upper and lower bounds of carbon flow from the available </w:delText>
        </w:r>
        <w:r w:rsidRPr="00DE4B73" w:rsidDel="00FE6496">
          <w:rPr>
            <w:rFonts w:eastAsia="標楷體"/>
            <w:noProof/>
            <w:szCs w:val="22"/>
          </w:rPr>
          <w:delText>literature</w:delText>
        </w:r>
        <w:r w:rsidDel="00FE6496">
          <w:rPr>
            <w:rFonts w:eastAsia="標楷體" w:hint="eastAsia"/>
            <w:noProof/>
            <w:szCs w:val="22"/>
          </w:rPr>
          <w:delText>s</w:delText>
        </w:r>
        <w:r w:rsidDel="00FE6496">
          <w:rPr>
            <w:rFonts w:eastAsia="標楷體"/>
            <w:szCs w:val="22"/>
          </w:rPr>
          <w:delText xml:space="preserve">. </w:delText>
        </w:r>
        <w:r w:rsidDel="00FE6496">
          <w:rPr>
            <w:rFonts w:eastAsia="標楷體" w:hint="eastAsia"/>
            <w:szCs w:val="22"/>
          </w:rPr>
          <w:delText xml:space="preserve"> </w:delText>
        </w:r>
        <w:r w:rsidDel="00FE6496">
          <w:rPr>
            <w:rFonts w:eastAsia="標楷體"/>
            <w:szCs w:val="22"/>
          </w:rPr>
          <w:delText xml:space="preserve">The </w:delText>
        </w:r>
        <w:r w:rsidRPr="002640BA" w:rsidDel="00FE6496">
          <w:rPr>
            <w:rFonts w:eastAsia="標楷體"/>
            <w:i/>
            <w:szCs w:val="22"/>
          </w:rPr>
          <w:delText>LIM</w:delText>
        </w:r>
        <w:r w:rsidDel="00FE6496">
          <w:rPr>
            <w:rFonts w:eastAsia="標楷體"/>
            <w:szCs w:val="22"/>
          </w:rPr>
          <w:delText xml:space="preserve"> package </w:delText>
        </w:r>
        <w:r w:rsidDel="00FE6496">
          <w:rPr>
            <w:rFonts w:eastAsia="標楷體"/>
            <w:szCs w:val="22"/>
          </w:rPr>
          <w:fldChar w:fldCharType="begin"/>
        </w:r>
        <w:r w:rsidDel="00FE6496">
          <w:rPr>
            <w:rFonts w:eastAsia="標楷體"/>
            <w:szCs w:val="22"/>
          </w:rPr>
          <w:delInstrText xml:space="preserve"> ADDIN ZOTERO_ITEM CSL_CITATION {"citationID":"0nAtm5Iq","properties":{"formattedCitation":"(Soetaert and Herman, 2009; van Oevelen et al., 2010)","plainCitation":"(Soetaert and Herman, 2009; van Oevelen et al., 2010)","noteIndex":0},"citationItems":[{"id":310,"uris":["http://zotero.org/users/1268121/items/E7J6R56P"],"uri":["http://zotero.org/users/1268121/items/E7J6R56P"],"itemData":{"id":310,"type":"book","event-place":"[Dordrecht]","ISBN":"978-1-4020-8624-3","language":"English","publisher":"Springer","publisher-place":"[Dordrecht]","source":"Open WorldCat","title":"A practical guide to ecological modelling using R as a simulation platform","URL":"http://site.ebrary.com/id/10253335","author":[{"family":"Soetaert","given":"Karline"},{"family":"Herman","given":"P. M. J"}],"accessed":{"date-parts":[["2013",9,21]]},"issued":{"date-parts":[["2009"]]}}},{"id":5629,"uris":["http://zotero.org/users/1268121/items/SJXGQCCQ"],"uri":["http://zotero.org/users/1268121/items/SJXGQCCQ"],"itemData":{"id":5629,"type":"article-journal","abstract":"The quantitative mapping of food web flows based on empirical data is a crucial yet difficult task in ecology. The difficulty arises from the under-sampling of food webs, because most data sets are incomplete and uncertain. In this article, we review methods to quantify food web flows based on empirical data using linear inverse models (LIM). The food web in a LIM is described as a linear function of its flows, which are estimated from empirical data by inversemodeling. The under-sampling of food webs implies that infinitely many different solutions exist that are consistent with a given data set. The existing approaches to food web LIM select a single solution from this infinite set by invoking additional assumptions: either a specific selection criterion that has no solid ecological basis is used or the data set is artificially upgraded by assigning fixed values to, for example, physiological parameters. Here, we advance a likelihood approach (LA) that follows a different solution philosophy. Rather than singling out one particular solution, the LA generates a large set of possible solutions from which the marginal probability density function (mPDF) of each flow and correlations between flows can be derived. The LA is exemplified with an example model of a soil food web and is made available in the open-source R-software. Moreover, we show how stoichiometric data, stable isotope signatures, and fatty acid compositions can be included in the LIM to alleviate the under-sampling problem. Overall, LIM prove to be a powerful tool in food web research, which can bridge the gap between empirical data and the analysis of food web structures.","container-title":"Ecosystems","DOI":"10.1007/s10021-009-9297-6","ISSN":"1432-9840, 1435-0629","issue":"1","journalAbbreviation":"Ecosystems","language":"en","page":"32-45","source":"link.springer.com","title":"Quantifying Food Web Flows Using Linear Inverse Models","volume":"13","author":[{"family":"Oevelen","given":"Dick","non-dropping-particle":"van"},{"family":"Meersche","given":"Karel Van","dropping-particle":"den"},{"family":"Meysman","given":"Filip J. R."},{"family":"Soetaert","given":"Karline"},{"family":"Middelburg","given":"Jack J."},{"family":"Vézina","given":"Alain F."}],"issued":{"date-parts":[["2010",1,1]]}}}],"schema":"https://github.com/citation-style-language/schema/raw/master/csl-citation.json"} </w:delInstrText>
        </w:r>
        <w:r w:rsidDel="00FE6496">
          <w:rPr>
            <w:rFonts w:eastAsia="標楷體"/>
            <w:szCs w:val="22"/>
          </w:rPr>
          <w:fldChar w:fldCharType="separate"/>
        </w:r>
        <w:r w:rsidRPr="00421648" w:rsidDel="00FE6496">
          <w:delText>(Soetaert and Herman, 2009; van Oevelen et al., 2010)</w:delText>
        </w:r>
        <w:r w:rsidDel="00FE6496">
          <w:rPr>
            <w:rFonts w:eastAsia="標楷體"/>
            <w:szCs w:val="22"/>
          </w:rPr>
          <w:fldChar w:fldCharType="end"/>
        </w:r>
        <w:r w:rsidDel="00FE6496">
          <w:rPr>
            <w:rFonts w:eastAsia="標楷體"/>
            <w:szCs w:val="22"/>
          </w:rPr>
          <w:delText xml:space="preserve"> in R (R Development Core Team 2020</w:delText>
        </w:r>
        <w:r w:rsidRPr="002640BA" w:rsidDel="00FE6496">
          <w:rPr>
            <w:rFonts w:eastAsia="標楷體"/>
            <w:szCs w:val="22"/>
          </w:rPr>
          <w:delText>)</w:delText>
        </w:r>
        <w:r w:rsidDel="00FE6496">
          <w:rPr>
            <w:rFonts w:eastAsia="標楷體"/>
            <w:szCs w:val="22"/>
          </w:rPr>
          <w:delText xml:space="preserve"> will be used to </w:delText>
        </w:r>
        <w:r w:rsidRPr="00DE4B73" w:rsidDel="00FE6496">
          <w:rPr>
            <w:rFonts w:eastAsia="標楷體"/>
            <w:noProof/>
            <w:szCs w:val="22"/>
          </w:rPr>
          <w:delText>set</w:delText>
        </w:r>
        <w:r w:rsidDel="00FE6496">
          <w:rPr>
            <w:rFonts w:eastAsia="標楷體"/>
            <w:noProof/>
            <w:szCs w:val="22"/>
          </w:rPr>
          <w:delText xml:space="preserve"> </w:delText>
        </w:r>
        <w:r w:rsidRPr="00DE4B73" w:rsidDel="00FE6496">
          <w:rPr>
            <w:rFonts w:eastAsia="標楷體"/>
            <w:noProof/>
            <w:szCs w:val="22"/>
          </w:rPr>
          <w:delText>up</w:delText>
        </w:r>
        <w:r w:rsidDel="00FE6496">
          <w:rPr>
            <w:rFonts w:eastAsia="標楷體"/>
            <w:szCs w:val="22"/>
          </w:rPr>
          <w:delText xml:space="preserve"> and solved the conceptual model in Fig. 12.  Based on a likelihood approach, an infinite </w:delText>
        </w:r>
        <w:r w:rsidRPr="00DE4B73" w:rsidDel="00FE6496">
          <w:rPr>
            <w:rFonts w:eastAsia="標楷體"/>
            <w:noProof/>
            <w:szCs w:val="22"/>
          </w:rPr>
          <w:delText>number</w:delText>
        </w:r>
        <w:r w:rsidDel="00FE6496">
          <w:rPr>
            <w:rFonts w:eastAsia="標楷體"/>
            <w:szCs w:val="22"/>
          </w:rPr>
          <w:delText xml:space="preserve"> of solutions may </w:delText>
        </w:r>
        <w:r w:rsidRPr="00DE4B73" w:rsidDel="00FE6496">
          <w:rPr>
            <w:rFonts w:eastAsia="標楷體"/>
            <w:noProof/>
            <w:szCs w:val="22"/>
          </w:rPr>
          <w:delText>be reache</w:delText>
        </w:r>
        <w:r w:rsidDel="00FE6496">
          <w:rPr>
            <w:rFonts w:eastAsia="標楷體"/>
            <w:noProof/>
            <w:szCs w:val="22"/>
          </w:rPr>
          <w:delText>d</w:delText>
        </w:r>
        <w:r w:rsidDel="00FE6496">
          <w:rPr>
            <w:rFonts w:eastAsia="標楷體"/>
            <w:szCs w:val="22"/>
          </w:rPr>
          <w:delText xml:space="preserve"> by LIM, given the large numbers of unknown carbon flows.  </w:delText>
        </w:r>
        <w:r w:rsidDel="00FE6496">
          <w:rPr>
            <w:rFonts w:eastAsia="標楷體" w:hint="eastAsia"/>
            <w:szCs w:val="22"/>
          </w:rPr>
          <w:delText>I</w:delText>
        </w:r>
        <w:r w:rsidDel="00FE6496">
          <w:rPr>
            <w:rFonts w:eastAsia="標楷體"/>
            <w:szCs w:val="22"/>
          </w:rPr>
          <w:delText>n such a case, the modeled carbon flows will be randomly re-sampled to calculate the mean and standard deviation.</w:delText>
        </w:r>
      </w:del>
    </w:p>
    <w:p w:rsidR="00FE13C7" w:rsidDel="00451029" w:rsidRDefault="00FE13C7">
      <w:pPr>
        <w:spacing w:before="120" w:after="120" w:line="276" w:lineRule="auto"/>
        <w:jc w:val="center"/>
        <w:rPr>
          <w:del w:id="166" w:author="user" w:date="2021-12-15T17:27:00Z"/>
          <w:rFonts w:eastAsia="標楷體"/>
          <w:szCs w:val="22"/>
        </w:rPr>
      </w:pPr>
      <w:del w:id="167" w:author="user" w:date="2021-12-13T17:31:00Z">
        <w:r w:rsidRPr="000433C2" w:rsidDel="009946C0">
          <w:rPr>
            <w:rFonts w:eastAsia="標楷體"/>
            <w:noProof/>
            <w:szCs w:val="22"/>
          </w:rPr>
          <w:lastRenderedPageBreak/>
          <w:drawing>
            <wp:inline distT="0" distB="0" distL="0" distR="0" wp14:anchorId="3AF39DEB" wp14:editId="2EFE0143">
              <wp:extent cx="3486150" cy="34575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6150" cy="3457575"/>
                      </a:xfrm>
                      <a:prstGeom prst="rect">
                        <a:avLst/>
                      </a:prstGeom>
                      <a:noFill/>
                      <a:ln>
                        <a:noFill/>
                      </a:ln>
                    </pic:spPr>
                  </pic:pic>
                </a:graphicData>
              </a:graphic>
            </wp:inline>
          </w:drawing>
        </w:r>
      </w:del>
    </w:p>
    <w:p w:rsidR="00FE13C7" w:rsidRDefault="00FE13C7">
      <w:pPr>
        <w:spacing w:before="120" w:after="120" w:line="276" w:lineRule="auto"/>
        <w:jc w:val="center"/>
        <w:rPr>
          <w:ins w:id="168" w:author="user" w:date="2021-12-13T13:47:00Z"/>
          <w:rFonts w:eastAsia="標楷體"/>
          <w:szCs w:val="22"/>
        </w:rPr>
        <w:pPrChange w:id="169" w:author="user" w:date="2021-12-16T13:58:00Z">
          <w:pPr>
            <w:spacing w:before="120" w:after="120" w:line="276" w:lineRule="auto"/>
            <w:jc w:val="both"/>
          </w:pPr>
        </w:pPrChange>
      </w:pPr>
      <w:r>
        <w:rPr>
          <w:rFonts w:eastAsia="標楷體" w:hint="eastAsia"/>
          <w:szCs w:val="22"/>
        </w:rPr>
        <w:t xml:space="preserve">Fig. </w:t>
      </w:r>
      <w:r>
        <w:rPr>
          <w:rFonts w:eastAsia="標楷體"/>
          <w:szCs w:val="22"/>
        </w:rPr>
        <w:t>12</w:t>
      </w:r>
      <w:r>
        <w:rPr>
          <w:rFonts w:eastAsia="標楷體" w:hint="eastAsia"/>
          <w:szCs w:val="22"/>
        </w:rPr>
        <w:t xml:space="preserve">. Conceptual </w:t>
      </w:r>
      <w:r>
        <w:rPr>
          <w:rFonts w:eastAsia="標楷體"/>
          <w:szCs w:val="22"/>
        </w:rPr>
        <w:t xml:space="preserve">benthic </w:t>
      </w:r>
      <w:r>
        <w:rPr>
          <w:rFonts w:eastAsia="標楷體" w:hint="eastAsia"/>
          <w:szCs w:val="22"/>
        </w:rPr>
        <w:t>food web model off SW Taiwan</w:t>
      </w:r>
    </w:p>
    <w:p w:rsidR="0076127A" w:rsidRDefault="00FE6496">
      <w:pPr>
        <w:spacing w:before="120" w:after="120" w:line="276" w:lineRule="auto"/>
        <w:ind w:firstLineChars="200" w:firstLine="480"/>
        <w:jc w:val="both"/>
        <w:rPr>
          <w:ins w:id="170" w:author="user" w:date="2021-12-15T17:21:00Z"/>
          <w:rFonts w:eastAsia="標楷體"/>
          <w:szCs w:val="22"/>
        </w:rPr>
        <w:pPrChange w:id="171" w:author="user" w:date="2021-12-16T13:45:00Z">
          <w:pPr>
            <w:spacing w:before="120" w:after="120" w:line="276" w:lineRule="auto"/>
            <w:ind w:firstLine="450"/>
            <w:jc w:val="both"/>
          </w:pPr>
        </w:pPrChange>
      </w:pPr>
      <w:ins w:id="172" w:author="user" w:date="2021-12-14T10:14:00Z">
        <w:r w:rsidRPr="006E436D">
          <w:rPr>
            <w:rFonts w:eastAsia="標楷體"/>
            <w:b/>
            <w:szCs w:val="22"/>
          </w:rPr>
          <w:t xml:space="preserve">Physiological and </w:t>
        </w:r>
        <w:r>
          <w:rPr>
            <w:rFonts w:eastAsia="標楷體"/>
            <w:b/>
            <w:szCs w:val="22"/>
          </w:rPr>
          <w:t>behavioral c</w:t>
        </w:r>
        <w:r w:rsidRPr="006E436D">
          <w:rPr>
            <w:rFonts w:eastAsia="標楷體"/>
            <w:b/>
            <w:szCs w:val="22"/>
          </w:rPr>
          <w:t>onstraints</w:t>
        </w:r>
        <w:r>
          <w:rPr>
            <w:rFonts w:eastAsia="標楷體" w:hint="eastAsia"/>
            <w:b/>
            <w:szCs w:val="22"/>
          </w:rPr>
          <w:t xml:space="preserve">: </w:t>
        </w:r>
      </w:ins>
      <w:ins w:id="173" w:author="user" w:date="2021-12-15T16:56:00Z">
        <w:r w:rsidR="00EB4212">
          <w:rPr>
            <w:rFonts w:eastAsia="標楷體"/>
            <w:szCs w:val="22"/>
          </w:rPr>
          <w:t xml:space="preserve">A </w:t>
        </w:r>
      </w:ins>
      <w:ins w:id="174" w:author="user" w:date="2021-12-15T16:57:00Z">
        <w:r w:rsidR="00EB4212">
          <w:rPr>
            <w:rFonts w:eastAsia="標楷體"/>
            <w:szCs w:val="22"/>
          </w:rPr>
          <w:t>broadly accepted physical constraint is that, for e</w:t>
        </w:r>
      </w:ins>
      <w:ins w:id="175" w:author="user" w:date="2021-12-15T16:58:00Z">
        <w:r w:rsidR="00EB4212">
          <w:rPr>
            <w:rFonts w:eastAsia="標楷體"/>
            <w:szCs w:val="22"/>
          </w:rPr>
          <w:t xml:space="preserve">ach chemical element, mass is conserved. </w:t>
        </w:r>
      </w:ins>
      <w:ins w:id="176" w:author="user" w:date="2021-12-15T16:59:00Z">
        <w:r w:rsidR="00EB4212">
          <w:rPr>
            <w:rFonts w:eastAsia="標楷體"/>
            <w:szCs w:val="22"/>
          </w:rPr>
          <w:t xml:space="preserve">This mass balance principle is the backbone </w:t>
        </w:r>
      </w:ins>
      <w:ins w:id="177" w:author="user" w:date="2021-12-15T17:05:00Z">
        <w:r w:rsidR="007E455C">
          <w:rPr>
            <w:rFonts w:eastAsia="標楷體"/>
            <w:szCs w:val="22"/>
          </w:rPr>
          <w:t>of the food web</w:t>
        </w:r>
      </w:ins>
      <w:ins w:id="178" w:author="user" w:date="2021-12-15T17:06:00Z">
        <w:r w:rsidR="007E455C">
          <w:rPr>
            <w:rFonts w:eastAsia="標楷體"/>
            <w:szCs w:val="22"/>
          </w:rPr>
          <w:t xml:space="preserve"> model. First of all, the mass balance can be written as the general form:</w:t>
        </w:r>
      </w:ins>
    </w:p>
    <w:p w:rsidR="0076127A" w:rsidRDefault="004E3E7A">
      <w:pPr>
        <w:spacing w:before="120" w:after="120" w:line="276" w:lineRule="auto"/>
        <w:ind w:firstLine="450"/>
        <w:jc w:val="center"/>
        <w:rPr>
          <w:ins w:id="179" w:author="user" w:date="2021-12-15T17:21:00Z"/>
          <w:rFonts w:eastAsia="標楷體"/>
          <w:szCs w:val="22"/>
        </w:rPr>
        <w:pPrChange w:id="180" w:author="user" w:date="2021-12-15T17:21:00Z">
          <w:pPr>
            <w:spacing w:before="120" w:after="120" w:line="276" w:lineRule="auto"/>
            <w:ind w:firstLine="450"/>
            <w:jc w:val="both"/>
          </w:pPr>
        </w:pPrChange>
      </w:pPr>
      <m:oMath>
        <m:f>
          <m:fPr>
            <m:ctrlPr>
              <w:ins w:id="181" w:author="user" w:date="2021-12-15T17:07:00Z">
                <w:rPr>
                  <w:rFonts w:ascii="Cambria Math" w:eastAsia="標楷體" w:hAnsi="Cambria Math"/>
                  <w:szCs w:val="22"/>
                </w:rPr>
              </w:ins>
            </m:ctrlPr>
          </m:fPr>
          <m:num>
            <m:r>
              <w:ins w:id="182" w:author="user" w:date="2021-12-15T17:07:00Z">
                <w:rPr>
                  <w:rFonts w:ascii="Cambria Math" w:eastAsia="標楷體" w:hAnsi="Cambria Math"/>
                  <w:szCs w:val="22"/>
                </w:rPr>
                <m:t>dX</m:t>
              </w:ins>
            </m:r>
          </m:num>
          <m:den>
            <m:r>
              <w:ins w:id="183" w:author="user" w:date="2021-12-15T17:07:00Z">
                <w:rPr>
                  <w:rFonts w:ascii="Cambria Math" w:eastAsia="標楷體" w:hAnsi="Cambria Math"/>
                  <w:szCs w:val="22"/>
                </w:rPr>
                <m:t>dt</m:t>
              </w:ins>
            </m:r>
          </m:den>
        </m:f>
        <m:r>
          <w:ins w:id="184" w:author="user" w:date="2021-12-15T17:07:00Z">
            <w:rPr>
              <w:rFonts w:ascii="Cambria Math" w:eastAsia="標楷體" w:hAnsi="Cambria Math"/>
              <w:szCs w:val="22"/>
            </w:rPr>
            <m:t>=</m:t>
          </w:ins>
        </m:r>
        <m:nary>
          <m:naryPr>
            <m:chr m:val="∑"/>
            <m:limLoc m:val="undOvr"/>
            <m:subHide m:val="1"/>
            <m:supHide m:val="1"/>
            <m:ctrlPr>
              <w:ins w:id="185" w:author="user" w:date="2021-12-15T17:07:00Z">
                <w:rPr>
                  <w:rFonts w:ascii="Cambria Math" w:eastAsia="標楷體" w:hAnsi="Cambria Math"/>
                  <w:i/>
                  <w:szCs w:val="22"/>
                </w:rPr>
              </w:ins>
            </m:ctrlPr>
          </m:naryPr>
          <m:sub/>
          <m:sup/>
          <m:e>
            <m:sSub>
              <m:sSubPr>
                <m:ctrlPr>
                  <w:ins w:id="186" w:author="user" w:date="2021-12-15T17:07:00Z">
                    <w:rPr>
                      <w:rFonts w:ascii="Cambria Math" w:eastAsia="標楷體" w:hAnsi="Cambria Math"/>
                      <w:i/>
                      <w:szCs w:val="22"/>
                    </w:rPr>
                  </w:ins>
                </m:ctrlPr>
              </m:sSubPr>
              <m:e>
                <m:r>
                  <w:ins w:id="187" w:author="user" w:date="2021-12-15T17:07:00Z">
                    <w:rPr>
                      <w:rFonts w:ascii="Cambria Math" w:eastAsia="標楷體" w:hAnsi="Cambria Math"/>
                      <w:szCs w:val="22"/>
                    </w:rPr>
                    <m:t>f</m:t>
                  </w:ins>
                </m:r>
              </m:e>
              <m:sub>
                <m:r>
                  <w:ins w:id="188" w:author="user" w:date="2021-12-15T17:07:00Z">
                    <w:rPr>
                      <w:rFonts w:ascii="Cambria Math" w:eastAsia="標楷體" w:hAnsi="Cambria Math"/>
                      <w:szCs w:val="22"/>
                    </w:rPr>
                    <m:t>in</m:t>
                  </w:ins>
                </m:r>
              </m:sub>
            </m:sSub>
            <m:r>
              <w:ins w:id="189" w:author="user" w:date="2021-12-15T17:08:00Z">
                <w:rPr>
                  <w:rFonts w:ascii="Cambria Math" w:eastAsia="標楷體" w:hAnsi="Cambria Math"/>
                  <w:szCs w:val="22"/>
                </w:rPr>
                <m:t>-</m:t>
              </w:ins>
            </m:r>
            <m:nary>
              <m:naryPr>
                <m:chr m:val="∑"/>
                <m:limLoc m:val="undOvr"/>
                <m:subHide m:val="1"/>
                <m:supHide m:val="1"/>
                <m:ctrlPr>
                  <w:ins w:id="190" w:author="user" w:date="2021-12-15T17:08:00Z">
                    <w:rPr>
                      <w:rFonts w:ascii="Cambria Math" w:eastAsia="標楷體" w:hAnsi="Cambria Math"/>
                      <w:i/>
                      <w:szCs w:val="22"/>
                    </w:rPr>
                  </w:ins>
                </m:ctrlPr>
              </m:naryPr>
              <m:sub/>
              <m:sup/>
              <m:e>
                <m:sSub>
                  <m:sSubPr>
                    <m:ctrlPr>
                      <w:ins w:id="191" w:author="user" w:date="2021-12-15T17:08:00Z">
                        <w:rPr>
                          <w:rFonts w:ascii="Cambria Math" w:eastAsia="標楷體" w:hAnsi="Cambria Math"/>
                          <w:i/>
                          <w:szCs w:val="22"/>
                        </w:rPr>
                      </w:ins>
                    </m:ctrlPr>
                  </m:sSubPr>
                  <m:e>
                    <m:r>
                      <w:ins w:id="192" w:author="user" w:date="2021-12-15T17:08:00Z">
                        <w:rPr>
                          <w:rFonts w:ascii="Cambria Math" w:eastAsia="標楷體" w:hAnsi="Cambria Math"/>
                          <w:szCs w:val="22"/>
                        </w:rPr>
                        <m:t>f</m:t>
                      </w:ins>
                    </m:r>
                  </m:e>
                  <m:sub>
                    <m:r>
                      <w:ins w:id="193" w:author="user" w:date="2021-12-15T17:08:00Z">
                        <w:rPr>
                          <w:rFonts w:ascii="Cambria Math" w:eastAsia="標楷體" w:hAnsi="Cambria Math"/>
                          <w:szCs w:val="22"/>
                        </w:rPr>
                        <m:t xml:space="preserve">out </m:t>
                      </w:ins>
                    </m:r>
                  </m:sub>
                </m:sSub>
              </m:e>
            </m:nary>
          </m:e>
        </m:nary>
      </m:oMath>
      <w:ins w:id="194" w:author="user" w:date="2021-12-15T17:08:00Z">
        <w:r w:rsidR="007E455C">
          <w:rPr>
            <w:rFonts w:eastAsia="標楷體"/>
            <w:szCs w:val="22"/>
          </w:rPr>
          <w:t>,</w:t>
        </w:r>
      </w:ins>
    </w:p>
    <w:p w:rsidR="00CA1A9A" w:rsidRPr="00CA1A9A" w:rsidRDefault="007E455C">
      <w:pPr>
        <w:spacing w:before="120" w:after="120" w:line="276" w:lineRule="auto"/>
        <w:rPr>
          <w:ins w:id="195" w:author="user" w:date="2021-12-15T17:31:00Z"/>
          <w:rFonts w:eastAsia="標楷體"/>
          <w:szCs w:val="22"/>
          <w:rPrChange w:id="196" w:author="user" w:date="2021-12-15T17:31:00Z">
            <w:rPr>
              <w:ins w:id="197" w:author="user" w:date="2021-12-15T17:31:00Z"/>
              <w:rFonts w:ascii="Cambria Math" w:eastAsia="標楷體" w:hAnsi="Cambria Math"/>
              <w:szCs w:val="22"/>
            </w:rPr>
          </w:rPrChange>
        </w:rPr>
        <w:pPrChange w:id="198" w:author="user" w:date="2021-12-15T17:31:00Z">
          <w:pPr>
            <w:spacing w:before="120" w:after="120" w:line="276" w:lineRule="auto"/>
            <w:ind w:firstLine="450"/>
            <w:jc w:val="center"/>
          </w:pPr>
        </w:pPrChange>
      </w:pPr>
      <w:ins w:id="199" w:author="user" w:date="2021-12-15T17:08:00Z">
        <w:r>
          <w:rPr>
            <w:rFonts w:eastAsia="標楷體"/>
            <w:szCs w:val="22"/>
          </w:rPr>
          <w:t>indicating that the</w:t>
        </w:r>
      </w:ins>
      <w:ins w:id="200" w:author="user" w:date="2021-12-15T17:10:00Z">
        <w:r>
          <w:rPr>
            <w:rFonts w:eastAsia="標楷體" w:hint="eastAsia"/>
            <w:szCs w:val="22"/>
          </w:rPr>
          <w:t xml:space="preserve"> </w:t>
        </w:r>
      </w:ins>
      <w:ins w:id="201" w:author="user" w:date="2021-12-15T17:14:00Z">
        <w:r w:rsidR="0076127A">
          <w:rPr>
            <w:rFonts w:eastAsia="標楷體"/>
            <w:szCs w:val="22"/>
          </w:rPr>
          <w:t xml:space="preserve">temporal mass </w:t>
        </w:r>
      </w:ins>
      <w:ins w:id="202" w:author="user" w:date="2021-12-15T17:13:00Z">
        <w:r w:rsidR="0076127A">
          <w:rPr>
            <w:rFonts w:eastAsia="標楷體" w:hint="eastAsia"/>
            <w:szCs w:val="22"/>
          </w:rPr>
          <w:t>c</w:t>
        </w:r>
        <w:r w:rsidR="0076127A">
          <w:rPr>
            <w:rFonts w:eastAsia="標楷體"/>
            <w:szCs w:val="22"/>
          </w:rPr>
          <w:t>hange</w:t>
        </w:r>
      </w:ins>
      <w:ins w:id="203" w:author="user" w:date="2021-12-15T17:14:00Z">
        <w:r w:rsidR="0076127A">
          <w:rPr>
            <w:rFonts w:eastAsia="標楷體" w:hint="eastAsia"/>
            <w:szCs w:val="22"/>
          </w:rPr>
          <w:t xml:space="preserve"> </w:t>
        </w:r>
        <m:oMath>
          <m:r>
            <m:rPr>
              <m:sty m:val="p"/>
            </m:rPr>
            <w:rPr>
              <w:rFonts w:ascii="Cambria Math" w:eastAsia="標楷體" w:hAnsi="Cambria Math" w:hint="eastAsia"/>
              <w:szCs w:val="22"/>
            </w:rPr>
            <m:t>(</m:t>
          </m:r>
          <m:f>
            <m:fPr>
              <m:ctrlPr>
                <w:rPr>
                  <w:rFonts w:ascii="Cambria Math" w:eastAsia="標楷體" w:hAnsi="Cambria Math"/>
                  <w:szCs w:val="22"/>
                </w:rPr>
              </m:ctrlPr>
            </m:fPr>
            <m:num>
              <m:r>
                <w:rPr>
                  <w:rFonts w:ascii="Cambria Math" w:eastAsia="標楷體" w:hAnsi="Cambria Math"/>
                  <w:szCs w:val="22"/>
                </w:rPr>
                <m:t>dX</m:t>
              </m:r>
            </m:num>
            <m:den>
              <m:r>
                <w:rPr>
                  <w:rFonts w:ascii="Cambria Math" w:eastAsia="標楷體" w:hAnsi="Cambria Math"/>
                  <w:szCs w:val="22"/>
                </w:rPr>
                <m:t>dt</m:t>
              </m:r>
            </m:den>
          </m:f>
          <m:r>
            <w:rPr>
              <w:rFonts w:ascii="Cambria Math" w:eastAsia="標楷體" w:hAnsi="Cambria Math" w:hint="eastAsia"/>
              <w:szCs w:val="22"/>
            </w:rPr>
            <m:t>)</m:t>
          </m:r>
        </m:oMath>
      </w:ins>
      <w:ins w:id="204" w:author="user" w:date="2021-12-15T17:13:00Z">
        <w:r w:rsidR="0076127A">
          <w:rPr>
            <w:rFonts w:eastAsia="標楷體"/>
            <w:szCs w:val="22"/>
          </w:rPr>
          <w:t xml:space="preserve"> of</w:t>
        </w:r>
      </w:ins>
      <w:ins w:id="205" w:author="user" w:date="2021-12-15T17:14:00Z">
        <w:r w:rsidR="0076127A">
          <w:rPr>
            <w:rFonts w:eastAsia="標楷體"/>
            <w:szCs w:val="22"/>
          </w:rPr>
          <w:t xml:space="preserve"> a compartment(X) </w:t>
        </w:r>
      </w:ins>
      <w:ins w:id="206" w:author="user" w:date="2021-12-15T17:15:00Z">
        <w:r w:rsidR="0076127A">
          <w:rPr>
            <w:rFonts w:eastAsia="標楷體"/>
            <w:szCs w:val="22"/>
          </w:rPr>
          <w:t xml:space="preserve">is </w:t>
        </w:r>
      </w:ins>
      <w:ins w:id="207" w:author="user" w:date="2021-12-15T17:10:00Z">
        <w:r>
          <w:rPr>
            <w:rFonts w:eastAsia="標楷體" w:hint="eastAsia"/>
            <w:szCs w:val="22"/>
          </w:rPr>
          <w:t>e</w:t>
        </w:r>
        <w:r>
          <w:rPr>
            <w:rFonts w:eastAsia="標楷體"/>
            <w:szCs w:val="22"/>
          </w:rPr>
          <w:t>quals to di</w:t>
        </w:r>
      </w:ins>
      <w:ins w:id="208" w:author="user" w:date="2021-12-15T17:11:00Z">
        <w:r>
          <w:rPr>
            <w:rFonts w:eastAsia="標楷體"/>
            <w:szCs w:val="22"/>
          </w:rPr>
          <w:t xml:space="preserve">fference between </w:t>
        </w:r>
      </w:ins>
      <w:ins w:id="209" w:author="user" w:date="2021-12-15T17:10:00Z">
        <w:r>
          <w:rPr>
            <w:rFonts w:eastAsia="標楷體"/>
            <w:szCs w:val="22"/>
          </w:rPr>
          <w:t>the incoming</w:t>
        </w:r>
      </w:ins>
      <w:ins w:id="210" w:author="user" w:date="2021-12-15T17:11:00Z">
        <w:r>
          <w:rPr>
            <w:rFonts w:eastAsia="標楷體"/>
            <w:szCs w:val="22"/>
          </w:rPr>
          <w:t>(</w:t>
        </w:r>
        <m:oMath>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in</m:t>
              </m:r>
            </m:sub>
          </m:sSub>
          <m:r>
            <w:rPr>
              <w:rFonts w:ascii="Cambria Math" w:eastAsia="標楷體" w:hAnsi="Cambria Math"/>
              <w:szCs w:val="22"/>
            </w:rPr>
            <m:t>)</m:t>
          </m:r>
        </m:oMath>
      </w:ins>
      <w:ins w:id="211" w:author="user" w:date="2021-12-15T17:10:00Z">
        <w:r>
          <w:rPr>
            <w:rFonts w:eastAsia="標楷體"/>
            <w:szCs w:val="22"/>
          </w:rPr>
          <w:t xml:space="preserve"> and outgoing</w:t>
        </w:r>
      </w:ins>
      <w:ins w:id="212" w:author="user" w:date="2021-12-15T17:11:00Z">
        <w:r>
          <w:rPr>
            <w:rFonts w:eastAsia="標楷體"/>
            <w:szCs w:val="22"/>
          </w:rPr>
          <w:t>(</w:t>
        </w:r>
        <m:oMath>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out</m:t>
              </m:r>
            </m:sub>
          </m:sSub>
          <m:r>
            <w:rPr>
              <w:rFonts w:ascii="Cambria Math" w:eastAsia="標楷體" w:hAnsi="Cambria Math"/>
              <w:szCs w:val="22"/>
            </w:rPr>
            <m:t>)</m:t>
          </m:r>
        </m:oMath>
      </w:ins>
      <w:ins w:id="213" w:author="user" w:date="2021-12-15T17:10:00Z">
        <w:r>
          <w:rPr>
            <w:rFonts w:eastAsia="標楷體"/>
            <w:szCs w:val="22"/>
          </w:rPr>
          <w:t xml:space="preserve"> flows</w:t>
        </w:r>
      </w:ins>
      <w:ins w:id="214" w:author="user" w:date="2021-12-15T17:11:00Z">
        <w:r>
          <w:rPr>
            <w:rFonts w:eastAsia="標楷體"/>
            <w:szCs w:val="22"/>
          </w:rPr>
          <w:t xml:space="preserve">. Therefore, if </w:t>
        </w:r>
      </w:ins>
      <m:oMath>
        <m:nary>
          <m:naryPr>
            <m:chr m:val="∑"/>
            <m:limLoc m:val="undOvr"/>
            <m:subHide m:val="1"/>
            <m:supHide m:val="1"/>
            <m:ctrlPr>
              <w:ins w:id="215" w:author="user" w:date="2021-12-15T17:12:00Z">
                <w:rPr>
                  <w:rFonts w:ascii="Cambria Math" w:eastAsia="標楷體" w:hAnsi="Cambria Math"/>
                  <w:i/>
                  <w:szCs w:val="22"/>
                </w:rPr>
              </w:ins>
            </m:ctrlPr>
          </m:naryPr>
          <m:sub/>
          <m:sup/>
          <m:e>
            <m:sSub>
              <m:sSubPr>
                <m:ctrlPr>
                  <w:ins w:id="216" w:author="user" w:date="2021-12-15T17:12:00Z">
                    <w:rPr>
                      <w:rFonts w:ascii="Cambria Math" w:eastAsia="標楷體" w:hAnsi="Cambria Math"/>
                      <w:i/>
                      <w:szCs w:val="22"/>
                    </w:rPr>
                  </w:ins>
                </m:ctrlPr>
              </m:sSubPr>
              <m:e>
                <m:r>
                  <w:ins w:id="217" w:author="user" w:date="2021-12-15T17:12:00Z">
                    <w:rPr>
                      <w:rFonts w:ascii="Cambria Math" w:eastAsia="標楷體" w:hAnsi="Cambria Math"/>
                      <w:szCs w:val="22"/>
                    </w:rPr>
                    <m:t>f</m:t>
                  </w:ins>
                </m:r>
              </m:e>
              <m:sub>
                <m:r>
                  <w:ins w:id="218" w:author="user" w:date="2021-12-15T17:12:00Z">
                    <w:rPr>
                      <w:rFonts w:ascii="Cambria Math" w:eastAsia="標楷體" w:hAnsi="Cambria Math"/>
                      <w:szCs w:val="22"/>
                    </w:rPr>
                    <m:t xml:space="preserve">in </m:t>
                  </w:ins>
                </m:r>
              </m:sub>
            </m:sSub>
          </m:e>
        </m:nary>
      </m:oMath>
      <w:ins w:id="219" w:author="user" w:date="2021-12-15T17:12:00Z">
        <w:r>
          <w:rPr>
            <w:rFonts w:eastAsia="標楷體"/>
            <w:szCs w:val="22"/>
          </w:rPr>
          <w:t xml:space="preserve">is larger than </w:t>
        </w:r>
        <m:oMath>
          <m:nary>
            <m:naryPr>
              <m:chr m:val="∑"/>
              <m:limLoc m:val="undOvr"/>
              <m:subHide m:val="1"/>
              <m:supHide m:val="1"/>
              <m:ctrlPr>
                <w:rPr>
                  <w:rFonts w:ascii="Cambria Math" w:eastAsia="標楷體" w:hAnsi="Cambria Math"/>
                  <w:i/>
                  <w:szCs w:val="22"/>
                </w:rPr>
              </m:ctrlPr>
            </m:naryPr>
            <m:sub/>
            <m:sup/>
            <m:e>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 xml:space="preserve">out </m:t>
                  </m:r>
                </m:sub>
              </m:sSub>
            </m:e>
          </m:nary>
        </m:oMath>
        <w:r w:rsidR="0076127A">
          <w:rPr>
            <w:rFonts w:eastAsia="標楷體" w:hint="eastAsia"/>
            <w:szCs w:val="22"/>
          </w:rPr>
          <w:t>,</w:t>
        </w:r>
      </w:ins>
      <w:ins w:id="220" w:author="user" w:date="2021-12-15T17:15:00Z">
        <w:r w:rsidR="0076127A">
          <w:rPr>
            <w:rFonts w:eastAsia="標楷體"/>
            <w:szCs w:val="22"/>
          </w:rPr>
          <w:t xml:space="preserve"> X will increase in time. </w:t>
        </w:r>
      </w:ins>
      <w:ins w:id="221" w:author="user" w:date="2021-12-15T17:22:00Z">
        <w:r w:rsidR="00E82E91">
          <w:rPr>
            <w:rFonts w:eastAsia="標楷體"/>
            <w:szCs w:val="22"/>
          </w:rPr>
          <w:t>Base on this principle, we can de</w:t>
        </w:r>
        <w:r w:rsidR="002F7F46">
          <w:rPr>
            <w:rFonts w:eastAsia="標楷體"/>
            <w:szCs w:val="22"/>
          </w:rPr>
          <w:t>rive the mass balance equations of all the compartment</w:t>
        </w:r>
      </w:ins>
      <w:ins w:id="222" w:author="user" w:date="2021-12-15T17:30:00Z">
        <w:r w:rsidR="00CA1A9A">
          <w:rPr>
            <w:rFonts w:eastAsia="標楷體"/>
            <w:szCs w:val="22"/>
          </w:rPr>
          <w:t>s</w:t>
        </w:r>
      </w:ins>
      <w:ins w:id="223" w:author="user" w:date="2021-12-15T17:22:00Z">
        <w:r w:rsidR="002F7F46">
          <w:rPr>
            <w:rFonts w:eastAsia="標楷體"/>
            <w:szCs w:val="22"/>
          </w:rPr>
          <w:t xml:space="preserve"> </w:t>
        </w:r>
      </w:ins>
      <w:ins w:id="224" w:author="user" w:date="2021-12-15T17:30:00Z">
        <w:r w:rsidR="00CA1A9A">
          <w:rPr>
            <w:rFonts w:eastAsia="標楷體"/>
            <w:szCs w:val="22"/>
          </w:rPr>
          <w:t xml:space="preserve">with the assumption that </w:t>
        </w:r>
      </w:ins>
      <w:ins w:id="225" w:author="user" w:date="2021-12-15T17:32:00Z">
        <w:r w:rsidR="00CA1A9A">
          <w:rPr>
            <w:rFonts w:eastAsia="標楷體"/>
            <w:szCs w:val="22"/>
          </w:rPr>
          <w:t xml:space="preserve">all </w:t>
        </w:r>
      </w:ins>
      <w:ins w:id="226" w:author="user" w:date="2021-12-15T17:30:00Z">
        <w:r w:rsidR="00CA1A9A">
          <w:rPr>
            <w:rFonts w:eastAsia="標楷體"/>
            <w:szCs w:val="22"/>
          </w:rPr>
          <w:t>the comp</w:t>
        </w:r>
      </w:ins>
      <w:ins w:id="227" w:author="user" w:date="2021-12-15T17:31:00Z">
        <w:r w:rsidR="00CA1A9A">
          <w:rPr>
            <w:rFonts w:eastAsia="標楷體"/>
            <w:szCs w:val="22"/>
          </w:rPr>
          <w:t xml:space="preserve">artments are invariant in time: </w:t>
        </w:r>
      </w:ins>
    </w:p>
    <w:p w:rsidR="00CA1A9A" w:rsidRDefault="004E3E7A" w:rsidP="00CA1A9A">
      <w:pPr>
        <w:spacing w:before="120" w:after="120" w:line="276" w:lineRule="auto"/>
        <w:ind w:firstLine="450"/>
        <w:jc w:val="center"/>
        <w:rPr>
          <w:ins w:id="228" w:author="user" w:date="2021-12-16T10:58:00Z"/>
          <w:rFonts w:eastAsia="標楷體"/>
          <w:szCs w:val="22"/>
        </w:rPr>
      </w:pPr>
      <m:oMath>
        <m:f>
          <m:fPr>
            <m:ctrlPr>
              <w:ins w:id="229" w:author="user" w:date="2021-12-15T17:31:00Z">
                <w:rPr>
                  <w:rFonts w:ascii="Cambria Math" w:eastAsia="標楷體" w:hAnsi="Cambria Math"/>
                  <w:szCs w:val="22"/>
                </w:rPr>
              </w:ins>
            </m:ctrlPr>
          </m:fPr>
          <m:num>
            <m:r>
              <w:ins w:id="230" w:author="user" w:date="2021-12-15T17:31:00Z">
                <w:rPr>
                  <w:rFonts w:ascii="Cambria Math" w:eastAsia="標楷體" w:hAnsi="Cambria Math"/>
                  <w:szCs w:val="22"/>
                </w:rPr>
                <m:t>d</m:t>
              </w:ins>
            </m:r>
            <m:r>
              <w:ins w:id="231" w:author="user" w:date="2021-12-15T17:32:00Z">
                <w:rPr>
                  <w:rFonts w:ascii="Cambria Math" w:eastAsia="標楷體" w:hAnsi="Cambria Math"/>
                  <w:szCs w:val="22"/>
                </w:rPr>
                <m:t>Compartment</m:t>
              </w:ins>
            </m:r>
          </m:num>
          <m:den>
            <m:r>
              <w:ins w:id="232" w:author="user" w:date="2021-12-15T17:31:00Z">
                <w:rPr>
                  <w:rFonts w:ascii="Cambria Math" w:eastAsia="標楷體" w:hAnsi="Cambria Math"/>
                  <w:szCs w:val="22"/>
                </w:rPr>
                <m:t>dt</m:t>
              </w:ins>
            </m:r>
          </m:den>
        </m:f>
        <m:r>
          <w:ins w:id="233" w:author="user" w:date="2021-12-15T17:31:00Z">
            <w:rPr>
              <w:rFonts w:ascii="Cambria Math" w:eastAsia="標楷體" w:hAnsi="Cambria Math"/>
              <w:szCs w:val="22"/>
            </w:rPr>
            <m:t>=</m:t>
          </w:ins>
        </m:r>
        <m:nary>
          <m:naryPr>
            <m:chr m:val="∑"/>
            <m:limLoc m:val="undOvr"/>
            <m:subHide m:val="1"/>
            <m:supHide m:val="1"/>
            <m:ctrlPr>
              <w:ins w:id="234" w:author="user" w:date="2021-12-15T17:31:00Z">
                <w:rPr>
                  <w:rFonts w:ascii="Cambria Math" w:eastAsia="標楷體" w:hAnsi="Cambria Math"/>
                  <w:i/>
                  <w:szCs w:val="22"/>
                </w:rPr>
              </w:ins>
            </m:ctrlPr>
          </m:naryPr>
          <m:sub/>
          <m:sup/>
          <m:e>
            <m:sSub>
              <m:sSubPr>
                <m:ctrlPr>
                  <w:ins w:id="235" w:author="user" w:date="2021-12-15T17:31:00Z">
                    <w:rPr>
                      <w:rFonts w:ascii="Cambria Math" w:eastAsia="標楷體" w:hAnsi="Cambria Math"/>
                      <w:i/>
                      <w:szCs w:val="22"/>
                    </w:rPr>
                  </w:ins>
                </m:ctrlPr>
              </m:sSubPr>
              <m:e>
                <m:r>
                  <w:ins w:id="236" w:author="user" w:date="2021-12-15T17:31:00Z">
                    <w:rPr>
                      <w:rFonts w:ascii="Cambria Math" w:eastAsia="標楷體" w:hAnsi="Cambria Math"/>
                      <w:szCs w:val="22"/>
                    </w:rPr>
                    <m:t>f</m:t>
                  </w:ins>
                </m:r>
              </m:e>
              <m:sub>
                <m:r>
                  <w:ins w:id="237" w:author="user" w:date="2021-12-15T17:31:00Z">
                    <w:rPr>
                      <w:rFonts w:ascii="Cambria Math" w:eastAsia="標楷體" w:hAnsi="Cambria Math"/>
                      <w:szCs w:val="22"/>
                    </w:rPr>
                    <m:t>in</m:t>
                  </w:ins>
                </m:r>
              </m:sub>
            </m:sSub>
            <m:r>
              <w:ins w:id="238" w:author="user" w:date="2021-12-15T17:31:00Z">
                <w:rPr>
                  <w:rFonts w:ascii="Cambria Math" w:eastAsia="標楷體" w:hAnsi="Cambria Math"/>
                  <w:szCs w:val="22"/>
                </w:rPr>
                <m:t>-</m:t>
              </w:ins>
            </m:r>
            <m:nary>
              <m:naryPr>
                <m:chr m:val="∑"/>
                <m:limLoc m:val="undOvr"/>
                <m:subHide m:val="1"/>
                <m:supHide m:val="1"/>
                <m:ctrlPr>
                  <w:ins w:id="239" w:author="user" w:date="2021-12-15T17:31:00Z">
                    <w:rPr>
                      <w:rFonts w:ascii="Cambria Math" w:eastAsia="標楷體" w:hAnsi="Cambria Math"/>
                      <w:i/>
                      <w:szCs w:val="22"/>
                    </w:rPr>
                  </w:ins>
                </m:ctrlPr>
              </m:naryPr>
              <m:sub/>
              <m:sup/>
              <m:e>
                <m:sSub>
                  <m:sSubPr>
                    <m:ctrlPr>
                      <w:ins w:id="240" w:author="user" w:date="2021-12-15T17:31:00Z">
                        <w:rPr>
                          <w:rFonts w:ascii="Cambria Math" w:eastAsia="標楷體" w:hAnsi="Cambria Math"/>
                          <w:i/>
                          <w:szCs w:val="22"/>
                        </w:rPr>
                      </w:ins>
                    </m:ctrlPr>
                  </m:sSubPr>
                  <m:e>
                    <m:r>
                      <w:ins w:id="241" w:author="user" w:date="2021-12-15T17:31:00Z">
                        <w:rPr>
                          <w:rFonts w:ascii="Cambria Math" w:eastAsia="標楷體" w:hAnsi="Cambria Math"/>
                          <w:szCs w:val="22"/>
                        </w:rPr>
                        <m:t>f</m:t>
                      </w:ins>
                    </m:r>
                  </m:e>
                  <m:sub>
                    <m:r>
                      <w:ins w:id="242" w:author="user" w:date="2021-12-15T17:31:00Z">
                        <w:rPr>
                          <w:rFonts w:ascii="Cambria Math" w:eastAsia="標楷體" w:hAnsi="Cambria Math"/>
                          <w:szCs w:val="22"/>
                        </w:rPr>
                        <m:t>out</m:t>
                      </w:ins>
                    </m:r>
                  </m:sub>
                </m:sSub>
                <m:r>
                  <w:ins w:id="243" w:author="user" w:date="2021-12-15T17:32:00Z">
                    <w:rPr>
                      <w:rFonts w:ascii="Cambria Math" w:eastAsia="標楷體" w:hAnsi="Cambria Math"/>
                      <w:szCs w:val="22"/>
                    </w:rPr>
                    <m:t>=0</m:t>
                  </w:ins>
                </m:r>
              </m:e>
            </m:nary>
          </m:e>
        </m:nary>
      </m:oMath>
      <w:ins w:id="244" w:author="user" w:date="2021-12-15T17:35:00Z">
        <w:r w:rsidR="004D20D3">
          <w:rPr>
            <w:rFonts w:eastAsia="標楷體"/>
            <w:szCs w:val="22"/>
          </w:rPr>
          <w:t>.</w:t>
        </w:r>
      </w:ins>
    </w:p>
    <w:p w:rsidR="00E24B58" w:rsidRDefault="00E24B58" w:rsidP="00380AD8">
      <w:pPr>
        <w:spacing w:before="120" w:after="120" w:line="276" w:lineRule="auto"/>
        <w:ind w:firstLineChars="200" w:firstLine="480"/>
        <w:rPr>
          <w:ins w:id="245" w:author="user" w:date="2021-12-16T10:59:00Z"/>
          <w:rFonts w:eastAsia="標楷體"/>
          <w:szCs w:val="22"/>
        </w:rPr>
      </w:pPr>
      <w:ins w:id="246" w:author="user" w:date="2021-12-16T10:59:00Z">
        <w:r>
          <w:rPr>
            <w:rFonts w:eastAsia="標楷體"/>
            <w:szCs w:val="22"/>
          </w:rPr>
          <w:t xml:space="preserve">Furthermore, this mass balance principle can also be applied to organisms’ physiological behaviors. Take ingestion process for example, when organisms ingest food, only part of the food is assimilated, and the rest is expelled as feces. And the assimilated food is used for maintain its basal metabolism, growth and reproduction. </w:t>
        </w:r>
        <w:r>
          <w:rPr>
            <w:rFonts w:eastAsia="標楷體"/>
            <w:szCs w:val="22"/>
          </w:rPr>
          <w:lastRenderedPageBreak/>
          <w:t xml:space="preserve">For heterotrophic organisms, the energy needed for growth and maintenance is paid by respiration. Thus, we can write this process as: </w:t>
        </w:r>
      </w:ins>
    </w:p>
    <w:p w:rsidR="00E24B58" w:rsidRDefault="004E3E7A" w:rsidP="00E24B58">
      <w:pPr>
        <w:spacing w:before="120" w:after="120" w:line="276" w:lineRule="auto"/>
        <w:ind w:firstLine="450"/>
        <w:jc w:val="center"/>
        <w:rPr>
          <w:ins w:id="247" w:author="user" w:date="2021-12-16T10:59:00Z"/>
          <w:rFonts w:eastAsia="標楷體"/>
          <w:szCs w:val="22"/>
        </w:rPr>
      </w:pPr>
      <m:oMath>
        <m:f>
          <m:fPr>
            <m:ctrlPr>
              <w:ins w:id="248" w:author="user" w:date="2021-12-16T10:59:00Z">
                <w:rPr>
                  <w:rFonts w:ascii="Cambria Math" w:eastAsia="標楷體" w:hAnsi="Cambria Math"/>
                  <w:szCs w:val="22"/>
                </w:rPr>
              </w:ins>
            </m:ctrlPr>
          </m:fPr>
          <m:num>
            <m:r>
              <w:ins w:id="249" w:author="user" w:date="2021-12-16T10:59:00Z">
                <w:rPr>
                  <w:rFonts w:ascii="Cambria Math" w:eastAsia="標楷體" w:hAnsi="Cambria Math"/>
                  <w:szCs w:val="22"/>
                </w:rPr>
                <m:t>dC</m:t>
              </w:ins>
            </m:r>
          </m:num>
          <m:den>
            <m:r>
              <w:ins w:id="250" w:author="user" w:date="2021-12-16T10:59:00Z">
                <w:rPr>
                  <w:rFonts w:ascii="Cambria Math" w:eastAsia="標楷體" w:hAnsi="Cambria Math"/>
                  <w:szCs w:val="22"/>
                </w:rPr>
                <m:t>dt</m:t>
              </w:ins>
            </m:r>
          </m:den>
        </m:f>
        <m:r>
          <w:ins w:id="251" w:author="user" w:date="2021-12-16T10:59:00Z">
            <w:rPr>
              <w:rFonts w:ascii="Cambria Math" w:eastAsia="標楷體" w:hAnsi="Cambria Math"/>
              <w:szCs w:val="22"/>
            </w:rPr>
            <m:t>=Growth=ingestion-defecation-respiration-mortality</m:t>
          </w:ins>
        </m:r>
      </m:oMath>
      <w:ins w:id="252" w:author="user" w:date="2021-12-16T10:59:00Z">
        <w:r w:rsidR="00E24B58">
          <w:rPr>
            <w:rFonts w:eastAsia="標楷體" w:hint="eastAsia"/>
            <w:szCs w:val="22"/>
          </w:rPr>
          <w:t>,</w:t>
        </w:r>
      </w:ins>
    </w:p>
    <w:p w:rsidR="00F37FC7" w:rsidRDefault="00E24B58">
      <w:pPr>
        <w:spacing w:before="120" w:after="120" w:line="276" w:lineRule="auto"/>
        <w:ind w:firstLine="450"/>
        <w:rPr>
          <w:ins w:id="253" w:author="user" w:date="2021-12-16T11:36:00Z"/>
          <w:rFonts w:eastAsia="標楷體"/>
          <w:szCs w:val="22"/>
        </w:rPr>
        <w:pPrChange w:id="254" w:author="user" w:date="2021-12-16T11:11:00Z">
          <w:pPr>
            <w:spacing w:before="120" w:after="120" w:line="276" w:lineRule="auto"/>
            <w:ind w:firstLine="450"/>
            <w:jc w:val="center"/>
          </w:pPr>
        </w:pPrChange>
      </w:pPr>
      <w:ins w:id="255" w:author="user" w:date="2021-12-16T10:59:00Z">
        <w:r>
          <w:rPr>
            <w:rFonts w:eastAsia="標楷體"/>
            <w:szCs w:val="22"/>
          </w:rPr>
          <w:t xml:space="preserve">Where </w:t>
        </w:r>
        <m:oMath>
          <m:r>
            <m:rPr>
              <m:sty m:val="p"/>
            </m:rPr>
            <w:rPr>
              <w:rFonts w:ascii="Cambria Math" w:eastAsia="標楷體" w:hAnsi="Cambria Math"/>
              <w:szCs w:val="22"/>
            </w:rPr>
            <m:t>C</m:t>
          </m:r>
        </m:oMath>
        <w:r>
          <w:rPr>
            <w:rFonts w:eastAsia="標楷體"/>
            <w:szCs w:val="22"/>
          </w:rPr>
          <w:t xml:space="preserve"> is the biomass of the organism, and </w:t>
        </w:r>
        <m:oMath>
          <m:f>
            <m:fPr>
              <m:ctrlPr>
                <w:rPr>
                  <w:rFonts w:ascii="Cambria Math" w:eastAsia="標楷體" w:hAnsi="Cambria Math"/>
                  <w:szCs w:val="22"/>
                </w:rPr>
              </m:ctrlPr>
            </m:fPr>
            <m:num>
              <m:r>
                <w:rPr>
                  <w:rFonts w:ascii="Cambria Math" w:eastAsia="標楷體" w:hAnsi="Cambria Math"/>
                  <w:szCs w:val="22"/>
                </w:rPr>
                <m:t>dC</m:t>
              </m:r>
            </m:num>
            <m:den>
              <m:r>
                <w:rPr>
                  <w:rFonts w:ascii="Cambria Math" w:eastAsia="標楷體" w:hAnsi="Cambria Math"/>
                  <w:szCs w:val="22"/>
                </w:rPr>
                <m:t>dt</m:t>
              </m:r>
            </m:den>
          </m:f>
        </m:oMath>
        <w:r>
          <w:rPr>
            <w:rFonts w:eastAsia="標楷體" w:hint="eastAsia"/>
            <w:szCs w:val="22"/>
          </w:rPr>
          <w:t xml:space="preserve"> </w:t>
        </w:r>
        <w:r>
          <w:rPr>
            <w:rFonts w:eastAsia="標楷體"/>
            <w:szCs w:val="22"/>
          </w:rPr>
          <w:t>is its growth rate.</w:t>
        </w:r>
        <w:r>
          <w:rPr>
            <w:rFonts w:eastAsia="標楷體" w:hint="eastAsia"/>
            <w:szCs w:val="22"/>
          </w:rPr>
          <w:t xml:space="preserve"> Th</w:t>
        </w:r>
        <w:r>
          <w:rPr>
            <w:rFonts w:eastAsia="標楷體"/>
            <w:szCs w:val="22"/>
          </w:rPr>
          <w:t>is mass-balance equation states that the biomass changes to the difference between feeding and loss terms. Note that the balance of all food web compartment are tightly linked. For instance, if species A feeds on species B, not only an increase flow flows into A, but a loss of the same magnitude flow out B. As a result,</w:t>
        </w:r>
      </w:ins>
      <w:ins w:id="256" w:author="user" w:date="2021-12-16T11:05:00Z">
        <w:r>
          <w:rPr>
            <w:rFonts w:eastAsia="標楷體"/>
            <w:szCs w:val="22"/>
          </w:rPr>
          <w:t xml:space="preserve"> the direction of</w:t>
        </w:r>
      </w:ins>
      <w:ins w:id="257" w:author="user" w:date="2021-12-16T10:59:00Z">
        <w:r>
          <w:rPr>
            <w:rFonts w:eastAsia="標楷體"/>
            <w:szCs w:val="22"/>
          </w:rPr>
          <w:t xml:space="preserve"> the flows </w:t>
        </w:r>
      </w:ins>
      <w:ins w:id="258" w:author="user" w:date="2021-12-16T11:05:00Z">
        <w:r w:rsidR="0023577D">
          <w:rPr>
            <w:rFonts w:eastAsia="標楷體"/>
            <w:szCs w:val="22"/>
          </w:rPr>
          <w:t>matters</w:t>
        </w:r>
      </w:ins>
      <w:ins w:id="259" w:author="user" w:date="2021-12-16T11:09:00Z">
        <w:r w:rsidR="0023577D">
          <w:rPr>
            <w:rFonts w:eastAsia="標楷體"/>
            <w:szCs w:val="22"/>
          </w:rPr>
          <w:t>, and we can simply take the mas</w:t>
        </w:r>
      </w:ins>
      <w:ins w:id="260" w:author="user" w:date="2021-12-16T11:10:00Z">
        <w:r w:rsidR="0023577D">
          <w:rPr>
            <w:rFonts w:eastAsia="標楷體"/>
            <w:szCs w:val="22"/>
          </w:rPr>
          <w:t>s-balanced equation as sums and subtractions of these unknown quantities of flows</w:t>
        </w:r>
      </w:ins>
      <w:ins w:id="261" w:author="user" w:date="2021-12-16T11:11:00Z">
        <w:r w:rsidR="0023577D">
          <w:rPr>
            <w:rFonts w:eastAsia="標楷體"/>
            <w:szCs w:val="22"/>
          </w:rPr>
          <w:t>.</w:t>
        </w:r>
        <w:r w:rsidR="0023577D">
          <w:rPr>
            <w:rFonts w:eastAsia="標楷體" w:hint="eastAsia"/>
            <w:szCs w:val="22"/>
          </w:rPr>
          <w:t xml:space="preserve"> He</w:t>
        </w:r>
        <w:r w:rsidR="0023577D">
          <w:rPr>
            <w:rFonts w:eastAsia="標楷體"/>
            <w:szCs w:val="22"/>
          </w:rPr>
          <w:t xml:space="preserve">re, </w:t>
        </w:r>
      </w:ins>
      <w:ins w:id="262" w:author="user" w:date="2021-12-15T17:35:00Z">
        <w:r w:rsidR="004D20D3">
          <w:rPr>
            <w:rFonts w:eastAsia="標楷體"/>
            <w:szCs w:val="22"/>
          </w:rPr>
          <w:t>we classify this type of</w:t>
        </w:r>
      </w:ins>
      <w:ins w:id="263" w:author="user" w:date="2021-12-16T11:12:00Z">
        <w:r w:rsidR="0023577D">
          <w:rPr>
            <w:rFonts w:eastAsia="標楷體"/>
            <w:szCs w:val="22"/>
          </w:rPr>
          <w:t xml:space="preserve"> linear</w:t>
        </w:r>
      </w:ins>
      <w:ins w:id="264" w:author="user" w:date="2021-12-15T17:35:00Z">
        <w:r w:rsidR="004D20D3">
          <w:rPr>
            <w:rFonts w:eastAsia="標楷體"/>
            <w:szCs w:val="22"/>
          </w:rPr>
          <w:t xml:space="preserve"> mass ba</w:t>
        </w:r>
        <w:r w:rsidR="0023577D">
          <w:rPr>
            <w:rFonts w:eastAsia="標楷體"/>
            <w:szCs w:val="22"/>
          </w:rPr>
          <w:t>lance equation</w:t>
        </w:r>
        <w:r w:rsidR="004D20D3">
          <w:rPr>
            <w:rFonts w:eastAsia="標楷體" w:hint="eastAsia"/>
            <w:szCs w:val="22"/>
          </w:rPr>
          <w:t xml:space="preserve"> a</w:t>
        </w:r>
        <w:r w:rsidR="004D20D3">
          <w:rPr>
            <w:rFonts w:eastAsia="標楷體"/>
            <w:szCs w:val="22"/>
          </w:rPr>
          <w:t xml:space="preserve">s </w:t>
        </w:r>
      </w:ins>
      <w:ins w:id="265" w:author="user" w:date="2021-12-15T17:36:00Z">
        <w:r w:rsidR="004D20D3">
          <w:rPr>
            <w:rFonts w:eastAsia="標楷體"/>
            <w:szCs w:val="22"/>
          </w:rPr>
          <w:t>“equality equation”</w:t>
        </w:r>
      </w:ins>
      <w:ins w:id="266" w:author="user" w:date="2021-12-15T17:56:00Z">
        <w:r w:rsidR="00796D94">
          <w:rPr>
            <w:rFonts w:eastAsia="標楷體"/>
            <w:szCs w:val="22"/>
          </w:rPr>
          <w:t xml:space="preserve"> </w:t>
        </w:r>
      </w:ins>
      <w:ins w:id="267" w:author="user" w:date="2021-12-15T17:58:00Z">
        <w:r w:rsidR="00796D94">
          <w:rPr>
            <w:rFonts w:eastAsia="標楷體"/>
            <w:szCs w:val="22"/>
          </w:rPr>
          <w:t xml:space="preserve">, </w:t>
        </w:r>
      </w:ins>
      <w:ins w:id="268" w:author="user" w:date="2021-12-16T11:11:00Z">
        <w:r w:rsidR="0023577D">
          <w:rPr>
            <w:rFonts w:eastAsia="標楷體"/>
            <w:szCs w:val="22"/>
          </w:rPr>
          <w:t xml:space="preserve">and </w:t>
        </w:r>
      </w:ins>
      <w:ins w:id="269" w:author="user" w:date="2021-12-16T11:12:00Z">
        <w:r w:rsidR="0023577D">
          <w:rPr>
            <w:rFonts w:eastAsia="標楷體"/>
            <w:szCs w:val="22"/>
          </w:rPr>
          <w:t xml:space="preserve">it can be expressed </w:t>
        </w:r>
      </w:ins>
      <w:ins w:id="270" w:author="user" w:date="2021-12-16T11:29:00Z">
        <w:r w:rsidR="00B141EB">
          <w:rPr>
            <w:rFonts w:eastAsia="標楷體"/>
            <w:szCs w:val="22"/>
          </w:rPr>
          <w:t>with</w:t>
        </w:r>
      </w:ins>
      <w:ins w:id="271" w:author="user" w:date="2021-12-16T11:12:00Z">
        <w:r w:rsidR="0023577D">
          <w:rPr>
            <w:rFonts w:eastAsia="標楷體"/>
            <w:szCs w:val="22"/>
          </w:rPr>
          <w:t xml:space="preserve"> matrix notation </w:t>
        </w:r>
      </w:ins>
      <w:ins w:id="272" w:author="user" w:date="2021-12-15T17:56:00Z">
        <w:r w:rsidR="00F8295C">
          <w:rPr>
            <w:rFonts w:eastAsia="標楷體"/>
            <w:szCs w:val="22"/>
          </w:rPr>
          <w:t>in the general form</w:t>
        </w:r>
      </w:ins>
      <w:ins w:id="273" w:author="user" w:date="2021-12-15T17:57:00Z">
        <w:r w:rsidR="00F8295C">
          <w:rPr>
            <w:rFonts w:eastAsia="標楷體"/>
            <w:szCs w:val="22"/>
          </w:rPr>
          <w:t>:</w:t>
        </w:r>
        <w:r w:rsidR="00F8295C" w:rsidRPr="00796D94">
          <w:rPr>
            <w:rFonts w:eastAsia="標楷體"/>
            <w:b/>
            <w:szCs w:val="22"/>
            <w:rPrChange w:id="274" w:author="user" w:date="2021-12-15T17:58:00Z">
              <w:rPr>
                <w:rFonts w:eastAsia="標楷體"/>
                <w:szCs w:val="22"/>
              </w:rPr>
            </w:rPrChange>
          </w:rPr>
          <w:t xml:space="preserve"> </w:t>
        </w:r>
      </w:ins>
      <m:oMath>
        <m:r>
          <w:ins w:id="275" w:author="user" w:date="2021-12-15T17:58:00Z">
            <m:rPr>
              <m:sty m:val="b"/>
            </m:rPr>
            <w:rPr>
              <w:rFonts w:ascii="Cambria Math" w:eastAsia="標楷體" w:hAnsi="Cambria Math"/>
              <w:szCs w:val="22"/>
            </w:rPr>
            <m:t>A⋅x=b</m:t>
          </w:ins>
        </m:r>
      </m:oMath>
      <w:ins w:id="276" w:author="user" w:date="2021-12-16T10:57:00Z">
        <w:r w:rsidRPr="00E24B58">
          <w:rPr>
            <w:rFonts w:eastAsia="標楷體"/>
            <w:szCs w:val="22"/>
          </w:rPr>
          <w:t>,</w:t>
        </w:r>
        <w:r>
          <w:rPr>
            <w:rFonts w:eastAsia="標楷體"/>
            <w:szCs w:val="22"/>
          </w:rPr>
          <w:t xml:space="preserve"> in</w:t>
        </w:r>
      </w:ins>
      <w:ins w:id="277" w:author="user" w:date="2021-12-15T17:40:00Z">
        <w:r w:rsidR="004D20D3">
          <w:rPr>
            <w:rFonts w:eastAsia="標楷體"/>
            <w:szCs w:val="22"/>
          </w:rPr>
          <w:t xml:space="preserve"> </w:t>
        </w:r>
      </w:ins>
      <w:ins w:id="278" w:author="user" w:date="2021-12-16T10:57:00Z">
        <w:r>
          <w:rPr>
            <w:rFonts w:eastAsia="標楷體"/>
            <w:szCs w:val="22"/>
          </w:rPr>
          <w:t>which</w:t>
        </w:r>
      </w:ins>
      <w:ins w:id="279" w:author="user" w:date="2021-12-16T10:58:00Z">
        <w:r>
          <w:rPr>
            <w:rFonts w:eastAsia="標楷體"/>
            <w:szCs w:val="22"/>
          </w:rPr>
          <w:t xml:space="preserve"> x</w:t>
        </w:r>
      </w:ins>
      <w:ins w:id="280" w:author="user" w:date="2021-12-16T11:12:00Z">
        <w:r w:rsidR="0023577D">
          <w:rPr>
            <w:rFonts w:eastAsia="標楷體"/>
            <w:szCs w:val="22"/>
          </w:rPr>
          <w:t xml:space="preserve"> is a vector</w:t>
        </w:r>
      </w:ins>
      <w:ins w:id="281" w:author="user" w:date="2021-12-16T11:13:00Z">
        <w:r w:rsidR="0023577D">
          <w:rPr>
            <w:rFonts w:eastAsia="標楷體"/>
            <w:szCs w:val="22"/>
          </w:rPr>
          <w:t xml:space="preserve"> consisted of unknown </w:t>
        </w:r>
      </w:ins>
      <w:ins w:id="282" w:author="user" w:date="2021-12-16T11:23:00Z">
        <w:r w:rsidR="00B141EB">
          <w:rPr>
            <w:rFonts w:eastAsia="標楷體"/>
            <w:szCs w:val="22"/>
          </w:rPr>
          <w:t xml:space="preserve">flows, </w:t>
        </w:r>
      </w:ins>
      <w:ins w:id="283" w:author="user" w:date="2021-12-16T11:29:00Z">
        <w:r w:rsidR="00B141EB">
          <w:rPr>
            <w:rFonts w:eastAsia="標楷體"/>
            <w:szCs w:val="22"/>
          </w:rPr>
          <w:t xml:space="preserve">b is a vector consisted of </w:t>
        </w:r>
      </w:ins>
      <w:ins w:id="284" w:author="user" w:date="2021-12-16T11:34:00Z">
        <w:r w:rsidR="00692ADC">
          <w:rPr>
            <w:rFonts w:eastAsia="標楷體"/>
            <w:szCs w:val="22"/>
          </w:rPr>
          <w:t>changed rates of the component</w:t>
        </w:r>
      </w:ins>
      <w:ins w:id="285" w:author="user" w:date="2021-12-16T11:30:00Z">
        <w:r w:rsidR="00C45FC3">
          <w:rPr>
            <w:rFonts w:eastAsia="標楷體"/>
            <w:szCs w:val="22"/>
          </w:rPr>
          <w:t>.</w:t>
        </w:r>
      </w:ins>
      <w:ins w:id="286" w:author="user" w:date="2021-12-16T12:54:00Z">
        <w:r w:rsidR="00DC022B">
          <w:rPr>
            <w:rFonts w:eastAsia="標楷體"/>
            <w:szCs w:val="22"/>
          </w:rPr>
          <w:t xml:space="preserve"> Also</w:t>
        </w:r>
      </w:ins>
      <w:ins w:id="287" w:author="user" w:date="2021-12-16T12:55:00Z">
        <w:r w:rsidR="00DC022B">
          <w:rPr>
            <w:rFonts w:eastAsia="標楷體"/>
            <w:szCs w:val="22"/>
          </w:rPr>
          <w:t xml:space="preserve">, because the flows are non-negative quantities, </w:t>
        </w:r>
      </w:ins>
      <m:oMath>
        <m:r>
          <w:ins w:id="288" w:author="user" w:date="2021-12-16T12:56:00Z">
            <m:rPr>
              <m:sty m:val="b"/>
            </m:rPr>
            <w:rPr>
              <w:rFonts w:ascii="Cambria Math" w:eastAsia="標楷體" w:hAnsi="Cambria Math"/>
              <w:szCs w:val="22"/>
            </w:rPr>
            <m:t>x≥0</m:t>
          </w:ins>
        </m:r>
      </m:oMath>
      <w:ins w:id="289" w:author="user" w:date="2021-12-16T12:56:00Z">
        <w:r w:rsidR="00DC022B">
          <w:rPr>
            <w:rFonts w:eastAsia="標楷體"/>
            <w:szCs w:val="22"/>
          </w:rPr>
          <w:t>.</w:t>
        </w:r>
      </w:ins>
    </w:p>
    <w:p w:rsidR="00357BAC" w:rsidRDefault="00692ADC">
      <w:pPr>
        <w:spacing w:before="120" w:after="120" w:line="276" w:lineRule="auto"/>
        <w:ind w:firstLine="450"/>
        <w:rPr>
          <w:ins w:id="290" w:author="user" w:date="2021-12-16T14:52:00Z"/>
        </w:rPr>
        <w:pPrChange w:id="291" w:author="user" w:date="2021-12-16T11:11:00Z">
          <w:pPr>
            <w:spacing w:before="120" w:after="120" w:line="276" w:lineRule="auto"/>
            <w:ind w:firstLine="450"/>
            <w:jc w:val="center"/>
          </w:pPr>
        </w:pPrChange>
      </w:pPr>
      <w:ins w:id="292" w:author="user" w:date="2021-12-16T11:37:00Z">
        <w:r>
          <w:rPr>
            <w:rFonts w:eastAsia="標楷體" w:hint="eastAsia"/>
            <w:szCs w:val="22"/>
          </w:rPr>
          <w:t>On</w:t>
        </w:r>
        <w:r>
          <w:rPr>
            <w:rFonts w:eastAsia="標楷體"/>
            <w:szCs w:val="22"/>
          </w:rPr>
          <w:t xml:space="preserve"> the other hand, </w:t>
        </w:r>
        <w:r w:rsidR="00EF6F74">
          <w:rPr>
            <w:rFonts w:eastAsia="標楷體"/>
            <w:szCs w:val="22"/>
          </w:rPr>
          <w:t xml:space="preserve">the physiology and behavior of organisms </w:t>
        </w:r>
      </w:ins>
      <w:ins w:id="293" w:author="user" w:date="2021-12-16T11:39:00Z">
        <w:r w:rsidR="00EF6F74">
          <w:rPr>
            <w:rFonts w:eastAsia="標楷體"/>
            <w:szCs w:val="22"/>
          </w:rPr>
          <w:t>impose limitation on their feeding and growth rates with upper bound and lower bound.</w:t>
        </w:r>
      </w:ins>
      <w:ins w:id="294" w:author="user" w:date="2021-12-16T11:40:00Z">
        <w:r w:rsidR="00E2642F">
          <w:rPr>
            <w:rFonts w:eastAsia="標楷體"/>
            <w:szCs w:val="22"/>
          </w:rPr>
          <w:t xml:space="preserve"> For example, </w:t>
        </w:r>
      </w:ins>
      <w:ins w:id="295" w:author="user" w:date="2021-12-16T11:41:00Z">
        <w:r w:rsidR="00E2642F">
          <w:rPr>
            <w:rFonts w:eastAsia="標楷體"/>
            <w:szCs w:val="22"/>
          </w:rPr>
          <w:t>when organisms</w:t>
        </w:r>
      </w:ins>
      <w:ins w:id="296" w:author="user" w:date="2021-12-16T11:43:00Z">
        <w:r w:rsidR="00E2642F">
          <w:rPr>
            <w:rFonts w:eastAsia="標楷體"/>
            <w:szCs w:val="22"/>
          </w:rPr>
          <w:t xml:space="preserve"> search for food, not only the </w:t>
        </w:r>
      </w:ins>
      <w:ins w:id="297" w:author="user" w:date="2021-12-16T11:41:00Z">
        <w:r w:rsidR="00E2642F">
          <w:rPr>
            <w:rFonts w:eastAsia="標楷體"/>
            <w:szCs w:val="22"/>
          </w:rPr>
          <w:t xml:space="preserve">encounter </w:t>
        </w:r>
      </w:ins>
      <w:ins w:id="298" w:author="user" w:date="2021-12-16T11:43:00Z">
        <w:r w:rsidR="00E2642F">
          <w:rPr>
            <w:rFonts w:eastAsia="標楷體"/>
            <w:szCs w:val="22"/>
          </w:rPr>
          <w:t>rate</w:t>
        </w:r>
      </w:ins>
      <w:ins w:id="299" w:author="user" w:date="2021-12-16T11:41:00Z">
        <w:r w:rsidR="00E2642F">
          <w:rPr>
            <w:rFonts w:eastAsia="標楷體"/>
            <w:szCs w:val="22"/>
          </w:rPr>
          <w:t>,</w:t>
        </w:r>
      </w:ins>
      <w:ins w:id="300" w:author="user" w:date="2021-12-16T11:43:00Z">
        <w:r w:rsidR="00E2642F">
          <w:rPr>
            <w:rFonts w:eastAsia="標楷體"/>
            <w:szCs w:val="22"/>
          </w:rPr>
          <w:t xml:space="preserve"> but</w:t>
        </w:r>
      </w:ins>
      <w:ins w:id="301" w:author="user" w:date="2021-12-16T11:41:00Z">
        <w:r w:rsidR="00E2642F">
          <w:rPr>
            <w:rFonts w:eastAsia="標楷體"/>
            <w:szCs w:val="22"/>
          </w:rPr>
          <w:t xml:space="preserve"> the external handling time determines the maximal foraging capacity (</w:t>
        </w:r>
        <w:r w:rsidR="00E2642F">
          <w:rPr>
            <w:rFonts w:eastAsia="標楷體" w:hint="eastAsia"/>
            <w:szCs w:val="22"/>
          </w:rPr>
          <w:t>Ho</w:t>
        </w:r>
        <w:r w:rsidR="00E2642F">
          <w:rPr>
            <w:rFonts w:eastAsia="標楷體"/>
            <w:szCs w:val="22"/>
          </w:rPr>
          <w:t>lling, 19</w:t>
        </w:r>
      </w:ins>
      <w:ins w:id="302" w:author="user" w:date="2021-12-16T11:42:00Z">
        <w:r w:rsidR="00E2642F">
          <w:rPr>
            <w:rFonts w:eastAsia="標楷體"/>
            <w:szCs w:val="22"/>
          </w:rPr>
          <w:t>66). A</w:t>
        </w:r>
      </w:ins>
      <w:ins w:id="303" w:author="user" w:date="2021-12-16T11:44:00Z">
        <w:r w:rsidR="00E2642F">
          <w:rPr>
            <w:rFonts w:eastAsia="標楷體"/>
            <w:szCs w:val="22"/>
          </w:rPr>
          <w:t>lso physiological and digestive constraints regulate the process of</w:t>
        </w:r>
      </w:ins>
      <w:ins w:id="304" w:author="user" w:date="2021-12-16T11:45:00Z">
        <w:r w:rsidR="00E2642F">
          <w:rPr>
            <w:rFonts w:eastAsia="標楷體"/>
            <w:szCs w:val="22"/>
          </w:rPr>
          <w:t xml:space="preserve"> assimilation of</w:t>
        </w:r>
      </w:ins>
      <w:ins w:id="305" w:author="user" w:date="2021-12-16T11:44:00Z">
        <w:r w:rsidR="00E2642F">
          <w:rPr>
            <w:rFonts w:eastAsia="標楷體"/>
            <w:szCs w:val="22"/>
          </w:rPr>
          <w:t xml:space="preserve"> </w:t>
        </w:r>
      </w:ins>
      <w:ins w:id="306" w:author="user" w:date="2021-12-16T11:45:00Z">
        <w:r w:rsidR="00E2642F">
          <w:rPr>
            <w:rFonts w:eastAsia="標楷體"/>
            <w:szCs w:val="22"/>
          </w:rPr>
          <w:t>ingested food.</w:t>
        </w:r>
        <w:r w:rsidR="00D87FF7">
          <w:rPr>
            <w:rFonts w:eastAsia="標楷體"/>
            <w:szCs w:val="22"/>
          </w:rPr>
          <w:t xml:space="preserve"> Therefore, animals can only process a finite amount of food per </w:t>
        </w:r>
      </w:ins>
      <w:ins w:id="307" w:author="user" w:date="2021-12-16T11:46:00Z">
        <w:r w:rsidR="0071200D">
          <w:rPr>
            <w:rFonts w:eastAsia="標楷體"/>
            <w:szCs w:val="22"/>
          </w:rPr>
          <w:t>unit per time. These maximu</w:t>
        </w:r>
      </w:ins>
      <w:ins w:id="308" w:author="user" w:date="2021-12-16T11:47:00Z">
        <w:r w:rsidR="0071200D">
          <w:rPr>
            <w:rFonts w:eastAsia="標楷體"/>
            <w:szCs w:val="22"/>
          </w:rPr>
          <w:t>m rates impose an upper bound on ingestion flows, providing important constraints on</w:t>
        </w:r>
      </w:ins>
      <w:ins w:id="309" w:author="user" w:date="2021-12-16T11:48:00Z">
        <w:r w:rsidR="0071200D">
          <w:rPr>
            <w:rFonts w:eastAsia="標楷體"/>
            <w:szCs w:val="22"/>
          </w:rPr>
          <w:t xml:space="preserve"> the magnitudes of the grazing flows in the model.</w:t>
        </w:r>
      </w:ins>
      <w:ins w:id="310" w:author="user" w:date="2021-12-16T12:59:00Z">
        <w:r w:rsidR="00380AD8">
          <w:rPr>
            <w:rFonts w:eastAsia="標楷體"/>
            <w:szCs w:val="22"/>
          </w:rPr>
          <w:t xml:space="preserve"> Similarly, </w:t>
        </w:r>
      </w:ins>
      <w:ins w:id="311" w:author="user" w:date="2021-12-16T13:02:00Z">
        <w:r w:rsidR="00380AD8">
          <w:rPr>
            <w:rFonts w:eastAsia="標楷體"/>
            <w:szCs w:val="22"/>
          </w:rPr>
          <w:t xml:space="preserve">respiration flows are restricted by </w:t>
        </w:r>
      </w:ins>
      <w:ins w:id="312" w:author="user" w:date="2021-12-16T13:01:00Z">
        <w:r w:rsidR="00380AD8">
          <w:rPr>
            <w:rFonts w:eastAsia="標楷體"/>
            <w:szCs w:val="22"/>
          </w:rPr>
          <w:t>allometric rul</w:t>
        </w:r>
      </w:ins>
      <w:ins w:id="313" w:author="user" w:date="2021-12-16T13:02:00Z">
        <w:r w:rsidR="00380AD8">
          <w:rPr>
            <w:rFonts w:eastAsia="標楷體"/>
            <w:szCs w:val="22"/>
          </w:rPr>
          <w:t>es (e.g., Mahaut et al.,</w:t>
        </w:r>
      </w:ins>
      <w:ins w:id="314" w:author="user" w:date="2021-12-16T13:03:00Z">
        <w:r w:rsidR="00380AD8">
          <w:rPr>
            <w:rFonts w:eastAsia="標楷體"/>
            <w:szCs w:val="22"/>
          </w:rPr>
          <w:t xml:space="preserve"> 1995). The minimal basal respiration</w:t>
        </w:r>
      </w:ins>
      <w:ins w:id="315" w:author="user" w:date="2021-12-16T13:05:00Z">
        <w:r w:rsidR="00677EBD">
          <w:rPr>
            <w:rFonts w:eastAsia="標楷體"/>
            <w:szCs w:val="22"/>
          </w:rPr>
          <w:t xml:space="preserve"> rate</w:t>
        </w:r>
      </w:ins>
      <w:ins w:id="316" w:author="user" w:date="2021-12-16T13:03:00Z">
        <w:r w:rsidR="00380AD8">
          <w:rPr>
            <w:rFonts w:eastAsia="標楷體"/>
            <w:szCs w:val="22"/>
          </w:rPr>
          <w:t xml:space="preserve"> required for sustain metabolis</w:t>
        </w:r>
      </w:ins>
      <w:ins w:id="317" w:author="user" w:date="2021-12-16T13:04:00Z">
        <w:r w:rsidR="00677EBD">
          <w:rPr>
            <w:rFonts w:eastAsia="標楷體"/>
            <w:szCs w:val="22"/>
          </w:rPr>
          <w:t xml:space="preserve">m is </w:t>
        </w:r>
      </w:ins>
      <w:ins w:id="318" w:author="user" w:date="2021-12-16T13:05:00Z">
        <w:r w:rsidR="00677EBD">
          <w:rPr>
            <w:rFonts w:eastAsia="標楷體"/>
            <w:szCs w:val="22"/>
          </w:rPr>
          <w:t>imposed as lower bounds.</w:t>
        </w:r>
      </w:ins>
      <w:ins w:id="319" w:author="user" w:date="2021-12-16T13:06:00Z">
        <w:r w:rsidR="00677EBD">
          <w:rPr>
            <w:rFonts w:eastAsia="標楷體"/>
            <w:szCs w:val="22"/>
          </w:rPr>
          <w:t xml:space="preserve"> </w:t>
        </w:r>
      </w:ins>
      <w:ins w:id="320" w:author="user" w:date="2021-12-16T13:07:00Z">
        <w:r w:rsidR="00677EBD">
          <w:rPr>
            <w:rFonts w:eastAsia="標楷體"/>
            <w:szCs w:val="22"/>
          </w:rPr>
          <w:t xml:space="preserve">Other </w:t>
        </w:r>
      </w:ins>
      <w:ins w:id="321" w:author="user" w:date="2021-12-16T13:08:00Z">
        <w:r w:rsidR="00677EBD">
          <w:rPr>
            <w:rFonts w:eastAsia="標楷體"/>
            <w:szCs w:val="22"/>
          </w:rPr>
          <w:t xml:space="preserve">physiological constraints </w:t>
        </w:r>
      </w:ins>
      <w:ins w:id="322" w:author="user" w:date="2021-12-16T13:17:00Z">
        <w:r w:rsidR="002538FB">
          <w:rPr>
            <w:rFonts w:eastAsia="標楷體"/>
            <w:szCs w:val="22"/>
          </w:rPr>
          <w:t>restrict the relationships between flows. For example,</w:t>
        </w:r>
      </w:ins>
      <w:ins w:id="323" w:author="user" w:date="2021-12-16T13:19:00Z">
        <w:r w:rsidR="002538FB">
          <w:rPr>
            <w:rFonts w:eastAsia="標楷體"/>
            <w:szCs w:val="22"/>
          </w:rPr>
          <w:t xml:space="preserve"> growth</w:t>
        </w:r>
      </w:ins>
      <w:ins w:id="324" w:author="user" w:date="2021-12-16T13:20:00Z">
        <w:r w:rsidR="002538FB">
          <w:rPr>
            <w:rFonts w:eastAsia="標楷體"/>
            <w:szCs w:val="22"/>
          </w:rPr>
          <w:t xml:space="preserve"> efficiency is defined as</w:t>
        </w:r>
      </w:ins>
      <w:ins w:id="325" w:author="user" w:date="2021-12-16T13:17:00Z">
        <w:r w:rsidR="002538FB">
          <w:rPr>
            <w:rFonts w:eastAsia="標楷體"/>
            <w:szCs w:val="22"/>
          </w:rPr>
          <w:t xml:space="preserve"> the</w:t>
        </w:r>
      </w:ins>
      <w:ins w:id="326" w:author="user" w:date="2021-12-16T13:18:00Z">
        <w:r w:rsidR="002538FB">
          <w:rPr>
            <w:rFonts w:eastAsia="標楷體"/>
            <w:szCs w:val="22"/>
          </w:rPr>
          <w:t xml:space="preserve"> ratio of secondary production </w:t>
        </w:r>
      </w:ins>
      <w:ins w:id="327" w:author="user" w:date="2021-12-16T13:21:00Z">
        <w:r w:rsidR="002538FB">
          <w:rPr>
            <w:rFonts w:eastAsia="標楷體"/>
            <w:szCs w:val="22"/>
          </w:rPr>
          <w:t xml:space="preserve">to assimilated </w:t>
        </w:r>
      </w:ins>
      <w:ins w:id="328" w:author="user" w:date="2021-12-16T13:22:00Z">
        <w:r w:rsidR="002538FB">
          <w:rPr>
            <w:rFonts w:eastAsia="標楷體"/>
            <w:szCs w:val="22"/>
          </w:rPr>
          <w:t xml:space="preserve">food, which </w:t>
        </w:r>
      </w:ins>
      <w:ins w:id="329" w:author="user" w:date="2021-12-16T13:24:00Z">
        <w:r w:rsidR="002538FB">
          <w:rPr>
            <w:rFonts w:eastAsia="標楷體"/>
            <w:szCs w:val="22"/>
          </w:rPr>
          <w:t>is suggested to be 60-</w:t>
        </w:r>
      </w:ins>
      <w:ins w:id="330" w:author="user" w:date="2021-12-16T13:25:00Z">
        <w:r w:rsidR="002538FB">
          <w:rPr>
            <w:rFonts w:eastAsia="標楷體"/>
            <w:szCs w:val="22"/>
          </w:rPr>
          <w:t>8</w:t>
        </w:r>
      </w:ins>
      <w:ins w:id="331" w:author="user" w:date="2021-12-16T13:24:00Z">
        <w:r w:rsidR="002538FB">
          <w:rPr>
            <w:rFonts w:eastAsia="標楷體"/>
            <w:szCs w:val="22"/>
          </w:rPr>
          <w:t>0% (</w:t>
        </w:r>
      </w:ins>
      <w:ins w:id="332" w:author="user" w:date="2021-12-16T13:25:00Z">
        <w:r w:rsidR="002538FB">
          <w:rPr>
            <w:rFonts w:eastAsia="標楷體"/>
            <w:szCs w:val="22"/>
          </w:rPr>
          <w:t xml:space="preserve">Calow,1977; </w:t>
        </w:r>
        <w:r w:rsidR="002538FB">
          <w:rPr>
            <w:rFonts w:eastAsia="標楷體" w:hint="eastAsia"/>
            <w:szCs w:val="22"/>
          </w:rPr>
          <w:t>Sc</w:t>
        </w:r>
        <w:r w:rsidR="002538FB">
          <w:rPr>
            <w:rFonts w:eastAsia="標楷體"/>
            <w:szCs w:val="22"/>
          </w:rPr>
          <w:t>hroeder, 1981)</w:t>
        </w:r>
      </w:ins>
      <w:ins w:id="333" w:author="user" w:date="2021-12-16T13:22:00Z">
        <w:r w:rsidR="002538FB">
          <w:rPr>
            <w:rFonts w:eastAsia="標楷體"/>
            <w:szCs w:val="22"/>
          </w:rPr>
          <w:t xml:space="preserve">. </w:t>
        </w:r>
      </w:ins>
      <w:ins w:id="334" w:author="user" w:date="2021-12-16T13:25:00Z">
        <w:r w:rsidR="00C111B5">
          <w:rPr>
            <w:rFonts w:eastAsia="標楷體"/>
            <w:szCs w:val="22"/>
          </w:rPr>
          <w:t xml:space="preserve">These constraints can also be </w:t>
        </w:r>
      </w:ins>
      <w:ins w:id="335" w:author="user" w:date="2021-12-16T13:26:00Z">
        <w:r w:rsidR="00C111B5">
          <w:rPr>
            <w:rFonts w:eastAsia="標楷體"/>
            <w:szCs w:val="22"/>
          </w:rPr>
          <w:t>transformed into matrix</w:t>
        </w:r>
      </w:ins>
      <w:ins w:id="336" w:author="user" w:date="2021-12-16T15:12:00Z">
        <w:r w:rsidR="00AD3C39">
          <w:rPr>
            <w:rFonts w:eastAsia="標楷體"/>
            <w:szCs w:val="22"/>
          </w:rPr>
          <w:t xml:space="preserve"> </w:t>
        </w:r>
      </w:ins>
      <w:ins w:id="337" w:author="user" w:date="2021-12-16T13:26:00Z">
        <w:r w:rsidR="00C111B5">
          <w:rPr>
            <w:rFonts w:eastAsia="標楷體"/>
            <w:szCs w:val="22"/>
          </w:rPr>
          <w:t xml:space="preserve">equation </w:t>
        </w:r>
      </w:ins>
      <w:ins w:id="338" w:author="user" w:date="2021-12-16T15:12:00Z">
        <w:r w:rsidR="00AD3C39">
          <w:rPr>
            <w:rFonts w:eastAsia="標楷體"/>
            <w:szCs w:val="22"/>
          </w:rPr>
          <w:t>with inequality</w:t>
        </w:r>
      </w:ins>
      <w:ins w:id="339" w:author="user" w:date="2021-12-16T13:26:00Z">
        <w:r w:rsidR="00C111B5">
          <w:rPr>
            <w:rFonts w:eastAsia="標楷體"/>
            <w:szCs w:val="22"/>
          </w:rPr>
          <w:t>:</w:t>
        </w:r>
        <w:r w:rsidR="00C111B5" w:rsidRPr="00271B89">
          <w:rPr>
            <w:rFonts w:eastAsia="標楷體"/>
            <w:b/>
            <w:szCs w:val="22"/>
          </w:rPr>
          <w:t xml:space="preserve"> </w:t>
        </w:r>
        <m:oMath>
          <m:r>
            <m:rPr>
              <m:sty m:val="b"/>
            </m:rPr>
            <w:rPr>
              <w:rFonts w:ascii="Cambria Math" w:eastAsia="標楷體" w:hAnsi="Cambria Math"/>
              <w:szCs w:val="22"/>
            </w:rPr>
            <m:t>G⋅x≥h</m:t>
          </m:r>
        </m:oMath>
        <w:r w:rsidR="00C111B5" w:rsidRPr="00271B89">
          <w:rPr>
            <w:rFonts w:eastAsia="標楷體"/>
            <w:szCs w:val="22"/>
          </w:rPr>
          <w:t>,</w:t>
        </w:r>
        <w:r w:rsidR="00C111B5">
          <w:rPr>
            <w:rFonts w:eastAsia="標楷體"/>
            <w:szCs w:val="22"/>
          </w:rPr>
          <w:t xml:space="preserve"> in which x is still</w:t>
        </w:r>
        <w:r w:rsidR="004F3159">
          <w:rPr>
            <w:rFonts w:eastAsia="標楷體"/>
            <w:szCs w:val="22"/>
          </w:rPr>
          <w:t xml:space="preserve"> unknown</w:t>
        </w:r>
      </w:ins>
      <w:ins w:id="340" w:author="user" w:date="2021-12-16T13:27:00Z">
        <w:r w:rsidR="004F3159">
          <w:rPr>
            <w:rFonts w:eastAsia="標楷體"/>
            <w:szCs w:val="22"/>
          </w:rPr>
          <w:t>-</w:t>
        </w:r>
      </w:ins>
      <w:ins w:id="341" w:author="user" w:date="2021-12-16T13:26:00Z">
        <w:r w:rsidR="00C111B5">
          <w:rPr>
            <w:rFonts w:eastAsia="標楷體"/>
            <w:szCs w:val="22"/>
          </w:rPr>
          <w:t>flows</w:t>
        </w:r>
      </w:ins>
      <w:ins w:id="342" w:author="user" w:date="2021-12-16T13:27:00Z">
        <w:r w:rsidR="004F3159">
          <w:rPr>
            <w:rFonts w:eastAsia="標楷體"/>
            <w:szCs w:val="22"/>
          </w:rPr>
          <w:t xml:space="preserve"> vector</w:t>
        </w:r>
      </w:ins>
      <w:ins w:id="343" w:author="user" w:date="2021-12-16T13:26:00Z">
        <w:r w:rsidR="00C111B5">
          <w:rPr>
            <w:rFonts w:eastAsia="標楷體"/>
            <w:szCs w:val="22"/>
          </w:rPr>
          <w:t xml:space="preserve">, </w:t>
        </w:r>
      </w:ins>
      <w:ins w:id="344" w:author="user" w:date="2021-12-16T13:27:00Z">
        <w:r w:rsidR="004F3159">
          <w:rPr>
            <w:rFonts w:eastAsia="標楷體"/>
            <w:szCs w:val="22"/>
          </w:rPr>
          <w:t>h</w:t>
        </w:r>
      </w:ins>
      <w:ins w:id="345" w:author="user" w:date="2021-12-16T13:26:00Z">
        <w:r w:rsidR="00C111B5">
          <w:rPr>
            <w:rFonts w:eastAsia="標楷體"/>
            <w:szCs w:val="22"/>
          </w:rPr>
          <w:t xml:space="preserve"> is a vector </w:t>
        </w:r>
      </w:ins>
      <w:ins w:id="346" w:author="user" w:date="2021-12-16T13:27:00Z">
        <w:r w:rsidR="004F3159">
          <w:rPr>
            <w:rFonts w:eastAsia="標楷體" w:hint="eastAsia"/>
            <w:szCs w:val="22"/>
          </w:rPr>
          <w:t>c</w:t>
        </w:r>
        <w:r w:rsidR="004F3159">
          <w:rPr>
            <w:rFonts w:eastAsia="標楷體"/>
            <w:szCs w:val="22"/>
          </w:rPr>
          <w:t>omprise constraints</w:t>
        </w:r>
      </w:ins>
      <w:ins w:id="347" w:author="user" w:date="2021-12-16T13:26:00Z">
        <w:r w:rsidR="00C111B5">
          <w:rPr>
            <w:rFonts w:eastAsia="標楷體"/>
            <w:szCs w:val="22"/>
          </w:rPr>
          <w:t>.</w:t>
        </w:r>
      </w:ins>
      <w:ins w:id="348" w:author="user" w:date="2021-12-16T13:28:00Z">
        <w:r w:rsidR="00574090">
          <w:rPr>
            <w:rFonts w:eastAsia="標楷體"/>
            <w:szCs w:val="22"/>
          </w:rPr>
          <w:t xml:space="preserve"> </w:t>
        </w:r>
      </w:ins>
      <w:ins w:id="349" w:author="user" w:date="2021-12-16T13:29:00Z">
        <w:r w:rsidR="002F6916">
          <w:rPr>
            <w:rFonts w:eastAsia="標楷體"/>
            <w:szCs w:val="22"/>
          </w:rPr>
          <w:t>Most of these</w:t>
        </w:r>
      </w:ins>
      <w:ins w:id="350" w:author="user" w:date="2021-12-16T13:36:00Z">
        <w:r w:rsidR="00056B71">
          <w:rPr>
            <w:rFonts w:eastAsia="標楷體"/>
            <w:szCs w:val="22"/>
          </w:rPr>
          <w:t xml:space="preserve"> constraints can be extr</w:t>
        </w:r>
      </w:ins>
      <w:ins w:id="351" w:author="user" w:date="2021-12-16T13:37:00Z">
        <w:r w:rsidR="00056B71">
          <w:rPr>
            <w:rFonts w:eastAsia="標楷體"/>
            <w:szCs w:val="22"/>
          </w:rPr>
          <w:t xml:space="preserve">acted from literature. </w:t>
        </w:r>
        <w:r w:rsidR="00056B71">
          <w:rPr>
            <w:rFonts w:eastAsia="標楷體" w:hint="eastAsia"/>
            <w:szCs w:val="22"/>
          </w:rPr>
          <w:t>He</w:t>
        </w:r>
        <w:r w:rsidR="00056B71">
          <w:rPr>
            <w:rFonts w:eastAsia="標楷體"/>
            <w:szCs w:val="22"/>
          </w:rPr>
          <w:t>re we apply four most</w:t>
        </w:r>
      </w:ins>
      <w:ins w:id="352" w:author="user" w:date="2021-12-16T13:39:00Z">
        <w:r w:rsidR="00F767B7">
          <w:rPr>
            <w:rFonts w:eastAsia="標楷體"/>
            <w:szCs w:val="22"/>
          </w:rPr>
          <w:t xml:space="preserve"> used constrain</w:t>
        </w:r>
      </w:ins>
      <w:ins w:id="353" w:author="user" w:date="2021-12-16T13:40:00Z">
        <w:r w:rsidR="00F767B7">
          <w:rPr>
            <w:rFonts w:eastAsia="標楷體"/>
            <w:szCs w:val="22"/>
          </w:rPr>
          <w:t xml:space="preserve">ts </w:t>
        </w:r>
      </w:ins>
      <w:ins w:id="354" w:author="user" w:date="2021-12-16T13:42:00Z">
        <w:r w:rsidR="00F767B7">
          <w:rPr>
            <w:rFonts w:eastAsia="標楷體"/>
            <w:szCs w:val="22"/>
          </w:rPr>
          <w:t>in LIM studies (</w:t>
        </w:r>
      </w:ins>
      <w:ins w:id="355" w:author="user" w:date="2021-12-16T13:43:00Z">
        <w:r w:rsidR="00F767B7">
          <w:rPr>
            <w:rFonts w:eastAsia="標楷體"/>
            <w:szCs w:val="22"/>
          </w:rPr>
          <w:t xml:space="preserve">van Oevelen et al., 2006; Stratmann et al., 2018) </w:t>
        </w:r>
      </w:ins>
      <w:ins w:id="356" w:author="user" w:date="2021-12-16T13:42:00Z">
        <w:r w:rsidR="00F767B7">
          <w:rPr>
            <w:rFonts w:eastAsia="標楷體"/>
            <w:szCs w:val="22"/>
          </w:rPr>
          <w:t>to our model</w:t>
        </w:r>
      </w:ins>
      <w:ins w:id="357" w:author="user" w:date="2021-12-16T13:45:00Z">
        <w:r w:rsidR="007B35C0">
          <w:rPr>
            <w:rFonts w:eastAsia="標楷體"/>
            <w:szCs w:val="22"/>
          </w:rPr>
          <w:t xml:space="preserve">, </w:t>
        </w:r>
      </w:ins>
      <w:ins w:id="358" w:author="user" w:date="2021-12-16T13:58:00Z">
        <w:r w:rsidR="00493622">
          <w:rPr>
            <w:rFonts w:eastAsia="標楷體"/>
            <w:szCs w:val="22"/>
          </w:rPr>
          <w:lastRenderedPageBreak/>
          <w:t xml:space="preserve">including </w:t>
        </w:r>
      </w:ins>
      <w:ins w:id="359" w:author="user" w:date="2021-12-16T13:47:00Z">
        <w:r w:rsidR="007B35C0">
          <w:rPr>
            <w:rFonts w:eastAsia="標楷體"/>
            <w:szCs w:val="22"/>
          </w:rPr>
          <w:t>assimilation efficiency</w:t>
        </w:r>
      </w:ins>
      <w:ins w:id="360" w:author="user" w:date="2021-12-16T14:01:00Z">
        <w:r w:rsidR="009451BB">
          <w:rPr>
            <w:rFonts w:eastAsia="標楷體" w:hint="eastAsia"/>
            <w:szCs w:val="22"/>
          </w:rPr>
          <w:t>(AE)</w:t>
        </w:r>
      </w:ins>
      <w:ins w:id="361" w:author="user" w:date="2021-12-16T13:47:00Z">
        <w:r w:rsidR="007B35C0">
          <w:rPr>
            <w:rFonts w:eastAsia="標楷體"/>
            <w:szCs w:val="22"/>
          </w:rPr>
          <w:t>,</w:t>
        </w:r>
      </w:ins>
      <w:ins w:id="362" w:author="user" w:date="2021-12-16T13:58:00Z">
        <w:r w:rsidR="00D5686A">
          <w:rPr>
            <w:rFonts w:eastAsia="標楷體"/>
            <w:szCs w:val="22"/>
          </w:rPr>
          <w:t xml:space="preserve"> net growth efficiency</w:t>
        </w:r>
      </w:ins>
      <w:ins w:id="363" w:author="user" w:date="2021-12-16T14:01:00Z">
        <w:r w:rsidR="009451BB">
          <w:rPr>
            <w:rFonts w:eastAsia="標楷體" w:hint="eastAsia"/>
            <w:szCs w:val="22"/>
          </w:rPr>
          <w:t>(NGE)</w:t>
        </w:r>
      </w:ins>
      <w:ins w:id="364" w:author="user" w:date="2021-12-16T13:58:00Z">
        <w:r w:rsidR="00D5686A">
          <w:rPr>
            <w:rFonts w:eastAsia="標楷體"/>
            <w:szCs w:val="22"/>
          </w:rPr>
          <w:t>, production</w:t>
        </w:r>
      </w:ins>
      <w:ins w:id="365" w:author="user" w:date="2021-12-16T14:20:00Z">
        <w:r w:rsidR="00DB2A8D">
          <w:rPr>
            <w:rFonts w:eastAsia="標楷體" w:hint="eastAsia"/>
            <w:szCs w:val="22"/>
          </w:rPr>
          <w:t xml:space="preserve"> </w:t>
        </w:r>
      </w:ins>
      <w:ins w:id="366" w:author="user" w:date="2021-12-16T14:01:00Z">
        <w:r w:rsidR="009451BB">
          <w:rPr>
            <w:rFonts w:eastAsia="標楷體" w:hint="eastAsia"/>
            <w:szCs w:val="22"/>
          </w:rPr>
          <w:t>(P)</w:t>
        </w:r>
      </w:ins>
      <w:ins w:id="367" w:author="user" w:date="2021-12-16T13:58:00Z">
        <w:r w:rsidR="00D5686A">
          <w:rPr>
            <w:rFonts w:eastAsia="標楷體"/>
            <w:szCs w:val="22"/>
          </w:rPr>
          <w:t xml:space="preserve"> and respiration</w:t>
        </w:r>
      </w:ins>
      <w:ins w:id="368" w:author="user" w:date="2021-12-16T14:01:00Z">
        <w:r w:rsidR="009451BB">
          <w:rPr>
            <w:rFonts w:eastAsia="標楷體" w:hint="eastAsia"/>
            <w:szCs w:val="22"/>
          </w:rPr>
          <w:t>(R)</w:t>
        </w:r>
      </w:ins>
      <w:ins w:id="369" w:author="user" w:date="2021-12-16T13:42:00Z">
        <w:r w:rsidR="00F767B7">
          <w:rPr>
            <w:rFonts w:eastAsia="標楷體"/>
            <w:szCs w:val="22"/>
          </w:rPr>
          <w:t>.</w:t>
        </w:r>
      </w:ins>
      <w:ins w:id="370" w:author="user" w:date="2021-12-16T14:00:00Z">
        <w:r w:rsidR="009451BB">
          <w:rPr>
            <w:rFonts w:eastAsia="標楷體"/>
            <w:szCs w:val="22"/>
          </w:rPr>
          <w:t xml:space="preserve"> </w:t>
        </w:r>
      </w:ins>
      <w:ins w:id="371" w:author="user" w:date="2021-12-16T14:01:00Z">
        <w:r w:rsidR="009451BB">
          <w:rPr>
            <w:rFonts w:eastAsia="標楷體" w:hint="eastAsia"/>
            <w:szCs w:val="22"/>
          </w:rPr>
          <w:t>AE i</w:t>
        </w:r>
        <w:r w:rsidR="009451BB">
          <w:rPr>
            <w:rFonts w:eastAsia="標楷體"/>
            <w:szCs w:val="22"/>
          </w:rPr>
          <w:t xml:space="preserve">s </w:t>
        </w:r>
      </w:ins>
      <w:ins w:id="372" w:author="user" w:date="2021-12-16T14:03:00Z">
        <w:r w:rsidR="009451BB">
          <w:rPr>
            <w:rFonts w:eastAsia="標楷體"/>
            <w:szCs w:val="22"/>
          </w:rPr>
          <w:t xml:space="preserve">calculated </w:t>
        </w:r>
      </w:ins>
      <w:ins w:id="373" w:author="user" w:date="2021-12-16T14:01:00Z">
        <w:r w:rsidR="009451BB">
          <w:rPr>
            <w:rFonts w:eastAsia="標楷體"/>
            <w:szCs w:val="22"/>
          </w:rPr>
          <w:t>as</w:t>
        </w:r>
      </w:ins>
      <w:ins w:id="374" w:author="user" w:date="2021-12-16T14:05:00Z">
        <w:r w:rsidR="009451BB">
          <w:rPr>
            <w:rFonts w:eastAsia="標楷體"/>
            <w:szCs w:val="22"/>
          </w:rPr>
          <w:t xml:space="preserve"> </w:t>
        </w:r>
      </w:ins>
      <m:oMath>
        <m:r>
          <w:ins w:id="375" w:author="user" w:date="2021-12-16T14:04:00Z">
            <m:rPr>
              <m:sty m:val="p"/>
            </m:rPr>
            <w:rPr>
              <w:rFonts w:ascii="Cambria Math" w:eastAsia="標楷體" w:hAnsi="Cambria Math"/>
              <w:szCs w:val="22"/>
            </w:rPr>
            <m:t>AE=</m:t>
          </w:ins>
        </m:r>
        <m:r>
          <w:ins w:id="376" w:author="user" w:date="2021-12-16T14:05:00Z">
            <m:rPr>
              <m:sty m:val="p"/>
            </m:rPr>
            <w:rPr>
              <w:rFonts w:ascii="Cambria Math" w:eastAsia="標楷體" w:hAnsi="Cambria Math"/>
              <w:szCs w:val="22"/>
            </w:rPr>
            <m:t>(I-F)/I</m:t>
          </w:ins>
        </m:r>
      </m:oMath>
      <w:ins w:id="377" w:author="user" w:date="2021-12-16T14:05:00Z">
        <w:r w:rsidR="009451BB">
          <w:rPr>
            <w:rFonts w:eastAsia="標楷體" w:hint="eastAsia"/>
            <w:szCs w:val="22"/>
          </w:rPr>
          <w:t>,</w:t>
        </w:r>
        <w:r w:rsidR="009451BB">
          <w:rPr>
            <w:rFonts w:eastAsia="標楷體"/>
            <w:szCs w:val="22"/>
          </w:rPr>
          <w:t xml:space="preserve"> where I is the ingested food and F is the feces(Crisp,1</w:t>
        </w:r>
      </w:ins>
      <w:ins w:id="378" w:author="user" w:date="2021-12-16T14:06:00Z">
        <w:r w:rsidR="009451BB">
          <w:rPr>
            <w:rFonts w:eastAsia="標楷體"/>
            <w:szCs w:val="22"/>
          </w:rPr>
          <w:t xml:space="preserve">971). The </w:t>
        </w:r>
      </w:ins>
      <w:ins w:id="379" w:author="user" w:date="2021-12-16T14:07:00Z">
        <w:r w:rsidR="009451BB">
          <w:rPr>
            <w:rFonts w:eastAsia="標楷體"/>
            <w:szCs w:val="22"/>
          </w:rPr>
          <w:t>min-max range is set from</w:t>
        </w:r>
      </w:ins>
      <w:ins w:id="380" w:author="user" w:date="2021-12-16T14:08:00Z">
        <w:r w:rsidR="009451BB">
          <w:rPr>
            <w:rFonts w:eastAsia="標楷體"/>
            <w:szCs w:val="22"/>
          </w:rPr>
          <w:t xml:space="preserve"> 0.29 to 0.77 f</w:t>
        </w:r>
      </w:ins>
      <w:ins w:id="381" w:author="user" w:date="2021-12-16T14:09:00Z">
        <w:r w:rsidR="009451BB">
          <w:rPr>
            <w:rFonts w:eastAsia="標楷體"/>
            <w:szCs w:val="22"/>
          </w:rPr>
          <w:t xml:space="preserve">or meiofauna (Hendriks, 1999; van Oevelen et al., 2006), and from </w:t>
        </w:r>
      </w:ins>
      <w:ins w:id="382" w:author="user" w:date="2021-12-16T14:07:00Z">
        <w:r w:rsidR="009451BB">
          <w:rPr>
            <w:rFonts w:eastAsia="標楷體"/>
            <w:szCs w:val="22"/>
          </w:rPr>
          <w:t>0.62 to 0.87</w:t>
        </w:r>
        <w:r w:rsidR="009451BB">
          <w:rPr>
            <w:rFonts w:eastAsia="標楷體" w:hint="eastAsia"/>
            <w:szCs w:val="22"/>
          </w:rPr>
          <w:t xml:space="preserve"> f</w:t>
        </w:r>
        <w:r w:rsidR="009451BB">
          <w:rPr>
            <w:rFonts w:eastAsia="標楷體"/>
            <w:szCs w:val="22"/>
          </w:rPr>
          <w:t>or macrofauna (Stratmann e</w:t>
        </w:r>
      </w:ins>
      <w:ins w:id="383" w:author="user" w:date="2021-12-16T14:08:00Z">
        <w:r w:rsidR="009451BB">
          <w:rPr>
            <w:rFonts w:eastAsia="標楷體"/>
            <w:szCs w:val="22"/>
          </w:rPr>
          <w:t>t al., unpublished)</w:t>
        </w:r>
      </w:ins>
      <w:ins w:id="384" w:author="user" w:date="2021-12-16T14:09:00Z">
        <w:r w:rsidR="009451BB">
          <w:rPr>
            <w:rFonts w:eastAsia="標楷體"/>
            <w:szCs w:val="22"/>
          </w:rPr>
          <w:t xml:space="preserve">. </w:t>
        </w:r>
        <w:r w:rsidR="00211BE0">
          <w:rPr>
            <w:rFonts w:eastAsia="標楷體"/>
            <w:szCs w:val="22"/>
          </w:rPr>
          <w:t xml:space="preserve">NGE is </w:t>
        </w:r>
      </w:ins>
      <w:ins w:id="385" w:author="user" w:date="2021-12-16T14:10:00Z">
        <w:r w:rsidR="00211BE0">
          <w:rPr>
            <w:rFonts w:eastAsia="標楷體"/>
            <w:szCs w:val="22"/>
          </w:rPr>
          <w:t xml:space="preserve">calculated as </w:t>
        </w:r>
        <m:oMath>
          <m:r>
            <m:rPr>
              <m:sty m:val="p"/>
            </m:rPr>
            <w:rPr>
              <w:rFonts w:ascii="Cambria Math" w:eastAsia="標楷體" w:hAnsi="Cambria Math" w:hint="eastAsia"/>
              <w:szCs w:val="22"/>
            </w:rPr>
            <m:t>NG</m:t>
          </m:r>
          <m:r>
            <m:rPr>
              <m:sty m:val="p"/>
            </m:rPr>
            <w:rPr>
              <w:rFonts w:ascii="Cambria Math" w:eastAsia="標楷體" w:hAnsi="Cambria Math"/>
              <w:szCs w:val="22"/>
            </w:rPr>
            <m:t>E=P/(P+R)</m:t>
          </m:r>
        </m:oMath>
        <w:r w:rsidR="00211BE0">
          <w:rPr>
            <w:rFonts w:eastAsia="標楷體" w:hint="eastAsia"/>
            <w:szCs w:val="22"/>
          </w:rPr>
          <w:t>,</w:t>
        </w:r>
        <w:r w:rsidR="00211BE0">
          <w:rPr>
            <w:rFonts w:eastAsia="標楷體"/>
            <w:szCs w:val="22"/>
          </w:rPr>
          <w:t xml:space="preserve"> where</w:t>
        </w:r>
      </w:ins>
      <w:ins w:id="386" w:author="user" w:date="2021-12-16T14:12:00Z">
        <w:r w:rsidR="00751C46">
          <w:rPr>
            <w:rFonts w:eastAsia="標楷體"/>
            <w:szCs w:val="22"/>
          </w:rPr>
          <w:t xml:space="preserve"> P</w:t>
        </w:r>
      </w:ins>
      <w:ins w:id="387" w:author="user" w:date="2021-12-16T14:10:00Z">
        <w:r w:rsidR="00211BE0">
          <w:rPr>
            <w:rFonts w:eastAsia="標楷體"/>
            <w:szCs w:val="22"/>
          </w:rPr>
          <w:t xml:space="preserve"> is the</w:t>
        </w:r>
      </w:ins>
      <w:ins w:id="388" w:author="user" w:date="2021-12-16T14:14:00Z">
        <w:r w:rsidR="00751C46">
          <w:rPr>
            <w:rFonts w:eastAsia="標楷體"/>
            <w:szCs w:val="22"/>
          </w:rPr>
          <w:t xml:space="preserve"> secondary</w:t>
        </w:r>
      </w:ins>
      <w:ins w:id="389" w:author="user" w:date="2021-12-16T14:12:00Z">
        <w:r w:rsidR="00751C46">
          <w:rPr>
            <w:rFonts w:eastAsia="標楷體"/>
            <w:szCs w:val="22"/>
          </w:rPr>
          <w:t xml:space="preserve"> production</w:t>
        </w:r>
      </w:ins>
      <w:ins w:id="390" w:author="user" w:date="2021-12-16T14:14:00Z">
        <w:r w:rsidR="00751C46">
          <w:rPr>
            <w:rFonts w:eastAsia="標楷體"/>
            <w:szCs w:val="22"/>
          </w:rPr>
          <w:t xml:space="preserve"> and R is respiration</w:t>
        </w:r>
      </w:ins>
      <w:ins w:id="391" w:author="user" w:date="2021-12-16T14:10:00Z">
        <w:r w:rsidR="00211BE0">
          <w:rPr>
            <w:rFonts w:eastAsia="標楷體"/>
            <w:szCs w:val="22"/>
          </w:rPr>
          <w:t>(</w:t>
        </w:r>
      </w:ins>
      <w:ins w:id="392" w:author="user" w:date="2021-12-16T14:14:00Z">
        <w:r w:rsidR="00751C46">
          <w:rPr>
            <w:rFonts w:eastAsia="標楷體"/>
            <w:szCs w:val="22"/>
          </w:rPr>
          <w:t>Clausen and Riisgård, 1996</w:t>
        </w:r>
      </w:ins>
      <w:ins w:id="393" w:author="user" w:date="2021-12-16T14:10:00Z">
        <w:r w:rsidR="00211BE0">
          <w:rPr>
            <w:rFonts w:eastAsia="標楷體"/>
            <w:szCs w:val="22"/>
          </w:rPr>
          <w:t>). The min-max range is set from 0.</w:t>
        </w:r>
      </w:ins>
      <w:ins w:id="394" w:author="user" w:date="2021-12-16T14:15:00Z">
        <w:r w:rsidR="00751C46">
          <w:rPr>
            <w:rFonts w:eastAsia="標楷體"/>
            <w:szCs w:val="22"/>
          </w:rPr>
          <w:t>6</w:t>
        </w:r>
      </w:ins>
      <w:ins w:id="395" w:author="user" w:date="2021-12-16T14:10:00Z">
        <w:r w:rsidR="00751C46">
          <w:rPr>
            <w:rFonts w:eastAsia="標楷體"/>
            <w:szCs w:val="22"/>
          </w:rPr>
          <w:t xml:space="preserve"> to 0.</w:t>
        </w:r>
      </w:ins>
      <w:ins w:id="396" w:author="user" w:date="2021-12-16T14:15:00Z">
        <w:r w:rsidR="00751C46">
          <w:rPr>
            <w:rFonts w:eastAsia="標楷體"/>
            <w:szCs w:val="22"/>
          </w:rPr>
          <w:t>9</w:t>
        </w:r>
      </w:ins>
      <w:ins w:id="397" w:author="user" w:date="2021-12-16T14:10:00Z">
        <w:r w:rsidR="00211BE0">
          <w:rPr>
            <w:rFonts w:eastAsia="標楷體"/>
            <w:szCs w:val="22"/>
          </w:rPr>
          <w:t xml:space="preserve"> for meiofauna (Hendriks, 1999), and from </w:t>
        </w:r>
        <w:r w:rsidR="00751C46">
          <w:rPr>
            <w:rFonts w:eastAsia="標楷體"/>
            <w:szCs w:val="22"/>
          </w:rPr>
          <w:t>0.6 to 0.</w:t>
        </w:r>
      </w:ins>
      <w:ins w:id="398" w:author="user" w:date="2021-12-16T14:15:00Z">
        <w:r w:rsidR="00751C46">
          <w:rPr>
            <w:rFonts w:eastAsia="標楷體"/>
            <w:szCs w:val="22"/>
          </w:rPr>
          <w:t>72</w:t>
        </w:r>
      </w:ins>
      <w:ins w:id="399" w:author="user" w:date="2021-12-16T14:10:00Z">
        <w:r w:rsidR="00211BE0">
          <w:rPr>
            <w:rFonts w:eastAsia="標楷體" w:hint="eastAsia"/>
            <w:szCs w:val="22"/>
          </w:rPr>
          <w:t xml:space="preserve"> f</w:t>
        </w:r>
        <w:r w:rsidR="00211BE0">
          <w:rPr>
            <w:rFonts w:eastAsia="標楷體"/>
            <w:szCs w:val="22"/>
          </w:rPr>
          <w:t>or macrofauna (</w:t>
        </w:r>
      </w:ins>
      <w:ins w:id="400" w:author="user" w:date="2021-12-16T14:15:00Z">
        <w:r w:rsidR="00751C46">
          <w:rPr>
            <w:rFonts w:eastAsia="標楷體" w:hint="eastAsia"/>
            <w:szCs w:val="22"/>
          </w:rPr>
          <w:t>Na</w:t>
        </w:r>
        <w:r w:rsidR="00751C46">
          <w:rPr>
            <w:rFonts w:eastAsia="標楷體"/>
            <w:szCs w:val="22"/>
          </w:rPr>
          <w:t>varro et al., 1994, Nielsen et al., 1995</w:t>
        </w:r>
      </w:ins>
      <w:ins w:id="401" w:author="user" w:date="2021-12-16T14:10:00Z">
        <w:r w:rsidR="00211BE0">
          <w:rPr>
            <w:rFonts w:eastAsia="標楷體"/>
            <w:szCs w:val="22"/>
          </w:rPr>
          <w:t>).</w:t>
        </w:r>
      </w:ins>
      <w:ins w:id="402" w:author="user" w:date="2021-12-16T14:19:00Z">
        <w:r w:rsidR="00751C46">
          <w:rPr>
            <w:rFonts w:eastAsia="標楷體"/>
            <w:szCs w:val="22"/>
          </w:rPr>
          <w:t xml:space="preserve"> </w:t>
        </w:r>
      </w:ins>
      <w:ins w:id="403" w:author="user" w:date="2021-12-16T14:21:00Z">
        <w:r w:rsidR="00DB2A8D">
          <w:rPr>
            <w:rFonts w:eastAsia="標楷體"/>
            <w:szCs w:val="22"/>
          </w:rPr>
          <w:t>T</w:t>
        </w:r>
      </w:ins>
      <w:ins w:id="404" w:author="user" w:date="2021-12-16T14:19:00Z">
        <w:r w:rsidR="00751C46">
          <w:rPr>
            <w:rFonts w:eastAsia="標楷體"/>
            <w:szCs w:val="22"/>
          </w:rPr>
          <w:t>he</w:t>
        </w:r>
        <w:r w:rsidR="00DB2A8D">
          <w:rPr>
            <w:rFonts w:eastAsia="標楷體"/>
            <w:szCs w:val="22"/>
          </w:rPr>
          <w:t xml:space="preserve"> </w:t>
        </w:r>
      </w:ins>
      <w:ins w:id="405" w:author="user" w:date="2021-12-16T14:20:00Z">
        <w:r w:rsidR="00DB2A8D">
          <w:rPr>
            <w:rFonts w:eastAsia="標楷體"/>
            <w:szCs w:val="22"/>
          </w:rPr>
          <w:t>secondary production(P)</w:t>
        </w:r>
      </w:ins>
      <w:ins w:id="406" w:author="user" w:date="2021-12-16T14:21:00Z">
        <w:r w:rsidR="00DB2A8D">
          <w:rPr>
            <w:rFonts w:eastAsia="標楷體"/>
            <w:szCs w:val="22"/>
          </w:rPr>
          <w:t xml:space="preserve"> is calculated as </w:t>
        </w:r>
      </w:ins>
      <m:oMath>
        <m:r>
          <w:ins w:id="407" w:author="user" w:date="2021-12-16T14:30:00Z">
            <m:rPr>
              <m:sty m:val="p"/>
            </m:rPr>
            <w:rPr>
              <w:rFonts w:ascii="Cambria Math" w:eastAsia="標楷體" w:hAnsi="Cambria Math"/>
              <w:szCs w:val="22"/>
            </w:rPr>
            <m:t>P=</m:t>
          </w:ins>
        </m:r>
        <m:r>
          <w:ins w:id="408" w:author="user" w:date="2021-12-16T14:22:00Z">
            <m:rPr>
              <m:sty m:val="p"/>
            </m:rPr>
            <w:rPr>
              <w:rFonts w:ascii="Cambria Math" w:eastAsia="標楷體" w:hAnsi="Cambria Math"/>
              <w:szCs w:val="22"/>
            </w:rPr>
            <m:t xml:space="preserve">P/B </m:t>
          </w:ins>
        </m:r>
        <m:r>
          <w:ins w:id="409" w:author="user" w:date="2021-12-16T14:21:00Z">
            <m:rPr>
              <m:sty m:val="p"/>
            </m:rPr>
            <w:rPr>
              <w:rFonts w:ascii="Cambria Math" w:eastAsia="標楷體" w:hAnsi="Cambria Math"/>
              <w:szCs w:val="22"/>
            </w:rPr>
            <m:t>ratio×carbon stock</m:t>
          </w:ins>
        </m:r>
      </m:oMath>
      <w:ins w:id="410" w:author="user" w:date="2021-12-16T14:19:00Z">
        <w:r w:rsidR="00751C46">
          <w:rPr>
            <w:rFonts w:eastAsia="標楷體"/>
            <w:szCs w:val="22"/>
          </w:rPr>
          <w:t xml:space="preserve">, </w:t>
        </w:r>
      </w:ins>
      <w:ins w:id="411" w:author="user" w:date="2021-12-16T14:21:00Z">
        <w:r w:rsidR="00DB2A8D">
          <w:rPr>
            <w:rFonts w:eastAsia="標楷體"/>
            <w:szCs w:val="22"/>
          </w:rPr>
          <w:t xml:space="preserve">and the </w:t>
        </w:r>
      </w:ins>
      <m:oMath>
        <m:r>
          <w:ins w:id="412" w:author="user" w:date="2021-12-16T14:22:00Z">
            <m:rPr>
              <m:sty m:val="p"/>
            </m:rPr>
            <w:rPr>
              <w:rFonts w:ascii="Cambria Math" w:eastAsia="標楷體" w:hAnsi="Cambria Math"/>
              <w:szCs w:val="22"/>
            </w:rPr>
            <m:t>P/B ratio</m:t>
          </w:ins>
        </m:r>
      </m:oMath>
      <w:ins w:id="413" w:author="user" w:date="2021-12-16T14:22:00Z">
        <w:r w:rsidR="00DB2A8D">
          <w:rPr>
            <w:rFonts w:eastAsia="標楷體"/>
            <w:szCs w:val="22"/>
          </w:rPr>
          <w:t xml:space="preserve"> for </w:t>
        </w:r>
      </w:ins>
      <w:ins w:id="414" w:author="user" w:date="2021-12-16T14:23:00Z">
        <w:r w:rsidR="00DB2A8D">
          <w:rPr>
            <w:rFonts w:eastAsia="標楷體" w:hint="eastAsia"/>
            <w:szCs w:val="22"/>
          </w:rPr>
          <w:t>m</w:t>
        </w:r>
        <w:r w:rsidR="00DB2A8D">
          <w:rPr>
            <w:rFonts w:eastAsia="標楷體"/>
            <w:szCs w:val="22"/>
          </w:rPr>
          <w:t>eiofauna is set between 0.05 and 0.2</w:t>
        </w:r>
      </w:ins>
      <w:ins w:id="415" w:author="user" w:date="2021-12-16T14:26:00Z">
        <w:r w:rsidR="00DB2A8D">
          <w:rPr>
            <w:rFonts w:eastAsia="標楷體"/>
            <w:szCs w:val="22"/>
          </w:rPr>
          <w:t xml:space="preserve"> </w:t>
        </w:r>
      </w:ins>
      <w:ins w:id="416" w:author="user" w:date="2021-12-16T14:24:00Z">
        <w:r w:rsidR="00DB2A8D">
          <w:rPr>
            <w:rFonts w:eastAsia="標楷體"/>
            <w:szCs w:val="22"/>
          </w:rPr>
          <w:t>(Hendriks, 1999)</w:t>
        </w:r>
      </w:ins>
      <w:ins w:id="417" w:author="user" w:date="2021-12-16T14:23:00Z">
        <w:r w:rsidR="00DB2A8D">
          <w:rPr>
            <w:rFonts w:eastAsia="標楷體"/>
            <w:szCs w:val="22"/>
          </w:rPr>
          <w:t>, while for macrofauna</w:t>
        </w:r>
        <w:r w:rsidR="00DB2A8D">
          <w:rPr>
            <w:rFonts w:eastAsia="標楷體" w:hint="eastAsia"/>
            <w:szCs w:val="22"/>
          </w:rPr>
          <w:t xml:space="preserve"> </w:t>
        </w:r>
        <w:r w:rsidR="00DB2A8D">
          <w:rPr>
            <w:rFonts w:eastAsia="標楷體"/>
            <w:szCs w:val="22"/>
          </w:rPr>
          <w:t>is set between</w:t>
        </w:r>
      </w:ins>
      <w:ins w:id="418" w:author="user" w:date="2021-12-16T14:24:00Z">
        <w:r w:rsidR="00DB2A8D">
          <w:rPr>
            <w:rFonts w:eastAsia="標楷體"/>
            <w:szCs w:val="22"/>
          </w:rPr>
          <w:t xml:space="preserve"> </w:t>
        </w:r>
      </w:ins>
      <w:ins w:id="419" w:author="user" w:date="2021-12-16T14:25:00Z">
        <w:r w:rsidR="00DB2A8D">
          <w:rPr>
            <w:rFonts w:eastAsia="標楷體"/>
            <w:szCs w:val="22"/>
          </w:rPr>
          <w:t>0.01 and 0.05 (Tenore 1982</w:t>
        </w:r>
      </w:ins>
      <w:ins w:id="420" w:author="user" w:date="2021-12-16T14:24:00Z">
        <w:r w:rsidR="00DB2A8D">
          <w:t>)</w:t>
        </w:r>
      </w:ins>
      <w:ins w:id="421" w:author="user" w:date="2021-12-16T14:26:00Z">
        <w:r w:rsidR="00DB2A8D">
          <w:t>. And the respiration</w:t>
        </w:r>
      </w:ins>
      <w:ins w:id="422" w:author="user" w:date="2021-12-16T14:29:00Z">
        <w:r w:rsidR="00DB2A8D" w:rsidRPr="00DB2A8D">
          <w:rPr>
            <w:rFonts w:eastAsia="標楷體"/>
            <w:szCs w:val="22"/>
          </w:rPr>
          <w:t xml:space="preserve"> </w:t>
        </w:r>
        <w:r w:rsidR="00DB2A8D">
          <w:rPr>
            <w:rFonts w:eastAsia="標楷體"/>
            <w:szCs w:val="22"/>
          </w:rPr>
          <w:t>is calculated as</w:t>
        </w:r>
      </w:ins>
      <m:oMath>
        <m:r>
          <w:ins w:id="423" w:author="user" w:date="2021-12-16T14:30:00Z">
            <m:rPr>
              <m:sty m:val="p"/>
            </m:rPr>
            <w:rPr>
              <w:rFonts w:ascii="Cambria Math" w:eastAsia="標楷體" w:hAnsi="Cambria Math"/>
              <w:szCs w:val="22"/>
            </w:rPr>
            <m:t xml:space="preserve"> R=</m:t>
          </w:ins>
        </m:r>
        <m:r>
          <w:ins w:id="424" w:author="user" w:date="2021-12-16T14:30:00Z">
            <m:rPr>
              <m:sty m:val="p"/>
            </m:rPr>
            <w:rPr>
              <w:rFonts w:ascii="Cambria Math" w:hAnsi="Cambria Math"/>
            </w:rPr>
            <m:t>bsFR</m:t>
          </w:ins>
        </m:r>
        <m:r>
          <w:ins w:id="425" w:author="user" w:date="2021-12-16T14:30:00Z">
            <m:rPr>
              <m:sty m:val="p"/>
            </m:rPr>
            <w:rPr>
              <w:rFonts w:ascii="Cambria Math" w:eastAsia="標楷體" w:hAnsi="Cambria Math"/>
              <w:szCs w:val="22"/>
            </w:rPr>
            <m:t>×carbon stock</m:t>
          </w:ins>
        </m:r>
      </m:oMath>
      <w:ins w:id="426" w:author="user" w:date="2021-12-16T14:26:00Z">
        <w:r w:rsidR="00DB2A8D">
          <w:t>,</w:t>
        </w:r>
      </w:ins>
      <w:ins w:id="427" w:author="user" w:date="2021-12-16T14:30:00Z">
        <w:r w:rsidR="002B0723">
          <w:t xml:space="preserve"> where</w:t>
        </w:r>
      </w:ins>
      <w:ins w:id="428" w:author="user" w:date="2021-12-16T14:26:00Z">
        <w:r w:rsidR="00DB2A8D">
          <w:t xml:space="preserve"> </w:t>
        </w:r>
      </w:ins>
      <w:ins w:id="429" w:author="user" w:date="2021-12-16T14:30:00Z">
        <w:r w:rsidR="002B0723">
          <w:t xml:space="preserve">bsFR </w:t>
        </w:r>
      </w:ins>
      <w:ins w:id="430" w:author="user" w:date="2021-12-16T14:31:00Z">
        <w:r w:rsidR="002B0723">
          <w:rPr>
            <w:rFonts w:hint="eastAsia"/>
          </w:rPr>
          <w:t>i</w:t>
        </w:r>
        <w:r w:rsidR="002B0723">
          <w:t xml:space="preserve">s </w:t>
        </w:r>
      </w:ins>
      <w:ins w:id="431" w:author="user" w:date="2021-12-16T14:26:00Z">
        <w:r w:rsidR="00DB2A8D">
          <w:t>the biomass-specific f</w:t>
        </w:r>
      </w:ins>
      <w:ins w:id="432" w:author="user" w:date="2021-12-16T14:27:00Z">
        <w:r w:rsidR="00DB2A8D">
          <w:t>aunal respiration rate</w:t>
        </w:r>
      </w:ins>
      <w:ins w:id="433" w:author="user" w:date="2021-12-16T14:37:00Z">
        <w:r w:rsidR="002B0723">
          <w:t xml:space="preserve">, which </w:t>
        </w:r>
      </w:ins>
      <w:ins w:id="434" w:author="user" w:date="2021-12-16T14:31:00Z">
        <w:r w:rsidR="002B0723">
          <w:t>range</w:t>
        </w:r>
      </w:ins>
      <w:ins w:id="435" w:author="user" w:date="2021-12-16T14:38:00Z">
        <w:r w:rsidR="002B0723">
          <w:t>s from</w:t>
        </w:r>
      </w:ins>
      <w:ins w:id="436" w:author="user" w:date="2021-12-16T14:37:00Z">
        <w:r w:rsidR="002B0723">
          <w:t xml:space="preserve"> </w:t>
        </w:r>
        <w:r w:rsidR="004803CF">
          <w:rPr>
            <w:rFonts w:eastAsia="標楷體"/>
            <w:szCs w:val="22"/>
          </w:rPr>
          <w:t>0.0</w:t>
        </w:r>
      </w:ins>
      <w:ins w:id="437" w:author="user" w:date="2021-12-16T14:50:00Z">
        <w:r w:rsidR="004803CF">
          <w:rPr>
            <w:rFonts w:eastAsia="標楷體"/>
            <w:szCs w:val="22"/>
          </w:rPr>
          <w:t xml:space="preserve">21 </w:t>
        </w:r>
      </w:ins>
      <w:ins w:id="438" w:author="user" w:date="2021-12-16T14:37:00Z">
        <w:r w:rsidR="002B0723">
          <w:rPr>
            <w:rFonts w:eastAsia="標楷體"/>
            <w:szCs w:val="22"/>
          </w:rPr>
          <w:t>and 0.</w:t>
        </w:r>
      </w:ins>
      <w:ins w:id="439" w:author="user" w:date="2021-12-16T14:50:00Z">
        <w:r w:rsidR="004803CF">
          <w:rPr>
            <w:rFonts w:eastAsia="標楷體"/>
            <w:szCs w:val="22"/>
          </w:rPr>
          <w:t>032</w:t>
        </w:r>
      </w:ins>
      <w:ins w:id="440" w:author="user" w:date="2021-12-16T14:37:00Z">
        <w:r w:rsidR="002B0723">
          <w:rPr>
            <w:rFonts w:eastAsia="標楷體"/>
            <w:szCs w:val="22"/>
          </w:rPr>
          <w:t xml:space="preserve"> (</w:t>
        </w:r>
      </w:ins>
      <w:ins w:id="441" w:author="user" w:date="2021-12-16T14:50:00Z">
        <w:r w:rsidR="004803CF">
          <w:rPr>
            <w:rFonts w:eastAsia="標楷體"/>
            <w:szCs w:val="22"/>
          </w:rPr>
          <w:t>Moodley</w:t>
        </w:r>
      </w:ins>
      <w:ins w:id="442" w:author="user" w:date="2021-12-16T14:37:00Z">
        <w:r w:rsidR="002B0723">
          <w:rPr>
            <w:rFonts w:eastAsia="標楷體"/>
            <w:szCs w:val="22"/>
          </w:rPr>
          <w:t xml:space="preserve"> </w:t>
        </w:r>
      </w:ins>
      <w:ins w:id="443" w:author="user" w:date="2021-12-16T14:38:00Z">
        <w:r w:rsidR="002B0723">
          <w:rPr>
            <w:rFonts w:eastAsia="標楷體"/>
            <w:szCs w:val="22"/>
          </w:rPr>
          <w:t>et al., 2008)</w:t>
        </w:r>
      </w:ins>
      <w:ins w:id="444" w:author="user" w:date="2021-12-16T14:41:00Z">
        <w:r w:rsidR="00D138D7">
          <w:rPr>
            <w:rFonts w:eastAsia="標楷體"/>
            <w:szCs w:val="22"/>
          </w:rPr>
          <w:t xml:space="preserve"> for meiofauna, and </w:t>
        </w:r>
      </w:ins>
      <w:ins w:id="445" w:author="user" w:date="2021-12-16T14:51:00Z">
        <w:r w:rsidR="00C71513">
          <w:rPr>
            <w:rFonts w:eastAsia="標楷體"/>
            <w:szCs w:val="22"/>
          </w:rPr>
          <w:t>7.12</w:t>
        </w:r>
      </w:ins>
      <w:ins w:id="446" w:author="user" w:date="2021-12-16T14:52:00Z">
        <w:r w:rsidR="00C71513">
          <w:t>×</w:t>
        </w:r>
      </w:ins>
      <w:ins w:id="447" w:author="user" w:date="2021-12-16T14:51:00Z">
        <w:r w:rsidR="00C71513">
          <w:rPr>
            <w:rFonts w:eastAsia="標楷體"/>
          </w:rPr>
          <w:t>10</w:t>
        </w:r>
        <w:r w:rsidR="00C71513" w:rsidRPr="00C71513">
          <w:rPr>
            <w:rFonts w:eastAsia="標楷體"/>
            <w:vertAlign w:val="superscript"/>
            <w:rPrChange w:id="448" w:author="user" w:date="2021-12-16T14:52:00Z">
              <w:rPr>
                <w:rFonts w:eastAsia="標楷體"/>
              </w:rPr>
            </w:rPrChange>
          </w:rPr>
          <w:t>-5</w:t>
        </w:r>
      </w:ins>
      <w:ins w:id="449" w:author="user" w:date="2021-12-16T14:52:00Z">
        <w:r w:rsidR="00C71513">
          <w:rPr>
            <w:rFonts w:eastAsia="標楷體" w:hint="eastAsia"/>
            <w:vertAlign w:val="superscript"/>
          </w:rPr>
          <w:t xml:space="preserve"> </w:t>
        </w:r>
      </w:ins>
      <w:ins w:id="450" w:author="user" w:date="2021-12-16T14:50:00Z">
        <w:r w:rsidR="00C71513">
          <w:t>and 2.28 × 10</w:t>
        </w:r>
        <w:r w:rsidR="00C71513" w:rsidRPr="00C71513">
          <w:rPr>
            <w:vertAlign w:val="superscript"/>
            <w:rPrChange w:id="451" w:author="user" w:date="2021-12-16T14:52:00Z">
              <w:rPr/>
            </w:rPrChange>
          </w:rPr>
          <w:t>−2</w:t>
        </w:r>
        <w:r w:rsidR="00C71513">
          <w:t xml:space="preserve"> for macrofauna</w:t>
        </w:r>
      </w:ins>
      <w:ins w:id="452" w:author="user" w:date="2021-12-16T14:52:00Z">
        <w:r w:rsidR="00C71513">
          <w:rPr>
            <w:rFonts w:hint="eastAsia"/>
          </w:rPr>
          <w:t>.</w:t>
        </w:r>
      </w:ins>
    </w:p>
    <w:p w:rsidR="00FC2EC6" w:rsidRDefault="00145BB0">
      <w:pPr>
        <w:spacing w:before="120" w:after="120" w:line="276" w:lineRule="auto"/>
        <w:ind w:firstLine="450"/>
        <w:rPr>
          <w:ins w:id="453" w:author="user" w:date="2021-12-16T14:57:00Z"/>
          <w:rFonts w:eastAsia="標楷體"/>
          <w:szCs w:val="22"/>
        </w:rPr>
        <w:pPrChange w:id="454" w:author="user" w:date="2021-12-16T14:57:00Z">
          <w:pPr>
            <w:spacing w:before="120" w:after="120" w:line="276" w:lineRule="auto"/>
            <w:jc w:val="both"/>
          </w:pPr>
        </w:pPrChange>
      </w:pPr>
      <w:ins w:id="455" w:author="user" w:date="2021-12-16T14:54:00Z">
        <w:r w:rsidRPr="00271B89">
          <w:rPr>
            <w:rFonts w:eastAsia="標楷體" w:hint="eastAsia"/>
            <w:b/>
            <w:i/>
            <w:szCs w:val="22"/>
          </w:rPr>
          <w:t>In</w:t>
        </w:r>
        <w:r w:rsidRPr="00271B89">
          <w:rPr>
            <w:rFonts w:eastAsia="標楷體"/>
            <w:b/>
            <w:i/>
            <w:szCs w:val="22"/>
          </w:rPr>
          <w:t xml:space="preserve"> situ</w:t>
        </w:r>
        <w:r>
          <w:rPr>
            <w:rFonts w:eastAsia="標楷體"/>
            <w:b/>
            <w:szCs w:val="22"/>
          </w:rPr>
          <w:t xml:space="preserve"> mea</w:t>
        </w:r>
        <w:r w:rsidR="00FC2EC6">
          <w:rPr>
            <w:rFonts w:eastAsia="標楷體"/>
            <w:b/>
            <w:szCs w:val="22"/>
          </w:rPr>
          <w:t>surements:</w:t>
        </w:r>
        <w:r w:rsidR="00FC2EC6">
          <w:rPr>
            <w:rFonts w:eastAsia="標楷體" w:hint="eastAsia"/>
            <w:b/>
            <w:szCs w:val="22"/>
          </w:rPr>
          <w:t xml:space="preserve"> </w:t>
        </w:r>
      </w:ins>
      <w:ins w:id="456" w:author="user" w:date="2021-12-16T14:55:00Z">
        <w:r w:rsidR="00FC2EC6">
          <w:rPr>
            <w:rFonts w:eastAsia="標楷體" w:hint="eastAsia"/>
            <w:szCs w:val="22"/>
          </w:rPr>
          <w:t>Th</w:t>
        </w:r>
        <w:r w:rsidR="00FC2EC6">
          <w:rPr>
            <w:rFonts w:eastAsia="標楷體"/>
            <w:szCs w:val="22"/>
          </w:rPr>
          <w:t>e data types mentioned above are derived from the general principles which can be applie</w:t>
        </w:r>
      </w:ins>
      <w:ins w:id="457" w:author="user" w:date="2021-12-16T14:56:00Z">
        <w:r w:rsidR="00FC2EC6">
          <w:rPr>
            <w:rFonts w:eastAsia="標楷體"/>
            <w:szCs w:val="22"/>
          </w:rPr>
          <w:t xml:space="preserve">d to most ecosystem. To deal with a food web model of a specific location, the </w:t>
        </w:r>
        <w:r w:rsidR="00FC2EC6" w:rsidRPr="00FC2EC6">
          <w:rPr>
            <w:rFonts w:eastAsia="標楷體"/>
            <w:i/>
            <w:szCs w:val="22"/>
            <w:rPrChange w:id="458" w:author="user" w:date="2021-12-16T14:57:00Z">
              <w:rPr>
                <w:rFonts w:eastAsia="標楷體"/>
                <w:szCs w:val="22"/>
              </w:rPr>
            </w:rPrChange>
          </w:rPr>
          <w:t>in s</w:t>
        </w:r>
      </w:ins>
      <w:ins w:id="459" w:author="user" w:date="2021-12-16T14:57:00Z">
        <w:r w:rsidR="00FC2EC6" w:rsidRPr="00FC2EC6">
          <w:rPr>
            <w:rFonts w:eastAsia="標楷體"/>
            <w:i/>
            <w:szCs w:val="22"/>
            <w:rPrChange w:id="460" w:author="user" w:date="2021-12-16T14:57:00Z">
              <w:rPr>
                <w:rFonts w:eastAsia="標楷體"/>
                <w:szCs w:val="22"/>
              </w:rPr>
            </w:rPrChange>
          </w:rPr>
          <w:t>itu</w:t>
        </w:r>
        <w:r w:rsidR="00FC2EC6">
          <w:rPr>
            <w:rFonts w:eastAsia="標楷體"/>
            <w:szCs w:val="22"/>
          </w:rPr>
          <w:t xml:space="preserve"> data is necessary. In our model, </w:t>
        </w:r>
      </w:ins>
      <w:ins w:id="461" w:author="user" w:date="2021-12-16T14:59:00Z">
        <w:r w:rsidR="00FC2EC6">
          <w:rPr>
            <w:rFonts w:eastAsia="標楷體"/>
            <w:szCs w:val="22"/>
          </w:rPr>
          <w:t>estimated</w:t>
        </w:r>
      </w:ins>
      <w:ins w:id="462" w:author="user" w:date="2021-12-16T14:58:00Z">
        <w:r w:rsidR="00FC2EC6">
          <w:rPr>
            <w:rFonts w:eastAsia="標楷體"/>
            <w:szCs w:val="22"/>
          </w:rPr>
          <w:t xml:space="preserve"> b</w:t>
        </w:r>
        <w:r w:rsidR="001333F7">
          <w:rPr>
            <w:rFonts w:eastAsia="標楷體"/>
            <w:szCs w:val="22"/>
          </w:rPr>
          <w:t xml:space="preserve">iomass </w:t>
        </w:r>
      </w:ins>
      <w:ins w:id="463" w:author="user" w:date="2021-12-16T15:01:00Z">
        <w:r w:rsidR="001333F7">
          <w:rPr>
            <w:rFonts w:eastAsia="標楷體"/>
            <w:szCs w:val="22"/>
          </w:rPr>
          <w:t>are the stocks of</w:t>
        </w:r>
        <w:r w:rsidR="001333F7" w:rsidRPr="001333F7">
          <w:rPr>
            <w:rFonts w:eastAsia="標楷體"/>
            <w:szCs w:val="22"/>
          </w:rPr>
          <w:t xml:space="preserve"> </w:t>
        </w:r>
        <w:r w:rsidR="001333F7">
          <w:rPr>
            <w:rFonts w:eastAsia="標楷體"/>
            <w:szCs w:val="22"/>
          </w:rPr>
          <w:t>organism compartments</w:t>
        </w:r>
      </w:ins>
      <w:ins w:id="464" w:author="user" w:date="2021-12-16T14:58:00Z">
        <w:r w:rsidR="00FC2EC6">
          <w:rPr>
            <w:rFonts w:eastAsia="標楷體"/>
            <w:szCs w:val="22"/>
          </w:rPr>
          <w:t>,</w:t>
        </w:r>
      </w:ins>
      <w:ins w:id="465" w:author="user" w:date="2021-12-16T15:01:00Z">
        <w:r w:rsidR="001333F7">
          <w:rPr>
            <w:rFonts w:eastAsia="標楷體"/>
            <w:szCs w:val="22"/>
          </w:rPr>
          <w:t xml:space="preserve"> while the</w:t>
        </w:r>
      </w:ins>
      <w:ins w:id="466" w:author="user" w:date="2021-12-16T15:02:00Z">
        <w:r w:rsidR="001333F7">
          <w:rPr>
            <w:rFonts w:eastAsia="標楷體"/>
            <w:szCs w:val="22"/>
          </w:rPr>
          <w:t xml:space="preserve"> </w:t>
        </w:r>
      </w:ins>
      <w:ins w:id="467" w:author="user" w:date="2021-12-16T14:59:00Z">
        <w:r w:rsidR="00FC2EC6">
          <w:rPr>
            <w:rFonts w:eastAsia="標楷體"/>
            <w:szCs w:val="22"/>
          </w:rPr>
          <w:t>SCOC</w:t>
        </w:r>
      </w:ins>
      <w:ins w:id="468" w:author="user" w:date="2021-12-16T15:02:00Z">
        <w:r w:rsidR="001333F7">
          <w:rPr>
            <w:rFonts w:eastAsia="標楷體"/>
            <w:szCs w:val="22"/>
          </w:rPr>
          <w:t xml:space="preserve"> data</w:t>
        </w:r>
      </w:ins>
      <w:ins w:id="469" w:author="user" w:date="2021-12-16T15:01:00Z">
        <w:r w:rsidR="001333F7">
          <w:rPr>
            <w:rFonts w:eastAsia="標楷體"/>
            <w:szCs w:val="22"/>
          </w:rPr>
          <w:t xml:space="preserve"> and</w:t>
        </w:r>
      </w:ins>
      <w:ins w:id="470" w:author="user" w:date="2021-12-16T14:59:00Z">
        <w:r w:rsidR="00FC2EC6">
          <w:rPr>
            <w:rFonts w:eastAsia="標楷體"/>
            <w:szCs w:val="22"/>
          </w:rPr>
          <w:t xml:space="preserve"> POC flux are </w:t>
        </w:r>
      </w:ins>
      <w:ins w:id="471" w:author="user" w:date="2021-12-16T15:01:00Z">
        <w:r w:rsidR="001333F7">
          <w:rPr>
            <w:rFonts w:eastAsia="標楷體"/>
            <w:szCs w:val="22"/>
          </w:rPr>
          <w:t xml:space="preserve">served as </w:t>
        </w:r>
      </w:ins>
      <w:ins w:id="472" w:author="user" w:date="2021-12-16T15:00:00Z">
        <w:r w:rsidR="001333F7">
          <w:rPr>
            <w:rFonts w:eastAsia="標楷體" w:hint="eastAsia"/>
            <w:szCs w:val="22"/>
          </w:rPr>
          <w:t>d</w:t>
        </w:r>
        <w:r w:rsidR="001333F7">
          <w:rPr>
            <w:rFonts w:eastAsia="標楷體"/>
            <w:szCs w:val="22"/>
          </w:rPr>
          <w:t>ire</w:t>
        </w:r>
      </w:ins>
      <w:ins w:id="473" w:author="user" w:date="2021-12-16T15:02:00Z">
        <w:r w:rsidR="001333F7">
          <w:rPr>
            <w:rFonts w:eastAsia="標楷體"/>
            <w:szCs w:val="22"/>
          </w:rPr>
          <w:t xml:space="preserve">ctly measured flows. Because of the </w:t>
        </w:r>
      </w:ins>
      <w:ins w:id="474" w:author="user" w:date="2021-12-16T15:03:00Z">
        <w:r w:rsidR="001333F7">
          <w:rPr>
            <w:rFonts w:eastAsia="標楷體"/>
            <w:szCs w:val="22"/>
          </w:rPr>
          <w:t xml:space="preserve">valuable information </w:t>
        </w:r>
      </w:ins>
      <w:ins w:id="475" w:author="user" w:date="2021-12-16T15:10:00Z">
        <w:r w:rsidR="00AD3C39">
          <w:rPr>
            <w:rFonts w:eastAsia="標楷體"/>
            <w:szCs w:val="22"/>
          </w:rPr>
          <w:t xml:space="preserve">from in site-specific measurements, this </w:t>
        </w:r>
      </w:ins>
      <w:ins w:id="476" w:author="user" w:date="2021-12-16T15:11:00Z">
        <w:r w:rsidR="00AD3C39">
          <w:rPr>
            <w:rFonts w:eastAsia="標楷體"/>
            <w:szCs w:val="22"/>
          </w:rPr>
          <w:t>type of data is generally implemented as e</w:t>
        </w:r>
      </w:ins>
      <w:ins w:id="477" w:author="user" w:date="2021-12-16T15:12:00Z">
        <w:r w:rsidR="00AD3C39">
          <w:rPr>
            <w:rFonts w:eastAsia="標楷體"/>
            <w:szCs w:val="22"/>
          </w:rPr>
          <w:t xml:space="preserve">quality equations: </w:t>
        </w:r>
      </w:ins>
      <m:oMath>
        <m:r>
          <w:ins w:id="478" w:author="user" w:date="2021-12-16T15:13:00Z">
            <m:rPr>
              <m:sty m:val="b"/>
            </m:rPr>
            <w:rPr>
              <w:rFonts w:ascii="Cambria Math" w:eastAsia="標楷體" w:hAnsi="Cambria Math" w:hint="eastAsia"/>
              <w:szCs w:val="22"/>
            </w:rPr>
            <m:t>E</m:t>
          </w:ins>
        </m:r>
        <m:r>
          <w:ins w:id="479" w:author="user" w:date="2021-12-16T15:13:00Z">
            <m:rPr>
              <m:sty m:val="b"/>
            </m:rPr>
            <w:rPr>
              <w:rFonts w:ascii="Cambria Math" w:eastAsia="標楷體" w:hAnsi="Cambria Math"/>
              <w:szCs w:val="22"/>
            </w:rPr>
            <m:t>⋅x</m:t>
          </w:ins>
        </m:r>
        <m:r>
          <w:ins w:id="480" w:author="user" w:date="2021-12-16T15:13:00Z">
            <m:rPr>
              <m:sty m:val="b"/>
            </m:rPr>
            <w:rPr>
              <w:rFonts w:ascii="Cambria Math" w:eastAsia="標楷體" w:hAnsi="Cambria Math" w:hint="eastAsia"/>
              <w:szCs w:val="22"/>
            </w:rPr>
            <m:t>=</m:t>
          </w:ins>
        </m:r>
        <m:r>
          <w:ins w:id="481" w:author="user" w:date="2021-12-16T15:13:00Z">
            <m:rPr>
              <m:sty m:val="b"/>
            </m:rPr>
            <w:rPr>
              <w:rFonts w:ascii="Cambria Math" w:eastAsia="標楷體" w:hAnsi="Cambria Math"/>
              <w:szCs w:val="22"/>
            </w:rPr>
            <m:t>f</m:t>
          </w:ins>
        </m:r>
      </m:oMath>
      <w:ins w:id="482" w:author="user" w:date="2021-12-16T15:13:00Z">
        <w:r w:rsidR="00AD3C39" w:rsidRPr="00AD3C39">
          <w:rPr>
            <w:rFonts w:eastAsia="標楷體"/>
            <w:szCs w:val="22"/>
            <w:rPrChange w:id="483" w:author="user" w:date="2021-12-16T15:13:00Z">
              <w:rPr>
                <w:rFonts w:eastAsia="標楷體"/>
                <w:b/>
                <w:szCs w:val="22"/>
              </w:rPr>
            </w:rPrChange>
          </w:rPr>
          <w:t>,</w:t>
        </w:r>
        <w:r w:rsidR="00AD3C39">
          <w:rPr>
            <w:rFonts w:eastAsia="標楷體"/>
            <w:szCs w:val="22"/>
          </w:rPr>
          <w:t xml:space="preserve"> where f represents the vector contains </w:t>
        </w:r>
        <w:r w:rsidR="00AD3C39" w:rsidRPr="00AD3C39">
          <w:rPr>
            <w:rFonts w:eastAsia="標楷體"/>
            <w:i/>
            <w:szCs w:val="22"/>
            <w:rPrChange w:id="484" w:author="user" w:date="2021-12-16T15:14:00Z">
              <w:rPr>
                <w:rFonts w:eastAsia="標楷體"/>
                <w:szCs w:val="22"/>
              </w:rPr>
            </w:rPrChange>
          </w:rPr>
          <w:t>in situ</w:t>
        </w:r>
        <w:r w:rsidR="00AD3C39">
          <w:rPr>
            <w:rFonts w:eastAsia="標楷體"/>
            <w:szCs w:val="22"/>
          </w:rPr>
          <w:t xml:space="preserve"> </w:t>
        </w:r>
      </w:ins>
      <w:ins w:id="485" w:author="user" w:date="2021-12-16T15:14:00Z">
        <w:r w:rsidR="007F4975">
          <w:rPr>
            <w:rFonts w:eastAsia="標楷體" w:hint="eastAsia"/>
            <w:szCs w:val="22"/>
          </w:rPr>
          <w:t>d</w:t>
        </w:r>
        <w:r w:rsidR="007F4975">
          <w:rPr>
            <w:rFonts w:eastAsia="標楷體"/>
            <w:szCs w:val="22"/>
          </w:rPr>
          <w:t>ata</w:t>
        </w:r>
      </w:ins>
      <w:ins w:id="486" w:author="user" w:date="2021-12-16T15:13:00Z">
        <w:r w:rsidR="00AD3C39">
          <w:rPr>
            <w:rFonts w:eastAsia="標楷體"/>
            <w:szCs w:val="22"/>
          </w:rPr>
          <w:t>.</w:t>
        </w:r>
      </w:ins>
    </w:p>
    <w:p w:rsidR="00D814D0" w:rsidRDefault="00145BB0">
      <w:pPr>
        <w:spacing w:before="120" w:after="120" w:line="276" w:lineRule="auto"/>
        <w:rPr>
          <w:ins w:id="487" w:author="user" w:date="2021-12-16T16:14:00Z"/>
          <w:rFonts w:eastAsia="標楷體"/>
          <w:szCs w:val="22"/>
        </w:rPr>
        <w:pPrChange w:id="488" w:author="user" w:date="2021-12-16T16:09:00Z">
          <w:pPr>
            <w:spacing w:before="120" w:after="120" w:line="276" w:lineRule="auto"/>
            <w:ind w:firstLine="450"/>
            <w:jc w:val="both"/>
          </w:pPr>
        </w:pPrChange>
      </w:pPr>
      <w:ins w:id="489" w:author="user" w:date="2021-12-16T14:54:00Z">
        <w:r w:rsidRPr="00271B89">
          <w:rPr>
            <w:b/>
          </w:rPr>
          <w:t>Model Solution</w:t>
        </w:r>
        <w:r>
          <w:rPr>
            <w:rFonts w:hint="eastAsia"/>
            <w:b/>
          </w:rPr>
          <w:t>:</w:t>
        </w:r>
      </w:ins>
      <w:ins w:id="490" w:author="user" w:date="2021-12-16T15:35:00Z">
        <w:r w:rsidR="000E5521">
          <w:rPr>
            <w:b/>
          </w:rPr>
          <w:t xml:space="preserve"> </w:t>
        </w:r>
        <w:r w:rsidR="000E5521">
          <w:rPr>
            <w:rFonts w:hint="eastAsia"/>
          </w:rPr>
          <w:t>Fi</w:t>
        </w:r>
        <w:r w:rsidR="000E5521">
          <w:t xml:space="preserve">nally, we combine </w:t>
        </w:r>
      </w:ins>
      <w:ins w:id="491" w:author="user" w:date="2021-12-16T15:36:00Z">
        <w:r w:rsidR="000E5521">
          <w:t>three types of data</w:t>
        </w:r>
      </w:ins>
      <w:ins w:id="492" w:author="user" w:date="2021-12-16T15:37:00Z">
        <w:r w:rsidR="000E5521">
          <w:rPr>
            <w:rFonts w:hint="eastAsia"/>
          </w:rPr>
          <w:t xml:space="preserve"> t</w:t>
        </w:r>
        <w:r w:rsidR="000E5521">
          <w:t xml:space="preserve">ogether to </w:t>
        </w:r>
      </w:ins>
      <w:ins w:id="493" w:author="user" w:date="2021-12-16T15:38:00Z">
        <w:r w:rsidR="000E5521">
          <w:t>achieve our entire model</w:t>
        </w:r>
      </w:ins>
      <w:ins w:id="494" w:author="user" w:date="2021-12-16T15:36:00Z">
        <w:r w:rsidR="000E5521">
          <w:t>,</w:t>
        </w:r>
      </w:ins>
      <w:ins w:id="495" w:author="user" w:date="2021-12-16T15:38:00Z">
        <w:r w:rsidR="000E5521">
          <w:t xml:space="preserve"> </w:t>
        </w:r>
      </w:ins>
      <w:ins w:id="496" w:author="user" w:date="2021-12-16T15:36:00Z">
        <w:r w:rsidR="000E5521">
          <w:t>which consist</w:t>
        </w:r>
      </w:ins>
      <w:ins w:id="497" w:author="user" w:date="2021-12-16T15:37:00Z">
        <w:r w:rsidR="000E5521">
          <w:t>s of mass balance equation</w:t>
        </w:r>
      </w:ins>
      <w:ins w:id="498" w:author="user" w:date="2021-12-16T15:44:00Z">
        <w:r w:rsidR="000E5521">
          <w:t>s</w:t>
        </w:r>
      </w:ins>
      <w:ins w:id="499" w:author="user" w:date="2021-12-16T15:37:00Z">
        <w:r w:rsidR="000E5521">
          <w:t xml:space="preserve">, physiological constraints and </w:t>
        </w:r>
        <w:r w:rsidR="000E5521" w:rsidRPr="00271B89">
          <w:rPr>
            <w:rFonts w:eastAsia="標楷體"/>
            <w:i/>
            <w:szCs w:val="22"/>
          </w:rPr>
          <w:t>in situ</w:t>
        </w:r>
        <w:r w:rsidR="000E5521">
          <w:rPr>
            <w:rFonts w:eastAsia="標楷體"/>
            <w:szCs w:val="22"/>
          </w:rPr>
          <w:t xml:space="preserve"> </w:t>
        </w:r>
        <w:r w:rsidR="000E5521">
          <w:rPr>
            <w:rFonts w:eastAsia="標楷體" w:hint="eastAsia"/>
            <w:szCs w:val="22"/>
          </w:rPr>
          <w:t>d</w:t>
        </w:r>
        <w:r w:rsidR="000E5521">
          <w:rPr>
            <w:rFonts w:eastAsia="標楷體"/>
            <w:szCs w:val="22"/>
          </w:rPr>
          <w:t>ata.</w:t>
        </w:r>
      </w:ins>
      <w:ins w:id="500" w:author="user" w:date="2021-12-16T15:38:00Z">
        <w:r w:rsidR="000E5521">
          <w:rPr>
            <w:rFonts w:eastAsia="標楷體"/>
            <w:szCs w:val="22"/>
          </w:rPr>
          <w:t xml:space="preserve"> The solution of this model is a set of flow values(</w:t>
        </w:r>
        <w:r w:rsidR="000E5521" w:rsidRPr="000E5521">
          <w:rPr>
            <w:rFonts w:eastAsia="標楷體"/>
            <w:b/>
            <w:szCs w:val="22"/>
            <w:rPrChange w:id="501" w:author="user" w:date="2021-12-16T15:38:00Z">
              <w:rPr>
                <w:rFonts w:eastAsia="標楷體"/>
                <w:szCs w:val="22"/>
              </w:rPr>
            </w:rPrChange>
          </w:rPr>
          <w:t>x</w:t>
        </w:r>
        <w:r w:rsidR="000E5521">
          <w:rPr>
            <w:rFonts w:eastAsia="標楷體"/>
            <w:szCs w:val="22"/>
          </w:rPr>
          <w:t>)</w:t>
        </w:r>
        <w:r w:rsidR="000E5521">
          <w:rPr>
            <w:rFonts w:eastAsia="標楷體" w:hint="eastAsia"/>
            <w:szCs w:val="22"/>
          </w:rPr>
          <w:t>.</w:t>
        </w:r>
        <w:r w:rsidR="000E5521">
          <w:rPr>
            <w:rFonts w:eastAsia="標楷體"/>
            <w:szCs w:val="22"/>
          </w:rPr>
          <w:t xml:space="preserve"> </w:t>
        </w:r>
      </w:ins>
      <w:ins w:id="502" w:author="user" w:date="2021-12-16T15:51:00Z">
        <w:r w:rsidR="00A64DC3">
          <w:rPr>
            <w:rFonts w:eastAsia="標楷體"/>
            <w:szCs w:val="22"/>
          </w:rPr>
          <w:t>Depending on the number of equations and the numbers of the unknowns, different methods of solution are used.</w:t>
        </w:r>
      </w:ins>
      <w:ins w:id="503" w:author="user" w:date="2021-12-16T15:52:00Z">
        <w:r w:rsidR="00E90F1D">
          <w:rPr>
            <w:rFonts w:eastAsia="標楷體"/>
            <w:szCs w:val="22"/>
          </w:rPr>
          <w:t xml:space="preserve"> Ideally the equations lead to only one set of so</w:t>
        </w:r>
      </w:ins>
      <w:ins w:id="504" w:author="user" w:date="2021-12-16T15:53:00Z">
        <w:r w:rsidR="00E90F1D">
          <w:rPr>
            <w:rFonts w:eastAsia="標楷體"/>
            <w:szCs w:val="22"/>
          </w:rPr>
          <w:t xml:space="preserve">lution which perfectly fits the data when the number of equations equals to the numbers of the unknowns. </w:t>
        </w:r>
      </w:ins>
      <w:ins w:id="505" w:author="user" w:date="2021-12-16T15:54:00Z">
        <w:r w:rsidR="00E90F1D">
          <w:rPr>
            <w:rFonts w:eastAsia="標楷體"/>
            <w:szCs w:val="22"/>
          </w:rPr>
          <w:t xml:space="preserve">However, the most commonly </w:t>
        </w:r>
      </w:ins>
      <w:ins w:id="506" w:author="user" w:date="2021-12-16T15:55:00Z">
        <w:r w:rsidR="00A33A52">
          <w:rPr>
            <w:rFonts w:eastAsia="標楷體"/>
            <w:szCs w:val="22"/>
          </w:rPr>
          <w:t>encountered situation is tha</w:t>
        </w:r>
      </w:ins>
      <w:ins w:id="507" w:author="user" w:date="2021-12-16T15:56:00Z">
        <w:r w:rsidR="00A33A52">
          <w:rPr>
            <w:rFonts w:eastAsia="標楷體"/>
            <w:szCs w:val="22"/>
          </w:rPr>
          <w:t>t, the number of equations is far less than the number of unknowns. As a result, there is no unique solution</w:t>
        </w:r>
      </w:ins>
      <w:ins w:id="508" w:author="user" w:date="2021-12-16T16:03:00Z">
        <w:r w:rsidR="001D7FB5">
          <w:rPr>
            <w:rFonts w:eastAsia="標楷體"/>
            <w:szCs w:val="22"/>
          </w:rPr>
          <w:t xml:space="preserve"> set, whereas an infinite number of valid solution sets exist, crea</w:t>
        </w:r>
      </w:ins>
      <w:ins w:id="509" w:author="user" w:date="2021-12-16T16:04:00Z">
        <w:r w:rsidR="001D7FB5">
          <w:rPr>
            <w:rFonts w:eastAsia="標楷體"/>
            <w:szCs w:val="22"/>
          </w:rPr>
          <w:t>ting a multidimensional solution space</w:t>
        </w:r>
      </w:ins>
      <w:ins w:id="510" w:author="user" w:date="2021-12-16T15:56:00Z">
        <w:r w:rsidR="00A33A52">
          <w:rPr>
            <w:rFonts w:eastAsia="標楷體"/>
            <w:szCs w:val="22"/>
          </w:rPr>
          <w:t xml:space="preserve">. </w:t>
        </w:r>
      </w:ins>
      <w:ins w:id="511" w:author="user" w:date="2021-12-16T16:04:00Z">
        <w:r w:rsidR="001D7FB5">
          <w:rPr>
            <w:rFonts w:eastAsia="標楷體" w:hint="eastAsia"/>
            <w:szCs w:val="22"/>
          </w:rPr>
          <w:t>Ea</w:t>
        </w:r>
        <w:r w:rsidR="001D7FB5">
          <w:rPr>
            <w:rFonts w:eastAsia="標楷體"/>
            <w:szCs w:val="22"/>
          </w:rPr>
          <w:t>r</w:t>
        </w:r>
      </w:ins>
      <w:ins w:id="512" w:author="user" w:date="2021-12-16T16:05:00Z">
        <w:r w:rsidR="001D7FB5">
          <w:rPr>
            <w:rFonts w:eastAsia="標楷體"/>
            <w:szCs w:val="22"/>
          </w:rPr>
          <w:t>ly modeling studies usually selected one solution from this solution space. The principle of parsimony</w:t>
        </w:r>
        <w:r w:rsidR="00D814D0">
          <w:rPr>
            <w:rFonts w:eastAsia="標楷體"/>
            <w:szCs w:val="22"/>
          </w:rPr>
          <w:t xml:space="preserve"> had often been </w:t>
        </w:r>
      </w:ins>
      <w:ins w:id="513" w:author="user" w:date="2021-12-16T16:06:00Z">
        <w:r w:rsidR="00D814D0">
          <w:rPr>
            <w:rFonts w:eastAsia="標楷體"/>
            <w:szCs w:val="22"/>
          </w:rPr>
          <w:t xml:space="preserve">applied as the selection criterion </w:t>
        </w:r>
        <w:r w:rsidR="00D814D0">
          <w:t>(Vézina and Platt, 1988), implying</w:t>
        </w:r>
      </w:ins>
      <w:ins w:id="514" w:author="user" w:date="2021-12-16T16:10:00Z">
        <w:r w:rsidR="00D814D0">
          <w:t xml:space="preserve"> that</w:t>
        </w:r>
      </w:ins>
      <w:ins w:id="515" w:author="user" w:date="2021-12-16T16:06:00Z">
        <w:r w:rsidR="00D814D0">
          <w:t xml:space="preserve"> </w:t>
        </w:r>
      </w:ins>
      <w:ins w:id="516" w:author="user" w:date="2021-12-16T16:09:00Z">
        <w:r w:rsidR="00D814D0">
          <w:t xml:space="preserve">the flow set with </w:t>
        </w:r>
      </w:ins>
      <w:ins w:id="517" w:author="user" w:date="2021-12-16T16:10:00Z">
        <w:r w:rsidR="00D814D0">
          <w:t xml:space="preserve">the minimal sum of squared value is </w:t>
        </w:r>
        <w:r w:rsidR="00D814D0">
          <w:lastRenderedPageBreak/>
          <w:t xml:space="preserve">selected. While the parsimonious food </w:t>
        </w:r>
      </w:ins>
      <w:ins w:id="518" w:author="user" w:date="2021-12-16T16:11:00Z">
        <w:r w:rsidR="00D814D0">
          <w:t>web often takes the extreme values to meet the criterion (Difendorfer et al., 2001; Kones et al., 2006).</w:t>
        </w:r>
      </w:ins>
      <w:ins w:id="519" w:author="user" w:date="2021-12-16T16:12:00Z">
        <w:r w:rsidR="00D814D0">
          <w:t xml:space="preserve"> Alternatively, a </w:t>
        </w:r>
      </w:ins>
      <w:ins w:id="520" w:author="user" w:date="2021-12-16T16:26:00Z">
        <w:r w:rsidR="00F91E99">
          <w:t xml:space="preserve">likelihood approach </w:t>
        </w:r>
      </w:ins>
      <w:ins w:id="521" w:author="user" w:date="2021-12-16T16:23:00Z">
        <w:r w:rsidR="00F91E99">
          <w:t>based on</w:t>
        </w:r>
      </w:ins>
      <w:ins w:id="522" w:author="user" w:date="2021-12-16T16:27:00Z">
        <w:r w:rsidR="00F91E99">
          <w:t xml:space="preserve"> Markov Chain</w:t>
        </w:r>
      </w:ins>
      <w:ins w:id="523" w:author="user" w:date="2021-12-16T16:23:00Z">
        <w:r w:rsidR="00F91E99">
          <w:t xml:space="preserve"> </w:t>
        </w:r>
        <w:r w:rsidR="00F91E99">
          <w:rPr>
            <w:rFonts w:hint="eastAsia"/>
          </w:rPr>
          <w:t>Mo</w:t>
        </w:r>
        <w:r w:rsidR="00F91E99">
          <w:t>nte Carlo</w:t>
        </w:r>
      </w:ins>
      <w:ins w:id="524" w:author="user" w:date="2021-12-20T11:56:00Z">
        <w:r w:rsidR="00C96F15">
          <w:t>(MCMC)</w:t>
        </w:r>
      </w:ins>
      <w:ins w:id="525" w:author="user" w:date="2021-12-16T16:23:00Z">
        <w:r w:rsidR="00F91E99">
          <w:t xml:space="preserve"> </w:t>
        </w:r>
      </w:ins>
      <w:ins w:id="526" w:author="user" w:date="2021-12-16T16:27:00Z">
        <w:r w:rsidR="00F91E99">
          <w:t>algorithm</w:t>
        </w:r>
      </w:ins>
      <w:ins w:id="527" w:author="user" w:date="2021-12-16T16:23:00Z">
        <w:r w:rsidR="00F91E99">
          <w:t xml:space="preserve"> </w:t>
        </w:r>
      </w:ins>
      <w:ins w:id="528" w:author="user" w:date="2021-12-16T16:12:00Z">
        <w:r w:rsidR="00F91E99">
          <w:t>has been developed</w:t>
        </w:r>
      </w:ins>
      <w:ins w:id="529" w:author="user" w:date="2021-12-16T16:24:00Z">
        <w:r w:rsidR="00F91E99">
          <w:t xml:space="preserve">, in which the mean values and standard deviations of the flow values </w:t>
        </w:r>
      </w:ins>
      <w:ins w:id="530" w:author="user" w:date="2021-12-16T16:25:00Z">
        <w:r w:rsidR="00F91E99">
          <w:t xml:space="preserve">are calculated </w:t>
        </w:r>
      </w:ins>
      <w:ins w:id="531" w:author="user" w:date="2021-12-16T16:24:00Z">
        <w:r w:rsidR="00F91E99">
          <w:t>from the solution se</w:t>
        </w:r>
      </w:ins>
      <w:ins w:id="532" w:author="user" w:date="2021-12-16T16:25:00Z">
        <w:r w:rsidR="00F91E99">
          <w:t xml:space="preserve">t (Kones et al., 2006). </w:t>
        </w:r>
      </w:ins>
      <w:ins w:id="533" w:author="user" w:date="2021-12-16T16:28:00Z">
        <w:r w:rsidR="00F91E99">
          <w:rPr>
            <w:rFonts w:eastAsia="標楷體"/>
            <w:szCs w:val="22"/>
          </w:rPr>
          <w:t xml:space="preserve">The </w:t>
        </w:r>
        <w:r w:rsidR="00F91E99" w:rsidRPr="002640BA">
          <w:rPr>
            <w:rFonts w:eastAsia="標楷體"/>
            <w:i/>
            <w:szCs w:val="22"/>
          </w:rPr>
          <w:t>LIM</w:t>
        </w:r>
        <w:r w:rsidR="00F91E99">
          <w:rPr>
            <w:rFonts w:eastAsia="標楷體"/>
            <w:szCs w:val="22"/>
          </w:rPr>
          <w:t xml:space="preserve"> package </w:t>
        </w:r>
        <w:r w:rsidR="00F91E99">
          <w:rPr>
            <w:rFonts w:eastAsia="標楷體"/>
            <w:szCs w:val="22"/>
          </w:rPr>
          <w:fldChar w:fldCharType="begin"/>
        </w:r>
        <w:r w:rsidR="00F91E99">
          <w:rPr>
            <w:rFonts w:eastAsia="標楷體"/>
            <w:szCs w:val="22"/>
          </w:rPr>
          <w:instrText xml:space="preserve"> ADDIN ZOTERO_ITEM CSL_CITATION {"citationID":"0nAtm5Iq","properties":{"formattedCitation":"(Soetaert and Herman, 2009; van Oevelen et al., 2010)","plainCitation":"(Soetaert and Herman, 2009; van Oevelen et al., 2010)","noteIndex":0},"citationItems":[{"id":310,"uris":["http://zotero.org/users/1268121/items/E7J6R56P"],"uri":["http://zotero.org/users/1268121/items/E7J6R56P"],"itemData":{"id":310,"type":"book","event-place":"[Dordrecht]","ISBN":"978-1-4020-8624-3","language":"English","publisher":"Springer","publisher-place":"[Dordrecht]","source":"Open WorldCat","title":"A practical guide to ecological modelling using R as a simulation platform","URL":"http://site.ebrary.com/id/10253335","author":[{"family":"Soetaert","given":"Karline"},{"family":"Herman","given":"P. M. J"}],"accessed":{"date-parts":[["2013",9,21]]},"issued":{"date-parts":[["2009"]]}}},{"id":5629,"uris":["http://zotero.org/users/1268121/items/SJXGQCCQ"],"uri":["http://zotero.org/users/1268121/items/SJXGQCCQ"],"itemData":{"id":5629,"type":"article-journal","abstract":"The quantitative mapping of food web flows based on empirical data is a crucial yet difficult task in ecology. The difficulty arises from the under-sampling of food webs, because most data sets are incomplete and uncertain. In this article, we review methods to quantify food web flows based on empirical data using linear inverse models (LIM). The food web in a LIM is described as a linear function of its flows, which are estimated from empirical data by inversemodeling. The under-sampling of food webs implies that infinitely many different solutions exist that are consistent with a given data set. The existing approaches to food web LIM select a single solution from this infinite set by invoking additional assumptions: either a specific selection criterion that has no solid ecological basis is used or the data set is artificially upgraded by assigning fixed values to, for example, physiological parameters. Here, we advance a likelihood approach (LA) that follows a different solution philosophy. Rather than singling out one particular solution, the LA generates a large set of possible solutions from which the marginal probability density function (mPDF) of each flow and correlations between flows can be derived. The LA is exemplified with an example model of a soil food web and is made available in the open-source R-software. Moreover, we show how stoichiometric data, stable isotope signatures, and fatty acid compositions can be included in the LIM to alleviate the under-sampling problem. Overall, LIM prove to be a powerful tool in food web research, which can bridge the gap between empirical data and the analysis of food web structures.","container-title":"Ecosystems","DOI":"10.1007/s10021-009-9297-6","ISSN":"1432-9840, 1435-0629","issue":"1","journalAbbreviation":"Ecosystems","language":"en","page":"32-45","source":"link.springer.com","title":"Quantifying Food Web Flows Using Linear Inverse Models","volume":"13","author":[{"family":"Oevelen","given":"Dick","non-dropping-particle":"van"},{"family":"Meersche","given":"Karel Van","dropping-particle":"den"},{"family":"Meysman","given":"Filip J. R."},{"family":"Soetaert","given":"Karline"},{"family":"Middelburg","given":"Jack J."},{"family":"Vézina","given":"Alain F."}],"issued":{"date-parts":[["2010",1,1]]}}}],"schema":"https://github.com/citation-style-language/schema/raw/master/csl-citation.json"} </w:instrText>
        </w:r>
        <w:r w:rsidR="00F91E99">
          <w:rPr>
            <w:rFonts w:eastAsia="標楷體"/>
            <w:szCs w:val="22"/>
          </w:rPr>
          <w:fldChar w:fldCharType="separate"/>
        </w:r>
        <w:r w:rsidR="00F91E99" w:rsidRPr="00421648">
          <w:t>(Soetaert and Herman, 2009; van Oevelen et al., 2010)</w:t>
        </w:r>
        <w:r w:rsidR="00F91E99">
          <w:rPr>
            <w:rFonts w:eastAsia="標楷體"/>
            <w:szCs w:val="22"/>
          </w:rPr>
          <w:fldChar w:fldCharType="end"/>
        </w:r>
        <w:r w:rsidR="00F91E99">
          <w:rPr>
            <w:rFonts w:eastAsia="標楷體"/>
            <w:szCs w:val="22"/>
          </w:rPr>
          <w:t xml:space="preserve"> in R (R Development Core Team 2020</w:t>
        </w:r>
        <w:r w:rsidR="00F91E99" w:rsidRPr="002640BA">
          <w:rPr>
            <w:rFonts w:eastAsia="標楷體"/>
            <w:szCs w:val="22"/>
          </w:rPr>
          <w:t>)</w:t>
        </w:r>
        <w:r w:rsidR="00F91E99">
          <w:rPr>
            <w:rFonts w:eastAsia="標楷體"/>
            <w:szCs w:val="22"/>
          </w:rPr>
          <w:t xml:space="preserve"> will be used to </w:t>
        </w:r>
        <w:r w:rsidR="00F91E99" w:rsidRPr="00DE4B73">
          <w:rPr>
            <w:rFonts w:eastAsia="標楷體"/>
            <w:noProof/>
            <w:szCs w:val="22"/>
          </w:rPr>
          <w:t>set</w:t>
        </w:r>
        <w:r w:rsidR="00F91E99">
          <w:rPr>
            <w:rFonts w:eastAsia="標楷體"/>
            <w:noProof/>
            <w:szCs w:val="22"/>
          </w:rPr>
          <w:t xml:space="preserve"> </w:t>
        </w:r>
        <w:r w:rsidR="00F91E99" w:rsidRPr="00DE4B73">
          <w:rPr>
            <w:rFonts w:eastAsia="標楷體"/>
            <w:noProof/>
            <w:szCs w:val="22"/>
          </w:rPr>
          <w:t>up</w:t>
        </w:r>
        <w:r w:rsidR="00F91E99">
          <w:rPr>
            <w:rFonts w:eastAsia="標楷體"/>
            <w:szCs w:val="22"/>
          </w:rPr>
          <w:t xml:space="preserve"> and solved the conceptual model in Fig. 12.</w:t>
        </w:r>
      </w:ins>
    </w:p>
    <w:p w:rsidR="00BB21FB" w:rsidRDefault="00DD5823">
      <w:pPr>
        <w:spacing w:before="120" w:after="120" w:line="276" w:lineRule="auto"/>
        <w:rPr>
          <w:ins w:id="534" w:author="user" w:date="2021-12-20T13:44:00Z"/>
        </w:rPr>
        <w:pPrChange w:id="535" w:author="user" w:date="2021-12-20T13:29:00Z">
          <w:pPr>
            <w:spacing w:before="120" w:after="120" w:line="276" w:lineRule="auto"/>
            <w:ind w:firstLine="450"/>
            <w:jc w:val="both"/>
          </w:pPr>
        </w:pPrChange>
      </w:pPr>
      <w:ins w:id="536" w:author="user" w:date="2021-12-17T14:26:00Z">
        <w:r w:rsidRPr="00DD5823">
          <w:rPr>
            <w:b/>
          </w:rPr>
          <w:t>Network flow indices of ecosystems</w:t>
        </w:r>
        <w:r>
          <w:rPr>
            <w:b/>
          </w:rPr>
          <w:t xml:space="preserve">: </w:t>
        </w:r>
      </w:ins>
      <w:ins w:id="537" w:author="user" w:date="2021-12-17T14:32:00Z">
        <w:r>
          <w:t>While the</w:t>
        </w:r>
      </w:ins>
      <w:ins w:id="538" w:author="user" w:date="2021-12-17T14:27:00Z">
        <w:r>
          <w:t xml:space="preserve"> food web</w:t>
        </w:r>
      </w:ins>
      <w:ins w:id="539" w:author="user" w:date="2021-12-17T14:33:00Z">
        <w:r>
          <w:t xml:space="preserve"> can be solved with linear inverse methods,</w:t>
        </w:r>
      </w:ins>
      <w:ins w:id="540" w:author="user" w:date="2021-12-17T14:34:00Z">
        <w:r w:rsidR="00481B52">
          <w:t xml:space="preserve"> the subsequent network analysis is </w:t>
        </w:r>
      </w:ins>
      <w:ins w:id="541" w:author="user" w:date="2021-12-17T14:38:00Z">
        <w:r w:rsidR="00481B52">
          <w:t xml:space="preserve">indispensable. </w:t>
        </w:r>
      </w:ins>
      <w:ins w:id="542" w:author="user" w:date="2021-12-20T10:45:00Z">
        <w:r w:rsidR="00D24526">
          <w:t>Network analysis help</w:t>
        </w:r>
      </w:ins>
      <w:ins w:id="543" w:author="user" w:date="2021-12-20T11:40:00Z">
        <w:r w:rsidR="00906270">
          <w:t>s</w:t>
        </w:r>
      </w:ins>
      <w:ins w:id="544" w:author="user" w:date="2021-12-20T10:45:00Z">
        <w:r w:rsidR="00D24526">
          <w:t xml:space="preserve"> us better understand the structural properties and transformations that occur in ecosystem</w:t>
        </w:r>
        <w:r w:rsidR="00D24526">
          <w:rPr>
            <w:rFonts w:hint="eastAsia"/>
          </w:rPr>
          <w:t>.</w:t>
        </w:r>
      </w:ins>
      <w:ins w:id="545" w:author="user" w:date="2021-12-20T10:47:00Z">
        <w:r w:rsidR="00660E17">
          <w:t xml:space="preserve"> </w:t>
        </w:r>
      </w:ins>
      <w:ins w:id="546" w:author="user" w:date="2021-12-20T13:28:00Z">
        <w:r w:rsidR="00C654F3">
          <w:rPr>
            <w:rFonts w:hint="eastAsia"/>
          </w:rPr>
          <w:t>T</w:t>
        </w:r>
        <w:r w:rsidR="00C654F3">
          <w:t>o compare the complex interactions between compartments for the different food webs, several network indices were calculated</w:t>
        </w:r>
        <w:r w:rsidR="0053476F">
          <w:t xml:space="preserve"> from the results of </w:t>
        </w:r>
      </w:ins>
      <w:ins w:id="547" w:author="user" w:date="2021-12-20T13:29:00Z">
        <w:r w:rsidR="0053476F">
          <w:t xml:space="preserve">LIM-solved flows with </w:t>
        </w:r>
        <w:r w:rsidR="0053476F">
          <w:rPr>
            <w:rFonts w:hint="eastAsia"/>
          </w:rPr>
          <w:t xml:space="preserve">MCMC </w:t>
        </w:r>
        <w:r w:rsidR="0053476F">
          <w:t>algorithm</w:t>
        </w:r>
      </w:ins>
      <w:ins w:id="548" w:author="user" w:date="2021-12-20T13:42:00Z">
        <w:r w:rsidR="009B0DFF">
          <w:t>,</w:t>
        </w:r>
        <w:r w:rsidR="009B0DFF" w:rsidRPr="009B0DFF">
          <w:t xml:space="preserve"> </w:t>
        </w:r>
        <w:r w:rsidR="009B0DFF">
          <w:t xml:space="preserve">which </w:t>
        </w:r>
        <w:r w:rsidR="009B0DFF">
          <w:rPr>
            <w:rFonts w:hint="eastAsia"/>
          </w:rPr>
          <w:t>s</w:t>
        </w:r>
        <w:r w:rsidR="009B0DFF">
          <w:t>erve as robust estimators of food web functioning even in the face of food web uncertainty (Kones et al</w:t>
        </w:r>
      </w:ins>
      <w:ins w:id="549" w:author="user" w:date="2021-12-20T13:29:00Z">
        <w:r w:rsidR="0053476F">
          <w:t>.</w:t>
        </w:r>
      </w:ins>
      <w:ins w:id="550" w:author="user" w:date="2021-12-20T13:43:00Z">
        <w:r w:rsidR="009B0DFF">
          <w:t>, 2009).</w:t>
        </w:r>
      </w:ins>
      <w:ins w:id="551" w:author="user" w:date="2021-12-20T13:29:00Z">
        <w:r w:rsidR="0053476F">
          <w:t xml:space="preserve"> </w:t>
        </w:r>
      </w:ins>
    </w:p>
    <w:p w:rsidR="00F663A8" w:rsidRDefault="00F448EB">
      <w:pPr>
        <w:widowControl/>
        <w:rPr>
          <w:ins w:id="552" w:author="user" w:date="2021-12-20T12:09:00Z"/>
        </w:rPr>
        <w:pPrChange w:id="553" w:author="user" w:date="2021-12-20T14:52:00Z">
          <w:pPr>
            <w:spacing w:before="120" w:after="120" w:line="276" w:lineRule="auto"/>
            <w:ind w:firstLine="450"/>
            <w:jc w:val="both"/>
          </w:pPr>
        </w:pPrChange>
      </w:pPr>
      <w:ins w:id="554" w:author="user" w:date="2021-12-20T13:35:00Z">
        <w:r>
          <w:t xml:space="preserve">The descriptions of symbols used in network indices </w:t>
        </w:r>
      </w:ins>
      <w:ins w:id="555" w:author="user" w:date="2021-12-20T13:36:00Z">
        <w:r>
          <w:t>calculations are shown in Table 1 and Table 2.</w:t>
        </w:r>
      </w:ins>
      <w:ins w:id="556" w:author="user" w:date="2021-12-20T13:38:00Z">
        <w:r w:rsidR="00AC5C21">
          <w:t xml:space="preserve"> Assuming that a system has </w:t>
        </w:r>
        <m:oMath>
          <m:r>
            <w:rPr>
              <w:rFonts w:ascii="Cambria Math" w:hAnsi="Cambria Math"/>
              <w:color w:val="000000"/>
              <w:kern w:val="0"/>
            </w:rPr>
            <m:t>n</m:t>
          </m:r>
        </m:oMath>
        <w:r w:rsidR="00AC5C21">
          <w:rPr>
            <w:rFonts w:hint="eastAsia"/>
            <w:color w:val="000000"/>
            <w:kern w:val="0"/>
          </w:rPr>
          <w:t xml:space="preserve"> </w:t>
        </w:r>
      </w:ins>
      <w:ins w:id="557" w:author="user" w:date="2021-12-20T13:39:00Z">
        <w:r w:rsidR="00AC5C21">
          <w:rPr>
            <w:color w:val="000000"/>
            <w:kern w:val="0"/>
          </w:rPr>
          <w:t xml:space="preserve">compartments, and the flow value </w:t>
        </w:r>
        <m:oMath>
          <m:sSub>
            <m:sSubPr>
              <m:ctrlPr>
                <w:rPr>
                  <w:rFonts w:ascii="Cambria Math" w:hAnsi="Cambria Math"/>
                  <w:i/>
                  <w:color w:val="000000"/>
                  <w:kern w:val="0"/>
                </w:rPr>
              </m:ctrlPr>
            </m:sSubPr>
            <m:e>
              <m:r>
                <w:rPr>
                  <w:rFonts w:ascii="Cambria Math" w:hAnsi="Cambria Math"/>
                  <w:color w:val="000000"/>
                  <w:kern w:val="0"/>
                </w:rPr>
                <m:t>T</m:t>
              </m:r>
            </m:e>
            <m:sub>
              <m:r>
                <w:rPr>
                  <w:rFonts w:ascii="Cambria Math" w:hAnsi="Cambria Math"/>
                  <w:color w:val="000000"/>
                  <w:kern w:val="0"/>
                </w:rPr>
                <m:t>ij</m:t>
              </m:r>
            </m:sub>
          </m:sSub>
        </m:oMath>
        <w:r w:rsidR="00AC5C21">
          <w:rPr>
            <w:rFonts w:hint="eastAsia"/>
            <w:color w:val="000000"/>
            <w:kern w:val="0"/>
          </w:rPr>
          <w:t xml:space="preserve"> i</w:t>
        </w:r>
        <w:r w:rsidR="00AC5C21">
          <w:rPr>
            <w:color w:val="000000"/>
            <w:kern w:val="0"/>
          </w:rPr>
          <w:t xml:space="preserve">s defined as a </w:t>
        </w:r>
      </w:ins>
      <w:ins w:id="558" w:author="user" w:date="2021-12-20T13:40:00Z">
        <w:r w:rsidR="00AC5C21">
          <w:rPr>
            <w:color w:val="000000"/>
            <w:kern w:val="0"/>
          </w:rPr>
          <w:t xml:space="preserve">sink-to-source flow (i.e. </w:t>
        </w:r>
        <m:oMath>
          <m:r>
            <w:rPr>
              <w:rFonts w:ascii="Cambria Math" w:hAnsi="Cambria Math"/>
              <w:color w:val="000000"/>
              <w:kern w:val="0"/>
            </w:rPr>
            <m:t>j→i</m:t>
          </m:r>
        </m:oMath>
        <w:r w:rsidR="00AC5C21">
          <w:rPr>
            <w:rFonts w:hint="eastAsia"/>
            <w:color w:val="000000"/>
            <w:kern w:val="0"/>
          </w:rPr>
          <w:t>)</w:t>
        </w:r>
        <w:r w:rsidR="00AC5C21">
          <w:rPr>
            <w:color w:val="000000"/>
            <w:kern w:val="0"/>
          </w:rPr>
          <w:t>.</w:t>
        </w:r>
        <w:r w:rsidR="00AC5C21">
          <w:rPr>
            <w:rFonts w:hint="eastAsia"/>
            <w:color w:val="000000"/>
            <w:kern w:val="0"/>
          </w:rPr>
          <w:t xml:space="preserve"> </w:t>
        </w:r>
      </w:ins>
      <w:ins w:id="559" w:author="user" w:date="2021-12-20T14:04:00Z">
        <w:r w:rsidR="00A307C7">
          <w:rPr>
            <w:color w:val="000000"/>
            <w:kern w:val="0"/>
          </w:rPr>
          <w:t>T</w:t>
        </w:r>
      </w:ins>
      <w:ins w:id="560" w:author="user" w:date="2021-12-20T13:47:00Z">
        <w:r w:rsidR="006E3295">
          <w:rPr>
            <w:color w:val="000000"/>
            <w:kern w:val="0"/>
          </w:rPr>
          <w:t xml:space="preserve">he </w:t>
        </w:r>
      </w:ins>
      <w:ins w:id="561" w:author="user" w:date="2021-12-20T13:45:00Z">
        <w:r w:rsidR="00BB21FB">
          <w:t>total system throughput</w:t>
        </w:r>
        <w:r w:rsidR="00BB21FB">
          <w:rPr>
            <w:rFonts w:hint="eastAsia"/>
          </w:rPr>
          <w:t xml:space="preserve"> (</w:t>
        </w:r>
        <m:oMath>
          <m:r>
            <w:rPr>
              <w:rFonts w:ascii="Cambria Math" w:hAnsi="Cambria Math"/>
              <w:color w:val="000000"/>
              <w:kern w:val="0"/>
            </w:rPr>
            <m:t>T..</m:t>
          </m:r>
        </m:oMath>
        <w:r w:rsidR="00BB21FB">
          <w:rPr>
            <w:rFonts w:hint="eastAsia"/>
            <w:color w:val="000000"/>
            <w:kern w:val="0"/>
          </w:rPr>
          <w:t xml:space="preserve">) </w:t>
        </w:r>
      </w:ins>
      <w:ins w:id="562" w:author="user" w:date="2021-12-20T14:04:00Z">
        <w:r w:rsidR="00A307C7">
          <w:rPr>
            <w:color w:val="000000"/>
            <w:kern w:val="0"/>
          </w:rPr>
          <w:t>is a measure of the growth and size of the s</w:t>
        </w:r>
      </w:ins>
      <w:ins w:id="563" w:author="user" w:date="2021-12-20T14:05:00Z">
        <w:r w:rsidR="00A307C7">
          <w:rPr>
            <w:color w:val="000000"/>
            <w:kern w:val="0"/>
          </w:rPr>
          <w:t xml:space="preserve">ystem, obtained by </w:t>
        </w:r>
        <w:r w:rsidR="00A307C7">
          <w:t>summing all flow magnitude</w:t>
        </w:r>
        <w:r w:rsidR="00A307C7">
          <w:rPr>
            <w:rFonts w:hint="eastAsia"/>
          </w:rPr>
          <w:t>s</w:t>
        </w:r>
        <w:r w:rsidR="00A307C7">
          <w:t>; while</w:t>
        </w:r>
        <w:r w:rsidR="00A307C7">
          <w:rPr>
            <w:color w:val="000000"/>
            <w:kern w:val="0"/>
          </w:rPr>
          <w:t xml:space="preserve"> </w:t>
        </w:r>
        <w:r w:rsidR="00A307C7">
          <w:rPr>
            <w:rFonts w:hint="eastAsia"/>
            <w:color w:val="000000"/>
            <w:kern w:val="0"/>
          </w:rPr>
          <w:t>t</w:t>
        </w:r>
        <w:r w:rsidR="00A307C7">
          <w:t>he total system throughflow</w:t>
        </w:r>
        <w:r w:rsidR="00A307C7">
          <w:rPr>
            <w:rFonts w:hint="eastAsia"/>
          </w:rPr>
          <w:t xml:space="preserve"> (</w:t>
        </w:r>
        <m:oMath>
          <m:r>
            <w:rPr>
              <w:rFonts w:ascii="Cambria Math" w:hAnsi="Cambria Math"/>
              <w:color w:val="000000"/>
              <w:kern w:val="0"/>
            </w:rPr>
            <m:t>TST</m:t>
          </m:r>
        </m:oMath>
        <w:r w:rsidR="00A307C7">
          <w:rPr>
            <w:rFonts w:hint="eastAsia"/>
            <w:color w:val="000000"/>
            <w:kern w:val="0"/>
          </w:rPr>
          <w:t>)</w:t>
        </w:r>
        <w:r w:rsidR="00A307C7" w:rsidRPr="00A307C7">
          <w:t xml:space="preserve"> </w:t>
        </w:r>
        <w:r w:rsidR="00A307C7">
          <w:t xml:space="preserve">is the sum of compartmental throughflows. These two indices </w:t>
        </w:r>
      </w:ins>
      <w:ins w:id="564" w:author="user" w:date="2021-12-20T14:07:00Z">
        <w:r w:rsidR="00842379">
          <w:rPr>
            <w:rFonts w:hint="eastAsia"/>
          </w:rPr>
          <w:t>i</w:t>
        </w:r>
        <w:r w:rsidR="00842379">
          <w:t>nfer</w:t>
        </w:r>
      </w:ins>
      <w:ins w:id="565" w:author="user" w:date="2021-12-20T14:06:00Z">
        <w:r w:rsidR="00A307C7">
          <w:t xml:space="preserve"> </w:t>
        </w:r>
      </w:ins>
      <w:ins w:id="566" w:author="user" w:date="2021-12-20T14:04:00Z">
        <w:r w:rsidR="00A307C7">
          <w:rPr>
            <w:color w:val="000000"/>
            <w:kern w:val="0"/>
          </w:rPr>
          <w:t>the general properties of the food web system,</w:t>
        </w:r>
      </w:ins>
      <w:ins w:id="567" w:author="user" w:date="2021-12-20T14:07:00Z">
        <w:r w:rsidR="00842379">
          <w:rPr>
            <w:color w:val="000000"/>
            <w:kern w:val="0"/>
          </w:rPr>
          <w:t xml:space="preserve"> that is, t</w:t>
        </w:r>
      </w:ins>
      <w:ins w:id="568" w:author="user" w:date="2021-12-20T14:06:00Z">
        <w:r w:rsidR="00842379">
          <w:t>he more material</w:t>
        </w:r>
      </w:ins>
      <w:ins w:id="569" w:author="user" w:date="2021-12-20T14:07:00Z">
        <w:r w:rsidR="00842379">
          <w:t xml:space="preserve"> or </w:t>
        </w:r>
      </w:ins>
      <w:ins w:id="570" w:author="user" w:date="2021-12-20T14:06:00Z">
        <w:r w:rsidR="00A307C7">
          <w:t>energy flowing through the system, the larger the value</w:t>
        </w:r>
      </w:ins>
      <w:ins w:id="571" w:author="user" w:date="2021-12-20T14:07:00Z">
        <w:r w:rsidR="00842379">
          <w:t xml:space="preserve"> of</w:t>
        </w:r>
      </w:ins>
      <w:ins w:id="572" w:author="user" w:date="2021-12-20T14:06:00Z">
        <w:r w:rsidR="00A307C7">
          <w:t xml:space="preserve"> </w:t>
        </w:r>
      </w:ins>
      <m:oMath>
        <m:r>
          <w:ins w:id="573" w:author="user" w:date="2021-12-20T14:08:00Z">
            <w:rPr>
              <w:rFonts w:ascii="Cambria Math" w:hAnsi="Cambria Math"/>
              <w:color w:val="000000"/>
              <w:kern w:val="0"/>
            </w:rPr>
            <m:t>TST</m:t>
          </w:ins>
        </m:r>
      </m:oMath>
      <w:ins w:id="574" w:author="user" w:date="2021-12-20T14:06:00Z">
        <w:r w:rsidR="00A307C7">
          <w:t xml:space="preserve"> and </w:t>
        </w:r>
      </w:ins>
      <m:oMath>
        <m:r>
          <w:ins w:id="575" w:author="user" w:date="2021-12-20T14:08:00Z">
            <w:rPr>
              <w:rFonts w:ascii="Cambria Math" w:hAnsi="Cambria Math"/>
              <w:color w:val="000000"/>
              <w:kern w:val="0"/>
            </w:rPr>
            <m:t>T..</m:t>
          </w:ins>
        </m:r>
      </m:oMath>
      <w:ins w:id="576" w:author="user" w:date="2021-12-20T14:08:00Z">
        <w:r w:rsidR="00301F1C">
          <w:rPr>
            <w:color w:val="000000"/>
            <w:kern w:val="0"/>
          </w:rPr>
          <w:t xml:space="preserve"> will be</w:t>
        </w:r>
      </w:ins>
      <w:ins w:id="577" w:author="user" w:date="2021-12-20T14:06:00Z">
        <w:r w:rsidR="00A307C7">
          <w:t>.</w:t>
        </w:r>
      </w:ins>
      <w:ins w:id="578" w:author="user" w:date="2021-12-20T14:17:00Z">
        <w:r w:rsidR="00E35CA8">
          <w:rPr>
            <w:rFonts w:hint="eastAsia"/>
          </w:rPr>
          <w:t xml:space="preserve"> Th</w:t>
        </w:r>
        <w:r w:rsidR="00E35CA8">
          <w:t>e cycled portion of total system through flow (</w:t>
        </w:r>
      </w:ins>
      <m:oMath>
        <m:sSub>
          <m:sSubPr>
            <m:ctrlPr>
              <w:ins w:id="579" w:author="user" w:date="2021-12-20T14:18:00Z">
                <w:rPr>
                  <w:rFonts w:ascii="Cambria Math" w:hAnsi="Cambria Math"/>
                  <w:i/>
                  <w:color w:val="000000"/>
                  <w:kern w:val="0"/>
                </w:rPr>
              </w:ins>
            </m:ctrlPr>
          </m:sSubPr>
          <m:e>
            <m:r>
              <w:ins w:id="580" w:author="user" w:date="2021-12-20T14:18:00Z">
                <w:rPr>
                  <w:rFonts w:ascii="Cambria Math" w:hAnsi="Cambria Math"/>
                  <w:color w:val="000000"/>
                  <w:kern w:val="0"/>
                  <w:rPrChange w:id="581" w:author="user" w:date="2021-12-20T14:18:00Z">
                    <w:rPr>
                      <w:rFonts w:ascii="Cambria Math" w:hAnsi="Cambria Math"/>
                      <w:color w:val="000000"/>
                      <w:kern w:val="0"/>
                      <w:sz w:val="18"/>
                    </w:rPr>
                  </w:rPrChange>
                </w:rPr>
                <m:t>TST</m:t>
              </w:ins>
            </m:r>
          </m:e>
          <m:sub>
            <m:r>
              <w:ins w:id="582" w:author="user" w:date="2021-12-20T14:18:00Z">
                <w:rPr>
                  <w:rFonts w:ascii="Cambria Math" w:hAnsi="Cambria Math"/>
                  <w:color w:val="000000"/>
                  <w:kern w:val="0"/>
                  <w:rPrChange w:id="583" w:author="user" w:date="2021-12-20T14:18:00Z">
                    <w:rPr>
                      <w:rFonts w:ascii="Cambria Math" w:hAnsi="Cambria Math"/>
                      <w:color w:val="000000"/>
                      <w:kern w:val="0"/>
                      <w:sz w:val="18"/>
                    </w:rPr>
                  </w:rPrChange>
                </w:rPr>
                <m:t>C</m:t>
              </w:ins>
            </m:r>
          </m:sub>
        </m:sSub>
      </m:oMath>
      <w:ins w:id="584" w:author="user" w:date="2021-12-20T14:18:00Z">
        <w:r w:rsidR="00E35CA8">
          <w:rPr>
            <w:rFonts w:hint="eastAsia"/>
            <w:color w:val="000000"/>
            <w:kern w:val="0"/>
          </w:rPr>
          <w:t>)</w:t>
        </w:r>
        <w:r w:rsidR="00E35CA8">
          <w:rPr>
            <w:color w:val="000000"/>
            <w:kern w:val="0"/>
          </w:rPr>
          <w:t xml:space="preserve"> is the sum of cycled flow in all through flows</w:t>
        </w:r>
      </w:ins>
      <w:ins w:id="585" w:author="user" w:date="2021-12-20T14:19:00Z">
        <w:r w:rsidR="00E35CA8">
          <w:rPr>
            <w:color w:val="000000"/>
            <w:kern w:val="0"/>
          </w:rPr>
          <w:t xml:space="preserve"> (Finn</w:t>
        </w:r>
      </w:ins>
      <w:ins w:id="586" w:author="user" w:date="2021-12-20T14:20:00Z">
        <w:r w:rsidR="00E35CA8">
          <w:rPr>
            <w:color w:val="000000"/>
            <w:kern w:val="0"/>
          </w:rPr>
          <w:t>, 1976)</w:t>
        </w:r>
      </w:ins>
      <w:ins w:id="587" w:author="user" w:date="2021-12-20T14:18:00Z">
        <w:r w:rsidR="00E35CA8">
          <w:rPr>
            <w:color w:val="000000"/>
            <w:kern w:val="0"/>
          </w:rPr>
          <w:t xml:space="preserve">. </w:t>
        </w:r>
      </w:ins>
      <w:ins w:id="588" w:author="user" w:date="2021-12-20T14:19:00Z">
        <w:r w:rsidR="00E35CA8">
          <w:rPr>
            <w:color w:val="000000"/>
            <w:kern w:val="0"/>
          </w:rPr>
          <w:t>The proportion</w:t>
        </w:r>
      </w:ins>
      <w:ins w:id="589" w:author="user" w:date="2021-12-20T14:20:00Z">
        <w:r w:rsidR="00E35CA8">
          <w:rPr>
            <w:color w:val="000000"/>
            <w:kern w:val="0"/>
          </w:rPr>
          <w:t xml:space="preserve"> of </w:t>
        </w:r>
        <m:oMath>
          <m:sSub>
            <m:sSubPr>
              <m:ctrlPr>
                <w:rPr>
                  <w:rFonts w:ascii="Cambria Math" w:hAnsi="Cambria Math"/>
                  <w:i/>
                  <w:color w:val="000000"/>
                  <w:kern w:val="0"/>
                </w:rPr>
              </m:ctrlPr>
            </m:sSubPr>
            <m:e>
              <m:r>
                <w:rPr>
                  <w:rFonts w:ascii="Cambria Math" w:hAnsi="Cambria Math" w:hint="eastAsia"/>
                  <w:color w:val="000000"/>
                  <w:kern w:val="0"/>
                </w:rPr>
                <m:t>TST</m:t>
              </m:r>
            </m:e>
            <m:sub>
              <m:r>
                <w:rPr>
                  <w:rFonts w:ascii="Cambria Math" w:hAnsi="Cambria Math" w:hint="eastAsia"/>
                  <w:color w:val="000000"/>
                  <w:kern w:val="0"/>
                </w:rPr>
                <m:t>C</m:t>
              </m:r>
            </m:sub>
          </m:sSub>
        </m:oMath>
        <w:r w:rsidR="00E35CA8">
          <w:rPr>
            <w:rFonts w:hint="eastAsia"/>
            <w:color w:val="000000"/>
            <w:kern w:val="0"/>
          </w:rPr>
          <w:t xml:space="preserve"> </w:t>
        </w:r>
        <w:r w:rsidR="00E35CA8">
          <w:rPr>
            <w:color w:val="000000"/>
            <w:kern w:val="0"/>
          </w:rPr>
          <w:t xml:space="preserve">and </w:t>
        </w:r>
        <m:oMath>
          <m:r>
            <w:rPr>
              <w:rFonts w:ascii="Cambria Math" w:hAnsi="Cambria Math"/>
              <w:color w:val="000000"/>
              <w:kern w:val="0"/>
            </w:rPr>
            <m:t>TST</m:t>
          </m:r>
        </m:oMath>
        <w:r w:rsidR="00E35CA8">
          <w:rPr>
            <w:color w:val="000000"/>
            <w:kern w:val="0"/>
          </w:rPr>
          <w:t xml:space="preserve"> is referred to the Finn cycling index</w:t>
        </w:r>
      </w:ins>
      <w:ins w:id="590" w:author="user" w:date="2021-12-20T14:21:00Z">
        <w:r w:rsidR="00E35CA8">
          <w:rPr>
            <w:color w:val="000000"/>
            <w:kern w:val="0"/>
          </w:rPr>
          <w:t xml:space="preserve"> </w:t>
        </w:r>
        <w:r w:rsidR="00E35CA8">
          <w:rPr>
            <w:rFonts w:hint="eastAsia"/>
            <w:color w:val="000000"/>
            <w:kern w:val="0"/>
          </w:rPr>
          <w:t>(</w:t>
        </w:r>
        <m:oMath>
          <m:r>
            <w:rPr>
              <w:rFonts w:ascii="Cambria Math" w:hAnsi="Cambria Math"/>
              <w:color w:val="000000"/>
              <w:kern w:val="0"/>
            </w:rPr>
            <m:t>FCI</m:t>
          </m:r>
        </m:oMath>
        <w:r w:rsidR="00E35CA8">
          <w:rPr>
            <w:rFonts w:hint="eastAsia"/>
            <w:color w:val="000000"/>
            <w:kern w:val="0"/>
          </w:rPr>
          <w:t>)</w:t>
        </w:r>
      </w:ins>
      <w:ins w:id="591" w:author="user" w:date="2021-12-20T14:25:00Z">
        <w:r w:rsidR="008D27CA">
          <w:rPr>
            <w:color w:val="000000"/>
            <w:kern w:val="0"/>
          </w:rPr>
          <w:t xml:space="preserve">, </w:t>
        </w:r>
      </w:ins>
      <w:ins w:id="592" w:author="user" w:date="2021-12-20T14:26:00Z">
        <w:r w:rsidR="008D27CA">
          <w:rPr>
            <w:color w:val="000000"/>
            <w:kern w:val="0"/>
          </w:rPr>
          <w:t>which summarized the fraction of the material/energy that is generated by recycling process</w:t>
        </w:r>
      </w:ins>
      <w:ins w:id="593" w:author="user" w:date="2021-12-20T14:27:00Z">
        <w:r w:rsidR="008D27CA">
          <w:rPr>
            <w:color w:val="000000"/>
            <w:kern w:val="0"/>
          </w:rPr>
          <w:t xml:space="preserve"> (Allesina and Ulanowicz, 2004).</w:t>
        </w:r>
      </w:ins>
      <w:ins w:id="594" w:author="user" w:date="2021-12-20T14:31:00Z">
        <w:r w:rsidR="00C40B3B">
          <w:t xml:space="preserve"> Final</w:t>
        </w:r>
      </w:ins>
      <w:ins w:id="595" w:author="user" w:date="2021-12-20T14:32:00Z">
        <w:r w:rsidR="00C40B3B">
          <w:t>ly</w:t>
        </w:r>
      </w:ins>
      <w:ins w:id="596" w:author="user" w:date="2021-12-20T14:33:00Z">
        <w:r w:rsidR="00C40B3B">
          <w:t>, the index average mutual information (</w:t>
        </w:r>
      </w:ins>
      <m:oMath>
        <m:r>
          <w:ins w:id="597" w:author="user" w:date="2021-12-20T13:26:00Z">
            <w:rPr>
              <w:rFonts w:ascii="Cambria Math" w:hAnsi="Cambria Math"/>
              <w:color w:val="000000"/>
              <w:kern w:val="0"/>
            </w:rPr>
            <m:t>AMI</m:t>
          </w:ins>
        </m:r>
      </m:oMath>
      <w:ins w:id="598" w:author="user" w:date="2021-12-20T14:33:00Z">
        <w:r w:rsidR="00C40B3B">
          <w:rPr>
            <w:rFonts w:hint="eastAsia"/>
            <w:color w:val="000000"/>
            <w:kern w:val="0"/>
          </w:rPr>
          <w:t>)</w:t>
        </w:r>
      </w:ins>
      <w:ins w:id="599" w:author="user" w:date="2021-12-20T14:34:00Z">
        <w:r w:rsidR="00C40B3B">
          <w:rPr>
            <w:color w:val="000000"/>
            <w:kern w:val="0"/>
          </w:rPr>
          <w:t xml:space="preserve"> base</w:t>
        </w:r>
      </w:ins>
      <w:ins w:id="600" w:author="user" w:date="2021-12-20T14:37:00Z">
        <w:r w:rsidR="00C40B3B">
          <w:rPr>
            <w:rFonts w:hint="eastAsia"/>
            <w:color w:val="000000"/>
            <w:kern w:val="0"/>
          </w:rPr>
          <w:t>d</w:t>
        </w:r>
      </w:ins>
      <w:ins w:id="601" w:author="user" w:date="2021-12-20T14:34:00Z">
        <w:r w:rsidR="00C40B3B">
          <w:rPr>
            <w:color w:val="000000"/>
            <w:kern w:val="0"/>
          </w:rPr>
          <w:t xml:space="preserve"> on com</w:t>
        </w:r>
      </w:ins>
      <w:ins w:id="602" w:author="user" w:date="2021-12-20T14:35:00Z">
        <w:r w:rsidR="00C40B3B">
          <w:rPr>
            <w:color w:val="000000"/>
            <w:kern w:val="0"/>
          </w:rPr>
          <w:t>m</w:t>
        </w:r>
      </w:ins>
      <w:ins w:id="603" w:author="user" w:date="2021-12-20T14:34:00Z">
        <w:r w:rsidR="00C40B3B">
          <w:rPr>
            <w:color w:val="000000"/>
            <w:kern w:val="0"/>
          </w:rPr>
          <w:t>u</w:t>
        </w:r>
      </w:ins>
      <w:ins w:id="604" w:author="user" w:date="2021-12-20T14:35:00Z">
        <w:r w:rsidR="00C40B3B">
          <w:rPr>
            <w:color w:val="000000"/>
            <w:kern w:val="0"/>
          </w:rPr>
          <w:t>nication theory</w:t>
        </w:r>
      </w:ins>
      <w:ins w:id="605" w:author="user" w:date="2021-12-20T14:37:00Z">
        <w:r w:rsidR="00C40B3B">
          <w:rPr>
            <w:color w:val="000000"/>
            <w:kern w:val="0"/>
          </w:rPr>
          <w:t xml:space="preserve"> measure the average amount of constraint</w:t>
        </w:r>
      </w:ins>
      <w:ins w:id="606" w:author="user" w:date="2021-12-20T14:39:00Z">
        <w:r w:rsidR="00C40B3B">
          <w:rPr>
            <w:rFonts w:hint="eastAsia"/>
            <w:color w:val="000000"/>
            <w:kern w:val="0"/>
          </w:rPr>
          <w:t xml:space="preserve"> </w:t>
        </w:r>
        <w:r w:rsidR="00C40B3B">
          <w:rPr>
            <w:color w:val="000000"/>
            <w:kern w:val="0"/>
          </w:rPr>
          <w:t xml:space="preserve">placed on an arbitrary unit of </w:t>
        </w:r>
      </w:ins>
      <w:ins w:id="607" w:author="user" w:date="2021-12-20T14:40:00Z">
        <w:r w:rsidR="00C40B3B">
          <w:rPr>
            <w:color w:val="000000"/>
            <w:kern w:val="0"/>
          </w:rPr>
          <w:t>flow from any one compartment to another (</w:t>
        </w:r>
      </w:ins>
      <w:ins w:id="608" w:author="user" w:date="2021-12-20T14:41:00Z">
        <w:r w:rsidR="00C40B3B">
          <w:rPr>
            <w:color w:val="000000"/>
            <w:kern w:val="0"/>
          </w:rPr>
          <w:t>Ulanowicz, 1997), therefore,</w:t>
        </w:r>
        <w:r w:rsidR="00BB232C" w:rsidRPr="00BB232C">
          <w:rPr>
            <w:color w:val="000000"/>
            <w:kern w:val="0"/>
          </w:rPr>
          <w:t xml:space="preserve"> </w:t>
        </w:r>
        <w:r w:rsidR="00BB232C">
          <w:rPr>
            <w:color w:val="000000"/>
            <w:kern w:val="0"/>
          </w:rPr>
          <w:t>Ulanowicz</w:t>
        </w:r>
      </w:ins>
      <w:ins w:id="609" w:author="user" w:date="2021-12-20T14:42:00Z">
        <w:r w:rsidR="00BB232C">
          <w:rPr>
            <w:rFonts w:hint="eastAsia"/>
            <w:color w:val="000000"/>
            <w:kern w:val="0"/>
          </w:rPr>
          <w:t>(</w:t>
        </w:r>
        <w:r w:rsidR="00BB232C">
          <w:rPr>
            <w:color w:val="000000"/>
            <w:kern w:val="0"/>
          </w:rPr>
          <w:t>1980) proposed that AMI is ind</w:t>
        </w:r>
      </w:ins>
      <w:ins w:id="610" w:author="user" w:date="2021-12-20T14:43:00Z">
        <w:r w:rsidR="00BB232C">
          <w:rPr>
            <w:color w:val="000000"/>
            <w:kern w:val="0"/>
          </w:rPr>
          <w:t xml:space="preserve">icative of the developmental status of a system. </w:t>
        </w:r>
        <w:r w:rsidR="00295EF7">
          <w:rPr>
            <w:color w:val="000000"/>
            <w:kern w:val="0"/>
          </w:rPr>
          <w:t xml:space="preserve">In other words, </w:t>
        </w:r>
      </w:ins>
      <w:ins w:id="611" w:author="user" w:date="2021-12-20T14:49:00Z">
        <w:r w:rsidR="00903136">
          <w:rPr>
            <w:color w:val="000000"/>
            <w:kern w:val="0"/>
          </w:rPr>
          <w:t>trophic specialization</w:t>
        </w:r>
        <w:r w:rsidR="00B20B1E">
          <w:rPr>
            <w:color w:val="000000"/>
            <w:kern w:val="0"/>
          </w:rPr>
          <w:t xml:space="preserve"> and climax community </w:t>
        </w:r>
      </w:ins>
      <w:ins w:id="612" w:author="user" w:date="2021-12-20T14:50:00Z">
        <w:r w:rsidR="00B20B1E">
          <w:rPr>
            <w:color w:val="000000"/>
            <w:kern w:val="0"/>
          </w:rPr>
          <w:t>will result in a higher AMI value (</w:t>
        </w:r>
      </w:ins>
      <w:ins w:id="613" w:author="user" w:date="2021-12-20T14:51:00Z">
        <w:r w:rsidR="00B20B1E">
          <w:rPr>
            <w:color w:val="000000"/>
            <w:kern w:val="0"/>
          </w:rPr>
          <w:t xml:space="preserve">Ulanowicz, </w:t>
        </w:r>
        <w:r w:rsidR="007B4233">
          <w:rPr>
            <w:color w:val="000000"/>
            <w:kern w:val="0"/>
          </w:rPr>
          <w:t>2004)</w:t>
        </w:r>
      </w:ins>
      <w:ins w:id="614" w:author="user" w:date="2021-12-20T14:52:00Z">
        <w:r w:rsidR="007B4233">
          <w:rPr>
            <w:color w:val="000000"/>
            <w:kern w:val="0"/>
          </w:rPr>
          <w:t>.</w:t>
        </w:r>
      </w:ins>
      <w:ins w:id="615" w:author="user" w:date="2021-12-20T14:51:00Z">
        <w:r w:rsidR="00B20B1E">
          <w:rPr>
            <w:color w:val="000000"/>
            <w:kern w:val="0"/>
          </w:rPr>
          <w:t xml:space="preserve"> </w:t>
        </w:r>
        <w:r w:rsidR="00B20B1E">
          <w:rPr>
            <w:rFonts w:hint="eastAsia"/>
            <w:color w:val="000000"/>
            <w:kern w:val="0"/>
          </w:rPr>
          <w:t>Mo</w:t>
        </w:r>
        <w:r w:rsidR="00B20B1E">
          <w:rPr>
            <w:color w:val="000000"/>
            <w:kern w:val="0"/>
          </w:rPr>
          <w:t>re d</w:t>
        </w:r>
        <w:r w:rsidR="00B20B1E">
          <w:t>etails on the calculation of the indices can be found by Ulanowicz (2004) and Kones et al. (2009).</w:t>
        </w:r>
      </w:ins>
      <w:ins w:id="616" w:author="user" w:date="2021-12-20T14:52:00Z">
        <w:r w:rsidR="007B4233">
          <w:t xml:space="preserve"> All the network indices will be</w:t>
        </w:r>
      </w:ins>
      <w:ins w:id="617" w:author="user" w:date="2021-12-20T13:25:00Z">
        <w:r w:rsidR="00663161">
          <w:t xml:space="preserve"> directly calculated in R using R-package NetIndices (Kones et al., 2009). </w:t>
        </w:r>
      </w:ins>
    </w:p>
    <w:tbl>
      <w:tblPr>
        <w:tblStyle w:val="af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618" w:author="user" w:date="2021-12-20T13:10:00Z">
          <w:tblPr>
            <w:tblStyle w:val="af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
        <w:gridCol w:w="7313"/>
        <w:tblGridChange w:id="619">
          <w:tblGrid>
            <w:gridCol w:w="851"/>
            <w:gridCol w:w="142"/>
            <w:gridCol w:w="7313"/>
          </w:tblGrid>
        </w:tblGridChange>
      </w:tblGrid>
      <w:tr w:rsidR="004A1C21" w:rsidRPr="004A1C21" w:rsidTr="004A1C21">
        <w:trPr>
          <w:trHeight w:val="20"/>
          <w:jc w:val="center"/>
          <w:ins w:id="620" w:author="user" w:date="2021-12-20T12:18:00Z"/>
          <w:trPrChange w:id="621" w:author="user" w:date="2021-12-20T13:10:00Z">
            <w:trPr>
              <w:trHeight w:val="20"/>
              <w:jc w:val="center"/>
            </w:trPr>
          </w:trPrChange>
        </w:trPr>
        <w:tc>
          <w:tcPr>
            <w:tcW w:w="993" w:type="dxa"/>
            <w:tcBorders>
              <w:top w:val="single" w:sz="4" w:space="0" w:color="auto"/>
              <w:bottom w:val="single" w:sz="4" w:space="0" w:color="auto"/>
            </w:tcBorders>
            <w:noWrap/>
            <w:hideMark/>
            <w:tcPrChange w:id="622" w:author="user" w:date="2021-12-20T13:10:00Z">
              <w:tcPr>
                <w:tcW w:w="993" w:type="dxa"/>
                <w:gridSpan w:val="2"/>
                <w:tcBorders>
                  <w:top w:val="single" w:sz="4" w:space="0" w:color="auto"/>
                  <w:bottom w:val="single" w:sz="4" w:space="0" w:color="auto"/>
                </w:tcBorders>
                <w:noWrap/>
                <w:hideMark/>
              </w:tcPr>
            </w:tcPrChange>
          </w:tcPr>
          <w:p w:rsidR="007E5B9B" w:rsidRPr="004A1C21" w:rsidRDefault="007E5B9B" w:rsidP="007E5B9B">
            <w:pPr>
              <w:widowControl/>
              <w:rPr>
                <w:ins w:id="623" w:author="user" w:date="2021-12-20T12:18:00Z"/>
                <w:color w:val="000000"/>
                <w:kern w:val="0"/>
                <w:sz w:val="18"/>
                <w:szCs w:val="16"/>
                <w:rPrChange w:id="624" w:author="user" w:date="2021-12-20T13:07:00Z">
                  <w:rPr>
                    <w:ins w:id="625" w:author="user" w:date="2021-12-20T12:18:00Z"/>
                    <w:rFonts w:ascii="新細明體" w:hAnsi="新細明體" w:cs="新細明體"/>
                    <w:color w:val="000000"/>
                    <w:kern w:val="0"/>
                  </w:rPr>
                </w:rPrChange>
              </w:rPr>
            </w:pPr>
            <w:ins w:id="626" w:author="user" w:date="2021-12-20T12:18:00Z">
              <w:r w:rsidRPr="004A1C21">
                <w:rPr>
                  <w:color w:val="000000"/>
                  <w:kern w:val="0"/>
                  <w:sz w:val="18"/>
                  <w:szCs w:val="16"/>
                  <w:rPrChange w:id="627" w:author="user" w:date="2021-12-20T13:07:00Z">
                    <w:rPr>
                      <w:rFonts w:ascii="新細明體" w:hAnsi="新細明體" w:cs="新細明體"/>
                      <w:color w:val="000000"/>
                      <w:kern w:val="0"/>
                    </w:rPr>
                  </w:rPrChange>
                </w:rPr>
                <w:t xml:space="preserve">Term </w:t>
              </w:r>
            </w:ins>
          </w:p>
        </w:tc>
        <w:tc>
          <w:tcPr>
            <w:tcW w:w="7313" w:type="dxa"/>
            <w:tcBorders>
              <w:top w:val="single" w:sz="4" w:space="0" w:color="auto"/>
              <w:bottom w:val="single" w:sz="4" w:space="0" w:color="auto"/>
            </w:tcBorders>
            <w:noWrap/>
            <w:hideMark/>
            <w:tcPrChange w:id="628" w:author="user" w:date="2021-12-20T13:10:00Z">
              <w:tcPr>
                <w:tcW w:w="7313" w:type="dxa"/>
                <w:tcBorders>
                  <w:top w:val="single" w:sz="4" w:space="0" w:color="auto"/>
                  <w:bottom w:val="single" w:sz="4" w:space="0" w:color="auto"/>
                </w:tcBorders>
                <w:noWrap/>
                <w:hideMark/>
              </w:tcPr>
            </w:tcPrChange>
          </w:tcPr>
          <w:p w:rsidR="007E5B9B" w:rsidRPr="004A1C21" w:rsidRDefault="007E5B9B" w:rsidP="007E5B9B">
            <w:pPr>
              <w:widowControl/>
              <w:rPr>
                <w:ins w:id="629" w:author="user" w:date="2021-12-20T12:18:00Z"/>
                <w:kern w:val="0"/>
                <w:sz w:val="18"/>
                <w:szCs w:val="16"/>
                <w:rPrChange w:id="630" w:author="user" w:date="2021-12-20T13:07:00Z">
                  <w:rPr>
                    <w:ins w:id="631" w:author="user" w:date="2021-12-20T12:18:00Z"/>
                    <w:rFonts w:ascii="新細明體" w:hAnsi="新細明體" w:cs="新細明體"/>
                    <w:kern w:val="0"/>
                  </w:rPr>
                </w:rPrChange>
              </w:rPr>
            </w:pPr>
            <w:ins w:id="632" w:author="user" w:date="2021-12-20T12:18:00Z">
              <w:r w:rsidRPr="004A1C21">
                <w:rPr>
                  <w:kern w:val="0"/>
                  <w:sz w:val="18"/>
                  <w:szCs w:val="16"/>
                  <w:rPrChange w:id="633" w:author="user" w:date="2021-12-20T13:07:00Z">
                    <w:rPr>
                      <w:rFonts w:ascii="新細明體" w:hAnsi="新細明體" w:cs="新細明體"/>
                      <w:kern w:val="0"/>
                    </w:rPr>
                  </w:rPrChange>
                </w:rPr>
                <w:t>Description</w:t>
              </w:r>
            </w:ins>
          </w:p>
        </w:tc>
      </w:tr>
      <w:tr w:rsidR="004A1C21" w:rsidRPr="004A1C21" w:rsidTr="004A1C21">
        <w:trPr>
          <w:trHeight w:val="20"/>
          <w:jc w:val="center"/>
          <w:ins w:id="634" w:author="user" w:date="2021-12-20T12:18:00Z"/>
          <w:trPrChange w:id="635" w:author="user" w:date="2021-12-20T13:10:00Z">
            <w:trPr>
              <w:trHeight w:val="20"/>
              <w:jc w:val="center"/>
            </w:trPr>
          </w:trPrChange>
        </w:trPr>
        <w:tc>
          <w:tcPr>
            <w:tcW w:w="993" w:type="dxa"/>
            <w:tcBorders>
              <w:top w:val="single" w:sz="4" w:space="0" w:color="auto"/>
            </w:tcBorders>
            <w:noWrap/>
            <w:hideMark/>
            <w:tcPrChange w:id="636" w:author="user" w:date="2021-12-20T13:10:00Z">
              <w:tcPr>
                <w:tcW w:w="993" w:type="dxa"/>
                <w:gridSpan w:val="2"/>
                <w:tcBorders>
                  <w:top w:val="single" w:sz="4" w:space="0" w:color="auto"/>
                </w:tcBorders>
                <w:noWrap/>
                <w:hideMark/>
              </w:tcPr>
            </w:tcPrChange>
          </w:tcPr>
          <w:p w:rsidR="007E5B9B" w:rsidRPr="004A1C21" w:rsidRDefault="005A7B0D">
            <w:pPr>
              <w:widowControl/>
              <w:rPr>
                <w:ins w:id="637" w:author="user" w:date="2021-12-20T12:18:00Z"/>
                <w:color w:val="000000"/>
                <w:kern w:val="0"/>
                <w:sz w:val="18"/>
                <w:szCs w:val="16"/>
                <w:rPrChange w:id="638" w:author="user" w:date="2021-12-20T13:07:00Z">
                  <w:rPr>
                    <w:ins w:id="639" w:author="user" w:date="2021-12-20T12:18:00Z"/>
                    <w:rFonts w:ascii="新細明體" w:hAnsi="新細明體" w:cs="新細明體"/>
                    <w:color w:val="000000"/>
                    <w:kern w:val="0"/>
                  </w:rPr>
                </w:rPrChange>
              </w:rPr>
            </w:pPr>
            <m:oMath>
              <m:r>
                <w:ins w:id="640" w:author="user" w:date="2021-12-20T12:59:00Z">
                  <m:rPr>
                    <m:sty m:val="p"/>
                  </m:rPr>
                  <w:rPr>
                    <w:rFonts w:ascii="Cambria Math" w:hAnsi="Cambria Math"/>
                    <w:color w:val="000000"/>
                    <w:kern w:val="0"/>
                    <w:sz w:val="18"/>
                    <w:szCs w:val="16"/>
                    <w:rPrChange w:id="641" w:author="user" w:date="2021-12-20T13:07:00Z">
                      <w:rPr>
                        <w:rFonts w:ascii="Cambria Math" w:hAnsi="Cambria Math"/>
                        <w:color w:val="000000"/>
                        <w:kern w:val="0"/>
                        <w:sz w:val="16"/>
                        <w:szCs w:val="16"/>
                      </w:rPr>
                    </w:rPrChange>
                  </w:rPr>
                  <m:t>n</m:t>
                </w:ins>
              </m:r>
            </m:oMath>
            <w:r w:rsidRPr="004A1C21">
              <w:rPr>
                <w:color w:val="000000"/>
                <w:kern w:val="0"/>
                <w:sz w:val="18"/>
                <w:szCs w:val="16"/>
                <w:rPrChange w:id="642" w:author="user" w:date="2021-12-20T13:07:00Z">
                  <w:rPr>
                    <w:color w:val="000000"/>
                    <w:kern w:val="0"/>
                    <w:sz w:val="16"/>
                    <w:szCs w:val="16"/>
                  </w:rPr>
                </w:rPrChange>
              </w:rPr>
              <w:t xml:space="preserve"> </w:t>
            </w:r>
          </w:p>
        </w:tc>
        <w:tc>
          <w:tcPr>
            <w:tcW w:w="7313" w:type="dxa"/>
            <w:tcBorders>
              <w:top w:val="single" w:sz="4" w:space="0" w:color="auto"/>
            </w:tcBorders>
            <w:noWrap/>
            <w:hideMark/>
            <w:tcPrChange w:id="643" w:author="user" w:date="2021-12-20T13:10:00Z">
              <w:tcPr>
                <w:tcW w:w="7313" w:type="dxa"/>
                <w:tcBorders>
                  <w:top w:val="single" w:sz="4" w:space="0" w:color="auto"/>
                </w:tcBorders>
                <w:noWrap/>
                <w:hideMark/>
              </w:tcPr>
            </w:tcPrChange>
          </w:tcPr>
          <w:p w:rsidR="007E5B9B" w:rsidRPr="004A1C21" w:rsidRDefault="007E5B9B">
            <w:pPr>
              <w:widowControl/>
              <w:rPr>
                <w:ins w:id="644" w:author="user" w:date="2021-12-20T12:18:00Z"/>
                <w:color w:val="000000"/>
                <w:kern w:val="0"/>
                <w:sz w:val="18"/>
                <w:szCs w:val="16"/>
                <w:rPrChange w:id="645" w:author="user" w:date="2021-12-20T13:07:00Z">
                  <w:rPr>
                    <w:ins w:id="646" w:author="user" w:date="2021-12-20T12:18:00Z"/>
                    <w:rFonts w:ascii="新細明體" w:hAnsi="新細明體" w:cs="新細明體"/>
                    <w:color w:val="000000"/>
                    <w:kern w:val="0"/>
                  </w:rPr>
                </w:rPrChange>
              </w:rPr>
            </w:pPr>
            <w:ins w:id="647" w:author="user" w:date="2021-12-20T12:18:00Z">
              <w:r w:rsidRPr="004A1C21">
                <w:rPr>
                  <w:color w:val="000000"/>
                  <w:kern w:val="0"/>
                  <w:sz w:val="18"/>
                  <w:szCs w:val="16"/>
                  <w:rPrChange w:id="648" w:author="user" w:date="2021-12-20T13:07:00Z">
                    <w:rPr>
                      <w:rFonts w:ascii="新細明體" w:hAnsi="新細明體" w:cs="新細明體"/>
                      <w:color w:val="000000"/>
                      <w:kern w:val="0"/>
                    </w:rPr>
                  </w:rPrChange>
                </w:rPr>
                <w:t xml:space="preserve">Number of internal compartments in the network, excluding 0 (zero), </w:t>
              </w:r>
            </w:ins>
            <m:oMath>
              <m:r>
                <w:ins w:id="649" w:author="user" w:date="2021-12-20T13:08:00Z">
                  <w:rPr>
                    <w:rFonts w:ascii="Cambria Math" w:hAnsi="Cambria Math"/>
                    <w:color w:val="000000"/>
                    <w:kern w:val="0"/>
                    <w:sz w:val="18"/>
                  </w:rPr>
                  <m:t>n+1</m:t>
                </w:ins>
              </m:r>
            </m:oMath>
            <w:ins w:id="650" w:author="user" w:date="2021-12-20T12:18:00Z">
              <w:r w:rsidRPr="004A1C21">
                <w:rPr>
                  <w:color w:val="000000"/>
                  <w:kern w:val="0"/>
                  <w:sz w:val="18"/>
                  <w:szCs w:val="16"/>
                  <w:rPrChange w:id="651" w:author="user" w:date="2021-12-20T13:07:00Z">
                    <w:rPr>
                      <w:rFonts w:ascii="新細明體" w:hAnsi="新細明體" w:cs="新細明體"/>
                      <w:color w:val="000000"/>
                      <w:kern w:val="0"/>
                    </w:rPr>
                  </w:rPrChange>
                </w:rPr>
                <w:t xml:space="preserve"> and </w:t>
              </w:r>
            </w:ins>
            <m:oMath>
              <m:r>
                <w:ins w:id="652" w:author="user" w:date="2021-12-20T13:08:00Z">
                  <w:rPr>
                    <w:rFonts w:ascii="Cambria Math" w:hAnsi="Cambria Math"/>
                    <w:color w:val="000000"/>
                    <w:kern w:val="0"/>
                    <w:sz w:val="18"/>
                  </w:rPr>
                  <m:t>n+2</m:t>
                </w:ins>
              </m:r>
            </m:oMath>
          </w:p>
        </w:tc>
      </w:tr>
      <w:tr w:rsidR="004A1C21" w:rsidRPr="004A1C21" w:rsidTr="004A1C21">
        <w:trPr>
          <w:trHeight w:val="20"/>
          <w:jc w:val="center"/>
          <w:ins w:id="653" w:author="user" w:date="2021-12-20T12:18:00Z"/>
          <w:trPrChange w:id="654" w:author="user" w:date="2021-12-20T13:10:00Z">
            <w:trPr>
              <w:trHeight w:val="20"/>
              <w:jc w:val="center"/>
            </w:trPr>
          </w:trPrChange>
        </w:trPr>
        <w:tc>
          <w:tcPr>
            <w:tcW w:w="993" w:type="dxa"/>
            <w:noWrap/>
            <w:tcPrChange w:id="655" w:author="user" w:date="2021-12-20T13:10:00Z">
              <w:tcPr>
                <w:tcW w:w="851" w:type="dxa"/>
                <w:noWrap/>
              </w:tcPr>
            </w:tcPrChange>
          </w:tcPr>
          <w:p w:rsidR="004A1C21" w:rsidRPr="004A1C21" w:rsidRDefault="004A1C21">
            <w:pPr>
              <w:widowControl/>
              <w:rPr>
                <w:ins w:id="656" w:author="user" w:date="2021-12-20T12:18:00Z"/>
                <w:color w:val="000000"/>
                <w:kern w:val="0"/>
                <w:sz w:val="18"/>
                <w:szCs w:val="16"/>
                <w:rPrChange w:id="657" w:author="user" w:date="2021-12-20T13:07:00Z">
                  <w:rPr>
                    <w:ins w:id="658" w:author="user" w:date="2021-12-20T12:18:00Z"/>
                    <w:rFonts w:ascii="新細明體" w:hAnsi="新細明體" w:cs="新細明體"/>
                    <w:color w:val="000000"/>
                    <w:kern w:val="0"/>
                  </w:rPr>
                </w:rPrChange>
              </w:rPr>
            </w:pPr>
            <m:oMath>
              <m:r>
                <w:ins w:id="659" w:author="user" w:date="2021-12-20T13:05:00Z">
                  <w:rPr>
                    <w:rFonts w:ascii="Cambria Math" w:hAnsi="Cambria Math"/>
                    <w:color w:val="000000"/>
                    <w:kern w:val="0"/>
                    <w:sz w:val="18"/>
                    <w:rPrChange w:id="660" w:author="user" w:date="2021-12-20T13:07:00Z">
                      <w:rPr>
                        <w:rFonts w:ascii="Cambria Math" w:hAnsi="Cambria Math"/>
                        <w:color w:val="000000"/>
                        <w:kern w:val="0"/>
                        <w:sz w:val="16"/>
                      </w:rPr>
                    </w:rPrChange>
                  </w:rPr>
                  <w:lastRenderedPageBreak/>
                  <m:t>j=0</m:t>
                </w:ins>
              </m:r>
            </m:oMath>
            <w:r w:rsidRPr="004A1C21">
              <w:rPr>
                <w:color w:val="000000"/>
                <w:kern w:val="0"/>
                <w:sz w:val="18"/>
                <w:szCs w:val="16"/>
                <w:rPrChange w:id="661" w:author="user" w:date="2021-12-20T13:07:00Z">
                  <w:rPr>
                    <w:color w:val="000000"/>
                    <w:kern w:val="0"/>
                    <w:sz w:val="16"/>
                    <w:szCs w:val="16"/>
                  </w:rPr>
                </w:rPrChange>
              </w:rPr>
              <w:t xml:space="preserve"> </w:t>
            </w:r>
          </w:p>
        </w:tc>
        <w:tc>
          <w:tcPr>
            <w:tcW w:w="7313" w:type="dxa"/>
            <w:noWrap/>
            <w:hideMark/>
            <w:tcPrChange w:id="662" w:author="user" w:date="2021-12-20T13:10:00Z">
              <w:tcPr>
                <w:tcW w:w="7455" w:type="dxa"/>
                <w:gridSpan w:val="2"/>
                <w:noWrap/>
                <w:hideMark/>
              </w:tcPr>
            </w:tcPrChange>
          </w:tcPr>
          <w:p w:rsidR="004A1C21" w:rsidRPr="004A1C21" w:rsidRDefault="004A1C21">
            <w:pPr>
              <w:widowControl/>
              <w:rPr>
                <w:ins w:id="663" w:author="user" w:date="2021-12-20T12:18:00Z"/>
                <w:color w:val="000000"/>
                <w:kern w:val="0"/>
                <w:sz w:val="18"/>
                <w:szCs w:val="16"/>
                <w:rPrChange w:id="664" w:author="user" w:date="2021-12-20T13:07:00Z">
                  <w:rPr>
                    <w:ins w:id="665" w:author="user" w:date="2021-12-20T12:18:00Z"/>
                    <w:rFonts w:ascii="新細明體" w:hAnsi="新細明體" w:cs="新細明體"/>
                    <w:color w:val="000000"/>
                    <w:kern w:val="0"/>
                  </w:rPr>
                </w:rPrChange>
              </w:rPr>
            </w:pPr>
            <w:ins w:id="666" w:author="user" w:date="2021-12-20T12:18:00Z">
              <w:r>
                <w:rPr>
                  <w:color w:val="000000"/>
                  <w:kern w:val="0"/>
                  <w:sz w:val="18"/>
                  <w:szCs w:val="16"/>
                </w:rPr>
                <w:t>External source</w:t>
              </w:r>
            </w:ins>
          </w:p>
        </w:tc>
      </w:tr>
      <w:tr w:rsidR="004A1C21" w:rsidRPr="004A1C21" w:rsidTr="004A1C21">
        <w:trPr>
          <w:trHeight w:val="20"/>
          <w:jc w:val="center"/>
          <w:ins w:id="667" w:author="user" w:date="2021-12-20T12:18:00Z"/>
          <w:trPrChange w:id="668" w:author="user" w:date="2021-12-20T13:10:00Z">
            <w:trPr>
              <w:trHeight w:val="20"/>
              <w:jc w:val="center"/>
            </w:trPr>
          </w:trPrChange>
        </w:trPr>
        <w:tc>
          <w:tcPr>
            <w:tcW w:w="993" w:type="dxa"/>
            <w:noWrap/>
            <w:hideMark/>
            <w:tcPrChange w:id="669" w:author="user" w:date="2021-12-20T13:10:00Z">
              <w:tcPr>
                <w:tcW w:w="993" w:type="dxa"/>
                <w:gridSpan w:val="2"/>
                <w:noWrap/>
                <w:hideMark/>
              </w:tcPr>
            </w:tcPrChange>
          </w:tcPr>
          <w:p w:rsidR="004A1C21" w:rsidRPr="004A1C21" w:rsidRDefault="004A1C21" w:rsidP="004A1C21">
            <w:pPr>
              <w:widowControl/>
              <w:rPr>
                <w:ins w:id="670" w:author="user" w:date="2021-12-20T12:18:00Z"/>
                <w:color w:val="000000"/>
                <w:kern w:val="0"/>
                <w:sz w:val="18"/>
                <w:szCs w:val="16"/>
                <w:rPrChange w:id="671" w:author="user" w:date="2021-12-20T13:07:00Z">
                  <w:rPr>
                    <w:ins w:id="672" w:author="user" w:date="2021-12-20T12:18:00Z"/>
                    <w:rFonts w:ascii="新細明體" w:hAnsi="新細明體" w:cs="新細明體"/>
                    <w:color w:val="000000"/>
                    <w:kern w:val="0"/>
                  </w:rPr>
                </w:rPrChange>
              </w:rPr>
            </w:pPr>
            <m:oMath>
              <m:r>
                <w:ins w:id="673" w:author="user" w:date="2021-12-20T13:05:00Z">
                  <w:rPr>
                    <w:rFonts w:ascii="Cambria Math" w:hAnsi="Cambria Math"/>
                    <w:color w:val="000000"/>
                    <w:kern w:val="0"/>
                    <w:sz w:val="18"/>
                    <w:rPrChange w:id="674" w:author="user" w:date="2021-12-20T13:07:00Z">
                      <w:rPr>
                        <w:rFonts w:ascii="Cambria Math" w:hAnsi="Cambria Math"/>
                        <w:color w:val="000000"/>
                        <w:kern w:val="0"/>
                        <w:sz w:val="16"/>
                      </w:rPr>
                    </w:rPrChange>
                  </w:rPr>
                  <m:t>j=n+1</m:t>
                </w:ins>
              </m:r>
            </m:oMath>
            <w:r w:rsidRPr="004A1C21">
              <w:rPr>
                <w:color w:val="000000"/>
                <w:kern w:val="0"/>
                <w:sz w:val="18"/>
                <w:szCs w:val="16"/>
                <w:rPrChange w:id="675" w:author="user" w:date="2021-12-20T13:07:00Z">
                  <w:rPr>
                    <w:color w:val="000000"/>
                    <w:kern w:val="0"/>
                    <w:sz w:val="16"/>
                    <w:szCs w:val="16"/>
                  </w:rPr>
                </w:rPrChange>
              </w:rPr>
              <w:t xml:space="preserve"> </w:t>
            </w:r>
          </w:p>
        </w:tc>
        <w:tc>
          <w:tcPr>
            <w:tcW w:w="7313" w:type="dxa"/>
            <w:noWrap/>
            <w:hideMark/>
            <w:tcPrChange w:id="676" w:author="user" w:date="2021-12-20T13:10:00Z">
              <w:tcPr>
                <w:tcW w:w="7313" w:type="dxa"/>
                <w:noWrap/>
                <w:hideMark/>
              </w:tcPr>
            </w:tcPrChange>
          </w:tcPr>
          <w:p w:rsidR="004A1C21" w:rsidRPr="004A1C21" w:rsidRDefault="004A1C21">
            <w:pPr>
              <w:widowControl/>
              <w:rPr>
                <w:ins w:id="677" w:author="user" w:date="2021-12-20T12:18:00Z"/>
                <w:color w:val="000000"/>
                <w:kern w:val="0"/>
                <w:sz w:val="18"/>
                <w:szCs w:val="16"/>
                <w:rPrChange w:id="678" w:author="user" w:date="2021-12-20T13:07:00Z">
                  <w:rPr>
                    <w:ins w:id="679" w:author="user" w:date="2021-12-20T12:18:00Z"/>
                    <w:rFonts w:ascii="新細明體" w:hAnsi="新細明體" w:cs="新細明體"/>
                    <w:color w:val="000000"/>
                    <w:kern w:val="0"/>
                  </w:rPr>
                </w:rPrChange>
              </w:rPr>
            </w:pPr>
            <w:ins w:id="680" w:author="user" w:date="2021-12-20T12:18:00Z">
              <w:r w:rsidRPr="004A1C21">
                <w:rPr>
                  <w:color w:val="000000"/>
                  <w:kern w:val="0"/>
                  <w:sz w:val="18"/>
                  <w:szCs w:val="16"/>
                  <w:rPrChange w:id="681" w:author="user" w:date="2021-12-20T13:07:00Z">
                    <w:rPr>
                      <w:rFonts w:ascii="新細明體" w:hAnsi="新細明體" w:cs="新細明體"/>
                      <w:color w:val="000000"/>
                      <w:kern w:val="0"/>
                    </w:rPr>
                  </w:rPrChange>
                </w:rPr>
                <w:t>Useable export from the food web</w:t>
              </w:r>
            </w:ins>
          </w:p>
        </w:tc>
      </w:tr>
      <w:tr w:rsidR="004A1C21" w:rsidRPr="004A1C21" w:rsidTr="004A1C21">
        <w:trPr>
          <w:trHeight w:val="20"/>
          <w:jc w:val="center"/>
          <w:ins w:id="682" w:author="user" w:date="2021-12-20T12:18:00Z"/>
          <w:trPrChange w:id="683" w:author="user" w:date="2021-12-20T13:10:00Z">
            <w:trPr>
              <w:trHeight w:val="20"/>
              <w:jc w:val="center"/>
            </w:trPr>
          </w:trPrChange>
        </w:trPr>
        <w:tc>
          <w:tcPr>
            <w:tcW w:w="993" w:type="dxa"/>
            <w:noWrap/>
            <w:hideMark/>
            <w:tcPrChange w:id="684" w:author="user" w:date="2021-12-20T13:10:00Z">
              <w:tcPr>
                <w:tcW w:w="993" w:type="dxa"/>
                <w:gridSpan w:val="2"/>
                <w:noWrap/>
                <w:hideMark/>
              </w:tcPr>
            </w:tcPrChange>
          </w:tcPr>
          <w:p w:rsidR="004A1C21" w:rsidRPr="004A1C21" w:rsidRDefault="004A1C21" w:rsidP="004A1C21">
            <w:pPr>
              <w:widowControl/>
              <w:rPr>
                <w:ins w:id="685" w:author="user" w:date="2021-12-20T12:18:00Z"/>
                <w:color w:val="000000"/>
                <w:kern w:val="0"/>
                <w:sz w:val="18"/>
                <w:szCs w:val="16"/>
                <w:rPrChange w:id="686" w:author="user" w:date="2021-12-20T13:07:00Z">
                  <w:rPr>
                    <w:ins w:id="687" w:author="user" w:date="2021-12-20T12:18:00Z"/>
                    <w:rFonts w:ascii="新細明體" w:hAnsi="新細明體" w:cs="新細明體"/>
                    <w:color w:val="000000"/>
                    <w:kern w:val="0"/>
                  </w:rPr>
                </w:rPrChange>
              </w:rPr>
            </w:pPr>
            <m:oMath>
              <m:r>
                <w:ins w:id="688" w:author="user" w:date="2021-12-20T13:05:00Z">
                  <w:rPr>
                    <w:rFonts w:ascii="Cambria Math" w:hAnsi="Cambria Math"/>
                    <w:color w:val="000000"/>
                    <w:kern w:val="0"/>
                    <w:sz w:val="18"/>
                    <w:rPrChange w:id="689" w:author="user" w:date="2021-12-20T13:07:00Z">
                      <w:rPr>
                        <w:rFonts w:ascii="Cambria Math" w:hAnsi="Cambria Math"/>
                        <w:color w:val="000000"/>
                        <w:kern w:val="0"/>
                        <w:sz w:val="16"/>
                      </w:rPr>
                    </w:rPrChange>
                  </w:rPr>
                  <m:t>j=n+2</m:t>
                </w:ins>
              </m:r>
            </m:oMath>
            <w:r w:rsidRPr="004A1C21">
              <w:rPr>
                <w:color w:val="000000"/>
                <w:kern w:val="0"/>
                <w:sz w:val="18"/>
                <w:szCs w:val="16"/>
                <w:rPrChange w:id="690" w:author="user" w:date="2021-12-20T13:07:00Z">
                  <w:rPr>
                    <w:color w:val="000000"/>
                    <w:kern w:val="0"/>
                    <w:sz w:val="16"/>
                    <w:szCs w:val="16"/>
                  </w:rPr>
                </w:rPrChange>
              </w:rPr>
              <w:t xml:space="preserve"> </w:t>
            </w:r>
          </w:p>
        </w:tc>
        <w:tc>
          <w:tcPr>
            <w:tcW w:w="7313" w:type="dxa"/>
            <w:noWrap/>
            <w:hideMark/>
            <w:tcPrChange w:id="691" w:author="user" w:date="2021-12-20T13:10:00Z">
              <w:tcPr>
                <w:tcW w:w="7313" w:type="dxa"/>
                <w:noWrap/>
                <w:hideMark/>
              </w:tcPr>
            </w:tcPrChange>
          </w:tcPr>
          <w:p w:rsidR="004A1C21" w:rsidRPr="004A1C21" w:rsidRDefault="004A1C21">
            <w:pPr>
              <w:widowControl/>
              <w:rPr>
                <w:ins w:id="692" w:author="user" w:date="2021-12-20T12:18:00Z"/>
                <w:color w:val="000000"/>
                <w:kern w:val="0"/>
                <w:sz w:val="18"/>
                <w:szCs w:val="16"/>
                <w:rPrChange w:id="693" w:author="user" w:date="2021-12-20T13:07:00Z">
                  <w:rPr>
                    <w:ins w:id="694" w:author="user" w:date="2021-12-20T12:18:00Z"/>
                    <w:rFonts w:ascii="新細明體" w:hAnsi="新細明體" w:cs="新細明體"/>
                    <w:color w:val="000000"/>
                    <w:kern w:val="0"/>
                  </w:rPr>
                </w:rPrChange>
              </w:rPr>
            </w:pPr>
            <w:ins w:id="695" w:author="user" w:date="2021-12-20T12:18:00Z">
              <w:r w:rsidRPr="004A1C21">
                <w:rPr>
                  <w:color w:val="000000"/>
                  <w:kern w:val="0"/>
                  <w:sz w:val="18"/>
                  <w:szCs w:val="16"/>
                  <w:rPrChange w:id="696" w:author="user" w:date="2021-12-20T13:07:00Z">
                    <w:rPr>
                      <w:rFonts w:ascii="新細明體" w:hAnsi="新細明體" w:cs="新細明體"/>
                      <w:color w:val="000000"/>
                      <w:kern w:val="0"/>
                    </w:rPr>
                  </w:rPrChange>
                </w:rPr>
                <w:t>Unusable export from the food web</w:t>
              </w:r>
            </w:ins>
          </w:p>
        </w:tc>
      </w:tr>
      <w:tr w:rsidR="004A1C21" w:rsidRPr="004A1C21" w:rsidTr="004A1C21">
        <w:trPr>
          <w:trHeight w:val="20"/>
          <w:jc w:val="center"/>
          <w:ins w:id="697" w:author="user" w:date="2021-12-20T12:18:00Z"/>
          <w:trPrChange w:id="698" w:author="user" w:date="2021-12-20T13:10:00Z">
            <w:trPr>
              <w:trHeight w:val="20"/>
              <w:jc w:val="center"/>
            </w:trPr>
          </w:trPrChange>
        </w:trPr>
        <w:tc>
          <w:tcPr>
            <w:tcW w:w="993" w:type="dxa"/>
            <w:noWrap/>
            <w:hideMark/>
            <w:tcPrChange w:id="699" w:author="user" w:date="2021-12-20T13:10:00Z">
              <w:tcPr>
                <w:tcW w:w="993" w:type="dxa"/>
                <w:gridSpan w:val="2"/>
                <w:noWrap/>
                <w:hideMark/>
              </w:tcPr>
            </w:tcPrChange>
          </w:tcPr>
          <w:p w:rsidR="004A1C21" w:rsidRPr="004A1C21" w:rsidRDefault="004E3E7A" w:rsidP="004A1C21">
            <w:pPr>
              <w:widowControl/>
              <w:rPr>
                <w:ins w:id="700" w:author="user" w:date="2021-12-20T12:18:00Z"/>
                <w:color w:val="000000"/>
                <w:kern w:val="0"/>
                <w:sz w:val="18"/>
                <w:szCs w:val="16"/>
                <w:rPrChange w:id="701" w:author="user" w:date="2021-12-20T13:07:00Z">
                  <w:rPr>
                    <w:ins w:id="702" w:author="user" w:date="2021-12-20T12:18:00Z"/>
                    <w:rFonts w:ascii="新細明體" w:hAnsi="新細明體" w:cs="新細明體"/>
                    <w:color w:val="000000"/>
                    <w:kern w:val="0"/>
                  </w:rPr>
                </w:rPrChange>
              </w:rPr>
            </w:pPr>
            <m:oMath>
              <m:sSub>
                <m:sSubPr>
                  <m:ctrlPr>
                    <w:ins w:id="703" w:author="user" w:date="2021-12-20T12:58:00Z">
                      <w:rPr>
                        <w:rFonts w:ascii="Cambria Math" w:hAnsi="Cambria Math"/>
                        <w:i/>
                        <w:color w:val="000000"/>
                        <w:kern w:val="0"/>
                        <w:sz w:val="18"/>
                      </w:rPr>
                    </w:ins>
                  </m:ctrlPr>
                </m:sSubPr>
                <m:e>
                  <m:r>
                    <w:ins w:id="704" w:author="user" w:date="2021-12-20T12:58:00Z">
                      <w:rPr>
                        <w:rFonts w:ascii="Cambria Math" w:hAnsi="Cambria Math"/>
                        <w:color w:val="000000"/>
                        <w:kern w:val="0"/>
                        <w:sz w:val="18"/>
                        <w:rPrChange w:id="705" w:author="user" w:date="2021-12-20T13:07:00Z">
                          <w:rPr>
                            <w:rFonts w:ascii="Cambria Math" w:hAnsi="Cambria Math"/>
                            <w:color w:val="000000"/>
                            <w:kern w:val="0"/>
                            <w:sz w:val="16"/>
                          </w:rPr>
                        </w:rPrChange>
                      </w:rPr>
                      <m:t>T</m:t>
                    </w:ins>
                  </m:r>
                </m:e>
                <m:sub>
                  <m:r>
                    <w:ins w:id="706" w:author="user" w:date="2021-12-20T12:58:00Z">
                      <w:rPr>
                        <w:rFonts w:ascii="Cambria Math" w:hAnsi="Cambria Math"/>
                        <w:color w:val="000000"/>
                        <w:kern w:val="0"/>
                        <w:sz w:val="18"/>
                        <w:rPrChange w:id="707" w:author="user" w:date="2021-12-20T13:07:00Z">
                          <w:rPr>
                            <w:rFonts w:ascii="Cambria Math" w:hAnsi="Cambria Math"/>
                            <w:color w:val="000000"/>
                            <w:kern w:val="0"/>
                            <w:sz w:val="16"/>
                          </w:rPr>
                        </w:rPrChange>
                      </w:rPr>
                      <m:t>ij</m:t>
                    </w:ins>
                  </m:r>
                </m:sub>
              </m:sSub>
            </m:oMath>
            <w:r w:rsidR="004A1C21" w:rsidRPr="004A1C21">
              <w:rPr>
                <w:color w:val="000000"/>
                <w:kern w:val="0"/>
                <w:sz w:val="18"/>
                <w:szCs w:val="16"/>
                <w:rPrChange w:id="708" w:author="user" w:date="2021-12-20T13:07:00Z">
                  <w:rPr>
                    <w:color w:val="000000"/>
                    <w:kern w:val="0"/>
                    <w:sz w:val="16"/>
                    <w:szCs w:val="16"/>
                  </w:rPr>
                </w:rPrChange>
              </w:rPr>
              <w:t xml:space="preserve"> </w:t>
            </w:r>
          </w:p>
        </w:tc>
        <w:tc>
          <w:tcPr>
            <w:tcW w:w="7313" w:type="dxa"/>
            <w:noWrap/>
            <w:hideMark/>
            <w:tcPrChange w:id="709" w:author="user" w:date="2021-12-20T13:10:00Z">
              <w:tcPr>
                <w:tcW w:w="7313" w:type="dxa"/>
                <w:noWrap/>
                <w:hideMark/>
              </w:tcPr>
            </w:tcPrChange>
          </w:tcPr>
          <w:p w:rsidR="004A1C21" w:rsidRPr="004A1C21" w:rsidRDefault="004A1C21">
            <w:pPr>
              <w:widowControl/>
              <w:rPr>
                <w:ins w:id="710" w:author="user" w:date="2021-12-20T12:18:00Z"/>
                <w:color w:val="000000"/>
                <w:kern w:val="0"/>
                <w:sz w:val="18"/>
                <w:szCs w:val="16"/>
                <w:rPrChange w:id="711" w:author="user" w:date="2021-12-20T13:07:00Z">
                  <w:rPr>
                    <w:ins w:id="712" w:author="user" w:date="2021-12-20T12:18:00Z"/>
                    <w:rFonts w:ascii="新細明體" w:hAnsi="新細明體" w:cs="新細明體"/>
                    <w:color w:val="000000"/>
                    <w:kern w:val="0"/>
                  </w:rPr>
                </w:rPrChange>
              </w:rPr>
            </w:pPr>
            <w:ins w:id="713" w:author="user" w:date="2021-12-20T12:18:00Z">
              <w:r w:rsidRPr="004A1C21">
                <w:rPr>
                  <w:color w:val="000000"/>
                  <w:kern w:val="0"/>
                  <w:sz w:val="18"/>
                  <w:szCs w:val="16"/>
                  <w:rPrChange w:id="714" w:author="user" w:date="2021-12-20T13:07:00Z">
                    <w:rPr>
                      <w:rFonts w:ascii="新細明體" w:hAnsi="新細明體" w:cs="新細明體"/>
                      <w:color w:val="000000"/>
                      <w:kern w:val="0"/>
                    </w:rPr>
                  </w:rPrChange>
                </w:rPr>
                <w:t xml:space="preserve">Flow from compartment </w:t>
              </w:r>
            </w:ins>
            <m:oMath>
              <m:r>
                <w:ins w:id="715" w:author="user" w:date="2021-12-20T13:09:00Z">
                  <w:rPr>
                    <w:rFonts w:ascii="Cambria Math" w:hAnsi="Cambria Math"/>
                    <w:color w:val="000000"/>
                    <w:kern w:val="0"/>
                    <w:sz w:val="18"/>
                  </w:rPr>
                  <m:t>j</m:t>
                </w:ins>
              </m:r>
            </m:oMath>
            <w:ins w:id="716" w:author="user" w:date="2021-12-20T12:18:00Z">
              <w:r w:rsidRPr="004A1C21">
                <w:rPr>
                  <w:color w:val="000000"/>
                  <w:kern w:val="0"/>
                  <w:sz w:val="18"/>
                  <w:szCs w:val="16"/>
                  <w:rPrChange w:id="717" w:author="user" w:date="2021-12-20T13:07:00Z">
                    <w:rPr>
                      <w:rFonts w:ascii="新細明體" w:hAnsi="新細明體" w:cs="新細明體"/>
                      <w:color w:val="000000"/>
                      <w:kern w:val="0"/>
                    </w:rPr>
                  </w:rPrChange>
                </w:rPr>
                <w:t xml:space="preserve"> to </w:t>
              </w:r>
            </w:ins>
            <m:oMath>
              <m:r>
                <w:ins w:id="718" w:author="user" w:date="2021-12-20T13:09:00Z">
                  <w:rPr>
                    <w:rFonts w:ascii="Cambria Math" w:hAnsi="Cambria Math"/>
                    <w:color w:val="000000"/>
                    <w:kern w:val="0"/>
                    <w:sz w:val="18"/>
                  </w:rPr>
                  <m:t>i</m:t>
                </w:ins>
              </m:r>
            </m:oMath>
            <w:ins w:id="719" w:author="user" w:date="2021-12-20T12:18:00Z">
              <w:r w:rsidRPr="004A1C21">
                <w:rPr>
                  <w:color w:val="000000"/>
                  <w:kern w:val="0"/>
                  <w:sz w:val="18"/>
                  <w:szCs w:val="16"/>
                  <w:rPrChange w:id="720" w:author="user" w:date="2021-12-20T13:07:00Z">
                    <w:rPr>
                      <w:rFonts w:ascii="新細明體" w:hAnsi="新細明體" w:cs="新細明體"/>
                      <w:color w:val="000000"/>
                      <w:kern w:val="0"/>
                    </w:rPr>
                  </w:rPrChange>
                </w:rPr>
                <w:t xml:space="preserve"> where </w:t>
              </w:r>
            </w:ins>
            <m:oMath>
              <m:r>
                <w:ins w:id="721" w:author="user" w:date="2021-12-20T13:08:00Z">
                  <w:rPr>
                    <w:rFonts w:ascii="Cambria Math" w:hAnsi="Cambria Math"/>
                    <w:color w:val="000000"/>
                    <w:kern w:val="0"/>
                    <w:sz w:val="18"/>
                  </w:rPr>
                  <m:t>j</m:t>
                </w:ins>
              </m:r>
            </m:oMath>
            <w:ins w:id="722" w:author="user" w:date="2021-12-20T12:18:00Z">
              <w:r w:rsidRPr="004A1C21">
                <w:rPr>
                  <w:color w:val="000000"/>
                  <w:kern w:val="0"/>
                  <w:sz w:val="18"/>
                  <w:szCs w:val="16"/>
                  <w:rPrChange w:id="723" w:author="user" w:date="2021-12-20T13:07:00Z">
                    <w:rPr>
                      <w:rFonts w:ascii="新細明體" w:hAnsi="新細明體" w:cs="新細明體"/>
                      <w:color w:val="000000"/>
                      <w:kern w:val="0"/>
                    </w:rPr>
                  </w:rPrChange>
                </w:rPr>
                <w:t xml:space="preserve"> represents the columns of the flow matrix and </w:t>
              </w:r>
            </w:ins>
            <m:oMath>
              <m:r>
                <w:ins w:id="724" w:author="user" w:date="2021-12-20T13:09:00Z">
                  <w:rPr>
                    <w:rFonts w:ascii="Cambria Math" w:hAnsi="Cambria Math"/>
                    <w:color w:val="000000"/>
                    <w:kern w:val="0"/>
                    <w:sz w:val="18"/>
                  </w:rPr>
                  <m:t>i</m:t>
                </w:ins>
              </m:r>
            </m:oMath>
            <w:ins w:id="725" w:author="user" w:date="2021-12-20T12:18:00Z">
              <w:r w:rsidRPr="004A1C21">
                <w:rPr>
                  <w:color w:val="000000"/>
                  <w:kern w:val="0"/>
                  <w:sz w:val="18"/>
                  <w:szCs w:val="16"/>
                  <w:rPrChange w:id="726" w:author="user" w:date="2021-12-20T13:07:00Z">
                    <w:rPr>
                      <w:rFonts w:ascii="新細明體" w:hAnsi="新細明體" w:cs="新細明體"/>
                      <w:color w:val="000000"/>
                      <w:kern w:val="0"/>
                    </w:rPr>
                  </w:rPrChange>
                </w:rPr>
                <w:t xml:space="preserve"> the rows</w:t>
              </w:r>
            </w:ins>
          </w:p>
        </w:tc>
      </w:tr>
      <w:tr w:rsidR="004A1C21" w:rsidRPr="004A1C21" w:rsidTr="004A1C21">
        <w:trPr>
          <w:trHeight w:val="20"/>
          <w:jc w:val="center"/>
          <w:ins w:id="727" w:author="user" w:date="2021-12-20T12:18:00Z"/>
          <w:trPrChange w:id="728" w:author="user" w:date="2021-12-20T13:10:00Z">
            <w:trPr>
              <w:trHeight w:val="20"/>
              <w:jc w:val="center"/>
            </w:trPr>
          </w:trPrChange>
        </w:trPr>
        <w:tc>
          <w:tcPr>
            <w:tcW w:w="993" w:type="dxa"/>
            <w:noWrap/>
            <w:hideMark/>
            <w:tcPrChange w:id="729" w:author="user" w:date="2021-12-20T13:10:00Z">
              <w:tcPr>
                <w:tcW w:w="993" w:type="dxa"/>
                <w:gridSpan w:val="2"/>
                <w:noWrap/>
                <w:hideMark/>
              </w:tcPr>
            </w:tcPrChange>
          </w:tcPr>
          <w:p w:rsidR="004A1C21" w:rsidRPr="004A1C21" w:rsidRDefault="004E3E7A">
            <w:pPr>
              <w:widowControl/>
              <w:rPr>
                <w:ins w:id="730" w:author="user" w:date="2021-12-20T12:18:00Z"/>
                <w:color w:val="000000"/>
                <w:kern w:val="0"/>
                <w:sz w:val="18"/>
                <w:szCs w:val="16"/>
                <w:rPrChange w:id="731" w:author="user" w:date="2021-12-20T13:07:00Z">
                  <w:rPr>
                    <w:ins w:id="732" w:author="user" w:date="2021-12-20T12:18:00Z"/>
                    <w:rFonts w:ascii="新細明體" w:hAnsi="新細明體" w:cs="新細明體"/>
                    <w:color w:val="000000"/>
                    <w:kern w:val="0"/>
                  </w:rPr>
                </w:rPrChange>
              </w:rPr>
            </w:pPr>
            <m:oMath>
              <m:sSubSup>
                <m:sSubSupPr>
                  <m:ctrlPr>
                    <w:ins w:id="733" w:author="user" w:date="2021-12-20T13:01:00Z">
                      <w:rPr>
                        <w:rFonts w:ascii="Cambria Math" w:hAnsi="Cambria Math"/>
                        <w:i/>
                        <w:color w:val="000000"/>
                        <w:kern w:val="0"/>
                        <w:sz w:val="18"/>
                      </w:rPr>
                    </w:ins>
                  </m:ctrlPr>
                </m:sSubSupPr>
                <m:e>
                  <m:r>
                    <w:ins w:id="734" w:author="user" w:date="2021-12-20T13:01:00Z">
                      <w:rPr>
                        <w:rFonts w:ascii="Cambria Math" w:hAnsi="Cambria Math"/>
                        <w:color w:val="000000"/>
                        <w:kern w:val="0"/>
                        <w:sz w:val="18"/>
                        <w:rPrChange w:id="735" w:author="user" w:date="2021-12-20T13:07:00Z">
                          <w:rPr>
                            <w:rFonts w:ascii="Cambria Math" w:hAnsi="Cambria Math"/>
                            <w:color w:val="000000"/>
                            <w:kern w:val="0"/>
                            <w:sz w:val="16"/>
                          </w:rPr>
                        </w:rPrChange>
                      </w:rPr>
                      <m:t>T</m:t>
                    </w:ins>
                  </m:r>
                </m:e>
                <m:sub>
                  <m:r>
                    <w:ins w:id="736" w:author="user" w:date="2021-12-20T13:01:00Z">
                      <w:rPr>
                        <w:rFonts w:ascii="Cambria Math" w:hAnsi="Cambria Math"/>
                        <w:color w:val="000000"/>
                        <w:kern w:val="0"/>
                        <w:sz w:val="18"/>
                        <w:rPrChange w:id="737" w:author="user" w:date="2021-12-20T13:07:00Z">
                          <w:rPr>
                            <w:rFonts w:ascii="Cambria Math" w:hAnsi="Cambria Math"/>
                            <w:color w:val="000000"/>
                            <w:kern w:val="0"/>
                            <w:sz w:val="16"/>
                          </w:rPr>
                        </w:rPrChange>
                      </w:rPr>
                      <m:t>ij</m:t>
                    </w:ins>
                  </m:r>
                </m:sub>
                <m:sup>
                  <m:r>
                    <w:ins w:id="738" w:author="user" w:date="2021-12-20T13:01:00Z">
                      <w:rPr>
                        <w:rFonts w:ascii="Cambria Math" w:hAnsi="Cambria Math"/>
                        <w:color w:val="000000"/>
                        <w:kern w:val="0"/>
                        <w:sz w:val="18"/>
                        <w:rPrChange w:id="739" w:author="user" w:date="2021-12-20T13:07:00Z">
                          <w:rPr>
                            <w:rFonts w:ascii="Cambria Math" w:hAnsi="Cambria Math"/>
                            <w:color w:val="000000"/>
                            <w:kern w:val="0"/>
                            <w:sz w:val="16"/>
                          </w:rPr>
                        </w:rPrChange>
                      </w:rPr>
                      <m:t>*</m:t>
                    </w:ins>
                  </m:r>
                </m:sup>
              </m:sSubSup>
            </m:oMath>
            <w:r w:rsidR="004A1C21" w:rsidRPr="004A1C21">
              <w:rPr>
                <w:color w:val="000000"/>
                <w:kern w:val="0"/>
                <w:sz w:val="18"/>
                <w:szCs w:val="16"/>
                <w:rPrChange w:id="740" w:author="user" w:date="2021-12-20T13:07:00Z">
                  <w:rPr>
                    <w:color w:val="000000"/>
                    <w:kern w:val="0"/>
                    <w:sz w:val="16"/>
                    <w:szCs w:val="16"/>
                  </w:rPr>
                </w:rPrChange>
              </w:rPr>
              <w:t xml:space="preserve"> </w:t>
            </w:r>
          </w:p>
        </w:tc>
        <w:tc>
          <w:tcPr>
            <w:tcW w:w="7313" w:type="dxa"/>
            <w:noWrap/>
            <w:hideMark/>
            <w:tcPrChange w:id="741" w:author="user" w:date="2021-12-20T13:10:00Z">
              <w:tcPr>
                <w:tcW w:w="7313" w:type="dxa"/>
                <w:noWrap/>
                <w:hideMark/>
              </w:tcPr>
            </w:tcPrChange>
          </w:tcPr>
          <w:p w:rsidR="004A1C21" w:rsidRPr="004A1C21" w:rsidRDefault="004A1C21" w:rsidP="004A1C21">
            <w:pPr>
              <w:widowControl/>
              <w:rPr>
                <w:ins w:id="742" w:author="user" w:date="2021-12-20T12:18:00Z"/>
                <w:color w:val="000000"/>
                <w:kern w:val="0"/>
                <w:sz w:val="18"/>
                <w:szCs w:val="16"/>
                <w:rPrChange w:id="743" w:author="user" w:date="2021-12-20T13:07:00Z">
                  <w:rPr>
                    <w:ins w:id="744" w:author="user" w:date="2021-12-20T12:18:00Z"/>
                    <w:rFonts w:ascii="新細明體" w:hAnsi="新細明體" w:cs="新細明體"/>
                    <w:color w:val="000000"/>
                    <w:kern w:val="0"/>
                  </w:rPr>
                </w:rPrChange>
              </w:rPr>
            </w:pPr>
            <w:ins w:id="745" w:author="user" w:date="2021-12-20T12:18:00Z">
              <w:r w:rsidRPr="004A1C21">
                <w:rPr>
                  <w:color w:val="000000"/>
                  <w:kern w:val="0"/>
                  <w:sz w:val="18"/>
                  <w:szCs w:val="16"/>
                  <w:rPrChange w:id="746" w:author="user" w:date="2021-12-20T13:07:00Z">
                    <w:rPr>
                      <w:rFonts w:ascii="新細明體" w:hAnsi="新細明體" w:cs="新細明體"/>
                      <w:color w:val="000000"/>
                      <w:kern w:val="0"/>
                    </w:rPr>
                  </w:rPrChange>
                </w:rPr>
                <w:t>Flow matrix, excluding flows to and from the externals</w:t>
              </w:r>
            </w:ins>
          </w:p>
        </w:tc>
      </w:tr>
      <w:tr w:rsidR="004A1C21" w:rsidRPr="004A1C21" w:rsidTr="004A1C21">
        <w:trPr>
          <w:trHeight w:val="20"/>
          <w:jc w:val="center"/>
          <w:ins w:id="747" w:author="user" w:date="2021-12-20T12:18:00Z"/>
          <w:trPrChange w:id="748" w:author="user" w:date="2021-12-20T13:10:00Z">
            <w:trPr>
              <w:trHeight w:val="20"/>
              <w:jc w:val="center"/>
            </w:trPr>
          </w:trPrChange>
        </w:trPr>
        <w:tc>
          <w:tcPr>
            <w:tcW w:w="993" w:type="dxa"/>
            <w:noWrap/>
            <w:hideMark/>
            <w:tcPrChange w:id="749" w:author="user" w:date="2021-12-20T13:10:00Z">
              <w:tcPr>
                <w:tcW w:w="993" w:type="dxa"/>
                <w:gridSpan w:val="2"/>
                <w:noWrap/>
                <w:hideMark/>
              </w:tcPr>
            </w:tcPrChange>
          </w:tcPr>
          <w:p w:rsidR="004A1C21" w:rsidRPr="004A1C21" w:rsidRDefault="004E3E7A" w:rsidP="004A1C21">
            <w:pPr>
              <w:widowControl/>
              <w:rPr>
                <w:ins w:id="750" w:author="user" w:date="2021-12-20T12:18:00Z"/>
                <w:color w:val="000000"/>
                <w:kern w:val="0"/>
                <w:sz w:val="18"/>
                <w:szCs w:val="16"/>
                <w:rPrChange w:id="751" w:author="user" w:date="2021-12-20T13:07:00Z">
                  <w:rPr>
                    <w:ins w:id="752" w:author="user" w:date="2021-12-20T12:18:00Z"/>
                    <w:rFonts w:ascii="新細明體" w:hAnsi="新細明體" w:cs="新細明體"/>
                    <w:color w:val="000000"/>
                    <w:kern w:val="0"/>
                  </w:rPr>
                </w:rPrChange>
              </w:rPr>
            </w:pPr>
            <m:oMath>
              <m:sSub>
                <m:sSubPr>
                  <m:ctrlPr>
                    <w:ins w:id="753" w:author="user" w:date="2021-12-20T13:01:00Z">
                      <w:rPr>
                        <w:rFonts w:ascii="Cambria Math" w:hAnsi="Cambria Math"/>
                        <w:i/>
                        <w:color w:val="000000"/>
                        <w:kern w:val="0"/>
                        <w:sz w:val="18"/>
                      </w:rPr>
                    </w:ins>
                  </m:ctrlPr>
                </m:sSubPr>
                <m:e>
                  <m:r>
                    <w:ins w:id="754" w:author="user" w:date="2021-12-20T13:01:00Z">
                      <w:rPr>
                        <w:rFonts w:ascii="Cambria Math" w:hAnsi="Cambria Math"/>
                        <w:color w:val="000000"/>
                        <w:kern w:val="0"/>
                        <w:sz w:val="18"/>
                        <w:rPrChange w:id="755" w:author="user" w:date="2021-12-20T13:07:00Z">
                          <w:rPr>
                            <w:rFonts w:ascii="Cambria Math" w:hAnsi="Cambria Math"/>
                            <w:color w:val="000000"/>
                            <w:kern w:val="0"/>
                            <w:sz w:val="16"/>
                          </w:rPr>
                        </w:rPrChange>
                      </w:rPr>
                      <m:t>T</m:t>
                    </w:ins>
                  </m:r>
                </m:e>
                <m:sub>
                  <m:r>
                    <w:ins w:id="756" w:author="user" w:date="2021-12-20T13:01:00Z">
                      <w:rPr>
                        <w:rFonts w:ascii="Cambria Math" w:hAnsi="Cambria Math"/>
                        <w:color w:val="000000"/>
                        <w:kern w:val="0"/>
                        <w:sz w:val="18"/>
                        <w:rPrChange w:id="757" w:author="user" w:date="2021-12-20T13:07:00Z">
                          <w:rPr>
                            <w:rFonts w:ascii="Cambria Math" w:hAnsi="Cambria Math"/>
                            <w:color w:val="000000"/>
                            <w:kern w:val="0"/>
                            <w:sz w:val="16"/>
                          </w:rPr>
                        </w:rPrChange>
                      </w:rPr>
                      <m:t>i.</m:t>
                    </w:ins>
                  </m:r>
                </m:sub>
              </m:sSub>
            </m:oMath>
            <w:ins w:id="758" w:author="user" w:date="2021-12-20T13:01:00Z">
              <w:r w:rsidR="004A1C21" w:rsidRPr="004A1C21">
                <w:rPr>
                  <w:color w:val="000000"/>
                  <w:kern w:val="0"/>
                  <w:sz w:val="18"/>
                  <w:szCs w:val="16"/>
                  <w:rPrChange w:id="759" w:author="user" w:date="2021-12-20T13:07:00Z">
                    <w:rPr>
                      <w:color w:val="000000"/>
                      <w:kern w:val="0"/>
                      <w:sz w:val="16"/>
                      <w:szCs w:val="16"/>
                    </w:rPr>
                  </w:rPrChange>
                </w:rPr>
                <w:t xml:space="preserve"> </w:t>
              </w:r>
            </w:ins>
          </w:p>
        </w:tc>
        <w:tc>
          <w:tcPr>
            <w:tcW w:w="7313" w:type="dxa"/>
            <w:noWrap/>
            <w:hideMark/>
            <w:tcPrChange w:id="760" w:author="user" w:date="2021-12-20T13:10:00Z">
              <w:tcPr>
                <w:tcW w:w="7313" w:type="dxa"/>
                <w:noWrap/>
                <w:hideMark/>
              </w:tcPr>
            </w:tcPrChange>
          </w:tcPr>
          <w:p w:rsidR="004A1C21" w:rsidRPr="004A1C21" w:rsidRDefault="004A1C21" w:rsidP="004A1C21">
            <w:pPr>
              <w:widowControl/>
              <w:rPr>
                <w:ins w:id="761" w:author="user" w:date="2021-12-20T12:18:00Z"/>
                <w:color w:val="000000"/>
                <w:kern w:val="0"/>
                <w:sz w:val="18"/>
                <w:szCs w:val="16"/>
                <w:rPrChange w:id="762" w:author="user" w:date="2021-12-20T13:07:00Z">
                  <w:rPr>
                    <w:ins w:id="763" w:author="user" w:date="2021-12-20T12:18:00Z"/>
                    <w:rFonts w:ascii="新細明體" w:hAnsi="新細明體" w:cs="新細明體"/>
                    <w:color w:val="000000"/>
                    <w:kern w:val="0"/>
                  </w:rPr>
                </w:rPrChange>
              </w:rPr>
            </w:pPr>
            <w:ins w:id="764" w:author="user" w:date="2021-12-20T12:18:00Z">
              <w:r w:rsidRPr="004A1C21">
                <w:rPr>
                  <w:color w:val="000000"/>
                  <w:kern w:val="0"/>
                  <w:sz w:val="18"/>
                  <w:szCs w:val="16"/>
                  <w:rPrChange w:id="765" w:author="user" w:date="2021-12-20T13:07:00Z">
                    <w:rPr>
                      <w:rFonts w:ascii="新細明體" w:hAnsi="新細明體" w:cs="新細明體"/>
                      <w:color w:val="000000"/>
                      <w:kern w:val="0"/>
                    </w:rPr>
                  </w:rPrChange>
                </w:rPr>
                <w:t xml:space="preserve">Total inflows to compartment </w:t>
              </w:r>
            </w:ins>
            <m:oMath>
              <m:r>
                <w:ins w:id="766" w:author="user" w:date="2021-12-20T13:37:00Z">
                  <w:rPr>
                    <w:rFonts w:ascii="Cambria Math" w:hAnsi="Cambria Math"/>
                    <w:color w:val="000000"/>
                    <w:kern w:val="0"/>
                    <w:sz w:val="18"/>
                  </w:rPr>
                  <m:t>i</m:t>
                </w:ins>
              </m:r>
            </m:oMath>
          </w:p>
        </w:tc>
      </w:tr>
      <w:tr w:rsidR="004A1C21" w:rsidRPr="004A1C21" w:rsidTr="004A1C21">
        <w:trPr>
          <w:trHeight w:val="20"/>
          <w:jc w:val="center"/>
          <w:ins w:id="767" w:author="user" w:date="2021-12-20T12:18:00Z"/>
          <w:trPrChange w:id="768" w:author="user" w:date="2021-12-20T13:10:00Z">
            <w:trPr>
              <w:trHeight w:val="20"/>
              <w:jc w:val="center"/>
            </w:trPr>
          </w:trPrChange>
        </w:trPr>
        <w:tc>
          <w:tcPr>
            <w:tcW w:w="993" w:type="dxa"/>
            <w:noWrap/>
            <w:hideMark/>
            <w:tcPrChange w:id="769" w:author="user" w:date="2021-12-20T13:10:00Z">
              <w:tcPr>
                <w:tcW w:w="993" w:type="dxa"/>
                <w:gridSpan w:val="2"/>
                <w:noWrap/>
                <w:hideMark/>
              </w:tcPr>
            </w:tcPrChange>
          </w:tcPr>
          <w:p w:rsidR="004A1C21" w:rsidRPr="004A1C21" w:rsidRDefault="004E3E7A" w:rsidP="004A1C21">
            <w:pPr>
              <w:widowControl/>
              <w:rPr>
                <w:ins w:id="770" w:author="user" w:date="2021-12-20T12:18:00Z"/>
                <w:color w:val="000000"/>
                <w:kern w:val="0"/>
                <w:sz w:val="18"/>
                <w:szCs w:val="16"/>
                <w:rPrChange w:id="771" w:author="user" w:date="2021-12-20T13:07:00Z">
                  <w:rPr>
                    <w:ins w:id="772" w:author="user" w:date="2021-12-20T12:18:00Z"/>
                    <w:rFonts w:ascii="新細明體" w:hAnsi="新細明體" w:cs="新細明體"/>
                    <w:color w:val="000000"/>
                    <w:kern w:val="0"/>
                  </w:rPr>
                </w:rPrChange>
              </w:rPr>
            </w:pPr>
            <m:oMath>
              <m:sSub>
                <m:sSubPr>
                  <m:ctrlPr>
                    <w:ins w:id="773" w:author="user" w:date="2021-12-20T13:01:00Z">
                      <w:rPr>
                        <w:rFonts w:ascii="Cambria Math" w:hAnsi="Cambria Math"/>
                        <w:i/>
                        <w:color w:val="000000"/>
                        <w:kern w:val="0"/>
                        <w:sz w:val="18"/>
                      </w:rPr>
                    </w:ins>
                  </m:ctrlPr>
                </m:sSubPr>
                <m:e>
                  <m:r>
                    <w:ins w:id="774" w:author="user" w:date="2021-12-20T13:01:00Z">
                      <w:rPr>
                        <w:rFonts w:ascii="Cambria Math" w:hAnsi="Cambria Math"/>
                        <w:color w:val="000000"/>
                        <w:kern w:val="0"/>
                        <w:sz w:val="18"/>
                        <w:rPrChange w:id="775" w:author="user" w:date="2021-12-20T13:07:00Z">
                          <w:rPr>
                            <w:rFonts w:ascii="Cambria Math" w:hAnsi="Cambria Math"/>
                            <w:color w:val="000000"/>
                            <w:kern w:val="0"/>
                            <w:sz w:val="16"/>
                          </w:rPr>
                        </w:rPrChange>
                      </w:rPr>
                      <m:t>T</m:t>
                    </w:ins>
                  </m:r>
                </m:e>
                <m:sub>
                  <m:r>
                    <w:ins w:id="776" w:author="user" w:date="2021-12-20T13:01:00Z">
                      <w:rPr>
                        <w:rFonts w:ascii="Cambria Math" w:hAnsi="Cambria Math"/>
                        <w:color w:val="000000"/>
                        <w:kern w:val="0"/>
                        <w:sz w:val="18"/>
                        <w:rPrChange w:id="777" w:author="user" w:date="2021-12-20T13:07:00Z">
                          <w:rPr>
                            <w:rFonts w:ascii="Cambria Math" w:hAnsi="Cambria Math"/>
                            <w:color w:val="000000"/>
                            <w:kern w:val="0"/>
                            <w:sz w:val="16"/>
                          </w:rPr>
                        </w:rPrChange>
                      </w:rPr>
                      <m:t>.j</m:t>
                    </w:ins>
                  </m:r>
                </m:sub>
              </m:sSub>
            </m:oMath>
            <w:ins w:id="778" w:author="user" w:date="2021-12-20T13:01:00Z">
              <w:r w:rsidR="004A1C21" w:rsidRPr="004A1C21">
                <w:rPr>
                  <w:color w:val="000000"/>
                  <w:kern w:val="0"/>
                  <w:sz w:val="18"/>
                  <w:szCs w:val="16"/>
                  <w:rPrChange w:id="779" w:author="user" w:date="2021-12-20T13:07:00Z">
                    <w:rPr>
                      <w:color w:val="000000"/>
                      <w:kern w:val="0"/>
                      <w:sz w:val="16"/>
                      <w:szCs w:val="16"/>
                    </w:rPr>
                  </w:rPrChange>
                </w:rPr>
                <w:t xml:space="preserve"> </w:t>
              </w:r>
            </w:ins>
          </w:p>
        </w:tc>
        <w:tc>
          <w:tcPr>
            <w:tcW w:w="7313" w:type="dxa"/>
            <w:noWrap/>
            <w:hideMark/>
            <w:tcPrChange w:id="780" w:author="user" w:date="2021-12-20T13:10:00Z">
              <w:tcPr>
                <w:tcW w:w="7313" w:type="dxa"/>
                <w:noWrap/>
                <w:hideMark/>
              </w:tcPr>
            </w:tcPrChange>
          </w:tcPr>
          <w:p w:rsidR="004A1C21" w:rsidRPr="004A1C21" w:rsidRDefault="004A1C21" w:rsidP="004A1C21">
            <w:pPr>
              <w:widowControl/>
              <w:rPr>
                <w:ins w:id="781" w:author="user" w:date="2021-12-20T12:18:00Z"/>
                <w:color w:val="000000"/>
                <w:kern w:val="0"/>
                <w:sz w:val="18"/>
                <w:szCs w:val="16"/>
                <w:rPrChange w:id="782" w:author="user" w:date="2021-12-20T13:07:00Z">
                  <w:rPr>
                    <w:ins w:id="783" w:author="user" w:date="2021-12-20T12:18:00Z"/>
                    <w:rFonts w:ascii="新細明體" w:hAnsi="新細明體" w:cs="新細明體"/>
                    <w:color w:val="000000"/>
                    <w:kern w:val="0"/>
                  </w:rPr>
                </w:rPrChange>
              </w:rPr>
            </w:pPr>
            <w:ins w:id="784" w:author="user" w:date="2021-12-20T12:18:00Z">
              <w:r w:rsidRPr="004A1C21">
                <w:rPr>
                  <w:color w:val="000000"/>
                  <w:kern w:val="0"/>
                  <w:sz w:val="18"/>
                  <w:szCs w:val="16"/>
                  <w:rPrChange w:id="785" w:author="user" w:date="2021-12-20T13:07:00Z">
                    <w:rPr>
                      <w:rFonts w:ascii="新細明體" w:hAnsi="新細明體" w:cs="新細明體"/>
                      <w:color w:val="000000"/>
                      <w:kern w:val="0"/>
                    </w:rPr>
                  </w:rPrChange>
                </w:rPr>
                <w:t xml:space="preserve">Total outflows from compartment </w:t>
              </w:r>
            </w:ins>
            <m:oMath>
              <m:r>
                <w:ins w:id="786" w:author="user" w:date="2021-12-20T13:08:00Z">
                  <w:rPr>
                    <w:rFonts w:ascii="Cambria Math" w:hAnsi="Cambria Math"/>
                    <w:color w:val="000000"/>
                    <w:kern w:val="0"/>
                    <w:sz w:val="18"/>
                  </w:rPr>
                  <m:t>j</m:t>
                </w:ins>
              </m:r>
            </m:oMath>
          </w:p>
        </w:tc>
      </w:tr>
      <w:tr w:rsidR="004A1C21" w:rsidRPr="004A1C21" w:rsidTr="004A1C21">
        <w:trPr>
          <w:trHeight w:val="20"/>
          <w:jc w:val="center"/>
          <w:ins w:id="787" w:author="user" w:date="2021-12-20T12:18:00Z"/>
          <w:trPrChange w:id="788" w:author="user" w:date="2021-12-20T13:10:00Z">
            <w:trPr>
              <w:trHeight w:val="20"/>
              <w:jc w:val="center"/>
            </w:trPr>
          </w:trPrChange>
        </w:trPr>
        <w:tc>
          <w:tcPr>
            <w:tcW w:w="993" w:type="dxa"/>
            <w:noWrap/>
            <w:hideMark/>
            <w:tcPrChange w:id="789" w:author="user" w:date="2021-12-20T13:10:00Z">
              <w:tcPr>
                <w:tcW w:w="993" w:type="dxa"/>
                <w:gridSpan w:val="2"/>
                <w:noWrap/>
                <w:hideMark/>
              </w:tcPr>
            </w:tcPrChange>
          </w:tcPr>
          <w:p w:rsidR="004A1C21" w:rsidRPr="004A1C21" w:rsidRDefault="004E3E7A" w:rsidP="004A1C21">
            <w:pPr>
              <w:widowControl/>
              <w:rPr>
                <w:ins w:id="790" w:author="user" w:date="2021-12-20T12:18:00Z"/>
                <w:color w:val="000000"/>
                <w:kern w:val="0"/>
                <w:sz w:val="18"/>
                <w:szCs w:val="16"/>
                <w:rPrChange w:id="791" w:author="user" w:date="2021-12-20T13:07:00Z">
                  <w:rPr>
                    <w:ins w:id="792" w:author="user" w:date="2021-12-20T12:18:00Z"/>
                    <w:rFonts w:ascii="新細明體" w:hAnsi="新細明體" w:cs="新細明體"/>
                    <w:color w:val="000000"/>
                    <w:kern w:val="0"/>
                  </w:rPr>
                </w:rPrChange>
              </w:rPr>
            </w:pPr>
            <m:oMath>
              <m:sSub>
                <m:sSubPr>
                  <m:ctrlPr>
                    <w:ins w:id="793" w:author="user" w:date="2021-12-20T13:02:00Z">
                      <w:rPr>
                        <w:rFonts w:ascii="Cambria Math" w:hAnsi="Cambria Math"/>
                        <w:i/>
                        <w:color w:val="000000"/>
                        <w:kern w:val="0"/>
                        <w:sz w:val="18"/>
                      </w:rPr>
                    </w:ins>
                  </m:ctrlPr>
                </m:sSubPr>
                <m:e>
                  <m:r>
                    <w:ins w:id="794" w:author="user" w:date="2021-12-20T13:02:00Z">
                      <w:rPr>
                        <w:rFonts w:ascii="Cambria Math" w:hAnsi="Cambria Math"/>
                        <w:color w:val="000000"/>
                        <w:kern w:val="0"/>
                        <w:sz w:val="18"/>
                        <w:rPrChange w:id="795" w:author="user" w:date="2021-12-20T13:07:00Z">
                          <w:rPr>
                            <w:rFonts w:ascii="Cambria Math" w:hAnsi="Cambria Math"/>
                            <w:color w:val="000000"/>
                            <w:kern w:val="0"/>
                            <w:sz w:val="16"/>
                          </w:rPr>
                        </w:rPrChange>
                      </w:rPr>
                      <m:t>T</m:t>
                    </w:ins>
                  </m:r>
                </m:e>
                <m:sub>
                  <m:r>
                    <w:ins w:id="796" w:author="user" w:date="2021-12-20T13:02:00Z">
                      <w:rPr>
                        <w:rFonts w:ascii="Cambria Math" w:hAnsi="Cambria Math"/>
                        <w:color w:val="000000"/>
                        <w:kern w:val="0"/>
                        <w:sz w:val="18"/>
                        <w:rPrChange w:id="797" w:author="user" w:date="2021-12-20T13:07:00Z">
                          <w:rPr>
                            <w:rFonts w:ascii="Cambria Math" w:hAnsi="Cambria Math"/>
                            <w:color w:val="000000"/>
                            <w:kern w:val="0"/>
                            <w:sz w:val="16"/>
                          </w:rPr>
                        </w:rPrChange>
                      </w:rPr>
                      <m:t>i</m:t>
                    </w:ins>
                  </m:r>
                </m:sub>
              </m:sSub>
            </m:oMath>
            <w:ins w:id="798" w:author="user" w:date="2021-12-20T13:02:00Z">
              <w:r w:rsidR="004A1C21" w:rsidRPr="004A1C21">
                <w:rPr>
                  <w:color w:val="000000"/>
                  <w:kern w:val="0"/>
                  <w:sz w:val="18"/>
                  <w:szCs w:val="16"/>
                  <w:rPrChange w:id="799" w:author="user" w:date="2021-12-20T13:07:00Z">
                    <w:rPr>
                      <w:color w:val="000000"/>
                      <w:kern w:val="0"/>
                      <w:sz w:val="16"/>
                      <w:szCs w:val="16"/>
                    </w:rPr>
                  </w:rPrChange>
                </w:rPr>
                <w:t xml:space="preserve"> </w:t>
              </w:r>
            </w:ins>
          </w:p>
        </w:tc>
        <w:tc>
          <w:tcPr>
            <w:tcW w:w="7313" w:type="dxa"/>
            <w:noWrap/>
            <w:hideMark/>
            <w:tcPrChange w:id="800" w:author="user" w:date="2021-12-20T13:10:00Z">
              <w:tcPr>
                <w:tcW w:w="7313" w:type="dxa"/>
                <w:noWrap/>
                <w:hideMark/>
              </w:tcPr>
            </w:tcPrChange>
          </w:tcPr>
          <w:p w:rsidR="004A1C21" w:rsidRPr="004A1C21" w:rsidRDefault="004A1C21" w:rsidP="004A1C21">
            <w:pPr>
              <w:widowControl/>
              <w:rPr>
                <w:ins w:id="801" w:author="user" w:date="2021-12-20T12:18:00Z"/>
                <w:color w:val="000000"/>
                <w:kern w:val="0"/>
                <w:sz w:val="18"/>
                <w:szCs w:val="16"/>
                <w:rPrChange w:id="802" w:author="user" w:date="2021-12-20T13:07:00Z">
                  <w:rPr>
                    <w:ins w:id="803" w:author="user" w:date="2021-12-20T12:18:00Z"/>
                    <w:rFonts w:ascii="新細明體" w:hAnsi="新細明體" w:cs="新細明體"/>
                    <w:color w:val="000000"/>
                    <w:kern w:val="0"/>
                  </w:rPr>
                </w:rPrChange>
              </w:rPr>
            </w:pPr>
            <w:ins w:id="804" w:author="user" w:date="2021-12-20T12:18:00Z">
              <w:r w:rsidRPr="004A1C21">
                <w:rPr>
                  <w:color w:val="000000"/>
                  <w:kern w:val="0"/>
                  <w:sz w:val="18"/>
                  <w:szCs w:val="16"/>
                  <w:rPrChange w:id="805" w:author="user" w:date="2021-12-20T13:07:00Z">
                    <w:rPr>
                      <w:rFonts w:ascii="新細明體" w:hAnsi="新細明體" w:cs="新細明體"/>
                      <w:color w:val="000000"/>
                      <w:kern w:val="0"/>
                    </w:rPr>
                  </w:rPrChange>
                </w:rPr>
                <w:t xml:space="preserve">Total inflows to compartment </w:t>
              </w:r>
            </w:ins>
            <m:oMath>
              <m:r>
                <w:ins w:id="806" w:author="user" w:date="2021-12-20T13:10:00Z">
                  <w:rPr>
                    <w:rFonts w:ascii="Cambria Math" w:hAnsi="Cambria Math"/>
                    <w:color w:val="000000"/>
                    <w:kern w:val="0"/>
                    <w:sz w:val="18"/>
                  </w:rPr>
                  <m:t>i</m:t>
                </w:ins>
              </m:r>
            </m:oMath>
            <w:ins w:id="807" w:author="user" w:date="2021-12-20T12:18:00Z">
              <w:r w:rsidRPr="004A1C21">
                <w:rPr>
                  <w:color w:val="000000"/>
                  <w:kern w:val="0"/>
                  <w:sz w:val="18"/>
                  <w:szCs w:val="16"/>
                  <w:rPrChange w:id="808" w:author="user" w:date="2021-12-20T13:07:00Z">
                    <w:rPr>
                      <w:rFonts w:ascii="新細明體" w:hAnsi="新細明體" w:cs="新細明體"/>
                      <w:color w:val="000000"/>
                      <w:kern w:val="0"/>
                    </w:rPr>
                  </w:rPrChange>
                </w:rPr>
                <w:t xml:space="preserve"> excluding inflow from external sources</w:t>
              </w:r>
            </w:ins>
          </w:p>
        </w:tc>
      </w:tr>
      <w:tr w:rsidR="004A1C21" w:rsidRPr="004A1C21" w:rsidTr="004A1C21">
        <w:trPr>
          <w:trHeight w:val="20"/>
          <w:jc w:val="center"/>
          <w:ins w:id="809" w:author="user" w:date="2021-12-20T12:18:00Z"/>
          <w:trPrChange w:id="810" w:author="user" w:date="2021-12-20T13:10:00Z">
            <w:trPr>
              <w:trHeight w:val="20"/>
              <w:jc w:val="center"/>
            </w:trPr>
          </w:trPrChange>
        </w:trPr>
        <w:tc>
          <w:tcPr>
            <w:tcW w:w="993" w:type="dxa"/>
            <w:noWrap/>
            <w:hideMark/>
            <w:tcPrChange w:id="811" w:author="user" w:date="2021-12-20T13:10:00Z">
              <w:tcPr>
                <w:tcW w:w="993" w:type="dxa"/>
                <w:gridSpan w:val="2"/>
                <w:noWrap/>
                <w:hideMark/>
              </w:tcPr>
            </w:tcPrChange>
          </w:tcPr>
          <w:p w:rsidR="004A1C21" w:rsidRPr="004A1C21" w:rsidRDefault="004E3E7A" w:rsidP="004A1C21">
            <w:pPr>
              <w:widowControl/>
              <w:rPr>
                <w:ins w:id="812" w:author="user" w:date="2021-12-20T12:18:00Z"/>
                <w:color w:val="000000"/>
                <w:kern w:val="0"/>
                <w:sz w:val="18"/>
                <w:szCs w:val="16"/>
                <w:rPrChange w:id="813" w:author="user" w:date="2021-12-20T13:07:00Z">
                  <w:rPr>
                    <w:ins w:id="814" w:author="user" w:date="2021-12-20T12:18:00Z"/>
                    <w:rFonts w:ascii="新細明體" w:hAnsi="新細明體" w:cs="新細明體"/>
                    <w:color w:val="000000"/>
                    <w:kern w:val="0"/>
                  </w:rPr>
                </w:rPrChange>
              </w:rPr>
            </w:pPr>
            <m:oMath>
              <m:sSub>
                <m:sSubPr>
                  <m:ctrlPr>
                    <w:ins w:id="815" w:author="user" w:date="2021-12-20T13:02:00Z">
                      <w:rPr>
                        <w:rFonts w:ascii="Cambria Math" w:hAnsi="Cambria Math"/>
                        <w:i/>
                        <w:color w:val="000000"/>
                        <w:kern w:val="0"/>
                        <w:sz w:val="18"/>
                      </w:rPr>
                    </w:ins>
                  </m:ctrlPr>
                </m:sSubPr>
                <m:e>
                  <m:r>
                    <w:ins w:id="816" w:author="user" w:date="2021-12-20T13:02:00Z">
                      <w:rPr>
                        <w:rFonts w:ascii="Cambria Math" w:hAnsi="Cambria Math"/>
                        <w:color w:val="000000"/>
                        <w:kern w:val="0"/>
                        <w:sz w:val="18"/>
                        <w:rPrChange w:id="817" w:author="user" w:date="2021-12-20T13:07:00Z">
                          <w:rPr>
                            <w:rFonts w:ascii="Cambria Math" w:hAnsi="Cambria Math"/>
                            <w:color w:val="000000"/>
                            <w:kern w:val="0"/>
                            <w:sz w:val="16"/>
                          </w:rPr>
                        </w:rPrChange>
                      </w:rPr>
                      <m:t>T</m:t>
                    </w:ins>
                  </m:r>
                </m:e>
                <m:sub>
                  <m:r>
                    <w:ins w:id="818" w:author="user" w:date="2021-12-20T13:02:00Z">
                      <w:rPr>
                        <w:rFonts w:ascii="Cambria Math" w:hAnsi="Cambria Math"/>
                        <w:color w:val="000000"/>
                        <w:kern w:val="0"/>
                        <w:sz w:val="18"/>
                        <w:rPrChange w:id="819" w:author="user" w:date="2021-12-20T13:07:00Z">
                          <w:rPr>
                            <w:rFonts w:ascii="Cambria Math" w:hAnsi="Cambria Math"/>
                            <w:color w:val="000000"/>
                            <w:kern w:val="0"/>
                            <w:sz w:val="16"/>
                          </w:rPr>
                        </w:rPrChange>
                      </w:rPr>
                      <m:t>j</m:t>
                    </w:ins>
                  </m:r>
                </m:sub>
              </m:sSub>
            </m:oMath>
            <w:ins w:id="820" w:author="user" w:date="2021-12-20T13:02:00Z">
              <w:r w:rsidR="004A1C21" w:rsidRPr="004A1C21">
                <w:rPr>
                  <w:color w:val="000000"/>
                  <w:kern w:val="0"/>
                  <w:sz w:val="18"/>
                  <w:szCs w:val="16"/>
                  <w:rPrChange w:id="821" w:author="user" w:date="2021-12-20T13:07:00Z">
                    <w:rPr>
                      <w:color w:val="000000"/>
                      <w:kern w:val="0"/>
                      <w:sz w:val="16"/>
                      <w:szCs w:val="16"/>
                    </w:rPr>
                  </w:rPrChange>
                </w:rPr>
                <w:t xml:space="preserve"> </w:t>
              </w:r>
            </w:ins>
          </w:p>
        </w:tc>
        <w:tc>
          <w:tcPr>
            <w:tcW w:w="7313" w:type="dxa"/>
            <w:noWrap/>
            <w:hideMark/>
            <w:tcPrChange w:id="822" w:author="user" w:date="2021-12-20T13:10:00Z">
              <w:tcPr>
                <w:tcW w:w="7313" w:type="dxa"/>
                <w:noWrap/>
                <w:hideMark/>
              </w:tcPr>
            </w:tcPrChange>
          </w:tcPr>
          <w:p w:rsidR="004A1C21" w:rsidRPr="004A1C21" w:rsidRDefault="004A1C21" w:rsidP="004A1C21">
            <w:pPr>
              <w:widowControl/>
              <w:rPr>
                <w:ins w:id="823" w:author="user" w:date="2021-12-20T12:18:00Z"/>
                <w:color w:val="000000"/>
                <w:kern w:val="0"/>
                <w:sz w:val="18"/>
                <w:szCs w:val="16"/>
                <w:rPrChange w:id="824" w:author="user" w:date="2021-12-20T13:07:00Z">
                  <w:rPr>
                    <w:ins w:id="825" w:author="user" w:date="2021-12-20T12:18:00Z"/>
                    <w:rFonts w:ascii="新細明體" w:hAnsi="新細明體" w:cs="新細明體"/>
                    <w:color w:val="000000"/>
                    <w:kern w:val="0"/>
                  </w:rPr>
                </w:rPrChange>
              </w:rPr>
            </w:pPr>
            <w:ins w:id="826" w:author="user" w:date="2021-12-20T12:18:00Z">
              <w:r w:rsidRPr="004A1C21">
                <w:rPr>
                  <w:color w:val="000000"/>
                  <w:kern w:val="0"/>
                  <w:sz w:val="18"/>
                  <w:szCs w:val="16"/>
                  <w:rPrChange w:id="827" w:author="user" w:date="2021-12-20T13:07:00Z">
                    <w:rPr>
                      <w:rFonts w:ascii="新細明體" w:hAnsi="新細明體" w:cs="新細明體"/>
                      <w:color w:val="000000"/>
                      <w:kern w:val="0"/>
                    </w:rPr>
                  </w:rPrChange>
                </w:rPr>
                <w:t>T</w:t>
              </w:r>
              <w:r>
                <w:rPr>
                  <w:color w:val="000000"/>
                  <w:kern w:val="0"/>
                  <w:sz w:val="18"/>
                  <w:szCs w:val="16"/>
                </w:rPr>
                <w:t xml:space="preserve">otal outflows from compartment </w:t>
              </w:r>
            </w:ins>
            <m:oMath>
              <m:r>
                <w:ins w:id="828" w:author="user" w:date="2021-12-20T13:10:00Z">
                  <w:rPr>
                    <w:rFonts w:ascii="Cambria Math" w:hAnsi="Cambria Math"/>
                    <w:color w:val="000000"/>
                    <w:kern w:val="0"/>
                    <w:sz w:val="18"/>
                  </w:rPr>
                  <m:t>j</m:t>
                </w:ins>
              </m:r>
            </m:oMath>
            <w:ins w:id="829" w:author="user" w:date="2021-12-20T12:18:00Z">
              <w:r w:rsidRPr="004A1C21">
                <w:rPr>
                  <w:color w:val="000000"/>
                  <w:kern w:val="0"/>
                  <w:sz w:val="18"/>
                  <w:szCs w:val="16"/>
                  <w:rPrChange w:id="830" w:author="user" w:date="2021-12-20T13:07:00Z">
                    <w:rPr>
                      <w:rFonts w:ascii="新細明體" w:hAnsi="新細明體" w:cs="新細明體"/>
                      <w:color w:val="000000"/>
                      <w:kern w:val="0"/>
                    </w:rPr>
                  </w:rPrChange>
                </w:rPr>
                <w:t xml:space="preserve"> excluding outflow to external sources</w:t>
              </w:r>
            </w:ins>
          </w:p>
        </w:tc>
      </w:tr>
      <w:tr w:rsidR="004A1C21" w:rsidRPr="004A1C21" w:rsidTr="004A1C21">
        <w:trPr>
          <w:trHeight w:val="20"/>
          <w:jc w:val="center"/>
          <w:ins w:id="831" w:author="user" w:date="2021-12-20T12:18:00Z"/>
          <w:trPrChange w:id="832" w:author="user" w:date="2021-12-20T13:10:00Z">
            <w:trPr>
              <w:trHeight w:val="20"/>
              <w:jc w:val="center"/>
            </w:trPr>
          </w:trPrChange>
        </w:trPr>
        <w:tc>
          <w:tcPr>
            <w:tcW w:w="993" w:type="dxa"/>
            <w:noWrap/>
            <w:hideMark/>
            <w:tcPrChange w:id="833" w:author="user" w:date="2021-12-20T13:10:00Z">
              <w:tcPr>
                <w:tcW w:w="993" w:type="dxa"/>
                <w:gridSpan w:val="2"/>
                <w:noWrap/>
                <w:hideMark/>
              </w:tcPr>
            </w:tcPrChange>
          </w:tcPr>
          <w:p w:rsidR="004A1C21" w:rsidRPr="004A1C21" w:rsidRDefault="004E3E7A" w:rsidP="004A1C21">
            <w:pPr>
              <w:widowControl/>
              <w:rPr>
                <w:ins w:id="834" w:author="user" w:date="2021-12-20T12:18:00Z"/>
                <w:color w:val="000000"/>
                <w:kern w:val="0"/>
                <w:sz w:val="18"/>
                <w:szCs w:val="16"/>
                <w:rPrChange w:id="835" w:author="user" w:date="2021-12-20T13:07:00Z">
                  <w:rPr>
                    <w:ins w:id="836" w:author="user" w:date="2021-12-20T12:18:00Z"/>
                    <w:rFonts w:ascii="新細明體" w:hAnsi="新細明體" w:cs="新細明體"/>
                    <w:color w:val="000000"/>
                    <w:kern w:val="0"/>
                  </w:rPr>
                </w:rPrChange>
              </w:rPr>
            </w:pPr>
            <m:oMath>
              <m:sSub>
                <m:sSubPr>
                  <m:ctrlPr>
                    <w:ins w:id="837" w:author="user" w:date="2021-12-20T13:04:00Z">
                      <w:rPr>
                        <w:rFonts w:ascii="Cambria Math" w:hAnsi="Cambria Math"/>
                        <w:i/>
                        <w:color w:val="000000"/>
                        <w:kern w:val="0"/>
                        <w:sz w:val="18"/>
                      </w:rPr>
                    </w:ins>
                  </m:ctrlPr>
                </m:sSubPr>
                <m:e>
                  <m:r>
                    <w:ins w:id="838" w:author="user" w:date="2021-12-20T13:04:00Z">
                      <w:rPr>
                        <w:rFonts w:ascii="Cambria Math" w:hAnsi="Cambria Math"/>
                        <w:color w:val="000000"/>
                        <w:kern w:val="0"/>
                        <w:sz w:val="18"/>
                        <w:rPrChange w:id="839" w:author="user" w:date="2021-12-20T13:07:00Z">
                          <w:rPr>
                            <w:rFonts w:ascii="Cambria Math" w:hAnsi="Cambria Math"/>
                            <w:color w:val="000000"/>
                            <w:kern w:val="0"/>
                            <w:sz w:val="16"/>
                          </w:rPr>
                        </w:rPrChange>
                      </w:rPr>
                      <m:t>(</m:t>
                    </w:ins>
                  </m:r>
                  <m:sSub>
                    <m:sSubPr>
                      <m:ctrlPr>
                        <w:ins w:id="840" w:author="user" w:date="2021-12-20T13:04:00Z">
                          <w:rPr>
                            <w:rFonts w:ascii="Cambria Math" w:hAnsi="Cambria Math"/>
                            <w:i/>
                            <w:color w:val="000000"/>
                            <w:kern w:val="0"/>
                            <w:sz w:val="18"/>
                          </w:rPr>
                        </w:ins>
                      </m:ctrlPr>
                    </m:sSubPr>
                    <m:e>
                      <m:r>
                        <w:ins w:id="841" w:author="user" w:date="2021-12-20T13:04:00Z">
                          <w:rPr>
                            <w:rFonts w:ascii="Cambria Math" w:hAnsi="Cambria Math"/>
                            <w:color w:val="000000"/>
                            <w:kern w:val="0"/>
                            <w:sz w:val="18"/>
                            <w:rPrChange w:id="842" w:author="user" w:date="2021-12-20T13:07:00Z">
                              <w:rPr>
                                <w:rFonts w:ascii="Cambria Math" w:hAnsi="Cambria Math"/>
                                <w:color w:val="000000"/>
                                <w:kern w:val="0"/>
                                <w:sz w:val="16"/>
                              </w:rPr>
                            </w:rPrChange>
                          </w:rPr>
                          <m:t>x</m:t>
                        </w:ins>
                      </m:r>
                    </m:e>
                    <m:sub>
                      <m:r>
                        <w:ins w:id="843" w:author="user" w:date="2021-12-20T13:04:00Z">
                          <w:rPr>
                            <w:rFonts w:ascii="Cambria Math" w:hAnsi="Cambria Math"/>
                            <w:color w:val="000000"/>
                            <w:kern w:val="0"/>
                            <w:sz w:val="18"/>
                            <w:rPrChange w:id="844" w:author="user" w:date="2021-12-20T13:07:00Z">
                              <w:rPr>
                                <w:rFonts w:ascii="Cambria Math" w:hAnsi="Cambria Math"/>
                                <w:color w:val="000000"/>
                                <w:kern w:val="0"/>
                                <w:sz w:val="16"/>
                              </w:rPr>
                            </w:rPrChange>
                          </w:rPr>
                          <m:t>i</m:t>
                        </w:ins>
                      </m:r>
                    </m:sub>
                  </m:sSub>
                  <m:r>
                    <w:ins w:id="845" w:author="user" w:date="2021-12-20T13:04:00Z">
                      <w:rPr>
                        <w:rFonts w:ascii="Cambria Math" w:hAnsi="Cambria Math"/>
                        <w:color w:val="000000"/>
                        <w:kern w:val="0"/>
                        <w:sz w:val="18"/>
                        <w:rPrChange w:id="846" w:author="user" w:date="2021-12-20T13:07:00Z">
                          <w:rPr>
                            <w:rFonts w:ascii="Cambria Math" w:hAnsi="Cambria Math"/>
                            <w:color w:val="000000"/>
                            <w:kern w:val="0"/>
                            <w:sz w:val="16"/>
                          </w:rPr>
                        </w:rPrChange>
                      </w:rPr>
                      <m:t>)</m:t>
                    </w:ins>
                  </m:r>
                </m:e>
                <m:sub>
                  <m:r>
                    <w:ins w:id="847" w:author="user" w:date="2021-12-20T13:04:00Z">
                      <w:rPr>
                        <w:rFonts w:ascii="Cambria Math" w:hAnsi="Cambria Math"/>
                        <w:color w:val="000000"/>
                        <w:kern w:val="0"/>
                        <w:sz w:val="18"/>
                        <w:rPrChange w:id="848" w:author="user" w:date="2021-12-20T13:07:00Z">
                          <w:rPr>
                            <w:rFonts w:ascii="Cambria Math" w:hAnsi="Cambria Math"/>
                            <w:color w:val="000000"/>
                            <w:kern w:val="0"/>
                            <w:sz w:val="16"/>
                          </w:rPr>
                        </w:rPrChange>
                      </w:rPr>
                      <m:t>-</m:t>
                    </w:ins>
                  </m:r>
                </m:sub>
              </m:sSub>
            </m:oMath>
            <w:ins w:id="849" w:author="user" w:date="2021-12-20T13:04:00Z">
              <w:r w:rsidR="004A1C21" w:rsidRPr="004A1C21">
                <w:rPr>
                  <w:color w:val="000000"/>
                  <w:kern w:val="0"/>
                  <w:sz w:val="18"/>
                  <w:szCs w:val="16"/>
                  <w:rPrChange w:id="850" w:author="user" w:date="2021-12-20T13:07:00Z">
                    <w:rPr>
                      <w:color w:val="000000"/>
                      <w:kern w:val="0"/>
                      <w:sz w:val="16"/>
                      <w:szCs w:val="16"/>
                    </w:rPr>
                  </w:rPrChange>
                </w:rPr>
                <w:t xml:space="preserve"> </w:t>
              </w:r>
            </w:ins>
          </w:p>
        </w:tc>
        <w:tc>
          <w:tcPr>
            <w:tcW w:w="7313" w:type="dxa"/>
            <w:noWrap/>
            <w:hideMark/>
            <w:tcPrChange w:id="851" w:author="user" w:date="2021-12-20T13:10:00Z">
              <w:tcPr>
                <w:tcW w:w="7313" w:type="dxa"/>
                <w:noWrap/>
                <w:hideMark/>
              </w:tcPr>
            </w:tcPrChange>
          </w:tcPr>
          <w:p w:rsidR="004A1C21" w:rsidRPr="004A1C21" w:rsidRDefault="004A1C21" w:rsidP="004A1C21">
            <w:pPr>
              <w:widowControl/>
              <w:rPr>
                <w:ins w:id="852" w:author="user" w:date="2021-12-20T12:18:00Z"/>
                <w:color w:val="000000"/>
                <w:kern w:val="0"/>
                <w:sz w:val="18"/>
                <w:szCs w:val="16"/>
                <w:rPrChange w:id="853" w:author="user" w:date="2021-12-20T13:07:00Z">
                  <w:rPr>
                    <w:ins w:id="854" w:author="user" w:date="2021-12-20T12:18:00Z"/>
                    <w:rFonts w:ascii="新細明體" w:hAnsi="新細明體" w:cs="新細明體"/>
                    <w:color w:val="000000"/>
                    <w:kern w:val="0"/>
                  </w:rPr>
                </w:rPrChange>
              </w:rPr>
            </w:pPr>
            <w:ins w:id="855" w:author="user" w:date="2021-12-20T12:18:00Z">
              <w:r w:rsidRPr="004A1C21">
                <w:rPr>
                  <w:color w:val="000000"/>
                  <w:kern w:val="0"/>
                  <w:sz w:val="18"/>
                  <w:szCs w:val="16"/>
                  <w:rPrChange w:id="856" w:author="user" w:date="2021-12-20T13:07:00Z">
                    <w:rPr>
                      <w:rFonts w:ascii="新細明體" w:hAnsi="新細明體" w:cs="新細明體"/>
                      <w:color w:val="000000"/>
                      <w:kern w:val="0"/>
                    </w:rPr>
                  </w:rPrChange>
                </w:rPr>
                <w:t>A negative state derivative, considered as a gain to the system pool of mobile energy</w:t>
              </w:r>
            </w:ins>
          </w:p>
        </w:tc>
      </w:tr>
      <w:tr w:rsidR="004A1C21" w:rsidRPr="004A1C21" w:rsidTr="004A1C21">
        <w:trPr>
          <w:trHeight w:val="20"/>
          <w:jc w:val="center"/>
          <w:ins w:id="857" w:author="user" w:date="2021-12-20T12:18:00Z"/>
          <w:trPrChange w:id="858" w:author="user" w:date="2021-12-20T13:10:00Z">
            <w:trPr>
              <w:trHeight w:val="20"/>
              <w:jc w:val="center"/>
            </w:trPr>
          </w:trPrChange>
        </w:trPr>
        <w:tc>
          <w:tcPr>
            <w:tcW w:w="993" w:type="dxa"/>
            <w:noWrap/>
            <w:hideMark/>
            <w:tcPrChange w:id="859" w:author="user" w:date="2021-12-20T13:10:00Z">
              <w:tcPr>
                <w:tcW w:w="993" w:type="dxa"/>
                <w:gridSpan w:val="2"/>
                <w:noWrap/>
                <w:hideMark/>
              </w:tcPr>
            </w:tcPrChange>
          </w:tcPr>
          <w:p w:rsidR="004A1C21" w:rsidRPr="004A1C21" w:rsidRDefault="004E3E7A" w:rsidP="004A1C21">
            <w:pPr>
              <w:widowControl/>
              <w:rPr>
                <w:ins w:id="860" w:author="user" w:date="2021-12-20T12:18:00Z"/>
                <w:color w:val="000000"/>
                <w:kern w:val="0"/>
                <w:sz w:val="18"/>
                <w:szCs w:val="16"/>
                <w:rPrChange w:id="861" w:author="user" w:date="2021-12-20T13:07:00Z">
                  <w:rPr>
                    <w:ins w:id="862" w:author="user" w:date="2021-12-20T12:18:00Z"/>
                    <w:rFonts w:ascii="新細明體" w:hAnsi="新細明體" w:cs="新細明體"/>
                    <w:color w:val="000000"/>
                    <w:kern w:val="0"/>
                  </w:rPr>
                </w:rPrChange>
              </w:rPr>
            </w:pPr>
            <m:oMath>
              <m:sSub>
                <m:sSubPr>
                  <m:ctrlPr>
                    <w:ins w:id="863" w:author="user" w:date="2021-12-20T13:04:00Z">
                      <w:rPr>
                        <w:rFonts w:ascii="Cambria Math" w:hAnsi="Cambria Math"/>
                        <w:i/>
                        <w:color w:val="000000"/>
                        <w:kern w:val="0"/>
                        <w:sz w:val="18"/>
                      </w:rPr>
                    </w:ins>
                  </m:ctrlPr>
                </m:sSubPr>
                <m:e>
                  <m:r>
                    <w:ins w:id="864" w:author="user" w:date="2021-12-20T13:04:00Z">
                      <w:rPr>
                        <w:rFonts w:ascii="Cambria Math" w:hAnsi="Cambria Math"/>
                        <w:color w:val="000000"/>
                        <w:kern w:val="0"/>
                        <w:sz w:val="18"/>
                        <w:rPrChange w:id="865" w:author="user" w:date="2021-12-20T13:07:00Z">
                          <w:rPr>
                            <w:rFonts w:ascii="Cambria Math" w:hAnsi="Cambria Math"/>
                            <w:color w:val="000000"/>
                            <w:kern w:val="0"/>
                            <w:sz w:val="16"/>
                          </w:rPr>
                        </w:rPrChange>
                      </w:rPr>
                      <m:t>(</m:t>
                    </w:ins>
                  </m:r>
                  <m:sSub>
                    <m:sSubPr>
                      <m:ctrlPr>
                        <w:ins w:id="866" w:author="user" w:date="2021-12-20T13:04:00Z">
                          <w:rPr>
                            <w:rFonts w:ascii="Cambria Math" w:hAnsi="Cambria Math"/>
                            <w:i/>
                            <w:color w:val="000000"/>
                            <w:kern w:val="0"/>
                            <w:sz w:val="18"/>
                          </w:rPr>
                        </w:ins>
                      </m:ctrlPr>
                    </m:sSubPr>
                    <m:e>
                      <m:r>
                        <w:ins w:id="867" w:author="user" w:date="2021-12-20T13:04:00Z">
                          <w:rPr>
                            <w:rFonts w:ascii="Cambria Math" w:hAnsi="Cambria Math"/>
                            <w:color w:val="000000"/>
                            <w:kern w:val="0"/>
                            <w:sz w:val="18"/>
                            <w:rPrChange w:id="868" w:author="user" w:date="2021-12-20T13:07:00Z">
                              <w:rPr>
                                <w:rFonts w:ascii="Cambria Math" w:hAnsi="Cambria Math"/>
                                <w:color w:val="000000"/>
                                <w:kern w:val="0"/>
                                <w:sz w:val="16"/>
                              </w:rPr>
                            </w:rPrChange>
                          </w:rPr>
                          <m:t>x</m:t>
                        </w:ins>
                      </m:r>
                    </m:e>
                    <m:sub>
                      <m:r>
                        <w:ins w:id="869" w:author="user" w:date="2021-12-20T13:04:00Z">
                          <w:rPr>
                            <w:rFonts w:ascii="Cambria Math" w:hAnsi="Cambria Math"/>
                            <w:color w:val="000000"/>
                            <w:kern w:val="0"/>
                            <w:sz w:val="18"/>
                            <w:rPrChange w:id="870" w:author="user" w:date="2021-12-20T13:07:00Z">
                              <w:rPr>
                                <w:rFonts w:ascii="Cambria Math" w:hAnsi="Cambria Math"/>
                                <w:color w:val="000000"/>
                                <w:kern w:val="0"/>
                                <w:sz w:val="16"/>
                              </w:rPr>
                            </w:rPrChange>
                          </w:rPr>
                          <m:t>i</m:t>
                        </w:ins>
                      </m:r>
                    </m:sub>
                  </m:sSub>
                  <m:r>
                    <w:ins w:id="871" w:author="user" w:date="2021-12-20T13:04:00Z">
                      <w:rPr>
                        <w:rFonts w:ascii="Cambria Math" w:hAnsi="Cambria Math"/>
                        <w:color w:val="000000"/>
                        <w:kern w:val="0"/>
                        <w:sz w:val="18"/>
                        <w:rPrChange w:id="872" w:author="user" w:date="2021-12-20T13:07:00Z">
                          <w:rPr>
                            <w:rFonts w:ascii="Cambria Math" w:hAnsi="Cambria Math"/>
                            <w:color w:val="000000"/>
                            <w:kern w:val="0"/>
                            <w:sz w:val="16"/>
                          </w:rPr>
                        </w:rPrChange>
                      </w:rPr>
                      <m:t>)</m:t>
                    </w:ins>
                  </m:r>
                </m:e>
                <m:sub>
                  <m:r>
                    <w:ins w:id="873" w:author="user" w:date="2021-12-20T13:04:00Z">
                      <w:rPr>
                        <w:rFonts w:ascii="Cambria Math" w:hAnsi="Cambria Math"/>
                        <w:color w:val="000000"/>
                        <w:kern w:val="0"/>
                        <w:sz w:val="18"/>
                        <w:rPrChange w:id="874" w:author="user" w:date="2021-12-20T13:07:00Z">
                          <w:rPr>
                            <w:rFonts w:ascii="Cambria Math" w:hAnsi="Cambria Math"/>
                            <w:color w:val="000000"/>
                            <w:kern w:val="0"/>
                            <w:sz w:val="16"/>
                          </w:rPr>
                        </w:rPrChange>
                      </w:rPr>
                      <m:t>+</m:t>
                    </w:ins>
                  </m:r>
                </m:sub>
              </m:sSub>
            </m:oMath>
            <w:ins w:id="875" w:author="user" w:date="2021-12-20T13:04:00Z">
              <w:r w:rsidR="004A1C21" w:rsidRPr="004A1C21">
                <w:rPr>
                  <w:color w:val="000000"/>
                  <w:kern w:val="0"/>
                  <w:sz w:val="18"/>
                  <w:szCs w:val="16"/>
                  <w:rPrChange w:id="876" w:author="user" w:date="2021-12-20T13:07:00Z">
                    <w:rPr>
                      <w:color w:val="000000"/>
                      <w:kern w:val="0"/>
                      <w:sz w:val="16"/>
                      <w:szCs w:val="16"/>
                    </w:rPr>
                  </w:rPrChange>
                </w:rPr>
                <w:t xml:space="preserve"> </w:t>
              </w:r>
            </w:ins>
          </w:p>
        </w:tc>
        <w:tc>
          <w:tcPr>
            <w:tcW w:w="7313" w:type="dxa"/>
            <w:noWrap/>
            <w:hideMark/>
            <w:tcPrChange w:id="877" w:author="user" w:date="2021-12-20T13:10:00Z">
              <w:tcPr>
                <w:tcW w:w="7313" w:type="dxa"/>
                <w:noWrap/>
                <w:hideMark/>
              </w:tcPr>
            </w:tcPrChange>
          </w:tcPr>
          <w:p w:rsidR="004A1C21" w:rsidRPr="004A1C21" w:rsidRDefault="004A1C21" w:rsidP="004A1C21">
            <w:pPr>
              <w:widowControl/>
              <w:rPr>
                <w:ins w:id="878" w:author="user" w:date="2021-12-20T12:18:00Z"/>
                <w:color w:val="000000"/>
                <w:kern w:val="0"/>
                <w:sz w:val="18"/>
                <w:szCs w:val="16"/>
                <w:rPrChange w:id="879" w:author="user" w:date="2021-12-20T13:07:00Z">
                  <w:rPr>
                    <w:ins w:id="880" w:author="user" w:date="2021-12-20T12:18:00Z"/>
                    <w:rFonts w:ascii="新細明體" w:hAnsi="新細明體" w:cs="新細明體"/>
                    <w:color w:val="000000"/>
                    <w:kern w:val="0"/>
                  </w:rPr>
                </w:rPrChange>
              </w:rPr>
            </w:pPr>
            <w:ins w:id="881" w:author="user" w:date="2021-12-20T12:18:00Z">
              <w:r w:rsidRPr="004A1C21">
                <w:rPr>
                  <w:color w:val="000000"/>
                  <w:kern w:val="0"/>
                  <w:sz w:val="18"/>
                  <w:szCs w:val="16"/>
                  <w:rPrChange w:id="882" w:author="user" w:date="2021-12-20T13:07:00Z">
                    <w:rPr>
                      <w:rFonts w:ascii="新細明體" w:hAnsi="新細明體" w:cs="新細明體"/>
                      <w:color w:val="000000"/>
                      <w:kern w:val="0"/>
                    </w:rPr>
                  </w:rPrChange>
                </w:rPr>
                <w:t>A positive state derivative, considered as a loss from the system pool of mobile energy</w:t>
              </w:r>
            </w:ins>
          </w:p>
        </w:tc>
      </w:tr>
      <w:tr w:rsidR="004A1C21" w:rsidRPr="004A1C21" w:rsidTr="004A1C21">
        <w:trPr>
          <w:trHeight w:val="20"/>
          <w:jc w:val="center"/>
          <w:ins w:id="883" w:author="user" w:date="2021-12-20T12:18:00Z"/>
          <w:trPrChange w:id="884" w:author="user" w:date="2021-12-20T13:10:00Z">
            <w:trPr>
              <w:trHeight w:val="20"/>
              <w:jc w:val="center"/>
            </w:trPr>
          </w:trPrChange>
        </w:trPr>
        <w:tc>
          <w:tcPr>
            <w:tcW w:w="993" w:type="dxa"/>
            <w:noWrap/>
            <w:hideMark/>
            <w:tcPrChange w:id="885" w:author="user" w:date="2021-12-20T13:10:00Z">
              <w:tcPr>
                <w:tcW w:w="993" w:type="dxa"/>
                <w:gridSpan w:val="2"/>
                <w:noWrap/>
                <w:hideMark/>
              </w:tcPr>
            </w:tcPrChange>
          </w:tcPr>
          <w:p w:rsidR="004A1C21" w:rsidRPr="004A1C21" w:rsidRDefault="004E3E7A" w:rsidP="004A1C21">
            <w:pPr>
              <w:widowControl/>
              <w:rPr>
                <w:ins w:id="886" w:author="user" w:date="2021-12-20T12:18:00Z"/>
                <w:color w:val="000000"/>
                <w:kern w:val="0"/>
                <w:sz w:val="18"/>
                <w:szCs w:val="16"/>
                <w:rPrChange w:id="887" w:author="user" w:date="2021-12-20T13:07:00Z">
                  <w:rPr>
                    <w:ins w:id="888" w:author="user" w:date="2021-12-20T12:18:00Z"/>
                    <w:rFonts w:ascii="新細明體" w:hAnsi="新細明體" w:cs="新細明體"/>
                    <w:color w:val="000000"/>
                    <w:kern w:val="0"/>
                  </w:rPr>
                </w:rPrChange>
              </w:rPr>
            </w:pPr>
            <m:oMath>
              <m:sSub>
                <m:sSubPr>
                  <m:ctrlPr>
                    <w:ins w:id="889" w:author="user" w:date="2021-12-20T13:03:00Z">
                      <w:rPr>
                        <w:rFonts w:ascii="Cambria Math" w:hAnsi="Cambria Math"/>
                        <w:i/>
                        <w:color w:val="000000"/>
                        <w:kern w:val="0"/>
                        <w:sz w:val="18"/>
                      </w:rPr>
                    </w:ins>
                  </m:ctrlPr>
                </m:sSubPr>
                <m:e>
                  <m:r>
                    <w:ins w:id="890" w:author="user" w:date="2021-12-20T13:03:00Z">
                      <w:rPr>
                        <w:rFonts w:ascii="Cambria Math" w:hAnsi="Cambria Math"/>
                        <w:color w:val="000000"/>
                        <w:kern w:val="0"/>
                        <w:sz w:val="18"/>
                        <w:rPrChange w:id="891" w:author="user" w:date="2021-12-20T13:07:00Z">
                          <w:rPr>
                            <w:rFonts w:ascii="Cambria Math" w:hAnsi="Cambria Math"/>
                            <w:color w:val="000000"/>
                            <w:kern w:val="0"/>
                            <w:sz w:val="16"/>
                          </w:rPr>
                        </w:rPrChange>
                      </w:rPr>
                      <m:t>Z</m:t>
                    </w:ins>
                  </m:r>
                </m:e>
                <m:sub>
                  <m:r>
                    <w:ins w:id="892" w:author="user" w:date="2021-12-20T13:03:00Z">
                      <w:rPr>
                        <w:rFonts w:ascii="Cambria Math" w:hAnsi="Cambria Math"/>
                        <w:color w:val="000000"/>
                        <w:kern w:val="0"/>
                        <w:sz w:val="18"/>
                        <w:rPrChange w:id="893" w:author="user" w:date="2021-12-20T13:07:00Z">
                          <w:rPr>
                            <w:rFonts w:ascii="Cambria Math" w:hAnsi="Cambria Math"/>
                            <w:color w:val="000000"/>
                            <w:kern w:val="0"/>
                            <w:sz w:val="16"/>
                          </w:rPr>
                        </w:rPrChange>
                      </w:rPr>
                      <m:t>i0</m:t>
                    </w:ins>
                  </m:r>
                </m:sub>
              </m:sSub>
            </m:oMath>
            <w:ins w:id="894" w:author="user" w:date="2021-12-20T13:03:00Z">
              <w:r w:rsidR="004A1C21" w:rsidRPr="004A1C21">
                <w:rPr>
                  <w:color w:val="000000"/>
                  <w:kern w:val="0"/>
                  <w:sz w:val="18"/>
                  <w:szCs w:val="16"/>
                  <w:rPrChange w:id="895" w:author="user" w:date="2021-12-20T13:07:00Z">
                    <w:rPr>
                      <w:color w:val="000000"/>
                      <w:kern w:val="0"/>
                      <w:sz w:val="16"/>
                      <w:szCs w:val="16"/>
                    </w:rPr>
                  </w:rPrChange>
                </w:rPr>
                <w:t xml:space="preserve"> </w:t>
              </w:r>
            </w:ins>
          </w:p>
        </w:tc>
        <w:tc>
          <w:tcPr>
            <w:tcW w:w="7313" w:type="dxa"/>
            <w:noWrap/>
            <w:hideMark/>
            <w:tcPrChange w:id="896" w:author="user" w:date="2021-12-20T13:10:00Z">
              <w:tcPr>
                <w:tcW w:w="7313" w:type="dxa"/>
                <w:noWrap/>
                <w:hideMark/>
              </w:tcPr>
            </w:tcPrChange>
          </w:tcPr>
          <w:p w:rsidR="004A1C21" w:rsidRPr="004A1C21" w:rsidRDefault="004A1C21" w:rsidP="004A1C21">
            <w:pPr>
              <w:widowControl/>
              <w:rPr>
                <w:ins w:id="897" w:author="user" w:date="2021-12-20T12:18:00Z"/>
                <w:color w:val="000000"/>
                <w:kern w:val="0"/>
                <w:sz w:val="18"/>
                <w:szCs w:val="16"/>
                <w:rPrChange w:id="898" w:author="user" w:date="2021-12-20T13:07:00Z">
                  <w:rPr>
                    <w:ins w:id="899" w:author="user" w:date="2021-12-20T12:18:00Z"/>
                    <w:rFonts w:ascii="新細明體" w:hAnsi="新細明體" w:cs="新細明體"/>
                    <w:color w:val="000000"/>
                    <w:kern w:val="0"/>
                  </w:rPr>
                </w:rPrChange>
              </w:rPr>
            </w:pPr>
            <w:ins w:id="900" w:author="user" w:date="2021-12-20T12:18:00Z">
              <w:r w:rsidRPr="004A1C21">
                <w:rPr>
                  <w:color w:val="000000"/>
                  <w:kern w:val="0"/>
                  <w:sz w:val="18"/>
                  <w:szCs w:val="16"/>
                  <w:rPrChange w:id="901" w:author="user" w:date="2021-12-20T13:07:00Z">
                    <w:rPr>
                      <w:color w:val="000000"/>
                      <w:kern w:val="0"/>
                      <w:sz w:val="16"/>
                      <w:szCs w:val="16"/>
                    </w:rPr>
                  </w:rPrChange>
                </w:rPr>
                <w:t xml:space="preserve">Flow into compartment </w:t>
              </w:r>
            </w:ins>
            <m:oMath>
              <m:r>
                <w:ins w:id="902" w:author="user" w:date="2021-12-20T13:10:00Z">
                  <w:rPr>
                    <w:rFonts w:ascii="Cambria Math" w:hAnsi="Cambria Math"/>
                    <w:color w:val="000000"/>
                    <w:kern w:val="0"/>
                    <w:sz w:val="18"/>
                  </w:rPr>
                  <m:t>i</m:t>
                </w:ins>
              </m:r>
            </m:oMath>
            <w:ins w:id="903" w:author="user" w:date="2021-12-20T12:18:00Z">
              <w:r w:rsidRPr="004A1C21">
                <w:rPr>
                  <w:color w:val="000000"/>
                  <w:kern w:val="0"/>
                  <w:sz w:val="18"/>
                  <w:szCs w:val="16"/>
                  <w:rPrChange w:id="904" w:author="user" w:date="2021-12-20T13:07:00Z">
                    <w:rPr>
                      <w:rFonts w:ascii="新細明體" w:hAnsi="新細明體" w:cs="新細明體"/>
                      <w:color w:val="000000"/>
                      <w:kern w:val="0"/>
                    </w:rPr>
                  </w:rPrChange>
                </w:rPr>
                <w:t xml:space="preserve"> from outside the network</w:t>
              </w:r>
            </w:ins>
          </w:p>
        </w:tc>
      </w:tr>
      <w:tr w:rsidR="004A1C21" w:rsidRPr="004A1C21" w:rsidTr="004A1C21">
        <w:trPr>
          <w:trHeight w:val="20"/>
          <w:jc w:val="center"/>
          <w:ins w:id="905" w:author="user" w:date="2021-12-20T12:18:00Z"/>
          <w:trPrChange w:id="906" w:author="user" w:date="2021-12-20T13:10:00Z">
            <w:trPr>
              <w:trHeight w:val="20"/>
              <w:jc w:val="center"/>
            </w:trPr>
          </w:trPrChange>
        </w:trPr>
        <w:tc>
          <w:tcPr>
            <w:tcW w:w="993" w:type="dxa"/>
            <w:noWrap/>
            <w:hideMark/>
            <w:tcPrChange w:id="907" w:author="user" w:date="2021-12-20T13:10:00Z">
              <w:tcPr>
                <w:tcW w:w="993" w:type="dxa"/>
                <w:gridSpan w:val="2"/>
                <w:noWrap/>
                <w:hideMark/>
              </w:tcPr>
            </w:tcPrChange>
          </w:tcPr>
          <w:p w:rsidR="004A1C21" w:rsidRPr="004A1C21" w:rsidRDefault="004E3E7A">
            <w:pPr>
              <w:widowControl/>
              <w:rPr>
                <w:ins w:id="908" w:author="user" w:date="2021-12-20T12:18:00Z"/>
                <w:color w:val="000000"/>
                <w:kern w:val="0"/>
                <w:sz w:val="18"/>
                <w:szCs w:val="16"/>
                <w:rPrChange w:id="909" w:author="user" w:date="2021-12-20T13:07:00Z">
                  <w:rPr>
                    <w:ins w:id="910" w:author="user" w:date="2021-12-20T12:18:00Z"/>
                    <w:rFonts w:ascii="新細明體" w:hAnsi="新細明體" w:cs="新細明體"/>
                    <w:color w:val="000000"/>
                    <w:kern w:val="0"/>
                  </w:rPr>
                </w:rPrChange>
              </w:rPr>
            </w:pPr>
            <m:oMath>
              <m:sSub>
                <m:sSubPr>
                  <m:ctrlPr>
                    <w:ins w:id="911" w:author="user" w:date="2021-12-20T13:03:00Z">
                      <w:rPr>
                        <w:rFonts w:ascii="Cambria Math" w:hAnsi="Cambria Math"/>
                        <w:i/>
                        <w:color w:val="000000"/>
                        <w:kern w:val="0"/>
                        <w:sz w:val="18"/>
                      </w:rPr>
                    </w:ins>
                  </m:ctrlPr>
                </m:sSubPr>
                <m:e>
                  <m:r>
                    <w:ins w:id="912" w:author="user" w:date="2021-12-20T13:03:00Z">
                      <w:rPr>
                        <w:rFonts w:ascii="Cambria Math" w:hAnsi="Cambria Math"/>
                        <w:color w:val="000000"/>
                        <w:kern w:val="0"/>
                        <w:sz w:val="18"/>
                        <w:rPrChange w:id="913" w:author="user" w:date="2021-12-20T13:07:00Z">
                          <w:rPr>
                            <w:rFonts w:ascii="Cambria Math" w:hAnsi="Cambria Math"/>
                            <w:color w:val="000000"/>
                            <w:kern w:val="0"/>
                            <w:sz w:val="16"/>
                          </w:rPr>
                        </w:rPrChange>
                      </w:rPr>
                      <m:t>Y</m:t>
                    </w:ins>
                  </m:r>
                </m:e>
                <m:sub>
                  <m:r>
                    <w:ins w:id="914" w:author="user" w:date="2021-12-20T13:03:00Z">
                      <w:rPr>
                        <w:rFonts w:ascii="Cambria Math" w:hAnsi="Cambria Math"/>
                        <w:color w:val="000000"/>
                        <w:kern w:val="0"/>
                        <w:sz w:val="18"/>
                        <w:rPrChange w:id="915" w:author="user" w:date="2021-12-20T13:07:00Z">
                          <w:rPr>
                            <w:rFonts w:ascii="Cambria Math" w:hAnsi="Cambria Math"/>
                            <w:color w:val="000000"/>
                            <w:kern w:val="0"/>
                            <w:sz w:val="16"/>
                          </w:rPr>
                        </w:rPrChange>
                      </w:rPr>
                      <m:t>n+j</m:t>
                    </w:ins>
                  </m:r>
                </m:sub>
              </m:sSub>
            </m:oMath>
            <w:ins w:id="916" w:author="user" w:date="2021-12-20T13:03:00Z">
              <w:r w:rsidR="004A1C21" w:rsidRPr="004A1C21">
                <w:rPr>
                  <w:color w:val="000000"/>
                  <w:kern w:val="0"/>
                  <w:sz w:val="18"/>
                  <w:szCs w:val="16"/>
                  <w:rPrChange w:id="917" w:author="user" w:date="2021-12-20T13:07:00Z">
                    <w:rPr>
                      <w:color w:val="000000"/>
                      <w:kern w:val="0"/>
                      <w:sz w:val="16"/>
                      <w:szCs w:val="16"/>
                    </w:rPr>
                  </w:rPrChange>
                </w:rPr>
                <w:t xml:space="preserve"> </w:t>
              </w:r>
            </w:ins>
          </w:p>
        </w:tc>
        <w:tc>
          <w:tcPr>
            <w:tcW w:w="7313" w:type="dxa"/>
            <w:noWrap/>
            <w:hideMark/>
            <w:tcPrChange w:id="918" w:author="user" w:date="2021-12-20T13:10:00Z">
              <w:tcPr>
                <w:tcW w:w="7313" w:type="dxa"/>
                <w:noWrap/>
                <w:hideMark/>
              </w:tcPr>
            </w:tcPrChange>
          </w:tcPr>
          <w:p w:rsidR="004A1C21" w:rsidRPr="004A1C21" w:rsidRDefault="004A1C21">
            <w:pPr>
              <w:widowControl/>
              <w:rPr>
                <w:ins w:id="919" w:author="user" w:date="2021-12-20T12:18:00Z"/>
                <w:color w:val="000000"/>
                <w:kern w:val="0"/>
                <w:sz w:val="18"/>
                <w:szCs w:val="16"/>
                <w:rPrChange w:id="920" w:author="user" w:date="2021-12-20T13:07:00Z">
                  <w:rPr>
                    <w:ins w:id="921" w:author="user" w:date="2021-12-20T12:18:00Z"/>
                    <w:rFonts w:ascii="新細明體" w:hAnsi="新細明體" w:cs="新細明體"/>
                    <w:color w:val="000000"/>
                    <w:kern w:val="0"/>
                  </w:rPr>
                </w:rPrChange>
              </w:rPr>
            </w:pPr>
            <w:ins w:id="922" w:author="user" w:date="2021-12-20T12:18:00Z">
              <w:r w:rsidRPr="004A1C21">
                <w:rPr>
                  <w:color w:val="000000"/>
                  <w:kern w:val="0"/>
                  <w:sz w:val="18"/>
                  <w:szCs w:val="16"/>
                  <w:rPrChange w:id="923" w:author="user" w:date="2021-12-20T13:07:00Z">
                    <w:rPr>
                      <w:rFonts w:ascii="新細明體" w:hAnsi="新細明體" w:cs="新細明體"/>
                      <w:color w:val="000000"/>
                      <w:kern w:val="0"/>
                    </w:rPr>
                  </w:rPrChange>
                </w:rPr>
                <w:t xml:space="preserve">Flow out of the network for compartment </w:t>
              </w:r>
            </w:ins>
            <m:oMath>
              <m:r>
                <w:ins w:id="924" w:author="user" w:date="2021-12-20T13:08:00Z">
                  <w:rPr>
                    <w:rFonts w:ascii="Cambria Math" w:hAnsi="Cambria Math"/>
                    <w:color w:val="000000"/>
                    <w:kern w:val="0"/>
                    <w:sz w:val="18"/>
                  </w:rPr>
                  <m:t>j</m:t>
                </w:ins>
              </m:r>
            </m:oMath>
            <w:ins w:id="925" w:author="user" w:date="2021-12-20T12:18:00Z">
              <w:r w:rsidRPr="004A1C21">
                <w:rPr>
                  <w:color w:val="000000"/>
                  <w:kern w:val="0"/>
                  <w:sz w:val="18"/>
                  <w:szCs w:val="16"/>
                  <w:rPrChange w:id="926" w:author="user" w:date="2021-12-20T13:07:00Z">
                    <w:rPr>
                      <w:rFonts w:ascii="新細明體" w:hAnsi="新細明體" w:cs="新細明體"/>
                      <w:color w:val="000000"/>
                      <w:kern w:val="0"/>
                    </w:rPr>
                  </w:rPrChange>
                </w:rPr>
                <w:t xml:space="preserve"> to compartments </w:t>
              </w:r>
            </w:ins>
            <m:oMath>
              <m:r>
                <w:ins w:id="927" w:author="user" w:date="2021-12-20T13:09:00Z">
                  <w:rPr>
                    <w:rFonts w:ascii="Cambria Math" w:hAnsi="Cambria Math"/>
                    <w:color w:val="000000"/>
                    <w:kern w:val="0"/>
                    <w:sz w:val="18"/>
                  </w:rPr>
                  <m:t>n+1</m:t>
                </w:ins>
              </m:r>
            </m:oMath>
            <w:ins w:id="928" w:author="user" w:date="2021-12-20T12:18:00Z">
              <w:r w:rsidRPr="004A1C21">
                <w:rPr>
                  <w:color w:val="000000"/>
                  <w:kern w:val="0"/>
                  <w:sz w:val="18"/>
                  <w:szCs w:val="16"/>
                  <w:rPrChange w:id="929" w:author="user" w:date="2021-12-20T13:07:00Z">
                    <w:rPr>
                      <w:rFonts w:ascii="新細明體" w:hAnsi="新細明體" w:cs="新細明體"/>
                      <w:color w:val="000000"/>
                      <w:kern w:val="0"/>
                    </w:rPr>
                  </w:rPrChange>
                </w:rPr>
                <w:t xml:space="preserve"> and </w:t>
              </w:r>
            </w:ins>
            <m:oMath>
              <m:r>
                <w:ins w:id="930" w:author="user" w:date="2021-12-20T13:09:00Z">
                  <w:rPr>
                    <w:rFonts w:ascii="Cambria Math" w:hAnsi="Cambria Math"/>
                    <w:color w:val="000000"/>
                    <w:kern w:val="0"/>
                    <w:sz w:val="18"/>
                  </w:rPr>
                  <m:t>n+2</m:t>
                </w:ins>
              </m:r>
            </m:oMath>
            <w:ins w:id="931" w:author="user" w:date="2021-12-20T12:18:00Z">
              <w:r w:rsidRPr="004A1C21">
                <w:rPr>
                  <w:color w:val="000000"/>
                  <w:kern w:val="0"/>
                  <w:sz w:val="18"/>
                  <w:szCs w:val="16"/>
                  <w:rPrChange w:id="932" w:author="user" w:date="2021-12-20T13:07:00Z">
                    <w:rPr>
                      <w:rFonts w:ascii="新細明體" w:hAnsi="新細明體" w:cs="新細明體"/>
                      <w:color w:val="000000"/>
                      <w:kern w:val="0"/>
                    </w:rPr>
                  </w:rPrChange>
                </w:rPr>
                <w:t xml:space="preserve"> respectively</w:t>
              </w:r>
            </w:ins>
          </w:p>
        </w:tc>
      </w:tr>
      <w:tr w:rsidR="004A1C21" w:rsidRPr="004A1C21" w:rsidTr="004A1C21">
        <w:trPr>
          <w:trHeight w:val="20"/>
          <w:jc w:val="center"/>
          <w:ins w:id="933" w:author="user" w:date="2021-12-20T12:18:00Z"/>
          <w:trPrChange w:id="934" w:author="user" w:date="2021-12-20T13:10:00Z">
            <w:trPr>
              <w:trHeight w:val="20"/>
              <w:jc w:val="center"/>
            </w:trPr>
          </w:trPrChange>
        </w:trPr>
        <w:tc>
          <w:tcPr>
            <w:tcW w:w="993" w:type="dxa"/>
            <w:noWrap/>
            <w:hideMark/>
            <w:tcPrChange w:id="935" w:author="user" w:date="2021-12-20T13:10:00Z">
              <w:tcPr>
                <w:tcW w:w="993" w:type="dxa"/>
                <w:gridSpan w:val="2"/>
                <w:noWrap/>
                <w:hideMark/>
              </w:tcPr>
            </w:tcPrChange>
          </w:tcPr>
          <w:p w:rsidR="004A1C21" w:rsidRPr="004A1C21" w:rsidRDefault="004E3E7A" w:rsidP="004A1C21">
            <w:pPr>
              <w:widowControl/>
              <w:rPr>
                <w:ins w:id="936" w:author="user" w:date="2021-12-20T12:18:00Z"/>
                <w:color w:val="000000"/>
                <w:kern w:val="0"/>
                <w:sz w:val="18"/>
                <w:szCs w:val="16"/>
                <w:rPrChange w:id="937" w:author="user" w:date="2021-12-20T13:07:00Z">
                  <w:rPr>
                    <w:ins w:id="938" w:author="user" w:date="2021-12-20T12:18:00Z"/>
                    <w:rFonts w:ascii="新細明體" w:hAnsi="新細明體" w:cs="新細明體"/>
                    <w:color w:val="000000"/>
                    <w:kern w:val="0"/>
                  </w:rPr>
                </w:rPrChange>
              </w:rPr>
            </w:pPr>
            <m:oMath>
              <m:sSub>
                <m:sSubPr>
                  <m:ctrlPr>
                    <w:ins w:id="939" w:author="user" w:date="2021-12-20T13:02:00Z">
                      <w:rPr>
                        <w:rFonts w:ascii="Cambria Math" w:hAnsi="Cambria Math"/>
                        <w:i/>
                        <w:color w:val="000000"/>
                        <w:kern w:val="0"/>
                        <w:sz w:val="18"/>
                      </w:rPr>
                    </w:ins>
                  </m:ctrlPr>
                </m:sSubPr>
                <m:e>
                  <m:r>
                    <w:ins w:id="940" w:author="user" w:date="2021-12-20T13:02:00Z">
                      <w:rPr>
                        <w:rFonts w:ascii="Cambria Math" w:hAnsi="Cambria Math"/>
                        <w:color w:val="000000"/>
                        <w:kern w:val="0"/>
                        <w:sz w:val="18"/>
                        <w:rPrChange w:id="941" w:author="user" w:date="2021-12-20T13:07:00Z">
                          <w:rPr>
                            <w:rFonts w:ascii="Cambria Math" w:hAnsi="Cambria Math"/>
                            <w:color w:val="000000"/>
                            <w:kern w:val="0"/>
                            <w:sz w:val="16"/>
                          </w:rPr>
                        </w:rPrChange>
                      </w:rPr>
                      <m:t>C</m:t>
                    </w:ins>
                  </m:r>
                </m:e>
                <m:sub>
                  <m:r>
                    <w:ins w:id="942" w:author="user" w:date="2021-12-20T13:02:00Z">
                      <w:rPr>
                        <w:rFonts w:ascii="Cambria Math" w:hAnsi="Cambria Math"/>
                        <w:color w:val="000000"/>
                        <w:kern w:val="0"/>
                        <w:sz w:val="18"/>
                        <w:rPrChange w:id="943" w:author="user" w:date="2021-12-20T13:07:00Z">
                          <w:rPr>
                            <w:rFonts w:ascii="Cambria Math" w:hAnsi="Cambria Math"/>
                            <w:color w:val="000000"/>
                            <w:kern w:val="0"/>
                            <w:sz w:val="16"/>
                          </w:rPr>
                        </w:rPrChange>
                      </w:rPr>
                      <m:t>ij</m:t>
                    </w:ins>
                  </m:r>
                </m:sub>
              </m:sSub>
            </m:oMath>
            <w:ins w:id="944" w:author="user" w:date="2021-12-20T13:02:00Z">
              <w:r w:rsidR="004A1C21" w:rsidRPr="004A1C21">
                <w:rPr>
                  <w:color w:val="000000"/>
                  <w:kern w:val="0"/>
                  <w:sz w:val="18"/>
                  <w:szCs w:val="16"/>
                  <w:rPrChange w:id="945" w:author="user" w:date="2021-12-20T13:07:00Z">
                    <w:rPr>
                      <w:color w:val="000000"/>
                      <w:kern w:val="0"/>
                      <w:sz w:val="16"/>
                      <w:szCs w:val="16"/>
                    </w:rPr>
                  </w:rPrChange>
                </w:rPr>
                <w:t xml:space="preserve"> </w:t>
              </w:r>
            </w:ins>
          </w:p>
        </w:tc>
        <w:tc>
          <w:tcPr>
            <w:tcW w:w="7313" w:type="dxa"/>
            <w:noWrap/>
            <w:hideMark/>
            <w:tcPrChange w:id="946" w:author="user" w:date="2021-12-20T13:10:00Z">
              <w:tcPr>
                <w:tcW w:w="7313" w:type="dxa"/>
                <w:noWrap/>
                <w:hideMark/>
              </w:tcPr>
            </w:tcPrChange>
          </w:tcPr>
          <w:p w:rsidR="004A1C21" w:rsidRPr="004A1C21" w:rsidRDefault="004A1C21">
            <w:pPr>
              <w:widowControl/>
              <w:rPr>
                <w:ins w:id="947" w:author="user" w:date="2021-12-20T12:18:00Z"/>
                <w:color w:val="000000"/>
                <w:kern w:val="0"/>
                <w:sz w:val="18"/>
                <w:szCs w:val="16"/>
                <w:rPrChange w:id="948" w:author="user" w:date="2021-12-20T13:07:00Z">
                  <w:rPr>
                    <w:ins w:id="949" w:author="user" w:date="2021-12-20T12:18:00Z"/>
                    <w:rFonts w:ascii="新細明體" w:hAnsi="新細明體" w:cs="新細明體"/>
                    <w:color w:val="000000"/>
                    <w:kern w:val="0"/>
                  </w:rPr>
                </w:rPrChange>
              </w:rPr>
            </w:pPr>
            <w:ins w:id="950" w:author="user" w:date="2021-12-20T12:18:00Z">
              <w:r w:rsidRPr="004A1C21">
                <w:rPr>
                  <w:color w:val="000000"/>
                  <w:kern w:val="0"/>
                  <w:sz w:val="18"/>
                  <w:szCs w:val="16"/>
                  <w:rPrChange w:id="951" w:author="user" w:date="2021-12-20T13:07:00Z">
                    <w:rPr>
                      <w:rFonts w:ascii="新細明體" w:hAnsi="新細明體" w:cs="新細明體"/>
                      <w:color w:val="000000"/>
                      <w:kern w:val="0"/>
                    </w:rPr>
                  </w:rPrChange>
                </w:rPr>
                <w:t xml:space="preserve">The number of species with which both </w:t>
              </w:r>
            </w:ins>
            <m:oMath>
              <m:r>
                <w:ins w:id="952" w:author="user" w:date="2021-12-20T13:10:00Z">
                  <w:rPr>
                    <w:rFonts w:ascii="Cambria Math" w:hAnsi="Cambria Math"/>
                    <w:color w:val="000000"/>
                    <w:kern w:val="0"/>
                    <w:sz w:val="18"/>
                  </w:rPr>
                  <m:t>i</m:t>
                </w:ins>
              </m:r>
            </m:oMath>
            <w:ins w:id="953" w:author="user" w:date="2021-12-20T12:18:00Z">
              <w:r w:rsidRPr="004A1C21">
                <w:rPr>
                  <w:color w:val="000000"/>
                  <w:kern w:val="0"/>
                  <w:sz w:val="18"/>
                  <w:szCs w:val="16"/>
                  <w:rPrChange w:id="954" w:author="user" w:date="2021-12-20T13:07:00Z">
                    <w:rPr>
                      <w:rFonts w:ascii="新細明體" w:hAnsi="新細明體" w:cs="新細明體"/>
                      <w:color w:val="000000"/>
                      <w:kern w:val="0"/>
                    </w:rPr>
                  </w:rPrChange>
                </w:rPr>
                <w:t xml:space="preserve"> </w:t>
              </w:r>
            </w:ins>
            <m:oMath>
              <m:r>
                <w:ins w:id="955" w:author="user" w:date="2021-12-20T13:09:00Z">
                  <w:rPr>
                    <w:rFonts w:ascii="Cambria Math" w:hAnsi="Cambria Math"/>
                    <w:color w:val="000000"/>
                    <w:kern w:val="0"/>
                    <w:sz w:val="18"/>
                  </w:rPr>
                  <m:t>j</m:t>
                </w:ins>
              </m:r>
            </m:oMath>
            <w:ins w:id="956" w:author="user" w:date="2021-12-20T12:18:00Z">
              <w:r w:rsidRPr="004A1C21">
                <w:rPr>
                  <w:color w:val="000000"/>
                  <w:kern w:val="0"/>
                  <w:sz w:val="18"/>
                  <w:szCs w:val="16"/>
                  <w:rPrChange w:id="957" w:author="user" w:date="2021-12-20T13:07:00Z">
                    <w:rPr>
                      <w:rFonts w:ascii="新細明體" w:hAnsi="新細明體" w:cs="新細明體"/>
                      <w:color w:val="000000"/>
                      <w:kern w:val="0"/>
                    </w:rPr>
                  </w:rPrChange>
                </w:rPr>
                <w:t xml:space="preserve"> interact divided by the</w:t>
              </w:r>
            </w:ins>
            <w:ins w:id="958" w:author="user" w:date="2021-12-20T13:06:00Z">
              <w:r w:rsidRPr="004A1C21">
                <w:rPr>
                  <w:color w:val="000000"/>
                  <w:kern w:val="0"/>
                  <w:sz w:val="18"/>
                  <w:szCs w:val="16"/>
                  <w:rPrChange w:id="959" w:author="user" w:date="2021-12-20T13:07:00Z">
                    <w:rPr>
                      <w:color w:val="000000"/>
                      <w:kern w:val="0"/>
                      <w:sz w:val="16"/>
                      <w:szCs w:val="16"/>
                    </w:rPr>
                  </w:rPrChange>
                </w:rPr>
                <w:t xml:space="preserve"> </w:t>
              </w:r>
            </w:ins>
            <w:ins w:id="960" w:author="user" w:date="2021-12-20T12:18:00Z">
              <w:r w:rsidRPr="004A1C21">
                <w:rPr>
                  <w:color w:val="000000"/>
                  <w:kern w:val="0"/>
                  <w:sz w:val="18"/>
                  <w:szCs w:val="16"/>
                  <w:rPrChange w:id="961" w:author="user" w:date="2021-12-20T13:07:00Z">
                    <w:rPr>
                      <w:rFonts w:ascii="新細明體" w:hAnsi="新細明體" w:cs="新細明體"/>
                      <w:color w:val="000000"/>
                      <w:kern w:val="0"/>
                    </w:rPr>
                  </w:rPrChange>
                </w:rPr>
                <w:t xml:space="preserve">number of species with which either </w:t>
              </w:r>
            </w:ins>
            <m:oMath>
              <m:r>
                <w:ins w:id="962" w:author="user" w:date="2021-12-20T13:10:00Z">
                  <w:rPr>
                    <w:rFonts w:ascii="Cambria Math" w:hAnsi="Cambria Math"/>
                    <w:color w:val="000000"/>
                    <w:kern w:val="0"/>
                    <w:sz w:val="18"/>
                  </w:rPr>
                  <m:t>i</m:t>
                </w:ins>
              </m:r>
            </m:oMath>
            <w:ins w:id="963" w:author="user" w:date="2021-12-20T12:18:00Z">
              <w:r w:rsidRPr="004A1C21">
                <w:rPr>
                  <w:color w:val="000000"/>
                  <w:kern w:val="0"/>
                  <w:sz w:val="18"/>
                  <w:szCs w:val="16"/>
                  <w:rPrChange w:id="964" w:author="user" w:date="2021-12-20T13:07:00Z">
                    <w:rPr>
                      <w:rFonts w:ascii="新細明體" w:hAnsi="新細明體" w:cs="新細明體"/>
                      <w:color w:val="000000"/>
                      <w:kern w:val="0"/>
                    </w:rPr>
                  </w:rPrChange>
                </w:rPr>
                <w:t xml:space="preserve"> </w:t>
              </w:r>
            </w:ins>
            <w:ins w:id="965" w:author="user" w:date="2021-12-20T13:38:00Z">
              <w:r w:rsidR="00AC5C21">
                <w:rPr>
                  <w:rFonts w:hint="eastAsia"/>
                  <w:color w:val="000000"/>
                  <w:kern w:val="0"/>
                  <w:sz w:val="18"/>
                  <w:szCs w:val="16"/>
                </w:rPr>
                <w:t>o</w:t>
              </w:r>
              <w:r w:rsidR="00AC5C21">
                <w:rPr>
                  <w:color w:val="000000"/>
                  <w:kern w:val="0"/>
                  <w:sz w:val="18"/>
                  <w:szCs w:val="16"/>
                </w:rPr>
                <w:t xml:space="preserve">r </w:t>
              </w:r>
            </w:ins>
            <m:oMath>
              <m:r>
                <w:ins w:id="966" w:author="user" w:date="2021-12-20T13:09:00Z">
                  <w:rPr>
                    <w:rFonts w:ascii="Cambria Math" w:hAnsi="Cambria Math"/>
                    <w:color w:val="000000"/>
                    <w:kern w:val="0"/>
                    <w:sz w:val="18"/>
                  </w:rPr>
                  <m:t>j</m:t>
                </w:ins>
              </m:r>
            </m:oMath>
            <w:ins w:id="967" w:author="user" w:date="2021-12-20T12:18:00Z">
              <w:r w:rsidRPr="004A1C21">
                <w:rPr>
                  <w:color w:val="000000"/>
                  <w:kern w:val="0"/>
                  <w:sz w:val="18"/>
                  <w:szCs w:val="16"/>
                  <w:rPrChange w:id="968" w:author="user" w:date="2021-12-20T13:07:00Z">
                    <w:rPr>
                      <w:rFonts w:ascii="新細明體" w:hAnsi="新細明體" w:cs="新細明體"/>
                      <w:color w:val="000000"/>
                      <w:kern w:val="0"/>
                    </w:rPr>
                  </w:rPrChange>
                </w:rPr>
                <w:t xml:space="preserve"> interact</w:t>
              </w:r>
            </w:ins>
          </w:p>
        </w:tc>
      </w:tr>
      <w:tr w:rsidR="004A1C21" w:rsidRPr="004A1C21" w:rsidTr="004A1C21">
        <w:trPr>
          <w:trHeight w:val="20"/>
          <w:jc w:val="center"/>
          <w:ins w:id="969" w:author="user" w:date="2021-12-20T12:18:00Z"/>
          <w:trPrChange w:id="970" w:author="user" w:date="2021-12-20T13:10:00Z">
            <w:trPr>
              <w:trHeight w:val="20"/>
              <w:jc w:val="center"/>
            </w:trPr>
          </w:trPrChange>
        </w:trPr>
        <w:tc>
          <w:tcPr>
            <w:tcW w:w="993" w:type="dxa"/>
            <w:noWrap/>
            <w:hideMark/>
            <w:tcPrChange w:id="971" w:author="user" w:date="2021-12-20T13:10:00Z">
              <w:tcPr>
                <w:tcW w:w="993" w:type="dxa"/>
                <w:gridSpan w:val="2"/>
                <w:noWrap/>
                <w:hideMark/>
              </w:tcPr>
            </w:tcPrChange>
          </w:tcPr>
          <w:p w:rsidR="004A1C21" w:rsidRPr="004A1C21" w:rsidRDefault="004A1C21" w:rsidP="004A1C21">
            <w:pPr>
              <w:widowControl/>
              <w:rPr>
                <w:ins w:id="972" w:author="user" w:date="2021-12-20T12:18:00Z"/>
                <w:color w:val="000000"/>
                <w:kern w:val="0"/>
                <w:sz w:val="18"/>
                <w:szCs w:val="16"/>
                <w:rPrChange w:id="973" w:author="user" w:date="2021-12-20T13:07:00Z">
                  <w:rPr>
                    <w:ins w:id="974" w:author="user" w:date="2021-12-20T12:18:00Z"/>
                    <w:rFonts w:ascii="新細明體" w:hAnsi="新細明體" w:cs="新細明體"/>
                    <w:color w:val="000000"/>
                    <w:kern w:val="0"/>
                  </w:rPr>
                </w:rPrChange>
              </w:rPr>
            </w:pPr>
            <m:oMath>
              <m:r>
                <w:ins w:id="975" w:author="user" w:date="2021-12-20T13:02:00Z">
                  <w:rPr>
                    <w:rFonts w:ascii="Cambria Math" w:hAnsi="Cambria Math"/>
                    <w:color w:val="000000"/>
                    <w:kern w:val="0"/>
                    <w:sz w:val="18"/>
                    <w:rPrChange w:id="976" w:author="user" w:date="2021-12-20T13:07:00Z">
                      <w:rPr>
                        <w:rFonts w:ascii="Cambria Math" w:hAnsi="Cambria Math"/>
                        <w:color w:val="000000"/>
                        <w:kern w:val="0"/>
                        <w:sz w:val="16"/>
                      </w:rPr>
                    </w:rPrChange>
                  </w:rPr>
                  <m:t>I</m:t>
                </w:ins>
              </m:r>
            </m:oMath>
            <w:ins w:id="977" w:author="user" w:date="2021-12-20T13:02:00Z">
              <w:r w:rsidRPr="004A1C21">
                <w:rPr>
                  <w:color w:val="000000"/>
                  <w:kern w:val="0"/>
                  <w:sz w:val="18"/>
                  <w:szCs w:val="16"/>
                  <w:rPrChange w:id="978" w:author="user" w:date="2021-12-20T13:07:00Z">
                    <w:rPr>
                      <w:color w:val="000000"/>
                      <w:kern w:val="0"/>
                      <w:sz w:val="16"/>
                      <w:szCs w:val="16"/>
                    </w:rPr>
                  </w:rPrChange>
                </w:rPr>
                <w:t xml:space="preserve"> </w:t>
              </w:r>
            </w:ins>
          </w:p>
        </w:tc>
        <w:tc>
          <w:tcPr>
            <w:tcW w:w="7313" w:type="dxa"/>
            <w:noWrap/>
            <w:hideMark/>
            <w:tcPrChange w:id="979" w:author="user" w:date="2021-12-20T13:10:00Z">
              <w:tcPr>
                <w:tcW w:w="7313" w:type="dxa"/>
                <w:noWrap/>
                <w:hideMark/>
              </w:tcPr>
            </w:tcPrChange>
          </w:tcPr>
          <w:p w:rsidR="004A1C21" w:rsidRPr="004A1C21" w:rsidRDefault="004A1C21" w:rsidP="004A1C21">
            <w:pPr>
              <w:widowControl/>
              <w:rPr>
                <w:ins w:id="980" w:author="user" w:date="2021-12-20T12:18:00Z"/>
                <w:color w:val="000000"/>
                <w:kern w:val="0"/>
                <w:sz w:val="18"/>
                <w:szCs w:val="16"/>
                <w:rPrChange w:id="981" w:author="user" w:date="2021-12-20T13:07:00Z">
                  <w:rPr>
                    <w:ins w:id="982" w:author="user" w:date="2021-12-20T12:18:00Z"/>
                    <w:rFonts w:ascii="新細明體" w:hAnsi="新細明體" w:cs="新細明體"/>
                    <w:color w:val="000000"/>
                    <w:kern w:val="0"/>
                  </w:rPr>
                </w:rPrChange>
              </w:rPr>
            </w:pPr>
            <w:ins w:id="983" w:author="user" w:date="2021-12-20T12:18:00Z">
              <w:r w:rsidRPr="004A1C21">
                <w:rPr>
                  <w:color w:val="000000"/>
                  <w:kern w:val="0"/>
                  <w:sz w:val="18"/>
                  <w:szCs w:val="16"/>
                  <w:rPrChange w:id="984" w:author="user" w:date="2021-12-20T13:07:00Z">
                    <w:rPr>
                      <w:rFonts w:ascii="新細明體" w:hAnsi="新細明體" w:cs="新細明體"/>
                      <w:color w:val="000000"/>
                      <w:kern w:val="0"/>
                    </w:rPr>
                  </w:rPrChange>
                </w:rPr>
                <w:t>Identity matrix</w:t>
              </w:r>
            </w:ins>
          </w:p>
        </w:tc>
      </w:tr>
    </w:tbl>
    <w:p w:rsidR="00906270" w:rsidRDefault="00B077B7">
      <w:pPr>
        <w:spacing w:before="120" w:after="120" w:line="276" w:lineRule="auto"/>
        <w:jc w:val="center"/>
        <w:rPr>
          <w:ins w:id="985" w:author="user" w:date="2021-12-20T11:38:00Z"/>
        </w:rPr>
        <w:pPrChange w:id="986" w:author="user" w:date="2021-12-20T12:21:00Z">
          <w:pPr>
            <w:spacing w:before="120" w:after="120" w:line="276" w:lineRule="auto"/>
            <w:ind w:firstLine="450"/>
            <w:jc w:val="both"/>
          </w:pPr>
        </w:pPrChange>
      </w:pPr>
      <w:ins w:id="987" w:author="user" w:date="2021-12-20T12:21:00Z">
        <w:r>
          <w:rPr>
            <w:rFonts w:eastAsia="標楷體" w:hint="eastAsia"/>
            <w:szCs w:val="22"/>
          </w:rPr>
          <w:t>Ta</w:t>
        </w:r>
        <w:r>
          <w:rPr>
            <w:rFonts w:eastAsia="標楷體"/>
            <w:szCs w:val="22"/>
          </w:rPr>
          <w:t>ble. 1.</w:t>
        </w:r>
        <w:r w:rsidR="00205403" w:rsidRPr="00205403">
          <w:t xml:space="preserve"> </w:t>
        </w:r>
        <w:r w:rsidR="00205403">
          <w:t>Nomenclature of symbols used in calculation of network indices.</w:t>
        </w:r>
      </w:ins>
    </w:p>
    <w:tbl>
      <w:tblPr>
        <w:tblW w:w="8398" w:type="dxa"/>
        <w:jc w:val="center"/>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Change w:id="988" w:author="user" w:date="2021-12-20T13:25:00Z">
          <w:tblPr>
            <w:tblW w:w="7655" w:type="dxa"/>
            <w:jc w:val="center"/>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
        </w:tblPrChange>
      </w:tblPr>
      <w:tblGrid>
        <w:gridCol w:w="2484"/>
        <w:gridCol w:w="479"/>
        <w:gridCol w:w="5435"/>
        <w:tblGridChange w:id="989">
          <w:tblGrid>
            <w:gridCol w:w="2268"/>
            <w:gridCol w:w="439"/>
            <w:gridCol w:w="4961"/>
          </w:tblGrid>
        </w:tblGridChange>
      </w:tblGrid>
      <w:tr w:rsidR="008B2003" w:rsidRPr="005A7B0D" w:rsidTr="008B2003">
        <w:trPr>
          <w:trHeight w:val="206"/>
          <w:jc w:val="center"/>
          <w:ins w:id="990" w:author="user" w:date="2021-12-20T12:53:00Z"/>
          <w:trPrChange w:id="991" w:author="user" w:date="2021-12-20T13:25:00Z">
            <w:trPr>
              <w:trHeight w:val="340"/>
              <w:jc w:val="center"/>
            </w:trPr>
          </w:trPrChange>
        </w:trPr>
        <w:tc>
          <w:tcPr>
            <w:tcW w:w="2484" w:type="dxa"/>
            <w:tcBorders>
              <w:bottom w:val="single" w:sz="4" w:space="0" w:color="auto"/>
            </w:tcBorders>
            <w:shd w:val="clear" w:color="auto" w:fill="auto"/>
            <w:noWrap/>
            <w:vAlign w:val="center"/>
            <w:hideMark/>
            <w:tcPrChange w:id="992" w:author="user" w:date="2021-12-20T13:25:00Z">
              <w:tcPr>
                <w:tcW w:w="2268" w:type="dxa"/>
                <w:tcBorders>
                  <w:bottom w:val="single" w:sz="4" w:space="0" w:color="auto"/>
                </w:tcBorders>
                <w:shd w:val="clear" w:color="auto" w:fill="auto"/>
                <w:noWrap/>
                <w:vAlign w:val="center"/>
                <w:hideMark/>
              </w:tcPr>
            </w:tcPrChange>
          </w:tcPr>
          <w:p w:rsidR="005A7B0D" w:rsidRPr="005A7B0D" w:rsidRDefault="005A7B0D">
            <w:pPr>
              <w:widowControl/>
              <w:rPr>
                <w:ins w:id="993" w:author="user" w:date="2021-12-20T12:53:00Z"/>
                <w:color w:val="000000"/>
                <w:kern w:val="0"/>
                <w:sz w:val="16"/>
                <w:rPrChange w:id="994" w:author="user" w:date="2021-12-20T12:54:00Z">
                  <w:rPr>
                    <w:ins w:id="995" w:author="user" w:date="2021-12-20T12:53:00Z"/>
                    <w:rFonts w:ascii="新細明體" w:hAnsi="新細明體" w:cs="新細明體"/>
                    <w:color w:val="000000"/>
                    <w:kern w:val="0"/>
                  </w:rPr>
                </w:rPrChange>
              </w:rPr>
            </w:pPr>
            <w:ins w:id="996" w:author="user" w:date="2021-12-20T12:53:00Z">
              <w:r w:rsidRPr="005A7B0D">
                <w:rPr>
                  <w:color w:val="000000"/>
                  <w:kern w:val="0"/>
                  <w:sz w:val="16"/>
                  <w:rPrChange w:id="997" w:author="user" w:date="2021-12-20T12:54:00Z">
                    <w:rPr>
                      <w:rFonts w:ascii="新細明體" w:hAnsi="新細明體" w:cs="新細明體"/>
                      <w:color w:val="000000"/>
                      <w:kern w:val="0"/>
                    </w:rPr>
                  </w:rPrChange>
                </w:rPr>
                <w:t>Index name</w:t>
              </w:r>
            </w:ins>
          </w:p>
        </w:tc>
        <w:tc>
          <w:tcPr>
            <w:tcW w:w="479" w:type="dxa"/>
            <w:tcBorders>
              <w:bottom w:val="single" w:sz="4" w:space="0" w:color="auto"/>
            </w:tcBorders>
            <w:shd w:val="clear" w:color="auto" w:fill="auto"/>
            <w:noWrap/>
            <w:vAlign w:val="center"/>
            <w:hideMark/>
            <w:tcPrChange w:id="998" w:author="user" w:date="2021-12-20T13:25:00Z">
              <w:tcPr>
                <w:tcW w:w="426" w:type="dxa"/>
                <w:tcBorders>
                  <w:bottom w:val="single" w:sz="4" w:space="0" w:color="auto"/>
                </w:tcBorders>
                <w:shd w:val="clear" w:color="auto" w:fill="auto"/>
                <w:noWrap/>
                <w:vAlign w:val="center"/>
                <w:hideMark/>
              </w:tcPr>
            </w:tcPrChange>
          </w:tcPr>
          <w:p w:rsidR="005A7B0D" w:rsidRPr="005A7B0D" w:rsidRDefault="005A7B0D">
            <w:pPr>
              <w:widowControl/>
              <w:rPr>
                <w:ins w:id="999" w:author="user" w:date="2021-12-20T12:53:00Z"/>
                <w:color w:val="000000"/>
                <w:kern w:val="0"/>
                <w:sz w:val="16"/>
                <w:rPrChange w:id="1000" w:author="user" w:date="2021-12-20T12:54:00Z">
                  <w:rPr>
                    <w:ins w:id="1001" w:author="user" w:date="2021-12-20T12:53:00Z"/>
                    <w:rFonts w:ascii="新細明體" w:hAnsi="新細明體" w:cs="新細明體"/>
                    <w:color w:val="000000"/>
                    <w:kern w:val="0"/>
                  </w:rPr>
                </w:rPrChange>
              </w:rPr>
            </w:pPr>
            <w:ins w:id="1002" w:author="user" w:date="2021-12-20T12:53:00Z">
              <w:r w:rsidRPr="005A7B0D">
                <w:rPr>
                  <w:color w:val="000000"/>
                  <w:kern w:val="0"/>
                  <w:sz w:val="16"/>
                  <w:rPrChange w:id="1003" w:author="user" w:date="2021-12-20T12:54:00Z">
                    <w:rPr>
                      <w:rFonts w:ascii="新細明體" w:hAnsi="新細明體" w:cs="新細明體"/>
                      <w:color w:val="000000"/>
                      <w:kern w:val="0"/>
                    </w:rPr>
                  </w:rPrChange>
                </w:rPr>
                <w:t>Code</w:t>
              </w:r>
            </w:ins>
          </w:p>
        </w:tc>
        <w:tc>
          <w:tcPr>
            <w:tcW w:w="5435" w:type="dxa"/>
            <w:tcBorders>
              <w:bottom w:val="single" w:sz="4" w:space="0" w:color="auto"/>
            </w:tcBorders>
            <w:shd w:val="clear" w:color="auto" w:fill="auto"/>
            <w:noWrap/>
            <w:vAlign w:val="center"/>
            <w:hideMark/>
            <w:tcPrChange w:id="1004" w:author="user" w:date="2021-12-20T13:25:00Z">
              <w:tcPr>
                <w:tcW w:w="4961" w:type="dxa"/>
                <w:tcBorders>
                  <w:bottom w:val="single" w:sz="4" w:space="0" w:color="auto"/>
                </w:tcBorders>
                <w:shd w:val="clear" w:color="auto" w:fill="auto"/>
                <w:noWrap/>
                <w:vAlign w:val="center"/>
                <w:hideMark/>
              </w:tcPr>
            </w:tcPrChange>
          </w:tcPr>
          <w:p w:rsidR="005A7B0D" w:rsidRPr="005A7B0D" w:rsidRDefault="005A7B0D">
            <w:pPr>
              <w:widowControl/>
              <w:rPr>
                <w:ins w:id="1005" w:author="user" w:date="2021-12-20T12:53:00Z"/>
                <w:color w:val="000000"/>
                <w:kern w:val="0"/>
                <w:sz w:val="16"/>
                <w:rPrChange w:id="1006" w:author="user" w:date="2021-12-20T12:54:00Z">
                  <w:rPr>
                    <w:ins w:id="1007" w:author="user" w:date="2021-12-20T12:53:00Z"/>
                    <w:rFonts w:ascii="新細明體" w:hAnsi="新細明體" w:cs="新細明體"/>
                    <w:color w:val="000000"/>
                    <w:kern w:val="0"/>
                  </w:rPr>
                </w:rPrChange>
              </w:rPr>
            </w:pPr>
            <w:ins w:id="1008" w:author="user" w:date="2021-12-20T12:53:00Z">
              <w:r w:rsidRPr="005A7B0D">
                <w:rPr>
                  <w:color w:val="000000"/>
                  <w:kern w:val="0"/>
                  <w:sz w:val="16"/>
                  <w:rPrChange w:id="1009" w:author="user" w:date="2021-12-20T12:54:00Z">
                    <w:rPr>
                      <w:rFonts w:ascii="新細明體" w:hAnsi="新細明體" w:cs="新細明體"/>
                      <w:color w:val="000000"/>
                      <w:kern w:val="0"/>
                    </w:rPr>
                  </w:rPrChange>
                </w:rPr>
                <w:t>Formula</w:t>
              </w:r>
            </w:ins>
          </w:p>
        </w:tc>
      </w:tr>
      <w:tr w:rsidR="008B2003" w:rsidRPr="005A7B0D" w:rsidTr="008B2003">
        <w:trPr>
          <w:trHeight w:val="206"/>
          <w:jc w:val="center"/>
          <w:ins w:id="1010" w:author="user" w:date="2021-12-20T12:53:00Z"/>
          <w:trPrChange w:id="1011" w:author="user" w:date="2021-12-20T13:25:00Z">
            <w:trPr>
              <w:trHeight w:val="340"/>
              <w:jc w:val="center"/>
            </w:trPr>
          </w:trPrChange>
        </w:trPr>
        <w:tc>
          <w:tcPr>
            <w:tcW w:w="2484" w:type="dxa"/>
            <w:tcBorders>
              <w:top w:val="single" w:sz="4" w:space="0" w:color="auto"/>
              <w:bottom w:val="nil"/>
            </w:tcBorders>
            <w:shd w:val="clear" w:color="auto" w:fill="auto"/>
            <w:noWrap/>
            <w:vAlign w:val="center"/>
            <w:hideMark/>
            <w:tcPrChange w:id="1012" w:author="user" w:date="2021-12-20T13:25:00Z">
              <w:tcPr>
                <w:tcW w:w="2268" w:type="dxa"/>
                <w:tcBorders>
                  <w:top w:val="single" w:sz="4" w:space="0" w:color="auto"/>
                  <w:bottom w:val="nil"/>
                </w:tcBorders>
                <w:shd w:val="clear" w:color="auto" w:fill="auto"/>
                <w:noWrap/>
                <w:vAlign w:val="center"/>
                <w:hideMark/>
              </w:tcPr>
            </w:tcPrChange>
          </w:tcPr>
          <w:p w:rsidR="005A7B0D" w:rsidRPr="005A7B0D" w:rsidRDefault="005A7B0D" w:rsidP="005A7B0D">
            <w:pPr>
              <w:widowControl/>
              <w:rPr>
                <w:ins w:id="1013" w:author="user" w:date="2021-12-20T12:53:00Z"/>
                <w:color w:val="000000"/>
                <w:kern w:val="0"/>
                <w:sz w:val="16"/>
                <w:rPrChange w:id="1014" w:author="user" w:date="2021-12-20T12:54:00Z">
                  <w:rPr>
                    <w:ins w:id="1015" w:author="user" w:date="2021-12-20T12:53:00Z"/>
                    <w:rFonts w:ascii="新細明體" w:hAnsi="新細明體" w:cs="新細明體"/>
                    <w:color w:val="000000"/>
                    <w:kern w:val="0"/>
                  </w:rPr>
                </w:rPrChange>
              </w:rPr>
            </w:pPr>
            <w:ins w:id="1016" w:author="user" w:date="2021-12-20T12:53:00Z">
              <w:r w:rsidRPr="005A7B0D">
                <w:rPr>
                  <w:color w:val="000000"/>
                  <w:kern w:val="0"/>
                  <w:sz w:val="16"/>
                  <w:rPrChange w:id="1017" w:author="user" w:date="2021-12-20T12:54:00Z">
                    <w:rPr>
                      <w:rFonts w:ascii="新細明體" w:hAnsi="新細明體" w:cs="新細明體"/>
                      <w:color w:val="000000"/>
                      <w:kern w:val="0"/>
                    </w:rPr>
                  </w:rPrChange>
                </w:rPr>
                <w:t>Total system Throughput</w:t>
              </w:r>
            </w:ins>
          </w:p>
        </w:tc>
        <w:tc>
          <w:tcPr>
            <w:tcW w:w="479" w:type="dxa"/>
            <w:tcBorders>
              <w:top w:val="single" w:sz="4" w:space="0" w:color="auto"/>
              <w:bottom w:val="nil"/>
            </w:tcBorders>
            <w:shd w:val="clear" w:color="auto" w:fill="auto"/>
            <w:noWrap/>
            <w:vAlign w:val="center"/>
            <w:hideMark/>
            <w:tcPrChange w:id="1018" w:author="user" w:date="2021-12-20T13:25:00Z">
              <w:tcPr>
                <w:tcW w:w="426" w:type="dxa"/>
                <w:tcBorders>
                  <w:top w:val="single" w:sz="4" w:space="0" w:color="auto"/>
                  <w:bottom w:val="nil"/>
                </w:tcBorders>
                <w:shd w:val="clear" w:color="auto" w:fill="auto"/>
                <w:noWrap/>
                <w:vAlign w:val="center"/>
                <w:hideMark/>
              </w:tcPr>
            </w:tcPrChange>
          </w:tcPr>
          <w:p w:rsidR="005A7B0D" w:rsidRPr="005A7B0D" w:rsidRDefault="008C29FB">
            <w:pPr>
              <w:widowControl/>
              <w:rPr>
                <w:ins w:id="1019" w:author="user" w:date="2021-12-20T12:53:00Z"/>
                <w:color w:val="000000"/>
                <w:kern w:val="0"/>
                <w:sz w:val="16"/>
                <w:rPrChange w:id="1020" w:author="user" w:date="2021-12-20T12:54:00Z">
                  <w:rPr>
                    <w:ins w:id="1021" w:author="user" w:date="2021-12-20T12:53:00Z"/>
                    <w:rFonts w:ascii="新細明體" w:hAnsi="新細明體" w:cs="新細明體"/>
                    <w:color w:val="000000"/>
                    <w:kern w:val="0"/>
                  </w:rPr>
                </w:rPrChange>
              </w:rPr>
            </w:pPr>
            <m:oMath>
              <m:r>
                <w:ins w:id="1022" w:author="user" w:date="2021-12-20T13:15:00Z">
                  <w:rPr>
                    <w:rFonts w:ascii="Cambria Math" w:hAnsi="Cambria Math"/>
                    <w:color w:val="000000"/>
                    <w:kern w:val="0"/>
                    <w:sz w:val="18"/>
                  </w:rPr>
                  <m:t>T..</m:t>
                </w:ins>
              </m:r>
            </m:oMath>
            <w:ins w:id="1023" w:author="user" w:date="2021-12-20T13:15:00Z">
              <w:r w:rsidRPr="005A7B0D">
                <w:rPr>
                  <w:color w:val="000000"/>
                  <w:kern w:val="0"/>
                  <w:sz w:val="16"/>
                </w:rPr>
                <w:t xml:space="preserve"> </w:t>
              </w:r>
            </w:ins>
          </w:p>
        </w:tc>
        <w:tc>
          <w:tcPr>
            <w:tcW w:w="5435" w:type="dxa"/>
            <w:tcBorders>
              <w:top w:val="single" w:sz="4" w:space="0" w:color="auto"/>
              <w:bottom w:val="nil"/>
            </w:tcBorders>
            <w:shd w:val="clear" w:color="auto" w:fill="auto"/>
            <w:noWrap/>
            <w:vAlign w:val="center"/>
            <w:hideMark/>
            <w:tcPrChange w:id="1024" w:author="user" w:date="2021-12-20T13:25:00Z">
              <w:tcPr>
                <w:tcW w:w="4961" w:type="dxa"/>
                <w:tcBorders>
                  <w:top w:val="single" w:sz="4" w:space="0" w:color="auto"/>
                  <w:bottom w:val="nil"/>
                </w:tcBorders>
                <w:shd w:val="clear" w:color="auto" w:fill="auto"/>
                <w:noWrap/>
                <w:vAlign w:val="center"/>
                <w:hideMark/>
              </w:tcPr>
            </w:tcPrChange>
          </w:tcPr>
          <w:p w:rsidR="005A7B0D" w:rsidRPr="005A7B0D" w:rsidRDefault="004E3E7A">
            <w:pPr>
              <w:widowControl/>
              <w:rPr>
                <w:ins w:id="1025" w:author="user" w:date="2021-12-20T12:53:00Z"/>
                <w:color w:val="000000"/>
                <w:kern w:val="0"/>
                <w:sz w:val="16"/>
                <w:rPrChange w:id="1026" w:author="user" w:date="2021-12-20T12:54:00Z">
                  <w:rPr>
                    <w:ins w:id="1027" w:author="user" w:date="2021-12-20T12:53:00Z"/>
                    <w:rFonts w:ascii="新細明體" w:hAnsi="新細明體" w:cs="新細明體"/>
                    <w:color w:val="000000"/>
                    <w:kern w:val="0"/>
                  </w:rPr>
                </w:rPrChange>
              </w:rPr>
            </w:pPr>
            <m:oMathPara>
              <m:oMath>
                <m:nary>
                  <m:naryPr>
                    <m:chr m:val="∑"/>
                    <m:limLoc m:val="undOvr"/>
                    <m:ctrlPr>
                      <w:ins w:id="1028" w:author="user" w:date="2021-12-20T12:58:00Z">
                        <w:rPr>
                          <w:rFonts w:ascii="Cambria Math" w:hAnsi="Cambria Math"/>
                          <w:color w:val="000000"/>
                          <w:kern w:val="0"/>
                          <w:sz w:val="16"/>
                        </w:rPr>
                      </w:ins>
                    </m:ctrlPr>
                  </m:naryPr>
                  <m:sub>
                    <m:r>
                      <w:ins w:id="1029" w:author="user" w:date="2021-12-20T12:58:00Z">
                        <w:rPr>
                          <w:rFonts w:ascii="Cambria Math" w:hAnsi="Cambria Math"/>
                          <w:color w:val="000000"/>
                          <w:kern w:val="0"/>
                          <w:sz w:val="16"/>
                        </w:rPr>
                        <m:t>i=1</m:t>
                      </w:ins>
                    </m:r>
                  </m:sub>
                  <m:sup>
                    <m:r>
                      <w:ins w:id="1030" w:author="user" w:date="2021-12-20T12:58:00Z">
                        <w:rPr>
                          <w:rFonts w:ascii="Cambria Math" w:hAnsi="Cambria Math"/>
                          <w:color w:val="000000"/>
                          <w:kern w:val="0"/>
                          <w:sz w:val="16"/>
                        </w:rPr>
                        <m:t>n+2</m:t>
                      </w:ins>
                    </m:r>
                  </m:sup>
                  <m:e>
                    <m:nary>
                      <m:naryPr>
                        <m:chr m:val="∑"/>
                        <m:limLoc m:val="undOvr"/>
                        <m:ctrlPr>
                          <w:ins w:id="1031" w:author="user" w:date="2021-12-20T12:58:00Z">
                            <w:rPr>
                              <w:rFonts w:ascii="Cambria Math" w:hAnsi="Cambria Math"/>
                              <w:i/>
                              <w:color w:val="000000"/>
                              <w:kern w:val="0"/>
                              <w:sz w:val="16"/>
                            </w:rPr>
                          </w:ins>
                        </m:ctrlPr>
                      </m:naryPr>
                      <m:sub>
                        <m:r>
                          <w:ins w:id="1032" w:author="user" w:date="2021-12-20T12:58:00Z">
                            <w:rPr>
                              <w:rFonts w:ascii="Cambria Math" w:hAnsi="Cambria Math"/>
                              <w:color w:val="000000"/>
                              <w:kern w:val="0"/>
                              <w:sz w:val="16"/>
                            </w:rPr>
                            <m:t>j=0</m:t>
                          </w:ins>
                        </m:r>
                      </m:sub>
                      <m:sup>
                        <m:r>
                          <w:ins w:id="1033" w:author="user" w:date="2021-12-20T12:58:00Z">
                            <w:rPr>
                              <w:rFonts w:ascii="Cambria Math" w:hAnsi="Cambria Math"/>
                              <w:color w:val="000000"/>
                              <w:kern w:val="0"/>
                              <w:sz w:val="16"/>
                            </w:rPr>
                            <m:t>n</m:t>
                          </w:ins>
                        </m:r>
                      </m:sup>
                      <m:e>
                        <m:sSub>
                          <m:sSubPr>
                            <m:ctrlPr>
                              <w:ins w:id="1034" w:author="user" w:date="2021-12-20T12:58:00Z">
                                <w:rPr>
                                  <w:rFonts w:ascii="Cambria Math" w:hAnsi="Cambria Math"/>
                                  <w:i/>
                                  <w:color w:val="000000"/>
                                  <w:kern w:val="0"/>
                                  <w:sz w:val="16"/>
                                </w:rPr>
                              </w:ins>
                            </m:ctrlPr>
                          </m:sSubPr>
                          <m:e>
                            <m:r>
                              <w:ins w:id="1035" w:author="user" w:date="2021-12-20T12:58:00Z">
                                <w:rPr>
                                  <w:rFonts w:ascii="Cambria Math" w:hAnsi="Cambria Math"/>
                                  <w:color w:val="000000"/>
                                  <w:kern w:val="0"/>
                                  <w:sz w:val="16"/>
                                </w:rPr>
                                <m:t>T</m:t>
                              </w:ins>
                            </m:r>
                          </m:e>
                          <m:sub>
                            <m:r>
                              <w:ins w:id="1036" w:author="user" w:date="2021-12-20T12:58:00Z">
                                <w:rPr>
                                  <w:rFonts w:ascii="Cambria Math" w:hAnsi="Cambria Math"/>
                                  <w:color w:val="000000"/>
                                  <w:kern w:val="0"/>
                                  <w:sz w:val="16"/>
                                </w:rPr>
                                <m:t>ij</m:t>
                              </w:ins>
                            </m:r>
                          </m:sub>
                        </m:sSub>
                      </m:e>
                    </m:nary>
                  </m:e>
                </m:nary>
              </m:oMath>
            </m:oMathPara>
          </w:p>
        </w:tc>
      </w:tr>
      <w:tr w:rsidR="008B2003" w:rsidRPr="005A7B0D" w:rsidTr="008B2003">
        <w:trPr>
          <w:trHeight w:val="206"/>
          <w:jc w:val="center"/>
          <w:ins w:id="1037" w:author="user" w:date="2021-12-20T12:53:00Z"/>
          <w:trPrChange w:id="1038" w:author="user" w:date="2021-12-20T13:25:00Z">
            <w:trPr>
              <w:trHeight w:val="340"/>
              <w:jc w:val="center"/>
            </w:trPr>
          </w:trPrChange>
        </w:trPr>
        <w:tc>
          <w:tcPr>
            <w:tcW w:w="2484" w:type="dxa"/>
            <w:tcBorders>
              <w:top w:val="nil"/>
              <w:bottom w:val="nil"/>
            </w:tcBorders>
            <w:shd w:val="clear" w:color="auto" w:fill="auto"/>
            <w:noWrap/>
            <w:vAlign w:val="center"/>
            <w:hideMark/>
            <w:tcPrChange w:id="1039"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040" w:author="user" w:date="2021-12-20T12:53:00Z"/>
                <w:color w:val="000000"/>
                <w:kern w:val="0"/>
                <w:sz w:val="16"/>
                <w:rPrChange w:id="1041" w:author="user" w:date="2021-12-20T12:54:00Z">
                  <w:rPr>
                    <w:ins w:id="1042" w:author="user" w:date="2021-12-20T12:53:00Z"/>
                    <w:rFonts w:ascii="新細明體" w:hAnsi="新細明體" w:cs="新細明體"/>
                    <w:color w:val="000000"/>
                    <w:kern w:val="0"/>
                  </w:rPr>
                </w:rPrChange>
              </w:rPr>
            </w:pPr>
            <w:ins w:id="1043" w:author="user" w:date="2021-12-20T12:53:00Z">
              <w:r w:rsidRPr="005A7B0D">
                <w:rPr>
                  <w:color w:val="000000"/>
                  <w:kern w:val="0"/>
                  <w:sz w:val="16"/>
                  <w:rPrChange w:id="1044" w:author="user" w:date="2021-12-20T12:54:00Z">
                    <w:rPr>
                      <w:rFonts w:ascii="新細明體" w:hAnsi="新細明體" w:cs="新細明體"/>
                      <w:color w:val="000000"/>
                      <w:kern w:val="0"/>
                    </w:rPr>
                  </w:rPrChange>
                </w:rPr>
                <w:t>Total system throughflow</w:t>
              </w:r>
            </w:ins>
          </w:p>
        </w:tc>
        <w:tc>
          <w:tcPr>
            <w:tcW w:w="479" w:type="dxa"/>
            <w:tcBorders>
              <w:top w:val="nil"/>
              <w:bottom w:val="nil"/>
            </w:tcBorders>
            <w:shd w:val="clear" w:color="auto" w:fill="auto"/>
            <w:noWrap/>
            <w:vAlign w:val="center"/>
            <w:hideMark/>
            <w:tcPrChange w:id="1045" w:author="user" w:date="2021-12-20T13:25:00Z">
              <w:tcPr>
                <w:tcW w:w="426" w:type="dxa"/>
                <w:tcBorders>
                  <w:top w:val="nil"/>
                  <w:bottom w:val="nil"/>
                </w:tcBorders>
                <w:shd w:val="clear" w:color="auto" w:fill="auto"/>
                <w:noWrap/>
                <w:vAlign w:val="center"/>
                <w:hideMark/>
              </w:tcPr>
            </w:tcPrChange>
          </w:tcPr>
          <w:p w:rsidR="005A7B0D" w:rsidRPr="005A7B0D" w:rsidRDefault="008C29FB">
            <w:pPr>
              <w:widowControl/>
              <w:rPr>
                <w:ins w:id="1046" w:author="user" w:date="2021-12-20T12:53:00Z"/>
                <w:color w:val="000000"/>
                <w:kern w:val="0"/>
                <w:sz w:val="16"/>
                <w:rPrChange w:id="1047" w:author="user" w:date="2021-12-20T12:54:00Z">
                  <w:rPr>
                    <w:ins w:id="1048" w:author="user" w:date="2021-12-20T12:53:00Z"/>
                    <w:rFonts w:ascii="新細明體" w:hAnsi="新細明體" w:cs="新細明體"/>
                    <w:color w:val="000000"/>
                    <w:kern w:val="0"/>
                  </w:rPr>
                </w:rPrChange>
              </w:rPr>
            </w:pPr>
            <m:oMath>
              <m:r>
                <w:ins w:id="1049" w:author="user" w:date="2021-12-20T13:16:00Z">
                  <w:rPr>
                    <w:rFonts w:ascii="Cambria Math" w:hAnsi="Cambria Math"/>
                    <w:color w:val="000000"/>
                    <w:kern w:val="0"/>
                    <w:sz w:val="18"/>
                  </w:rPr>
                  <m:t>T</m:t>
                </w:ins>
              </m:r>
              <m:r>
                <w:ins w:id="1050" w:author="user" w:date="2021-12-20T13:16:00Z">
                  <w:rPr>
                    <w:rFonts w:ascii="Cambria Math" w:hAnsi="Cambria Math" w:hint="eastAsia"/>
                    <w:color w:val="000000"/>
                    <w:kern w:val="0"/>
                    <w:sz w:val="18"/>
                  </w:rPr>
                  <m:t>ST</m:t>
                </w:ins>
              </m:r>
            </m:oMath>
            <w:r>
              <w:rPr>
                <w:color w:val="000000"/>
                <w:kern w:val="0"/>
                <w:sz w:val="16"/>
              </w:rPr>
              <w:t xml:space="preserve"> </w:t>
            </w:r>
          </w:p>
        </w:tc>
        <w:tc>
          <w:tcPr>
            <w:tcW w:w="5435" w:type="dxa"/>
            <w:tcBorders>
              <w:top w:val="nil"/>
              <w:bottom w:val="nil"/>
            </w:tcBorders>
            <w:shd w:val="clear" w:color="auto" w:fill="auto"/>
            <w:noWrap/>
            <w:vAlign w:val="center"/>
            <w:hideMark/>
            <w:tcPrChange w:id="1051" w:author="user" w:date="2021-12-20T13:25:00Z">
              <w:tcPr>
                <w:tcW w:w="4961" w:type="dxa"/>
                <w:tcBorders>
                  <w:top w:val="nil"/>
                  <w:bottom w:val="nil"/>
                </w:tcBorders>
                <w:shd w:val="clear" w:color="auto" w:fill="auto"/>
                <w:noWrap/>
                <w:vAlign w:val="center"/>
                <w:hideMark/>
              </w:tcPr>
            </w:tcPrChange>
          </w:tcPr>
          <w:p w:rsidR="005A7B0D" w:rsidRPr="005A7B0D" w:rsidRDefault="004E3E7A">
            <w:pPr>
              <w:widowControl/>
              <w:rPr>
                <w:ins w:id="1052" w:author="user" w:date="2021-12-20T12:53:00Z"/>
                <w:color w:val="000000"/>
                <w:kern w:val="0"/>
                <w:sz w:val="16"/>
                <w:rPrChange w:id="1053" w:author="user" w:date="2021-12-20T12:54:00Z">
                  <w:rPr>
                    <w:ins w:id="1054" w:author="user" w:date="2021-12-20T12:53:00Z"/>
                    <w:rFonts w:ascii="新細明體" w:hAnsi="新細明體" w:cs="新細明體"/>
                    <w:color w:val="000000"/>
                    <w:kern w:val="0"/>
                  </w:rPr>
                </w:rPrChange>
              </w:rPr>
            </w:pPr>
            <m:oMathPara>
              <m:oMath>
                <m:nary>
                  <m:naryPr>
                    <m:chr m:val="∑"/>
                    <m:limLoc m:val="undOvr"/>
                    <m:ctrlPr>
                      <w:ins w:id="1055" w:author="user" w:date="2021-12-20T13:13:00Z">
                        <w:rPr>
                          <w:rFonts w:ascii="Cambria Math" w:hAnsi="Cambria Math"/>
                          <w:color w:val="000000"/>
                          <w:kern w:val="0"/>
                          <w:sz w:val="16"/>
                        </w:rPr>
                      </w:ins>
                    </m:ctrlPr>
                  </m:naryPr>
                  <m:sub>
                    <m:r>
                      <w:ins w:id="1056" w:author="user" w:date="2021-12-20T13:13:00Z">
                        <w:rPr>
                          <w:rFonts w:ascii="Cambria Math" w:hAnsi="Cambria Math"/>
                          <w:color w:val="000000"/>
                          <w:kern w:val="0"/>
                          <w:sz w:val="16"/>
                        </w:rPr>
                        <m:t>i=1</m:t>
                      </w:ins>
                    </m:r>
                  </m:sub>
                  <m:sup>
                    <m:r>
                      <w:ins w:id="1057" w:author="user" w:date="2021-12-20T13:13:00Z">
                        <w:rPr>
                          <w:rFonts w:ascii="Cambria Math" w:hAnsi="Cambria Math"/>
                          <w:color w:val="000000"/>
                          <w:kern w:val="0"/>
                          <w:sz w:val="16"/>
                        </w:rPr>
                        <m:t>n</m:t>
                      </w:ins>
                    </m:r>
                  </m:sup>
                  <m:e>
                    <m:nary>
                      <m:naryPr>
                        <m:chr m:val="∑"/>
                        <m:limLoc m:val="undOvr"/>
                        <m:ctrlPr>
                          <w:ins w:id="1058" w:author="user" w:date="2021-12-20T13:13:00Z">
                            <w:rPr>
                              <w:rFonts w:ascii="Cambria Math" w:hAnsi="Cambria Math"/>
                              <w:i/>
                              <w:color w:val="000000"/>
                              <w:kern w:val="0"/>
                              <w:sz w:val="16"/>
                            </w:rPr>
                          </w:ins>
                        </m:ctrlPr>
                      </m:naryPr>
                      <m:sub>
                        <m:r>
                          <w:ins w:id="1059" w:author="user" w:date="2021-12-20T13:13:00Z">
                            <w:rPr>
                              <w:rFonts w:ascii="Cambria Math" w:hAnsi="Cambria Math"/>
                              <w:color w:val="000000"/>
                              <w:kern w:val="0"/>
                              <w:sz w:val="16"/>
                            </w:rPr>
                            <m:t>j=i</m:t>
                          </w:ins>
                        </m:r>
                      </m:sub>
                      <m:sup>
                        <m:r>
                          <w:ins w:id="1060" w:author="user" w:date="2021-12-20T13:13:00Z">
                            <w:rPr>
                              <w:rFonts w:ascii="Cambria Math" w:hAnsi="Cambria Math"/>
                              <w:color w:val="000000"/>
                              <w:kern w:val="0"/>
                              <w:sz w:val="16"/>
                            </w:rPr>
                            <m:t>n</m:t>
                          </w:ins>
                        </m:r>
                      </m:sup>
                      <m:e>
                        <m:r>
                          <w:ins w:id="1061" w:author="user" w:date="2021-12-20T13:13:00Z">
                            <w:rPr>
                              <w:rFonts w:ascii="Cambria Math" w:hAnsi="Cambria Math"/>
                              <w:color w:val="000000"/>
                              <w:kern w:val="0"/>
                              <w:sz w:val="16"/>
                            </w:rPr>
                            <m:t>[</m:t>
                          </w:ins>
                        </m:r>
                        <m:sSub>
                          <m:sSubPr>
                            <m:ctrlPr>
                              <w:ins w:id="1062" w:author="user" w:date="2021-12-20T13:13:00Z">
                                <w:rPr>
                                  <w:rFonts w:ascii="Cambria Math" w:hAnsi="Cambria Math"/>
                                  <w:i/>
                                  <w:color w:val="000000"/>
                                  <w:kern w:val="0"/>
                                  <w:sz w:val="16"/>
                                </w:rPr>
                              </w:ins>
                            </m:ctrlPr>
                          </m:sSubPr>
                          <m:e>
                            <m:r>
                              <w:ins w:id="1063" w:author="user" w:date="2021-12-20T13:13:00Z">
                                <w:rPr>
                                  <w:rFonts w:ascii="Cambria Math" w:hAnsi="Cambria Math"/>
                                  <w:color w:val="000000"/>
                                  <w:kern w:val="0"/>
                                  <w:sz w:val="16"/>
                                </w:rPr>
                                <m:t>T</m:t>
                              </w:ins>
                            </m:r>
                          </m:e>
                          <m:sub>
                            <m:r>
                              <w:ins w:id="1064" w:author="user" w:date="2021-12-20T13:13:00Z">
                                <w:rPr>
                                  <w:rFonts w:ascii="Cambria Math" w:hAnsi="Cambria Math"/>
                                  <w:color w:val="000000"/>
                                  <w:kern w:val="0"/>
                                  <w:sz w:val="16"/>
                                </w:rPr>
                                <m:t>ij</m:t>
                              </w:ins>
                            </m:r>
                          </m:sub>
                        </m:sSub>
                        <m:r>
                          <w:ins w:id="1065" w:author="user" w:date="2021-12-20T13:13:00Z">
                            <w:rPr>
                              <w:rFonts w:ascii="Cambria Math" w:hAnsi="Cambria Math"/>
                              <w:color w:val="000000"/>
                              <w:kern w:val="0"/>
                              <w:sz w:val="16"/>
                            </w:rPr>
                            <m:t>+</m:t>
                          </w:ins>
                        </m:r>
                        <m:sSub>
                          <m:sSubPr>
                            <m:ctrlPr>
                              <w:ins w:id="1066" w:author="user" w:date="2021-12-20T13:13:00Z">
                                <w:rPr>
                                  <w:rFonts w:ascii="Cambria Math" w:hAnsi="Cambria Math"/>
                                  <w:i/>
                                  <w:color w:val="000000"/>
                                  <w:kern w:val="0"/>
                                  <w:sz w:val="16"/>
                                </w:rPr>
                              </w:ins>
                            </m:ctrlPr>
                          </m:sSubPr>
                          <m:e>
                            <m:r>
                              <w:ins w:id="1067" w:author="user" w:date="2021-12-20T13:13:00Z">
                                <w:rPr>
                                  <w:rFonts w:ascii="Cambria Math" w:hAnsi="Cambria Math"/>
                                  <w:color w:val="000000"/>
                                  <w:kern w:val="0"/>
                                  <w:sz w:val="16"/>
                                </w:rPr>
                                <m:t>z</m:t>
                              </w:ins>
                            </m:r>
                          </m:e>
                          <m:sub>
                            <m:r>
                              <w:ins w:id="1068" w:author="user" w:date="2021-12-20T13:13:00Z">
                                <w:rPr>
                                  <w:rFonts w:ascii="Cambria Math" w:hAnsi="Cambria Math"/>
                                  <w:color w:val="000000"/>
                                  <w:kern w:val="0"/>
                                  <w:sz w:val="16"/>
                                </w:rPr>
                                <m:t>i0</m:t>
                              </w:ins>
                            </m:r>
                          </m:sub>
                        </m:sSub>
                        <m:r>
                          <w:ins w:id="1069" w:author="user" w:date="2021-12-20T13:13:00Z">
                            <w:rPr>
                              <w:rFonts w:ascii="Cambria Math" w:hAnsi="Cambria Math"/>
                              <w:color w:val="000000"/>
                              <w:kern w:val="0"/>
                              <w:sz w:val="16"/>
                            </w:rPr>
                            <m:t>-</m:t>
                          </w:ins>
                        </m:r>
                      </m:e>
                    </m:nary>
                  </m:e>
                </m:nary>
                <m:sSub>
                  <m:sSubPr>
                    <m:ctrlPr>
                      <w:ins w:id="1070" w:author="user" w:date="2021-12-20T13:14:00Z">
                        <w:rPr>
                          <w:rFonts w:ascii="Cambria Math" w:hAnsi="Cambria Math"/>
                          <w:i/>
                          <w:color w:val="000000"/>
                          <w:kern w:val="0"/>
                          <w:sz w:val="18"/>
                        </w:rPr>
                      </w:ins>
                    </m:ctrlPr>
                  </m:sSubPr>
                  <m:e>
                    <m:r>
                      <w:ins w:id="1071" w:author="user" w:date="2021-12-20T13:14:00Z">
                        <w:rPr>
                          <w:rFonts w:ascii="Cambria Math" w:hAnsi="Cambria Math"/>
                          <w:color w:val="000000"/>
                          <w:kern w:val="0"/>
                          <w:sz w:val="18"/>
                        </w:rPr>
                        <m:t>(</m:t>
                      </w:ins>
                    </m:r>
                    <m:sSub>
                      <m:sSubPr>
                        <m:ctrlPr>
                          <w:ins w:id="1072" w:author="user" w:date="2021-12-20T13:14:00Z">
                            <w:rPr>
                              <w:rFonts w:ascii="Cambria Math" w:hAnsi="Cambria Math"/>
                              <w:i/>
                              <w:color w:val="000000"/>
                              <w:kern w:val="0"/>
                              <w:sz w:val="18"/>
                            </w:rPr>
                          </w:ins>
                        </m:ctrlPr>
                      </m:sSubPr>
                      <m:e>
                        <m:r>
                          <w:ins w:id="1073" w:author="user" w:date="2021-12-20T13:14:00Z">
                            <w:rPr>
                              <w:rFonts w:ascii="Cambria Math" w:hAnsi="Cambria Math"/>
                              <w:color w:val="000000"/>
                              <w:kern w:val="0"/>
                              <w:sz w:val="18"/>
                            </w:rPr>
                            <m:t>x</m:t>
                          </w:ins>
                        </m:r>
                      </m:e>
                      <m:sub>
                        <m:r>
                          <w:ins w:id="1074" w:author="user" w:date="2021-12-20T13:14:00Z">
                            <w:rPr>
                              <w:rFonts w:ascii="Cambria Math" w:hAnsi="Cambria Math"/>
                              <w:color w:val="000000"/>
                              <w:kern w:val="0"/>
                              <w:sz w:val="18"/>
                            </w:rPr>
                            <m:t>i</m:t>
                          </w:ins>
                        </m:r>
                      </m:sub>
                    </m:sSub>
                    <m:r>
                      <w:ins w:id="1075" w:author="user" w:date="2021-12-20T13:14:00Z">
                        <w:rPr>
                          <w:rFonts w:ascii="Cambria Math" w:hAnsi="Cambria Math"/>
                          <w:color w:val="000000"/>
                          <w:kern w:val="0"/>
                          <w:sz w:val="18"/>
                        </w:rPr>
                        <m:t>)</m:t>
                      </w:ins>
                    </m:r>
                  </m:e>
                  <m:sub>
                    <m:r>
                      <w:ins w:id="1076" w:author="user" w:date="2021-12-20T13:14:00Z">
                        <w:rPr>
                          <w:rFonts w:ascii="Cambria Math" w:hAnsi="Cambria Math"/>
                          <w:color w:val="000000"/>
                          <w:kern w:val="0"/>
                          <w:sz w:val="18"/>
                        </w:rPr>
                        <m:t>-</m:t>
                      </w:ins>
                    </m:r>
                  </m:sub>
                </m:sSub>
                <m:r>
                  <w:ins w:id="1077" w:author="user" w:date="2021-12-20T13:14:00Z">
                    <w:rPr>
                      <w:rFonts w:ascii="Cambria Math" w:hAnsi="Cambria Math" w:hint="eastAsia"/>
                      <w:color w:val="000000"/>
                      <w:kern w:val="0"/>
                      <w:sz w:val="18"/>
                    </w:rPr>
                    <m:t>]=</m:t>
                  </w:ins>
                </m:r>
                <m:nary>
                  <m:naryPr>
                    <m:chr m:val="∑"/>
                    <m:limLoc m:val="undOvr"/>
                    <m:ctrlPr>
                      <w:ins w:id="1078" w:author="user" w:date="2021-12-20T13:14:00Z">
                        <w:rPr>
                          <w:rFonts w:ascii="Cambria Math" w:hAnsi="Cambria Math"/>
                          <w:color w:val="000000"/>
                          <w:kern w:val="0"/>
                          <w:sz w:val="16"/>
                        </w:rPr>
                      </w:ins>
                    </m:ctrlPr>
                  </m:naryPr>
                  <m:sub>
                    <m:r>
                      <w:ins w:id="1079" w:author="user" w:date="2021-12-20T13:14:00Z">
                        <w:rPr>
                          <w:rFonts w:ascii="Cambria Math" w:hAnsi="Cambria Math"/>
                          <w:color w:val="000000"/>
                          <w:kern w:val="0"/>
                          <w:sz w:val="16"/>
                        </w:rPr>
                        <m:t>i=1</m:t>
                      </w:ins>
                    </m:r>
                  </m:sub>
                  <m:sup>
                    <m:r>
                      <w:ins w:id="1080" w:author="user" w:date="2021-12-20T13:14:00Z">
                        <w:rPr>
                          <w:rFonts w:ascii="Cambria Math" w:hAnsi="Cambria Math"/>
                          <w:color w:val="000000"/>
                          <w:kern w:val="0"/>
                          <w:sz w:val="16"/>
                        </w:rPr>
                        <m:t>n</m:t>
                      </w:ins>
                    </m:r>
                  </m:sup>
                  <m:e>
                    <m:nary>
                      <m:naryPr>
                        <m:chr m:val="∑"/>
                        <m:limLoc m:val="undOvr"/>
                        <m:ctrlPr>
                          <w:ins w:id="1081" w:author="user" w:date="2021-12-20T13:14:00Z">
                            <w:rPr>
                              <w:rFonts w:ascii="Cambria Math" w:hAnsi="Cambria Math"/>
                              <w:i/>
                              <w:color w:val="000000"/>
                              <w:kern w:val="0"/>
                              <w:sz w:val="16"/>
                            </w:rPr>
                          </w:ins>
                        </m:ctrlPr>
                      </m:naryPr>
                      <m:sub>
                        <m:r>
                          <w:ins w:id="1082" w:author="user" w:date="2021-12-20T13:14:00Z">
                            <w:rPr>
                              <w:rFonts w:ascii="Cambria Math" w:hAnsi="Cambria Math"/>
                              <w:color w:val="000000"/>
                              <w:kern w:val="0"/>
                              <w:sz w:val="16"/>
                            </w:rPr>
                            <m:t>j=i</m:t>
                          </w:ins>
                        </m:r>
                      </m:sub>
                      <m:sup>
                        <m:r>
                          <w:ins w:id="1083" w:author="user" w:date="2021-12-20T13:14:00Z">
                            <w:rPr>
                              <w:rFonts w:ascii="Cambria Math" w:hAnsi="Cambria Math"/>
                              <w:color w:val="000000"/>
                              <w:kern w:val="0"/>
                              <w:sz w:val="16"/>
                            </w:rPr>
                            <m:t>n</m:t>
                          </w:ins>
                        </m:r>
                      </m:sup>
                      <m:e>
                        <m:r>
                          <w:ins w:id="1084" w:author="user" w:date="2021-12-20T13:14:00Z">
                            <w:rPr>
                              <w:rFonts w:ascii="Cambria Math" w:hAnsi="Cambria Math"/>
                              <w:color w:val="000000"/>
                              <w:kern w:val="0"/>
                              <w:sz w:val="16"/>
                            </w:rPr>
                            <m:t>[</m:t>
                          </w:ins>
                        </m:r>
                        <m:sSub>
                          <m:sSubPr>
                            <m:ctrlPr>
                              <w:ins w:id="1085" w:author="user" w:date="2021-12-20T13:14:00Z">
                                <w:rPr>
                                  <w:rFonts w:ascii="Cambria Math" w:hAnsi="Cambria Math"/>
                                  <w:i/>
                                  <w:color w:val="000000"/>
                                  <w:kern w:val="0"/>
                                  <w:sz w:val="16"/>
                                </w:rPr>
                              </w:ins>
                            </m:ctrlPr>
                          </m:sSubPr>
                          <m:e>
                            <m:r>
                              <w:ins w:id="1086" w:author="user" w:date="2021-12-20T13:14:00Z">
                                <w:rPr>
                                  <w:rFonts w:ascii="Cambria Math" w:hAnsi="Cambria Math"/>
                                  <w:color w:val="000000"/>
                                  <w:kern w:val="0"/>
                                  <w:sz w:val="16"/>
                                </w:rPr>
                                <m:t>T</m:t>
                              </w:ins>
                            </m:r>
                          </m:e>
                          <m:sub>
                            <m:r>
                              <w:ins w:id="1087" w:author="user" w:date="2021-12-20T13:14:00Z">
                                <w:rPr>
                                  <w:rFonts w:ascii="Cambria Math" w:hAnsi="Cambria Math"/>
                                  <w:color w:val="000000"/>
                                  <w:kern w:val="0"/>
                                  <w:sz w:val="16"/>
                                </w:rPr>
                                <m:t>ij</m:t>
                              </w:ins>
                            </m:r>
                          </m:sub>
                        </m:sSub>
                        <m:r>
                          <w:ins w:id="1088" w:author="user" w:date="2021-12-20T13:14:00Z">
                            <w:rPr>
                              <w:rFonts w:ascii="Cambria Math" w:hAnsi="Cambria Math"/>
                              <w:color w:val="000000"/>
                              <w:kern w:val="0"/>
                              <w:sz w:val="16"/>
                            </w:rPr>
                            <m:t>+</m:t>
                          </w:ins>
                        </m:r>
                        <m:sSub>
                          <m:sSubPr>
                            <m:ctrlPr>
                              <w:ins w:id="1089" w:author="user" w:date="2021-12-20T13:14:00Z">
                                <w:rPr>
                                  <w:rFonts w:ascii="Cambria Math" w:hAnsi="Cambria Math"/>
                                  <w:i/>
                                  <w:color w:val="000000"/>
                                  <w:kern w:val="0"/>
                                  <w:sz w:val="16"/>
                                </w:rPr>
                              </w:ins>
                            </m:ctrlPr>
                          </m:sSubPr>
                          <m:e>
                            <m:r>
                              <w:ins w:id="1090" w:author="user" w:date="2021-12-20T13:14:00Z">
                                <w:rPr>
                                  <w:rFonts w:ascii="Cambria Math" w:hAnsi="Cambria Math"/>
                                  <w:color w:val="000000"/>
                                  <w:kern w:val="0"/>
                                  <w:sz w:val="16"/>
                                </w:rPr>
                                <m:t>y</m:t>
                              </w:ins>
                            </m:r>
                          </m:e>
                          <m:sub>
                            <m:r>
                              <w:ins w:id="1091" w:author="user" w:date="2021-12-20T13:14:00Z">
                                <w:rPr>
                                  <w:rFonts w:ascii="Cambria Math" w:hAnsi="Cambria Math"/>
                                  <w:color w:val="000000"/>
                                  <w:kern w:val="0"/>
                                  <w:sz w:val="16"/>
                                </w:rPr>
                                <m:t>0i</m:t>
                              </w:ins>
                            </m:r>
                          </m:sub>
                        </m:sSub>
                        <m:r>
                          <w:ins w:id="1092" w:author="user" w:date="2021-12-20T13:14:00Z">
                            <w:rPr>
                              <w:rFonts w:ascii="Cambria Math" w:hAnsi="Cambria Math"/>
                              <w:color w:val="000000"/>
                              <w:kern w:val="0"/>
                              <w:sz w:val="16"/>
                            </w:rPr>
                            <m:t>-</m:t>
                          </w:ins>
                        </m:r>
                      </m:e>
                    </m:nary>
                  </m:e>
                </m:nary>
                <m:sSub>
                  <m:sSubPr>
                    <m:ctrlPr>
                      <w:ins w:id="1093" w:author="user" w:date="2021-12-20T13:14:00Z">
                        <w:rPr>
                          <w:rFonts w:ascii="Cambria Math" w:hAnsi="Cambria Math"/>
                          <w:i/>
                          <w:color w:val="000000"/>
                          <w:kern w:val="0"/>
                          <w:sz w:val="18"/>
                        </w:rPr>
                      </w:ins>
                    </m:ctrlPr>
                  </m:sSubPr>
                  <m:e>
                    <m:r>
                      <w:ins w:id="1094" w:author="user" w:date="2021-12-20T13:14:00Z">
                        <w:rPr>
                          <w:rFonts w:ascii="Cambria Math" w:hAnsi="Cambria Math"/>
                          <w:color w:val="000000"/>
                          <w:kern w:val="0"/>
                          <w:sz w:val="18"/>
                        </w:rPr>
                        <m:t>(</m:t>
                      </w:ins>
                    </m:r>
                    <m:sSub>
                      <m:sSubPr>
                        <m:ctrlPr>
                          <w:ins w:id="1095" w:author="user" w:date="2021-12-20T13:14:00Z">
                            <w:rPr>
                              <w:rFonts w:ascii="Cambria Math" w:hAnsi="Cambria Math"/>
                              <w:i/>
                              <w:color w:val="000000"/>
                              <w:kern w:val="0"/>
                              <w:sz w:val="18"/>
                            </w:rPr>
                          </w:ins>
                        </m:ctrlPr>
                      </m:sSubPr>
                      <m:e>
                        <m:r>
                          <w:ins w:id="1096" w:author="user" w:date="2021-12-20T13:14:00Z">
                            <w:rPr>
                              <w:rFonts w:ascii="Cambria Math" w:hAnsi="Cambria Math"/>
                              <w:color w:val="000000"/>
                              <w:kern w:val="0"/>
                              <w:sz w:val="18"/>
                            </w:rPr>
                            <m:t>x</m:t>
                          </w:ins>
                        </m:r>
                      </m:e>
                      <m:sub>
                        <m:r>
                          <w:ins w:id="1097" w:author="user" w:date="2021-12-20T13:14:00Z">
                            <w:rPr>
                              <w:rFonts w:ascii="Cambria Math" w:hAnsi="Cambria Math"/>
                              <w:color w:val="000000"/>
                              <w:kern w:val="0"/>
                              <w:sz w:val="18"/>
                            </w:rPr>
                            <m:t>i</m:t>
                          </w:ins>
                        </m:r>
                      </m:sub>
                    </m:sSub>
                    <m:r>
                      <w:ins w:id="1098" w:author="user" w:date="2021-12-20T13:14:00Z">
                        <w:rPr>
                          <w:rFonts w:ascii="Cambria Math" w:hAnsi="Cambria Math"/>
                          <w:color w:val="000000"/>
                          <w:kern w:val="0"/>
                          <w:sz w:val="18"/>
                        </w:rPr>
                        <m:t>)</m:t>
                      </w:ins>
                    </m:r>
                  </m:e>
                  <m:sub>
                    <m:r>
                      <w:ins w:id="1099" w:author="user" w:date="2021-12-20T13:14:00Z">
                        <w:rPr>
                          <w:rFonts w:ascii="Cambria Math" w:hAnsi="Cambria Math"/>
                          <w:color w:val="000000"/>
                          <w:kern w:val="0"/>
                          <w:sz w:val="18"/>
                        </w:rPr>
                        <m:t>+</m:t>
                      </w:ins>
                    </m:r>
                  </m:sub>
                </m:sSub>
                <m:r>
                  <w:ins w:id="1100" w:author="user" w:date="2021-12-20T13:14:00Z">
                    <w:rPr>
                      <w:rFonts w:ascii="Cambria Math" w:hAnsi="Cambria Math" w:hint="eastAsia"/>
                      <w:color w:val="000000"/>
                      <w:kern w:val="0"/>
                      <w:sz w:val="18"/>
                    </w:rPr>
                    <m:t>]</m:t>
                  </w:ins>
                </m:r>
              </m:oMath>
            </m:oMathPara>
          </w:p>
        </w:tc>
      </w:tr>
      <w:tr w:rsidR="008B2003" w:rsidRPr="005A7B0D" w:rsidTr="008B2003">
        <w:trPr>
          <w:trHeight w:val="230"/>
          <w:jc w:val="center"/>
          <w:ins w:id="1101" w:author="user" w:date="2021-12-20T12:53:00Z"/>
          <w:trPrChange w:id="1102" w:author="user" w:date="2021-12-20T13:25:00Z">
            <w:trPr>
              <w:trHeight w:val="380"/>
              <w:jc w:val="center"/>
            </w:trPr>
          </w:trPrChange>
        </w:trPr>
        <w:tc>
          <w:tcPr>
            <w:tcW w:w="2484" w:type="dxa"/>
            <w:tcBorders>
              <w:top w:val="nil"/>
              <w:bottom w:val="nil"/>
            </w:tcBorders>
            <w:shd w:val="clear" w:color="auto" w:fill="auto"/>
            <w:noWrap/>
            <w:vAlign w:val="center"/>
            <w:hideMark/>
            <w:tcPrChange w:id="1103"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104" w:author="user" w:date="2021-12-20T12:53:00Z"/>
                <w:color w:val="000000"/>
                <w:kern w:val="0"/>
                <w:sz w:val="16"/>
                <w:rPrChange w:id="1105" w:author="user" w:date="2021-12-20T12:54:00Z">
                  <w:rPr>
                    <w:ins w:id="1106" w:author="user" w:date="2021-12-20T12:53:00Z"/>
                    <w:rFonts w:ascii="新細明體" w:hAnsi="新細明體" w:cs="新細明體"/>
                    <w:color w:val="000000"/>
                    <w:kern w:val="0"/>
                  </w:rPr>
                </w:rPrChange>
              </w:rPr>
            </w:pPr>
            <w:ins w:id="1107" w:author="user" w:date="2021-12-20T12:53:00Z">
              <w:r w:rsidRPr="005A7B0D">
                <w:rPr>
                  <w:color w:val="000000"/>
                  <w:kern w:val="0"/>
                  <w:sz w:val="16"/>
                  <w:rPrChange w:id="1108" w:author="user" w:date="2021-12-20T12:54:00Z">
                    <w:rPr>
                      <w:rFonts w:ascii="新細明體" w:hAnsi="新細明體" w:cs="新細明體"/>
                      <w:color w:val="000000"/>
                      <w:kern w:val="0"/>
                    </w:rPr>
                  </w:rPrChange>
                </w:rPr>
                <w:t>Total system cylced throughflow</w:t>
              </w:r>
            </w:ins>
          </w:p>
        </w:tc>
        <w:tc>
          <w:tcPr>
            <w:tcW w:w="479" w:type="dxa"/>
            <w:tcBorders>
              <w:top w:val="nil"/>
              <w:bottom w:val="nil"/>
            </w:tcBorders>
            <w:shd w:val="clear" w:color="auto" w:fill="auto"/>
            <w:noWrap/>
            <w:vAlign w:val="center"/>
            <w:hideMark/>
            <w:tcPrChange w:id="1109" w:author="user" w:date="2021-12-20T13:25:00Z">
              <w:tcPr>
                <w:tcW w:w="426" w:type="dxa"/>
                <w:tcBorders>
                  <w:top w:val="nil"/>
                  <w:bottom w:val="nil"/>
                </w:tcBorders>
                <w:shd w:val="clear" w:color="auto" w:fill="auto"/>
                <w:noWrap/>
                <w:vAlign w:val="center"/>
                <w:hideMark/>
              </w:tcPr>
            </w:tcPrChange>
          </w:tcPr>
          <w:p w:rsidR="005A7B0D" w:rsidRPr="005A7B0D" w:rsidRDefault="004E3E7A">
            <w:pPr>
              <w:widowControl/>
              <w:rPr>
                <w:ins w:id="1110" w:author="user" w:date="2021-12-20T12:53:00Z"/>
                <w:color w:val="000000"/>
                <w:kern w:val="0"/>
                <w:sz w:val="16"/>
                <w:rPrChange w:id="1111" w:author="user" w:date="2021-12-20T12:54:00Z">
                  <w:rPr>
                    <w:ins w:id="1112" w:author="user" w:date="2021-12-20T12:53:00Z"/>
                    <w:rFonts w:ascii="新細明體" w:hAnsi="新細明體" w:cs="新細明體"/>
                    <w:color w:val="000000"/>
                    <w:kern w:val="0"/>
                  </w:rPr>
                </w:rPrChange>
              </w:rPr>
            </w:pPr>
            <m:oMath>
              <m:sSub>
                <m:sSubPr>
                  <m:ctrlPr>
                    <w:ins w:id="1113" w:author="user" w:date="2021-12-20T13:16:00Z">
                      <w:rPr>
                        <w:rFonts w:ascii="Cambria Math" w:hAnsi="Cambria Math"/>
                        <w:i/>
                        <w:color w:val="000000"/>
                        <w:kern w:val="0"/>
                        <w:sz w:val="18"/>
                      </w:rPr>
                    </w:ins>
                  </m:ctrlPr>
                </m:sSubPr>
                <m:e>
                  <m:r>
                    <w:ins w:id="1114" w:author="user" w:date="2021-12-20T13:16:00Z">
                      <w:rPr>
                        <w:rFonts w:ascii="Cambria Math" w:hAnsi="Cambria Math" w:hint="eastAsia"/>
                        <w:color w:val="000000"/>
                        <w:kern w:val="0"/>
                        <w:sz w:val="18"/>
                      </w:rPr>
                      <m:t>TST</m:t>
                    </w:ins>
                  </m:r>
                </m:e>
                <m:sub>
                  <m:r>
                    <w:ins w:id="1115" w:author="user" w:date="2021-12-20T13:16:00Z">
                      <w:rPr>
                        <w:rFonts w:ascii="Cambria Math" w:hAnsi="Cambria Math" w:hint="eastAsia"/>
                        <w:color w:val="000000"/>
                        <w:kern w:val="0"/>
                        <w:sz w:val="18"/>
                      </w:rPr>
                      <m:t>C</m:t>
                    </w:ins>
                  </m:r>
                </m:sub>
              </m:sSub>
            </m:oMath>
            <w:r w:rsidR="008C29FB">
              <w:rPr>
                <w:color w:val="000000"/>
                <w:kern w:val="0"/>
                <w:sz w:val="16"/>
              </w:rPr>
              <w:t xml:space="preserve"> </w:t>
            </w:r>
          </w:p>
        </w:tc>
        <w:tc>
          <w:tcPr>
            <w:tcW w:w="5435" w:type="dxa"/>
            <w:tcBorders>
              <w:top w:val="nil"/>
              <w:bottom w:val="nil"/>
            </w:tcBorders>
            <w:shd w:val="clear" w:color="auto" w:fill="auto"/>
            <w:noWrap/>
            <w:vAlign w:val="center"/>
            <w:hideMark/>
            <w:tcPrChange w:id="1116" w:author="user" w:date="2021-12-20T13:25:00Z">
              <w:tcPr>
                <w:tcW w:w="4961" w:type="dxa"/>
                <w:tcBorders>
                  <w:top w:val="nil"/>
                  <w:bottom w:val="nil"/>
                </w:tcBorders>
                <w:shd w:val="clear" w:color="auto" w:fill="auto"/>
                <w:noWrap/>
                <w:vAlign w:val="center"/>
                <w:hideMark/>
              </w:tcPr>
            </w:tcPrChange>
          </w:tcPr>
          <w:p w:rsidR="005A7B0D" w:rsidRPr="005A7B0D" w:rsidRDefault="004E3E7A">
            <w:pPr>
              <w:widowControl/>
              <w:rPr>
                <w:ins w:id="1117" w:author="user" w:date="2021-12-20T12:53:00Z"/>
                <w:color w:val="000000"/>
                <w:kern w:val="0"/>
                <w:sz w:val="16"/>
                <w:rPrChange w:id="1118" w:author="user" w:date="2021-12-20T12:54:00Z">
                  <w:rPr>
                    <w:ins w:id="1119" w:author="user" w:date="2021-12-20T12:53:00Z"/>
                    <w:rFonts w:ascii="新細明體" w:hAnsi="新細明體" w:cs="新細明體"/>
                    <w:color w:val="000000"/>
                    <w:kern w:val="0"/>
                  </w:rPr>
                </w:rPrChange>
              </w:rPr>
            </w:pPr>
            <m:oMathPara>
              <m:oMath>
                <m:nary>
                  <m:naryPr>
                    <m:chr m:val="∑"/>
                    <m:limLoc m:val="undOvr"/>
                    <m:ctrlPr>
                      <w:ins w:id="1120" w:author="user" w:date="2021-12-20T13:20:00Z">
                        <w:rPr>
                          <w:rFonts w:ascii="Cambria Math" w:hAnsi="Cambria Math"/>
                          <w:color w:val="000000"/>
                          <w:kern w:val="0"/>
                          <w:sz w:val="16"/>
                        </w:rPr>
                      </w:ins>
                    </m:ctrlPr>
                  </m:naryPr>
                  <m:sub>
                    <m:r>
                      <w:ins w:id="1121" w:author="user" w:date="2021-12-20T13:20:00Z">
                        <w:rPr>
                          <w:rFonts w:ascii="Cambria Math" w:hAnsi="Cambria Math"/>
                          <w:color w:val="000000"/>
                          <w:kern w:val="0"/>
                          <w:sz w:val="16"/>
                        </w:rPr>
                        <m:t>j=1</m:t>
                      </w:ins>
                    </m:r>
                  </m:sub>
                  <m:sup>
                    <m:r>
                      <w:ins w:id="1122" w:author="user" w:date="2021-12-20T13:20:00Z">
                        <w:rPr>
                          <w:rFonts w:ascii="Cambria Math" w:hAnsi="Cambria Math"/>
                          <w:color w:val="000000"/>
                          <w:kern w:val="0"/>
                          <w:sz w:val="16"/>
                        </w:rPr>
                        <m:t>n</m:t>
                      </w:ins>
                    </m:r>
                  </m:sup>
                  <m:e>
                    <m:r>
                      <w:ins w:id="1123" w:author="user" w:date="2021-12-20T13:20:00Z">
                        <w:rPr>
                          <w:rFonts w:ascii="Cambria Math" w:hAnsi="Cambria Math"/>
                          <w:color w:val="000000"/>
                          <w:kern w:val="0"/>
                          <w:sz w:val="16"/>
                        </w:rPr>
                        <m:t>(1-</m:t>
                      </w:ins>
                    </m:r>
                    <m:f>
                      <m:fPr>
                        <m:ctrlPr>
                          <w:ins w:id="1124" w:author="user" w:date="2021-12-20T13:20:00Z">
                            <w:rPr>
                              <w:rFonts w:ascii="Cambria Math" w:hAnsi="Cambria Math"/>
                              <w:i/>
                              <w:color w:val="000000"/>
                              <w:kern w:val="0"/>
                              <w:sz w:val="16"/>
                            </w:rPr>
                          </w:ins>
                        </m:ctrlPr>
                      </m:fPr>
                      <m:num>
                        <m:r>
                          <w:ins w:id="1125" w:author="user" w:date="2021-12-20T13:20:00Z">
                            <w:rPr>
                              <w:rFonts w:ascii="Cambria Math" w:hAnsi="Cambria Math"/>
                              <w:color w:val="000000"/>
                              <w:kern w:val="0"/>
                              <w:sz w:val="16"/>
                            </w:rPr>
                            <m:t>1</m:t>
                          </w:ins>
                        </m:r>
                      </m:num>
                      <m:den>
                        <m:sSub>
                          <m:sSubPr>
                            <m:ctrlPr>
                              <w:ins w:id="1126" w:author="user" w:date="2021-12-20T13:20:00Z">
                                <w:rPr>
                                  <w:rFonts w:ascii="Cambria Math" w:hAnsi="Cambria Math"/>
                                  <w:i/>
                                  <w:color w:val="000000"/>
                                  <w:kern w:val="0"/>
                                  <w:sz w:val="16"/>
                                </w:rPr>
                              </w:ins>
                            </m:ctrlPr>
                          </m:sSubPr>
                          <m:e>
                            <m:r>
                              <w:ins w:id="1127" w:author="user" w:date="2021-12-20T13:20:00Z">
                                <w:rPr>
                                  <w:rFonts w:ascii="Cambria Math" w:hAnsi="Cambria Math"/>
                                  <w:color w:val="000000"/>
                                  <w:kern w:val="0"/>
                                  <w:sz w:val="16"/>
                                </w:rPr>
                                <m:t>q</m:t>
                              </w:ins>
                            </m:r>
                          </m:e>
                          <m:sub>
                            <m:r>
                              <w:ins w:id="1128" w:author="user" w:date="2021-12-20T13:20:00Z">
                                <w:rPr>
                                  <w:rFonts w:ascii="Cambria Math" w:hAnsi="Cambria Math"/>
                                  <w:color w:val="000000"/>
                                  <w:kern w:val="0"/>
                                  <w:sz w:val="16"/>
                                </w:rPr>
                                <m:t>ij</m:t>
                              </w:ins>
                            </m:r>
                          </m:sub>
                        </m:sSub>
                      </m:den>
                    </m:f>
                    <m:r>
                      <w:ins w:id="1129" w:author="user" w:date="2021-12-20T13:20:00Z">
                        <w:rPr>
                          <w:rFonts w:ascii="Cambria Math" w:hAnsi="Cambria Math"/>
                          <w:color w:val="000000"/>
                          <w:kern w:val="0"/>
                          <w:sz w:val="16"/>
                        </w:rPr>
                        <m:t>)</m:t>
                      </w:ins>
                    </m:r>
                  </m:e>
                </m:nary>
                <m:sSub>
                  <m:sSubPr>
                    <m:ctrlPr>
                      <w:ins w:id="1130" w:author="user" w:date="2021-12-20T13:20:00Z">
                        <w:rPr>
                          <w:rFonts w:ascii="Cambria Math" w:hAnsi="Cambria Math"/>
                          <w:i/>
                          <w:color w:val="000000"/>
                          <w:kern w:val="0"/>
                          <w:sz w:val="16"/>
                        </w:rPr>
                      </w:ins>
                    </m:ctrlPr>
                  </m:sSubPr>
                  <m:e>
                    <m:r>
                      <w:ins w:id="1131" w:author="user" w:date="2021-12-20T13:20:00Z">
                        <w:rPr>
                          <w:rFonts w:ascii="Cambria Math" w:hAnsi="Cambria Math"/>
                          <w:color w:val="000000"/>
                          <w:kern w:val="0"/>
                          <w:sz w:val="16"/>
                        </w:rPr>
                        <m:t>T</m:t>
                      </w:ins>
                    </m:r>
                  </m:e>
                  <m:sub>
                    <m:r>
                      <w:ins w:id="1132" w:author="user" w:date="2021-12-20T13:20:00Z">
                        <w:rPr>
                          <w:rFonts w:ascii="Cambria Math" w:hAnsi="Cambria Math"/>
                          <w:color w:val="000000"/>
                          <w:kern w:val="0"/>
                          <w:sz w:val="16"/>
                        </w:rPr>
                        <m:t>j</m:t>
                      </w:ins>
                    </m:r>
                  </m:sub>
                </m:sSub>
                <m:r>
                  <w:ins w:id="1133" w:author="user" w:date="2021-12-20T13:20:00Z">
                    <w:rPr>
                      <w:rFonts w:ascii="Cambria Math" w:hAnsi="Cambria Math"/>
                      <w:color w:val="000000"/>
                      <w:kern w:val="0"/>
                      <w:sz w:val="16"/>
                    </w:rPr>
                    <m:t xml:space="preserve"> </m:t>
                  </w:ins>
                </m:r>
                <m:r>
                  <w:ins w:id="1134" w:author="user" w:date="2021-12-20T13:21:00Z">
                    <w:rPr>
                      <w:rFonts w:ascii="Cambria Math" w:hAnsi="Cambria Math"/>
                      <w:color w:val="000000"/>
                      <w:kern w:val="0"/>
                      <w:sz w:val="16"/>
                    </w:rPr>
                    <m:t>where Q=</m:t>
                  </w:ins>
                </m:r>
                <m:sSup>
                  <m:sSupPr>
                    <m:ctrlPr>
                      <w:ins w:id="1135" w:author="user" w:date="2021-12-20T13:21:00Z">
                        <w:rPr>
                          <w:rFonts w:ascii="Cambria Math" w:hAnsi="Cambria Math"/>
                          <w:i/>
                          <w:color w:val="000000"/>
                          <w:kern w:val="0"/>
                          <w:sz w:val="16"/>
                        </w:rPr>
                      </w:ins>
                    </m:ctrlPr>
                  </m:sSupPr>
                  <m:e>
                    <m:r>
                      <w:ins w:id="1136" w:author="user" w:date="2021-12-20T13:21:00Z">
                        <w:rPr>
                          <w:rFonts w:ascii="Cambria Math" w:hAnsi="Cambria Math"/>
                          <w:color w:val="000000"/>
                          <w:kern w:val="0"/>
                          <w:sz w:val="16"/>
                        </w:rPr>
                        <m:t>(I-</m:t>
                      </w:ins>
                    </m:r>
                    <m:sSup>
                      <m:sSupPr>
                        <m:ctrlPr>
                          <w:ins w:id="1137" w:author="user" w:date="2021-12-20T13:21:00Z">
                            <w:rPr>
                              <w:rFonts w:ascii="Cambria Math" w:hAnsi="Cambria Math"/>
                              <w:i/>
                              <w:color w:val="000000"/>
                              <w:kern w:val="0"/>
                              <w:sz w:val="16"/>
                            </w:rPr>
                          </w:ins>
                        </m:ctrlPr>
                      </m:sSupPr>
                      <m:e>
                        <m:r>
                          <w:ins w:id="1138" w:author="user" w:date="2021-12-20T13:21:00Z">
                            <w:rPr>
                              <w:rFonts w:ascii="Cambria Math" w:hAnsi="Cambria Math"/>
                              <w:color w:val="000000"/>
                              <w:kern w:val="0"/>
                              <w:sz w:val="16"/>
                            </w:rPr>
                            <m:t>G</m:t>
                          </w:ins>
                        </m:r>
                      </m:e>
                      <m:sup>
                        <m:r>
                          <w:ins w:id="1139" w:author="user" w:date="2021-12-20T13:21:00Z">
                            <w:rPr>
                              <w:rFonts w:ascii="Cambria Math" w:hAnsi="Cambria Math"/>
                              <w:color w:val="000000"/>
                              <w:kern w:val="0"/>
                              <w:sz w:val="16"/>
                            </w:rPr>
                            <m:t>'</m:t>
                          </w:ins>
                        </m:r>
                      </m:sup>
                    </m:sSup>
                    <m:r>
                      <w:ins w:id="1140" w:author="user" w:date="2021-12-20T13:21:00Z">
                        <w:rPr>
                          <w:rFonts w:ascii="Cambria Math" w:hAnsi="Cambria Math"/>
                          <w:color w:val="000000"/>
                          <w:kern w:val="0"/>
                          <w:sz w:val="16"/>
                        </w:rPr>
                        <m:t>)</m:t>
                      </w:ins>
                    </m:r>
                  </m:e>
                  <m:sup>
                    <m:r>
                      <w:ins w:id="1141" w:author="user" w:date="2021-12-20T13:21:00Z">
                        <w:rPr>
                          <w:rFonts w:ascii="Cambria Math" w:hAnsi="Cambria Math"/>
                          <w:color w:val="000000"/>
                          <w:kern w:val="0"/>
                          <w:sz w:val="16"/>
                        </w:rPr>
                        <m:t>-1</m:t>
                      </w:ins>
                    </m:r>
                  </m:sup>
                </m:sSup>
                <m:r>
                  <w:ins w:id="1142" w:author="user" w:date="2021-12-20T13:21:00Z">
                    <w:rPr>
                      <w:rFonts w:ascii="Cambria Math" w:hAnsi="Cambria Math"/>
                      <w:color w:val="000000"/>
                      <w:kern w:val="0"/>
                      <w:sz w:val="16"/>
                    </w:rPr>
                    <m:t xml:space="preserve"> where</m:t>
                  </w:ins>
                </m:r>
                <m:r>
                  <w:ins w:id="1143" w:author="user" w:date="2021-12-20T13:22:00Z">
                    <w:rPr>
                      <w:rFonts w:ascii="Cambria Math" w:hAnsi="Cambria Math" w:hint="eastAsia"/>
                      <w:color w:val="000000"/>
                      <w:kern w:val="0"/>
                      <w:sz w:val="16"/>
                    </w:rPr>
                    <m:t xml:space="preserve"> </m:t>
                  </w:ins>
                </m:r>
                <m:sSup>
                  <m:sSupPr>
                    <m:ctrlPr>
                      <w:ins w:id="1144" w:author="user" w:date="2021-12-20T13:22:00Z">
                        <w:rPr>
                          <w:rFonts w:ascii="Cambria Math" w:hAnsi="Cambria Math"/>
                          <w:i/>
                          <w:color w:val="000000"/>
                          <w:kern w:val="0"/>
                          <w:sz w:val="16"/>
                        </w:rPr>
                      </w:ins>
                    </m:ctrlPr>
                  </m:sSupPr>
                  <m:e>
                    <m:r>
                      <w:ins w:id="1145" w:author="user" w:date="2021-12-20T13:22:00Z">
                        <w:rPr>
                          <w:rFonts w:ascii="Cambria Math" w:hAnsi="Cambria Math"/>
                          <w:color w:val="000000"/>
                          <w:kern w:val="0"/>
                          <w:sz w:val="16"/>
                        </w:rPr>
                        <m:t>G</m:t>
                      </w:ins>
                    </m:r>
                  </m:e>
                  <m:sup>
                    <m:r>
                      <w:ins w:id="1146" w:author="user" w:date="2021-12-20T13:22:00Z">
                        <w:rPr>
                          <w:rFonts w:ascii="Cambria Math" w:hAnsi="Cambria Math"/>
                          <w:color w:val="000000"/>
                          <w:kern w:val="0"/>
                          <w:sz w:val="16"/>
                        </w:rPr>
                        <m:t>'</m:t>
                      </w:ins>
                    </m:r>
                  </m:sup>
                </m:sSup>
                <m:r>
                  <w:ins w:id="1147" w:author="user" w:date="2021-12-20T13:22:00Z">
                    <w:rPr>
                      <w:rFonts w:ascii="Cambria Math" w:hAnsi="Cambria Math"/>
                      <w:color w:val="000000"/>
                      <w:kern w:val="0"/>
                      <w:sz w:val="16"/>
                    </w:rPr>
                    <m:t>=[</m:t>
                  </w:ins>
                </m:r>
                <m:sSubSup>
                  <m:sSubSupPr>
                    <m:ctrlPr>
                      <w:ins w:id="1148" w:author="user" w:date="2021-12-20T13:22:00Z">
                        <w:rPr>
                          <w:rFonts w:ascii="Cambria Math" w:hAnsi="Cambria Math"/>
                          <w:i/>
                          <w:color w:val="000000"/>
                          <w:kern w:val="0"/>
                          <w:sz w:val="16"/>
                        </w:rPr>
                      </w:ins>
                    </m:ctrlPr>
                  </m:sSubSupPr>
                  <m:e>
                    <m:r>
                      <w:ins w:id="1149" w:author="user" w:date="2021-12-20T13:22:00Z">
                        <w:rPr>
                          <w:rFonts w:ascii="Cambria Math" w:hAnsi="Cambria Math"/>
                          <w:color w:val="000000"/>
                          <w:kern w:val="0"/>
                          <w:sz w:val="16"/>
                        </w:rPr>
                        <m:t>T</m:t>
                      </w:ins>
                    </m:r>
                  </m:e>
                  <m:sub>
                    <m:r>
                      <w:ins w:id="1150" w:author="user" w:date="2021-12-20T13:22:00Z">
                        <w:rPr>
                          <w:rFonts w:ascii="Cambria Math" w:hAnsi="Cambria Math"/>
                          <w:color w:val="000000"/>
                          <w:kern w:val="0"/>
                          <w:sz w:val="16"/>
                        </w:rPr>
                        <m:t>ij</m:t>
                      </w:ins>
                    </m:r>
                  </m:sub>
                  <m:sup>
                    <m:r>
                      <w:ins w:id="1151" w:author="user" w:date="2021-12-20T13:22:00Z">
                        <w:rPr>
                          <w:rFonts w:ascii="Cambria Math" w:hAnsi="Cambria Math"/>
                          <w:color w:val="000000"/>
                          <w:kern w:val="0"/>
                          <w:sz w:val="16"/>
                        </w:rPr>
                        <m:t>*</m:t>
                      </w:ins>
                    </m:r>
                  </m:sup>
                </m:sSubSup>
                <m:r>
                  <w:ins w:id="1152" w:author="user" w:date="2021-12-20T13:22:00Z">
                    <w:rPr>
                      <w:rFonts w:ascii="Cambria Math" w:hAnsi="Cambria Math"/>
                      <w:color w:val="000000"/>
                      <w:kern w:val="0"/>
                      <w:sz w:val="16"/>
                    </w:rPr>
                    <m:t>/</m:t>
                  </w:ins>
                </m:r>
                <m:r>
                  <m:rPr>
                    <m:sty m:val="p"/>
                  </m:rPr>
                  <w:rPr>
                    <w:rFonts w:ascii="Cambria Math" w:hAnsi="Cambria Math"/>
                    <w:color w:val="000000"/>
                    <w:kern w:val="0"/>
                    <w:sz w:val="16"/>
                  </w:rPr>
                  <m:t>max⁡</m:t>
                </m:r>
                <m:r>
                  <w:ins w:id="1153" w:author="user" w:date="2021-12-20T13:22:00Z">
                    <w:rPr>
                      <w:rFonts w:ascii="Cambria Math" w:hAnsi="Cambria Math"/>
                      <w:color w:val="000000"/>
                      <w:kern w:val="0"/>
                      <w:sz w:val="16"/>
                    </w:rPr>
                    <m:t>(</m:t>
                  </w:ins>
                </m:r>
                <m:sSub>
                  <m:sSubPr>
                    <m:ctrlPr>
                      <w:ins w:id="1154" w:author="user" w:date="2021-12-20T13:22:00Z">
                        <w:rPr>
                          <w:rFonts w:ascii="Cambria Math" w:hAnsi="Cambria Math"/>
                          <w:i/>
                          <w:color w:val="000000"/>
                          <w:kern w:val="0"/>
                          <w:sz w:val="16"/>
                        </w:rPr>
                      </w:ins>
                    </m:ctrlPr>
                  </m:sSubPr>
                  <m:e>
                    <m:r>
                      <w:ins w:id="1155" w:author="user" w:date="2021-12-20T13:22:00Z">
                        <w:rPr>
                          <w:rFonts w:ascii="Cambria Math" w:hAnsi="Cambria Math"/>
                          <w:color w:val="000000"/>
                          <w:kern w:val="0"/>
                          <w:sz w:val="16"/>
                        </w:rPr>
                        <m:t>T</m:t>
                      </w:ins>
                    </m:r>
                  </m:e>
                  <m:sub>
                    <m:r>
                      <w:ins w:id="1156" w:author="user" w:date="2021-12-20T13:22:00Z">
                        <w:rPr>
                          <w:rFonts w:ascii="Cambria Math" w:hAnsi="Cambria Math"/>
                          <w:color w:val="000000"/>
                          <w:kern w:val="0"/>
                          <w:sz w:val="16"/>
                        </w:rPr>
                        <m:t>i</m:t>
                      </w:ins>
                    </m:r>
                  </m:sub>
                </m:sSub>
                <m:r>
                  <w:ins w:id="1157" w:author="user" w:date="2021-12-20T13:22:00Z">
                    <w:rPr>
                      <w:rFonts w:ascii="Cambria Math" w:hAnsi="Cambria Math"/>
                      <w:color w:val="000000"/>
                      <w:kern w:val="0"/>
                      <w:sz w:val="16"/>
                    </w:rPr>
                    <m:t>,</m:t>
                  </w:ins>
                </m:r>
                <m:sSub>
                  <m:sSubPr>
                    <m:ctrlPr>
                      <w:ins w:id="1158" w:author="user" w:date="2021-12-20T13:22:00Z">
                        <w:rPr>
                          <w:rFonts w:ascii="Cambria Math" w:hAnsi="Cambria Math"/>
                          <w:i/>
                          <w:color w:val="000000"/>
                          <w:kern w:val="0"/>
                          <w:sz w:val="16"/>
                        </w:rPr>
                      </w:ins>
                    </m:ctrlPr>
                  </m:sSubPr>
                  <m:e>
                    <m:r>
                      <w:ins w:id="1159" w:author="user" w:date="2021-12-20T13:22:00Z">
                        <w:rPr>
                          <w:rFonts w:ascii="Cambria Math" w:hAnsi="Cambria Math"/>
                          <w:color w:val="000000"/>
                          <w:kern w:val="0"/>
                          <w:sz w:val="16"/>
                        </w:rPr>
                        <m:t>T</m:t>
                      </w:ins>
                    </m:r>
                  </m:e>
                  <m:sub>
                    <m:r>
                      <w:ins w:id="1160" w:author="user" w:date="2021-12-20T13:22:00Z">
                        <w:rPr>
                          <w:rFonts w:ascii="Cambria Math" w:hAnsi="Cambria Math"/>
                          <w:color w:val="000000"/>
                          <w:kern w:val="0"/>
                          <w:sz w:val="16"/>
                        </w:rPr>
                        <m:t>j</m:t>
                      </w:ins>
                    </m:r>
                  </m:sub>
                </m:sSub>
                <m:r>
                  <w:ins w:id="1161" w:author="user" w:date="2021-12-20T13:22:00Z">
                    <w:rPr>
                      <w:rFonts w:ascii="Cambria Math" w:hAnsi="Cambria Math"/>
                      <w:color w:val="000000"/>
                      <w:kern w:val="0"/>
                      <w:sz w:val="16"/>
                    </w:rPr>
                    <m:t>)]</m:t>
                  </w:ins>
                </m:r>
              </m:oMath>
            </m:oMathPara>
          </w:p>
        </w:tc>
      </w:tr>
      <w:tr w:rsidR="008B2003" w:rsidRPr="005A7B0D" w:rsidTr="008B2003">
        <w:trPr>
          <w:trHeight w:val="206"/>
          <w:jc w:val="center"/>
          <w:ins w:id="1162" w:author="user" w:date="2021-12-20T12:53:00Z"/>
          <w:trPrChange w:id="1163" w:author="user" w:date="2021-12-20T13:25:00Z">
            <w:trPr>
              <w:trHeight w:val="340"/>
              <w:jc w:val="center"/>
            </w:trPr>
          </w:trPrChange>
        </w:trPr>
        <w:tc>
          <w:tcPr>
            <w:tcW w:w="2484" w:type="dxa"/>
            <w:tcBorders>
              <w:top w:val="nil"/>
              <w:bottom w:val="nil"/>
            </w:tcBorders>
            <w:shd w:val="clear" w:color="auto" w:fill="auto"/>
            <w:noWrap/>
            <w:vAlign w:val="center"/>
            <w:hideMark/>
            <w:tcPrChange w:id="1164"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165" w:author="user" w:date="2021-12-20T12:53:00Z"/>
                <w:color w:val="000000"/>
                <w:kern w:val="0"/>
                <w:sz w:val="16"/>
                <w:rPrChange w:id="1166" w:author="user" w:date="2021-12-20T12:54:00Z">
                  <w:rPr>
                    <w:ins w:id="1167" w:author="user" w:date="2021-12-20T12:53:00Z"/>
                    <w:rFonts w:ascii="新細明體" w:hAnsi="新細明體" w:cs="新細明體"/>
                    <w:color w:val="000000"/>
                    <w:kern w:val="0"/>
                  </w:rPr>
                </w:rPrChange>
              </w:rPr>
            </w:pPr>
            <w:ins w:id="1168" w:author="user" w:date="2021-12-20T12:53:00Z">
              <w:r w:rsidRPr="005A7B0D">
                <w:rPr>
                  <w:color w:val="000000"/>
                  <w:kern w:val="0"/>
                  <w:sz w:val="16"/>
                  <w:rPrChange w:id="1169" w:author="user" w:date="2021-12-20T12:54:00Z">
                    <w:rPr>
                      <w:rFonts w:ascii="新細明體" w:hAnsi="新細明體" w:cs="新細明體"/>
                      <w:color w:val="000000"/>
                      <w:kern w:val="0"/>
                    </w:rPr>
                  </w:rPrChange>
                </w:rPr>
                <w:t>Finn's cycling index</w:t>
              </w:r>
            </w:ins>
          </w:p>
        </w:tc>
        <w:tc>
          <w:tcPr>
            <w:tcW w:w="479" w:type="dxa"/>
            <w:tcBorders>
              <w:top w:val="nil"/>
              <w:bottom w:val="nil"/>
            </w:tcBorders>
            <w:shd w:val="clear" w:color="auto" w:fill="auto"/>
            <w:noWrap/>
            <w:vAlign w:val="center"/>
            <w:hideMark/>
            <w:tcPrChange w:id="1170" w:author="user" w:date="2021-12-20T13:25:00Z">
              <w:tcPr>
                <w:tcW w:w="426" w:type="dxa"/>
                <w:tcBorders>
                  <w:top w:val="nil"/>
                  <w:bottom w:val="nil"/>
                </w:tcBorders>
                <w:shd w:val="clear" w:color="auto" w:fill="auto"/>
                <w:noWrap/>
                <w:vAlign w:val="center"/>
                <w:hideMark/>
              </w:tcPr>
            </w:tcPrChange>
          </w:tcPr>
          <w:p w:rsidR="005A7B0D" w:rsidRPr="005A7B0D" w:rsidRDefault="008C29FB" w:rsidP="005A7B0D">
            <w:pPr>
              <w:widowControl/>
              <w:rPr>
                <w:ins w:id="1171" w:author="user" w:date="2021-12-20T12:53:00Z"/>
                <w:color w:val="000000"/>
                <w:kern w:val="0"/>
                <w:sz w:val="16"/>
                <w:rPrChange w:id="1172" w:author="user" w:date="2021-12-20T12:54:00Z">
                  <w:rPr>
                    <w:ins w:id="1173" w:author="user" w:date="2021-12-20T12:53:00Z"/>
                    <w:rFonts w:ascii="新細明體" w:hAnsi="新細明體" w:cs="新細明體"/>
                    <w:color w:val="000000"/>
                    <w:kern w:val="0"/>
                  </w:rPr>
                </w:rPrChange>
              </w:rPr>
            </w:pPr>
            <m:oMath>
              <m:r>
                <w:ins w:id="1174" w:author="user" w:date="2021-12-20T13:16:00Z">
                  <w:rPr>
                    <w:rFonts w:ascii="Cambria Math" w:hAnsi="Cambria Math"/>
                    <w:color w:val="000000"/>
                    <w:kern w:val="0"/>
                    <w:sz w:val="18"/>
                  </w:rPr>
                  <m:t>F</m:t>
                </w:ins>
              </m:r>
              <m:r>
                <w:ins w:id="1175" w:author="user" w:date="2021-12-20T13:17:00Z">
                  <w:rPr>
                    <w:rFonts w:ascii="Cambria Math" w:hAnsi="Cambria Math"/>
                    <w:color w:val="000000"/>
                    <w:kern w:val="0"/>
                    <w:sz w:val="18"/>
                  </w:rPr>
                  <m:t>CI</m:t>
                </w:ins>
              </m:r>
            </m:oMath>
            <w:r>
              <w:rPr>
                <w:color w:val="000000"/>
                <w:kern w:val="0"/>
                <w:sz w:val="16"/>
              </w:rPr>
              <w:t xml:space="preserve"> </w:t>
            </w:r>
          </w:p>
        </w:tc>
        <w:tc>
          <w:tcPr>
            <w:tcW w:w="5435" w:type="dxa"/>
            <w:tcBorders>
              <w:top w:val="nil"/>
              <w:bottom w:val="nil"/>
            </w:tcBorders>
            <w:shd w:val="clear" w:color="auto" w:fill="auto"/>
            <w:noWrap/>
            <w:vAlign w:val="center"/>
            <w:hideMark/>
            <w:tcPrChange w:id="1176" w:author="user" w:date="2021-12-20T13:25:00Z">
              <w:tcPr>
                <w:tcW w:w="4961" w:type="dxa"/>
                <w:tcBorders>
                  <w:top w:val="nil"/>
                  <w:bottom w:val="nil"/>
                </w:tcBorders>
                <w:shd w:val="clear" w:color="auto" w:fill="auto"/>
                <w:noWrap/>
                <w:vAlign w:val="center"/>
                <w:hideMark/>
              </w:tcPr>
            </w:tcPrChange>
          </w:tcPr>
          <w:p w:rsidR="005A7B0D" w:rsidRPr="005A7B0D" w:rsidRDefault="004E3E7A">
            <w:pPr>
              <w:widowControl/>
              <w:rPr>
                <w:ins w:id="1177" w:author="user" w:date="2021-12-20T12:53:00Z"/>
                <w:color w:val="000000"/>
                <w:kern w:val="0"/>
                <w:sz w:val="16"/>
                <w:rPrChange w:id="1178" w:author="user" w:date="2021-12-20T12:54:00Z">
                  <w:rPr>
                    <w:ins w:id="1179" w:author="user" w:date="2021-12-20T12:53:00Z"/>
                    <w:rFonts w:ascii="新細明體" w:hAnsi="新細明體" w:cs="新細明體"/>
                    <w:color w:val="000000"/>
                    <w:kern w:val="0"/>
                  </w:rPr>
                </w:rPrChange>
              </w:rPr>
            </w:pPr>
            <m:oMathPara>
              <m:oMath>
                <m:f>
                  <m:fPr>
                    <m:ctrlPr>
                      <w:ins w:id="1180" w:author="user" w:date="2021-12-20T13:15:00Z">
                        <w:rPr>
                          <w:rFonts w:ascii="Cambria Math" w:hAnsi="Cambria Math"/>
                          <w:color w:val="000000"/>
                          <w:kern w:val="0"/>
                          <w:sz w:val="16"/>
                        </w:rPr>
                      </w:ins>
                    </m:ctrlPr>
                  </m:fPr>
                  <m:num>
                    <m:sSub>
                      <m:sSubPr>
                        <m:ctrlPr>
                          <w:ins w:id="1181" w:author="user" w:date="2021-12-20T13:16:00Z">
                            <w:rPr>
                              <w:rFonts w:ascii="Cambria Math" w:hAnsi="Cambria Math"/>
                              <w:i/>
                              <w:color w:val="000000"/>
                              <w:kern w:val="0"/>
                              <w:sz w:val="16"/>
                            </w:rPr>
                          </w:ins>
                        </m:ctrlPr>
                      </m:sSubPr>
                      <m:e>
                        <m:r>
                          <w:ins w:id="1182" w:author="user" w:date="2021-12-20T13:16:00Z">
                            <w:rPr>
                              <w:rFonts w:ascii="Cambria Math" w:hAnsi="Cambria Math" w:hint="eastAsia"/>
                              <w:color w:val="000000"/>
                              <w:kern w:val="0"/>
                              <w:sz w:val="16"/>
                            </w:rPr>
                            <m:t>TST</m:t>
                          </w:ins>
                        </m:r>
                      </m:e>
                      <m:sub>
                        <m:r>
                          <w:ins w:id="1183" w:author="user" w:date="2021-12-20T13:16:00Z">
                            <w:rPr>
                              <w:rFonts w:ascii="Cambria Math" w:hAnsi="Cambria Math"/>
                              <w:color w:val="000000"/>
                              <w:kern w:val="0"/>
                              <w:sz w:val="16"/>
                            </w:rPr>
                            <m:t>C</m:t>
                          </w:ins>
                        </m:r>
                      </m:sub>
                    </m:sSub>
                  </m:num>
                  <m:den>
                    <m:r>
                      <w:ins w:id="1184" w:author="user" w:date="2021-12-20T13:15:00Z">
                        <w:rPr>
                          <w:rFonts w:ascii="Cambria Math" w:hAnsi="Cambria Math" w:hint="eastAsia"/>
                          <w:color w:val="000000"/>
                          <w:kern w:val="0"/>
                          <w:sz w:val="16"/>
                        </w:rPr>
                        <m:t>TST</m:t>
                      </w:ins>
                    </m:r>
                  </m:den>
                </m:f>
              </m:oMath>
            </m:oMathPara>
          </w:p>
        </w:tc>
      </w:tr>
      <w:tr w:rsidR="008B2003" w:rsidRPr="005A7B0D" w:rsidTr="008B2003">
        <w:trPr>
          <w:trHeight w:val="230"/>
          <w:jc w:val="center"/>
          <w:ins w:id="1185" w:author="user" w:date="2021-12-20T12:53:00Z"/>
          <w:trPrChange w:id="1186" w:author="user" w:date="2021-12-20T13:25:00Z">
            <w:trPr>
              <w:trHeight w:val="380"/>
              <w:jc w:val="center"/>
            </w:trPr>
          </w:trPrChange>
        </w:trPr>
        <w:tc>
          <w:tcPr>
            <w:tcW w:w="2484" w:type="dxa"/>
            <w:tcBorders>
              <w:top w:val="nil"/>
              <w:bottom w:val="single" w:sz="4" w:space="0" w:color="auto"/>
            </w:tcBorders>
            <w:shd w:val="clear" w:color="auto" w:fill="auto"/>
            <w:noWrap/>
            <w:vAlign w:val="center"/>
            <w:hideMark/>
            <w:tcPrChange w:id="1187" w:author="user" w:date="2021-12-20T13:25:00Z">
              <w:tcPr>
                <w:tcW w:w="2268" w:type="dxa"/>
                <w:tcBorders>
                  <w:top w:val="nil"/>
                  <w:bottom w:val="single" w:sz="4" w:space="0" w:color="auto"/>
                </w:tcBorders>
                <w:shd w:val="clear" w:color="auto" w:fill="auto"/>
                <w:noWrap/>
                <w:vAlign w:val="center"/>
                <w:hideMark/>
              </w:tcPr>
            </w:tcPrChange>
          </w:tcPr>
          <w:p w:rsidR="005A7B0D" w:rsidRPr="005A7B0D" w:rsidRDefault="005A7B0D" w:rsidP="005A7B0D">
            <w:pPr>
              <w:widowControl/>
              <w:rPr>
                <w:ins w:id="1188" w:author="user" w:date="2021-12-20T12:53:00Z"/>
                <w:color w:val="000000"/>
                <w:kern w:val="0"/>
                <w:sz w:val="16"/>
                <w:rPrChange w:id="1189" w:author="user" w:date="2021-12-20T12:54:00Z">
                  <w:rPr>
                    <w:ins w:id="1190" w:author="user" w:date="2021-12-20T12:53:00Z"/>
                    <w:rFonts w:ascii="新細明體" w:hAnsi="新細明體" w:cs="新細明體"/>
                    <w:color w:val="000000"/>
                    <w:kern w:val="0"/>
                  </w:rPr>
                </w:rPrChange>
              </w:rPr>
            </w:pPr>
            <w:ins w:id="1191" w:author="user" w:date="2021-12-20T12:53:00Z">
              <w:r w:rsidRPr="005A7B0D">
                <w:rPr>
                  <w:color w:val="000000"/>
                  <w:kern w:val="0"/>
                  <w:sz w:val="16"/>
                  <w:rPrChange w:id="1192" w:author="user" w:date="2021-12-20T12:54:00Z">
                    <w:rPr>
                      <w:rFonts w:ascii="新細明體" w:hAnsi="新細明體" w:cs="新細明體"/>
                      <w:color w:val="000000"/>
                      <w:kern w:val="0"/>
                    </w:rPr>
                  </w:rPrChange>
                </w:rPr>
                <w:t>Average mutual information</w:t>
              </w:r>
            </w:ins>
          </w:p>
        </w:tc>
        <w:tc>
          <w:tcPr>
            <w:tcW w:w="479" w:type="dxa"/>
            <w:tcBorders>
              <w:top w:val="nil"/>
              <w:bottom w:val="single" w:sz="4" w:space="0" w:color="auto"/>
            </w:tcBorders>
            <w:shd w:val="clear" w:color="auto" w:fill="auto"/>
            <w:noWrap/>
            <w:vAlign w:val="center"/>
            <w:hideMark/>
            <w:tcPrChange w:id="1193" w:author="user" w:date="2021-12-20T13:25:00Z">
              <w:tcPr>
                <w:tcW w:w="426" w:type="dxa"/>
                <w:tcBorders>
                  <w:top w:val="nil"/>
                  <w:bottom w:val="single" w:sz="4" w:space="0" w:color="auto"/>
                </w:tcBorders>
                <w:shd w:val="clear" w:color="auto" w:fill="auto"/>
                <w:noWrap/>
                <w:vAlign w:val="center"/>
                <w:hideMark/>
              </w:tcPr>
            </w:tcPrChange>
          </w:tcPr>
          <w:p w:rsidR="005A7B0D" w:rsidRPr="005A7B0D" w:rsidRDefault="008C29FB" w:rsidP="005A7B0D">
            <w:pPr>
              <w:widowControl/>
              <w:rPr>
                <w:ins w:id="1194" w:author="user" w:date="2021-12-20T12:53:00Z"/>
                <w:color w:val="000000"/>
                <w:kern w:val="0"/>
                <w:sz w:val="16"/>
                <w:rPrChange w:id="1195" w:author="user" w:date="2021-12-20T12:54:00Z">
                  <w:rPr>
                    <w:ins w:id="1196" w:author="user" w:date="2021-12-20T12:53:00Z"/>
                    <w:rFonts w:ascii="新細明體" w:hAnsi="新細明體" w:cs="新細明體"/>
                    <w:color w:val="000000"/>
                    <w:kern w:val="0"/>
                  </w:rPr>
                </w:rPrChange>
              </w:rPr>
            </w:pPr>
            <m:oMath>
              <m:r>
                <w:ins w:id="1197" w:author="user" w:date="2021-12-20T13:17:00Z">
                  <w:rPr>
                    <w:rFonts w:ascii="Cambria Math" w:hAnsi="Cambria Math" w:hint="eastAsia"/>
                    <w:color w:val="000000"/>
                    <w:kern w:val="0"/>
                    <w:sz w:val="18"/>
                  </w:rPr>
                  <m:t>AMI</m:t>
                </w:ins>
              </m:r>
            </m:oMath>
            <w:r>
              <w:rPr>
                <w:color w:val="000000"/>
                <w:kern w:val="0"/>
                <w:sz w:val="16"/>
              </w:rPr>
              <w:t xml:space="preserve"> </w:t>
            </w:r>
          </w:p>
        </w:tc>
        <w:tc>
          <w:tcPr>
            <w:tcW w:w="5435" w:type="dxa"/>
            <w:tcBorders>
              <w:top w:val="nil"/>
              <w:bottom w:val="single" w:sz="4" w:space="0" w:color="auto"/>
            </w:tcBorders>
            <w:shd w:val="clear" w:color="auto" w:fill="auto"/>
            <w:noWrap/>
            <w:vAlign w:val="center"/>
            <w:hideMark/>
            <w:tcPrChange w:id="1198" w:author="user" w:date="2021-12-20T13:25:00Z">
              <w:tcPr>
                <w:tcW w:w="4961" w:type="dxa"/>
                <w:tcBorders>
                  <w:top w:val="nil"/>
                  <w:bottom w:val="single" w:sz="4" w:space="0" w:color="auto"/>
                </w:tcBorders>
                <w:shd w:val="clear" w:color="auto" w:fill="auto"/>
                <w:noWrap/>
                <w:vAlign w:val="center"/>
                <w:hideMark/>
              </w:tcPr>
            </w:tcPrChange>
          </w:tcPr>
          <w:p w:rsidR="005A7B0D" w:rsidRPr="005A7B0D" w:rsidRDefault="004E3E7A">
            <w:pPr>
              <w:widowControl/>
              <w:rPr>
                <w:ins w:id="1199" w:author="user" w:date="2021-12-20T12:53:00Z"/>
                <w:color w:val="000000"/>
                <w:kern w:val="0"/>
                <w:sz w:val="16"/>
                <w:rPrChange w:id="1200" w:author="user" w:date="2021-12-20T12:54:00Z">
                  <w:rPr>
                    <w:ins w:id="1201" w:author="user" w:date="2021-12-20T12:53:00Z"/>
                    <w:rFonts w:ascii="新細明體" w:hAnsi="新細明體" w:cs="新細明體"/>
                    <w:color w:val="000000"/>
                    <w:kern w:val="0"/>
                  </w:rPr>
                </w:rPrChange>
              </w:rPr>
            </w:pPr>
            <m:oMathPara>
              <m:oMath>
                <m:nary>
                  <m:naryPr>
                    <m:chr m:val="∑"/>
                    <m:limLoc m:val="undOvr"/>
                    <m:ctrlPr>
                      <w:ins w:id="1202" w:author="user" w:date="2021-12-20T13:17:00Z">
                        <w:rPr>
                          <w:rFonts w:ascii="Cambria Math" w:hAnsi="Cambria Math"/>
                          <w:color w:val="000000"/>
                          <w:kern w:val="0"/>
                          <w:sz w:val="16"/>
                        </w:rPr>
                      </w:ins>
                    </m:ctrlPr>
                  </m:naryPr>
                  <m:sub>
                    <m:r>
                      <w:ins w:id="1203" w:author="user" w:date="2021-12-20T13:17:00Z">
                        <w:rPr>
                          <w:rFonts w:ascii="Cambria Math" w:hAnsi="Cambria Math"/>
                          <w:color w:val="000000"/>
                          <w:kern w:val="0"/>
                          <w:sz w:val="16"/>
                        </w:rPr>
                        <m:t>i=1</m:t>
                      </w:ins>
                    </m:r>
                  </m:sub>
                  <m:sup>
                    <m:r>
                      <w:ins w:id="1204" w:author="user" w:date="2021-12-20T13:17:00Z">
                        <w:rPr>
                          <w:rFonts w:ascii="Cambria Math" w:hAnsi="Cambria Math"/>
                          <w:color w:val="000000"/>
                          <w:kern w:val="0"/>
                          <w:sz w:val="16"/>
                        </w:rPr>
                        <m:t>n+2</m:t>
                      </w:ins>
                    </m:r>
                  </m:sup>
                  <m:e>
                    <m:nary>
                      <m:naryPr>
                        <m:chr m:val="∑"/>
                        <m:limLoc m:val="undOvr"/>
                        <m:ctrlPr>
                          <w:ins w:id="1205" w:author="user" w:date="2021-12-20T13:17:00Z">
                            <w:rPr>
                              <w:rFonts w:ascii="Cambria Math" w:hAnsi="Cambria Math"/>
                              <w:i/>
                              <w:color w:val="000000"/>
                              <w:kern w:val="0"/>
                              <w:sz w:val="16"/>
                            </w:rPr>
                          </w:ins>
                        </m:ctrlPr>
                      </m:naryPr>
                      <m:sub>
                        <m:r>
                          <w:ins w:id="1206" w:author="user" w:date="2021-12-20T13:17:00Z">
                            <w:rPr>
                              <w:rFonts w:ascii="Cambria Math" w:hAnsi="Cambria Math"/>
                              <w:color w:val="000000"/>
                              <w:kern w:val="0"/>
                              <w:sz w:val="16"/>
                            </w:rPr>
                            <m:t>j=0</m:t>
                          </w:ins>
                        </m:r>
                      </m:sub>
                      <m:sup>
                        <m:r>
                          <w:ins w:id="1207" w:author="user" w:date="2021-12-20T13:17:00Z">
                            <w:rPr>
                              <w:rFonts w:ascii="Cambria Math" w:hAnsi="Cambria Math"/>
                              <w:color w:val="000000"/>
                              <w:kern w:val="0"/>
                              <w:sz w:val="16"/>
                            </w:rPr>
                            <m:t>n</m:t>
                          </w:ins>
                        </m:r>
                      </m:sup>
                      <m:e>
                        <m:f>
                          <m:fPr>
                            <m:ctrlPr>
                              <w:ins w:id="1208" w:author="user" w:date="2021-12-20T13:17:00Z">
                                <w:rPr>
                                  <w:rFonts w:ascii="Cambria Math" w:hAnsi="Cambria Math"/>
                                  <w:i/>
                                  <w:color w:val="000000"/>
                                  <w:kern w:val="0"/>
                                  <w:sz w:val="16"/>
                                </w:rPr>
                              </w:ins>
                            </m:ctrlPr>
                          </m:fPr>
                          <m:num>
                            <m:sSub>
                              <m:sSubPr>
                                <m:ctrlPr>
                                  <w:ins w:id="1209" w:author="user" w:date="2021-12-20T13:18:00Z">
                                    <w:rPr>
                                      <w:rFonts w:ascii="Cambria Math" w:hAnsi="Cambria Math"/>
                                      <w:i/>
                                      <w:color w:val="000000"/>
                                      <w:kern w:val="0"/>
                                      <w:sz w:val="16"/>
                                    </w:rPr>
                                  </w:ins>
                                </m:ctrlPr>
                              </m:sSubPr>
                              <m:e>
                                <m:r>
                                  <w:ins w:id="1210" w:author="user" w:date="2021-12-20T13:18:00Z">
                                    <w:rPr>
                                      <w:rFonts w:ascii="Cambria Math" w:hAnsi="Cambria Math"/>
                                      <w:color w:val="000000"/>
                                      <w:kern w:val="0"/>
                                      <w:sz w:val="16"/>
                                    </w:rPr>
                                    <m:t>T</m:t>
                                  </w:ins>
                                </m:r>
                              </m:e>
                              <m:sub>
                                <m:r>
                                  <w:ins w:id="1211" w:author="user" w:date="2021-12-20T13:18:00Z">
                                    <w:rPr>
                                      <w:rFonts w:ascii="Cambria Math" w:hAnsi="Cambria Math"/>
                                      <w:color w:val="000000"/>
                                      <w:kern w:val="0"/>
                                      <w:sz w:val="16"/>
                                    </w:rPr>
                                    <m:t>ij</m:t>
                                  </w:ins>
                                </m:r>
                              </m:sub>
                            </m:sSub>
                          </m:num>
                          <m:den>
                            <m:r>
                              <w:ins w:id="1212" w:author="user" w:date="2021-12-20T13:18:00Z">
                                <w:rPr>
                                  <w:rFonts w:ascii="Cambria Math" w:hAnsi="Cambria Math" w:hint="eastAsia"/>
                                  <w:color w:val="000000"/>
                                  <w:kern w:val="0"/>
                                  <w:sz w:val="16"/>
                                </w:rPr>
                                <m:t>T</m:t>
                              </w:ins>
                            </m:r>
                            <m:r>
                              <w:ins w:id="1213" w:author="user" w:date="2021-12-20T13:18:00Z">
                                <w:rPr>
                                  <w:rFonts w:ascii="Cambria Math" w:hAnsi="Cambria Math"/>
                                  <w:color w:val="000000"/>
                                  <w:kern w:val="0"/>
                                  <w:sz w:val="16"/>
                                </w:rPr>
                                <m:t>..</m:t>
                              </w:ins>
                            </m:r>
                          </m:den>
                        </m:f>
                        <m:func>
                          <m:funcPr>
                            <m:ctrlPr>
                              <w:ins w:id="1214" w:author="user" w:date="2021-12-20T13:18:00Z">
                                <w:rPr>
                                  <w:rFonts w:ascii="Cambria Math" w:hAnsi="Cambria Math"/>
                                  <w:i/>
                                  <w:color w:val="000000"/>
                                  <w:kern w:val="0"/>
                                  <w:sz w:val="16"/>
                                </w:rPr>
                              </w:ins>
                            </m:ctrlPr>
                          </m:funcPr>
                          <m:fName>
                            <m:sSub>
                              <m:sSubPr>
                                <m:ctrlPr>
                                  <w:ins w:id="1215" w:author="user" w:date="2021-12-20T13:18:00Z">
                                    <w:rPr>
                                      <w:rFonts w:ascii="Cambria Math" w:hAnsi="Cambria Math"/>
                                      <w:i/>
                                      <w:color w:val="000000"/>
                                      <w:kern w:val="0"/>
                                      <w:sz w:val="16"/>
                                    </w:rPr>
                                  </w:ins>
                                </m:ctrlPr>
                              </m:sSubPr>
                              <m:e>
                                <m:r>
                                  <w:ins w:id="1216" w:author="user" w:date="2021-12-20T13:18:00Z">
                                    <m:rPr>
                                      <m:sty m:val="p"/>
                                    </m:rPr>
                                    <w:rPr>
                                      <w:rFonts w:ascii="Cambria Math" w:hAnsi="Cambria Math"/>
                                      <w:color w:val="000000"/>
                                      <w:kern w:val="0"/>
                                      <w:sz w:val="16"/>
                                    </w:rPr>
                                    <m:t>log</m:t>
                                  </w:ins>
                                </m:r>
                              </m:e>
                              <m:sub>
                                <m:r>
                                  <w:ins w:id="1217" w:author="user" w:date="2021-12-20T13:18:00Z">
                                    <w:rPr>
                                      <w:rFonts w:ascii="Cambria Math" w:hAnsi="Cambria Math"/>
                                      <w:color w:val="000000"/>
                                      <w:kern w:val="0"/>
                                      <w:sz w:val="16"/>
                                    </w:rPr>
                                    <m:t>2</m:t>
                                  </w:ins>
                                </m:r>
                              </m:sub>
                            </m:sSub>
                          </m:fName>
                          <m:e>
                            <m:f>
                              <m:fPr>
                                <m:ctrlPr>
                                  <w:ins w:id="1218" w:author="user" w:date="2021-12-20T13:18:00Z">
                                    <w:rPr>
                                      <w:rFonts w:ascii="Cambria Math" w:hAnsi="Cambria Math"/>
                                      <w:i/>
                                      <w:color w:val="000000"/>
                                      <w:kern w:val="0"/>
                                      <w:sz w:val="16"/>
                                    </w:rPr>
                                  </w:ins>
                                </m:ctrlPr>
                              </m:fPr>
                              <m:num>
                                <m:sSub>
                                  <m:sSubPr>
                                    <m:ctrlPr>
                                      <w:ins w:id="1219" w:author="user" w:date="2021-12-20T13:18:00Z">
                                        <w:rPr>
                                          <w:rFonts w:ascii="Cambria Math" w:hAnsi="Cambria Math"/>
                                          <w:i/>
                                          <w:color w:val="000000"/>
                                          <w:kern w:val="0"/>
                                          <w:sz w:val="16"/>
                                        </w:rPr>
                                      </w:ins>
                                    </m:ctrlPr>
                                  </m:sSubPr>
                                  <m:e>
                                    <m:r>
                                      <w:ins w:id="1220" w:author="user" w:date="2021-12-20T13:18:00Z">
                                        <w:rPr>
                                          <w:rFonts w:ascii="Cambria Math" w:hAnsi="Cambria Math"/>
                                          <w:color w:val="000000"/>
                                          <w:kern w:val="0"/>
                                          <w:sz w:val="16"/>
                                        </w:rPr>
                                        <m:t>T</m:t>
                                      </w:ins>
                                    </m:r>
                                  </m:e>
                                  <m:sub>
                                    <m:r>
                                      <w:ins w:id="1221" w:author="user" w:date="2021-12-20T13:18:00Z">
                                        <w:rPr>
                                          <w:rFonts w:ascii="Cambria Math" w:hAnsi="Cambria Math"/>
                                          <w:color w:val="000000"/>
                                          <w:kern w:val="0"/>
                                          <w:sz w:val="16"/>
                                        </w:rPr>
                                        <m:t>ij</m:t>
                                      </w:ins>
                                    </m:r>
                                  </m:sub>
                                </m:sSub>
                                <m:r>
                                  <w:ins w:id="1222" w:author="user" w:date="2021-12-20T13:18:00Z">
                                    <w:rPr>
                                      <w:rFonts w:ascii="Cambria Math" w:hAnsi="Cambria Math"/>
                                      <w:color w:val="000000"/>
                                      <w:kern w:val="0"/>
                                      <w:sz w:val="16"/>
                                    </w:rPr>
                                    <m:t>T..</m:t>
                                  </w:ins>
                                </m:r>
                              </m:num>
                              <m:den>
                                <m:sSub>
                                  <m:sSubPr>
                                    <m:ctrlPr>
                                      <w:ins w:id="1223" w:author="user" w:date="2021-12-20T13:18:00Z">
                                        <w:rPr>
                                          <w:rFonts w:ascii="Cambria Math" w:hAnsi="Cambria Math"/>
                                          <w:i/>
                                          <w:color w:val="000000"/>
                                          <w:kern w:val="0"/>
                                          <w:sz w:val="16"/>
                                        </w:rPr>
                                      </w:ins>
                                    </m:ctrlPr>
                                  </m:sSubPr>
                                  <m:e>
                                    <m:r>
                                      <w:ins w:id="1224" w:author="user" w:date="2021-12-20T13:18:00Z">
                                        <w:rPr>
                                          <w:rFonts w:ascii="Cambria Math" w:hAnsi="Cambria Math"/>
                                          <w:color w:val="000000"/>
                                          <w:kern w:val="0"/>
                                          <w:sz w:val="16"/>
                                        </w:rPr>
                                        <m:t>T</m:t>
                                      </w:ins>
                                    </m:r>
                                  </m:e>
                                  <m:sub>
                                    <m:r>
                                      <w:ins w:id="1225" w:author="user" w:date="2021-12-20T13:18:00Z">
                                        <w:rPr>
                                          <w:rFonts w:ascii="Cambria Math" w:hAnsi="Cambria Math"/>
                                          <w:color w:val="000000"/>
                                          <w:kern w:val="0"/>
                                          <w:sz w:val="16"/>
                                        </w:rPr>
                                        <m:t>i.</m:t>
                                      </w:ins>
                                    </m:r>
                                  </m:sub>
                                </m:sSub>
                                <m:sSub>
                                  <m:sSubPr>
                                    <m:ctrlPr>
                                      <w:ins w:id="1226" w:author="user" w:date="2021-12-20T13:18:00Z">
                                        <w:rPr>
                                          <w:rFonts w:ascii="Cambria Math" w:hAnsi="Cambria Math"/>
                                          <w:i/>
                                          <w:color w:val="000000"/>
                                          <w:kern w:val="0"/>
                                          <w:sz w:val="16"/>
                                        </w:rPr>
                                      </w:ins>
                                    </m:ctrlPr>
                                  </m:sSubPr>
                                  <m:e>
                                    <m:r>
                                      <w:ins w:id="1227" w:author="user" w:date="2021-12-20T13:18:00Z">
                                        <w:rPr>
                                          <w:rFonts w:ascii="Cambria Math" w:hAnsi="Cambria Math"/>
                                          <w:color w:val="000000"/>
                                          <w:kern w:val="0"/>
                                          <w:sz w:val="16"/>
                                        </w:rPr>
                                        <m:t>T</m:t>
                                      </w:ins>
                                    </m:r>
                                  </m:e>
                                  <m:sub>
                                    <m:r>
                                      <w:ins w:id="1228" w:author="user" w:date="2021-12-20T13:19:00Z">
                                        <w:rPr>
                                          <w:rFonts w:ascii="Cambria Math" w:hAnsi="Cambria Math"/>
                                          <w:color w:val="000000"/>
                                          <w:kern w:val="0"/>
                                          <w:sz w:val="16"/>
                                        </w:rPr>
                                        <m:t>.j</m:t>
                                      </w:ins>
                                    </m:r>
                                  </m:sub>
                                </m:sSub>
                              </m:den>
                            </m:f>
                          </m:e>
                        </m:func>
                      </m:e>
                    </m:nary>
                  </m:e>
                </m:nary>
              </m:oMath>
            </m:oMathPara>
          </w:p>
        </w:tc>
      </w:tr>
    </w:tbl>
    <w:p w:rsidR="005A7B0D" w:rsidRDefault="005A7B0D" w:rsidP="005A7B0D">
      <w:pPr>
        <w:spacing w:before="120" w:after="120" w:line="276" w:lineRule="auto"/>
        <w:jc w:val="center"/>
        <w:rPr>
          <w:ins w:id="1229" w:author="user" w:date="2021-12-20T12:55:00Z"/>
        </w:rPr>
      </w:pPr>
      <w:ins w:id="1230" w:author="user" w:date="2021-12-20T12:55:00Z">
        <w:r>
          <w:rPr>
            <w:rFonts w:eastAsia="標楷體" w:hint="eastAsia"/>
            <w:szCs w:val="22"/>
          </w:rPr>
          <w:t>Ta</w:t>
        </w:r>
        <w:r>
          <w:rPr>
            <w:rFonts w:eastAsia="標楷體"/>
            <w:szCs w:val="22"/>
          </w:rPr>
          <w:t xml:space="preserve">ble. </w:t>
        </w:r>
        <w:r>
          <w:rPr>
            <w:rFonts w:eastAsia="標楷體" w:hint="eastAsia"/>
            <w:szCs w:val="22"/>
          </w:rPr>
          <w:t>2</w:t>
        </w:r>
        <w:r>
          <w:rPr>
            <w:rFonts w:eastAsia="標楷體"/>
            <w:szCs w:val="22"/>
          </w:rPr>
          <w:t>.</w:t>
        </w:r>
        <w:r w:rsidRPr="00205403">
          <w:t xml:space="preserve"> </w:t>
        </w:r>
        <w:r>
          <w:t>Algorithms for the calculation of the network indices.</w:t>
        </w:r>
      </w:ins>
    </w:p>
    <w:p w:rsidR="00CF16E9" w:rsidRPr="002E64E1" w:rsidDel="00145BB0" w:rsidRDefault="00CF16E9" w:rsidP="00FE13C7">
      <w:pPr>
        <w:spacing w:before="120" w:after="120" w:line="276" w:lineRule="auto"/>
        <w:jc w:val="both"/>
        <w:rPr>
          <w:del w:id="1231" w:author="user" w:date="2021-12-16T14:53:00Z"/>
          <w:rFonts w:eastAsia="標楷體"/>
          <w:b/>
          <w:szCs w:val="22"/>
          <w:rPrChange w:id="1232" w:author="user" w:date="2021-12-15T15:07:00Z">
            <w:rPr>
              <w:del w:id="1233" w:author="user" w:date="2021-12-16T14:53:00Z"/>
              <w:rFonts w:eastAsia="標楷體"/>
              <w:szCs w:val="22"/>
            </w:rPr>
          </w:rPrChange>
        </w:rPr>
      </w:pPr>
    </w:p>
    <w:p w:rsidR="00057F81" w:rsidRPr="00057F81" w:rsidRDefault="00057F81" w:rsidP="00FE13C7">
      <w:pPr>
        <w:spacing w:before="120" w:after="120" w:line="276" w:lineRule="auto"/>
        <w:jc w:val="both"/>
        <w:rPr>
          <w:rFonts w:eastAsia="標楷體"/>
          <w:szCs w:val="22"/>
        </w:rPr>
      </w:pPr>
    </w:p>
    <w:p w:rsidR="00FE13C7" w:rsidRPr="00FE13C7" w:rsidRDefault="00FE13C7" w:rsidP="00FE13C7">
      <w:pPr>
        <w:pStyle w:val="af5"/>
      </w:pPr>
      <w:r>
        <w:rPr>
          <w:rFonts w:eastAsia="標楷體"/>
          <w:szCs w:val="22"/>
        </w:rPr>
        <w:fldChar w:fldCharType="begin"/>
      </w:r>
      <w:r>
        <w:rPr>
          <w:rFonts w:eastAsia="標楷體"/>
          <w:szCs w:val="22"/>
        </w:rPr>
        <w:instrText xml:space="preserve"> ADDIN ZOTERO_BIBL {"uncited":[],"omitted":[],"custom":[]} CSL_BIBLIOGRAPHY </w:instrText>
      </w:r>
      <w:r>
        <w:rPr>
          <w:rFonts w:eastAsia="標楷體"/>
          <w:szCs w:val="22"/>
        </w:rPr>
        <w:fldChar w:fldCharType="separate"/>
      </w:r>
      <w:r w:rsidRPr="00FE13C7">
        <w:t>Baguley, J.G., Hyde, L.J., Montagna, P.A., 2004. A semi-automated digital microphotographic approach to measure meiofaunal biomass. Limnology and Oceanography: Methods 2, 181–190. https://doi.org/10.4319/lom.2004.2.181</w:t>
      </w:r>
    </w:p>
    <w:p w:rsidR="00FE13C7" w:rsidRPr="00FE13C7" w:rsidRDefault="00FE13C7" w:rsidP="00FE13C7">
      <w:pPr>
        <w:pStyle w:val="af5"/>
      </w:pPr>
      <w:r w:rsidRPr="00FE13C7">
        <w:t xml:space="preserve">Bell, J.B., Woulds, C., Oevelen, D. van, 2017. Hydrothermal activity, functional </w:t>
      </w:r>
      <w:r w:rsidRPr="00FE13C7">
        <w:lastRenderedPageBreak/>
        <w:t>diversity and chemoautotrophy are major drivers of seafloor carbon cycling. Scientific Reports 7, 12025. https://doi.org/10.1038/s41598-017-12291-w</w:t>
      </w:r>
    </w:p>
    <w:p w:rsidR="00FE13C7" w:rsidRPr="00FE13C7" w:rsidRDefault="00FE13C7" w:rsidP="00FE13C7">
      <w:pPr>
        <w:pStyle w:val="af5"/>
      </w:pPr>
      <w:r w:rsidRPr="00FE13C7">
        <w:t>Berg, P., Risgaard-Petersen, N., Rysgaard, S., 1998. Interpretation of measured concentration profiles in sediment pore water. Limnol. Oceanogr. 43, 1500–1510. https://doi.org/10.4319/lo.1998.43.7.1500</w:t>
      </w:r>
    </w:p>
    <w:p w:rsidR="00FE13C7" w:rsidRPr="00FE13C7" w:rsidRDefault="00FE13C7" w:rsidP="00FE13C7">
      <w:pPr>
        <w:pStyle w:val="af5"/>
      </w:pPr>
      <w:r w:rsidRPr="00FE13C7">
        <w:t>Bernhard, J.M., Sen Gupta, B.K., Baguley, J.G., 2008. Benthic foraminifera living in Gulf of Mexico bathyal and abyssal sediments: Community analysis and comparison to metazoan meiofaunal biomass and density. Deep Sea Research Part II: Topical Studies in Oceanography 55, 2617–2626.</w:t>
      </w:r>
    </w:p>
    <w:p w:rsidR="00FE13C7" w:rsidRPr="00FE13C7" w:rsidRDefault="00FE13C7" w:rsidP="00FE13C7">
      <w:pPr>
        <w:pStyle w:val="af5"/>
      </w:pPr>
      <w:r w:rsidRPr="00FE13C7">
        <w:t>Chen, H.-C., 2018. Taxonomic and Functional Diversity of Deep-sea Poly-chaetes in the Gaoping Submarine Canyon (SW Taiwan Margin). National Taiwan University, Taipei, Taiwan.</w:t>
      </w:r>
    </w:p>
    <w:p w:rsidR="00FE13C7" w:rsidRPr="00FE13C7" w:rsidRDefault="00FE13C7" w:rsidP="00FE13C7">
      <w:pPr>
        <w:pStyle w:val="af5"/>
      </w:pPr>
      <w:r w:rsidRPr="00FE13C7">
        <w:t>Chen, L.-Y., 2012. Distribution of Living Benthic Foraminifera and Its Relationship with the Pigment Concentration in the Sediments from Coastal Region off Southwestern Taiwan (M. S. Thesis). National Sun Yat-sen University, Kaohsiung.</w:t>
      </w:r>
    </w:p>
    <w:p w:rsidR="00FE13C7" w:rsidRPr="00FE13C7" w:rsidRDefault="00FE13C7" w:rsidP="00FE13C7">
      <w:pPr>
        <w:pStyle w:val="af5"/>
      </w:pPr>
      <w:r w:rsidRPr="00FE13C7">
        <w:t>Chung, Y., Chang, H.C., Hung, G.W., 2004. Particulate flux and 210Pb determined on the sediment trap and core samples from the northern South China Sea. Continental Shelf Research 24, 673–691. https://doi.org/10.1016/j.csr.2004.01.003</w:t>
      </w:r>
    </w:p>
    <w:p w:rsidR="00FE13C7" w:rsidRPr="00FE13C7" w:rsidRDefault="00FE13C7" w:rsidP="00FE13C7">
      <w:pPr>
        <w:pStyle w:val="af5"/>
      </w:pPr>
      <w:r w:rsidRPr="00FE13C7">
        <w:t>Danovaro, R., 2010. Methods for the study of deep-sea sediments, their functioning and biodiversity. CRC Press, Boca Raton.</w:t>
      </w:r>
    </w:p>
    <w:p w:rsidR="00FE13C7" w:rsidRPr="00FE13C7" w:rsidRDefault="00FE13C7" w:rsidP="00FE13C7">
      <w:pPr>
        <w:pStyle w:val="af5"/>
      </w:pPr>
      <w:r w:rsidRPr="00FE13C7">
        <w:t>Danovaro, R., Gambi, C., Dell’Anno, A., Corinaldesi, C., Fraschetti, S., Vanreusel, A., Vincx, M., Gooday, A.J., 2008. Exponential Decline of Deep-Sea Ecosystem Functioning Linked to Benthic Biodiversity Loss. Current Biology 18, 1–8. https://doi.org/10.1016/j.cub.2007.11.056</w:t>
      </w:r>
    </w:p>
    <w:p w:rsidR="00FE13C7" w:rsidRPr="00FE13C7" w:rsidRDefault="00FE13C7" w:rsidP="00FE13C7">
      <w:pPr>
        <w:pStyle w:val="af5"/>
      </w:pPr>
      <w:r w:rsidRPr="00FE13C7">
        <w:t>Deming, J.W., Carpenter, S.D., 2008. Factors influencing benthic bacterial abundance, biomass, and activity on the northern continental margin and deep basin of the Gulf of Mexico. Deep Sea Research Part II: Topical Studies in Oceanography 55, 2597–2606.</w:t>
      </w:r>
    </w:p>
    <w:p w:rsidR="00FE13C7" w:rsidRPr="00FE13C7" w:rsidRDefault="00FE13C7" w:rsidP="00FE13C7">
      <w:pPr>
        <w:pStyle w:val="af5"/>
      </w:pPr>
      <w:r w:rsidRPr="00FE13C7">
        <w:t>Dunlop, K.M., van Oevelen, D., Ruhl, H.A., Huffard, C.L., Kuhnz, L.A., Smith, K.L., 2016. Carbon cycling in the deep eastern North Pacific benthic food web: Investigating the effect of organic carbon input. Limnol. Oceanogr. 61, 1956–1968. https://doi.org/10.1002/lno.10345</w:t>
      </w:r>
    </w:p>
    <w:p w:rsidR="00FE13C7" w:rsidRPr="00FE13C7" w:rsidRDefault="00FE13C7" w:rsidP="00FE13C7">
      <w:pPr>
        <w:pStyle w:val="af5"/>
      </w:pPr>
      <w:r w:rsidRPr="00FE13C7">
        <w:t>Glud, R.N., 2008. Oxygen dynamics of marine sediments. Marine Biology Research 4, 243–289. https://doi.org/10.1080/17451000801888726</w:t>
      </w:r>
    </w:p>
    <w:p w:rsidR="00FE13C7" w:rsidRPr="00FE13C7" w:rsidRDefault="00FE13C7" w:rsidP="00FE13C7">
      <w:pPr>
        <w:pStyle w:val="af5"/>
      </w:pPr>
      <w:r w:rsidRPr="00FE13C7">
        <w:t xml:space="preserve">Harris, P.T., 2014. Shelf and deep-sea sedimentary environments and physical benthic disturbance regimes: A review and synthesis. Marine Geology 353, 169–184. </w:t>
      </w:r>
      <w:r w:rsidRPr="00FE13C7">
        <w:lastRenderedPageBreak/>
        <w:t>https://doi.org/10.1016/j.margeo.2014.03.023</w:t>
      </w:r>
    </w:p>
    <w:p w:rsidR="00FE13C7" w:rsidRPr="00FE13C7" w:rsidRDefault="00FE13C7" w:rsidP="00FE13C7">
      <w:pPr>
        <w:pStyle w:val="af5"/>
      </w:pPr>
      <w:r w:rsidRPr="00FE13C7">
        <w:t>Hsu, F.-H., Su, C.-C., Wang, C.-H., Lin, S., Liu, J., Huh, C.-A., 2014. Accumulation of terrestrial organic carbon on an active continental margin offshore southwestern Taiwan: Source-to-sink pathways of river-borne organic particles. Journal of Asian Earth Sciences 91, 163–173. https://doi.org/10.1016/j.jseaes.2014.05.006</w:t>
      </w:r>
    </w:p>
    <w:p w:rsidR="00FE13C7" w:rsidRPr="00FE13C7" w:rsidRDefault="00FE13C7" w:rsidP="00FE13C7">
      <w:pPr>
        <w:pStyle w:val="af5"/>
      </w:pPr>
      <w:r w:rsidRPr="00FE13C7">
        <w:t>Hsu, S.-K., Kuo, J., Lo, C.-L., Tsai, C.-H., Doo, W.-B., Ku, C.-Y., Sibuet, J.-C., 2008. Turbidity Currents, Submarine Landslides and the 2006 Pingtung Earthquake off SW Taiwan. Terrestrial, Atmospheric and Oceanic Sciences 19, 767. https://doi.org/10.3319/TAO.2008.19.6.767(PT)</w:t>
      </w:r>
    </w:p>
    <w:p w:rsidR="00FE13C7" w:rsidRPr="004C75A3" w:rsidRDefault="00FE13C7" w:rsidP="00FE13C7">
      <w:pPr>
        <w:pStyle w:val="af5"/>
      </w:pPr>
      <w:r w:rsidRPr="00FE13C7">
        <w:t>Huh, C.-A., Lin, H.-L., Lin, S., Huang, Y.-W., 2009. Modern accumulation rates and a budget of sediment off the Gaoping (Kaoping) River, SW Taiwan: A tidal and flood dominated depositional environment around a submarine canyon. Journal of Marine Systems, Fate of Terrestrial Substances on the Gaoping (Kaoping) Shelf/Slope and in the Gaoping Submarine Canyon off SW Taiwan 76, 405–416. https://doi.org/10.1016/j.jmarsys.2007.07.009</w:t>
      </w:r>
    </w:p>
    <w:p w:rsidR="00FE13C7" w:rsidRPr="00FE13C7" w:rsidRDefault="00FE13C7" w:rsidP="00FE13C7">
      <w:pPr>
        <w:pStyle w:val="af5"/>
      </w:pPr>
      <w:r w:rsidRPr="00FE13C7">
        <w:t>Hung, C.-C., Gong, G.-C., 2010. POC/234Th ratios in particles collected in sediment traps in the northern South China Sea. Estuarine, Coastal and Shelf Science 88, 303–310. https://doi.org/10.1016/j.ecss.2010.04.008</w:t>
      </w:r>
    </w:p>
    <w:p w:rsidR="00FE13C7" w:rsidRPr="00FE13C7" w:rsidRDefault="00FE13C7" w:rsidP="00FE13C7">
      <w:pPr>
        <w:pStyle w:val="af5"/>
      </w:pPr>
      <w:r w:rsidRPr="00FE13C7">
        <w:t>Jahnke, R.A., 2001. Constraining organic matter cycling with benthic fluxes, in: Boudreau, B.P., Jørgensen, B.B. (Eds.), The Bnethic Boundary Layer. pp. 302–319.</w:t>
      </w:r>
    </w:p>
    <w:p w:rsidR="00FE13C7" w:rsidRPr="00FE13C7" w:rsidRDefault="00FE13C7" w:rsidP="00FE13C7">
      <w:pPr>
        <w:pStyle w:val="af5"/>
      </w:pPr>
      <w:r w:rsidRPr="00FE13C7">
        <w:t>Jahnke, R.A., 1996. The global ocean flux of particulate organic carbon: Areal distribution and magnitude. Global Biogeochem. Cycles 10, 71–88. https://doi.org/10.1029/95GB03525</w:t>
      </w:r>
    </w:p>
    <w:p w:rsidR="00FE13C7" w:rsidRPr="00FE13C7" w:rsidRDefault="00FE13C7" w:rsidP="00FE13C7">
      <w:pPr>
        <w:pStyle w:val="af5"/>
      </w:pPr>
      <w:r w:rsidRPr="00FE13C7">
        <w:t>Kallmeyer, J., Smith, D.C., Spivack, A.J., D’Hondt, S., 2008. New cell extraction procedure applied to deep subsurface sediments. Limnology and Oceanography: Methods 6, 236–245. https://doi.org/10.4319/lom.2008.6.236</w:t>
      </w:r>
    </w:p>
    <w:p w:rsidR="00FE13C7" w:rsidRPr="00FE13C7" w:rsidRDefault="00FE13C7" w:rsidP="00FE13C7">
      <w:pPr>
        <w:pStyle w:val="af5"/>
      </w:pPr>
      <w:r w:rsidRPr="00FE13C7">
        <w:t>Kao, S.-J., Hilton, R.G., Selvaraj, K., Dai, M., Zehetner, F., Huang, J.-C., Hsu, S.-C., Sparkes, R., Liu, J.T., Lee, T.-Y., Yang, J.-Y.T., Galy, A., Xu, X., Hovius, N., 2014. Preservation of terrestrial organic carbon in marine sediments offshore Taiwan: mountain building and atmospheric carbon dioxide sequestration. Earth Surface Dynamics 2, 127–139. https://doi.org/10.5194/esurf-2-127-2014</w:t>
      </w:r>
    </w:p>
    <w:p w:rsidR="00FE13C7" w:rsidRPr="00FE13C7" w:rsidRDefault="00FE13C7" w:rsidP="00FE13C7">
      <w:pPr>
        <w:pStyle w:val="af5"/>
      </w:pPr>
      <w:r w:rsidRPr="00FE13C7">
        <w:t>Kao, S.-J., Shiah, F.-K., Wang, C.-H., Liu, K.-K., 2006. Efficient trapping of organic carbon in sediments on the continental margin with high fluvial sediment input off southwestern Taiwan. Continental Shelf Research 26, 2520–2537. https://doi.org/10.1016/j.csr.2006.07.030</w:t>
      </w:r>
    </w:p>
    <w:p w:rsidR="00FE13C7" w:rsidRPr="00FE13C7" w:rsidRDefault="00FE13C7" w:rsidP="00FE13C7">
      <w:pPr>
        <w:pStyle w:val="af5"/>
      </w:pPr>
      <w:r w:rsidRPr="00FE13C7">
        <w:t>Leduc, D., Pilditch, C.A., 2017. Estimating the effect of burrowing shrimp on deep-</w:t>
      </w:r>
      <w:r w:rsidRPr="00FE13C7">
        <w:lastRenderedPageBreak/>
        <w:t>sea sediment community oxygen consumption. PeerJ 5, e3309. https://doi.org/10.7717/peerj.3309</w:t>
      </w:r>
    </w:p>
    <w:p w:rsidR="00FE13C7" w:rsidRPr="00FE13C7" w:rsidRDefault="00FE13C7" w:rsidP="00FE13C7">
      <w:pPr>
        <w:pStyle w:val="af5"/>
      </w:pPr>
      <w:r w:rsidRPr="00FE13C7">
        <w:t>Leduc, D., Pilditch, C.A., Nodder, S.D., 2016. Partitioning the contributions of mega-, macro- and meiofauna to benthic metabolism on the upper continental slope of New Zealand: Potential links with environmental factors and trawling intensity. Deep Sea Research Part I: Oceanographic Research Papers 108, 1–12. https://doi.org/10.1016/j.dsr.2015.12.003</w:t>
      </w:r>
    </w:p>
    <w:p w:rsidR="00FE13C7" w:rsidRPr="00FE13C7" w:rsidRDefault="00FE13C7" w:rsidP="00FE13C7">
      <w:pPr>
        <w:pStyle w:val="af5"/>
      </w:pPr>
      <w:r w:rsidRPr="00FE13C7">
        <w:t>Liao, J.-X., Chen, G.-M., Chiou, M.-D., Jan, S., Wei, C.-L., 2017. Internal tides affect benthic community structure in an energetic submarine canyon off SW Taiwan. Deep Sea Research Part I: Oceanographic Research Papers. https://doi.org/10.1016/j.dsr.2017.05.014</w:t>
      </w:r>
    </w:p>
    <w:p w:rsidR="00FE13C7" w:rsidRPr="00FE13C7" w:rsidRDefault="00FE13C7" w:rsidP="00FE13C7">
      <w:pPr>
        <w:pStyle w:val="af5"/>
      </w:pPr>
      <w:r w:rsidRPr="00FE13C7">
        <w:t>Liao, J.-X., Wei, C.-L., Yasuhara, M., 2020. Species and Functional Diversity of Deep-Sea Nematodes in a High Energy Submarine Canyon. Front. Mar. Sci. 7. https://doi.org/10.3389/fmars.2020.00591</w:t>
      </w:r>
    </w:p>
    <w:p w:rsidR="00FE13C7" w:rsidRPr="00FE13C7" w:rsidRDefault="00FE13C7" w:rsidP="00FE13C7">
      <w:pPr>
        <w:pStyle w:val="af5"/>
      </w:pPr>
      <w:r w:rsidRPr="00FE13C7">
        <w:t>Lichtschlag, A., Donis, D., Janssen, F., Jessen, G.L., Holtappels, M., Wenzhöfer, F., Mazlumyan, S., Sergeeva, N., Waldmann, C., Boetius, A., 2015. Effects of fluctuating hypoxia on benthic oxygen consumption in the Black Sea (Crimean shelf). Biogeosciences 12, 5075–5092. https://doi.org/10.5194/bg-12-5075-2015</w:t>
      </w:r>
    </w:p>
    <w:p w:rsidR="00FE13C7" w:rsidRPr="00FE13C7" w:rsidRDefault="00FE13C7" w:rsidP="00FE13C7">
      <w:pPr>
        <w:pStyle w:val="af5"/>
      </w:pPr>
      <w:r w:rsidRPr="00FE13C7">
        <w:t>Liu, J.T., Hsu, R.T., Hung, J.-J., Chang, Y.-P., Wang, Y.-H., Rendle-Buhring, R., Lee, C.-L., Huh, C.-A., Yang, R.J., 2016. From the highest to the deepest: The Gaoping-River-Gaoping Submarine Canyon dispersal system. Earth-Science Reviews 274–300.</w:t>
      </w:r>
    </w:p>
    <w:p w:rsidR="00FE13C7" w:rsidRPr="00FE13C7" w:rsidRDefault="00FE13C7" w:rsidP="00FE13C7">
      <w:pPr>
        <w:pStyle w:val="af5"/>
      </w:pPr>
      <w:r w:rsidRPr="00FE13C7">
        <w:t>Liu, J.T., Hung, J.-J., Lin, H.-L., Huh, C.-A., Lee, C.-L., Hsu, R.T., Huang, Y.-W., Chu, J.C., 2009. From suspended particles to strata: The fate of terrestrial substances in the Gaoping (Kaoping) submarine canyon. Journal of Marine Systems, Fate of Terrestrial Substances on the Gaoping (Kaoping) Shelf/Slope and in the Gaoping Submarine Canyon off SW Taiwan 76, 417–432. https://doi.org/10.1016/j.jmarsys.2008.01.010</w:t>
      </w:r>
    </w:p>
    <w:p w:rsidR="00FE13C7" w:rsidRPr="00FE13C7" w:rsidRDefault="00FE13C7" w:rsidP="00FE13C7">
      <w:pPr>
        <w:pStyle w:val="af5"/>
      </w:pPr>
      <w:r w:rsidRPr="00FE13C7">
        <w:t>Liu, J.T., Kao, S.-J., Huh, C.-A., Hung, C.-C., 2013. Gravity flows associated with flood events and carbon burial: Taiwan as instructional source area. Annual review of marine science 5, 47–68.</w:t>
      </w:r>
    </w:p>
    <w:p w:rsidR="00FE13C7" w:rsidRPr="00FE13C7" w:rsidRDefault="00FE13C7" w:rsidP="00FE13C7">
      <w:pPr>
        <w:pStyle w:val="af5"/>
      </w:pPr>
      <w:r w:rsidRPr="00FE13C7">
        <w:t>Liu, J.T., Lin, H., 2004. Sediment dynamics in a submarine canyon: a case of river–sea interaction. Marine Geology 207, 55–81. https://doi.org/10.1016/j.margeo.2004.03.015</w:t>
      </w:r>
    </w:p>
    <w:p w:rsidR="00FE13C7" w:rsidRPr="00FE13C7" w:rsidRDefault="00FE13C7" w:rsidP="00FE13C7">
      <w:pPr>
        <w:pStyle w:val="af5"/>
      </w:pPr>
      <w:r w:rsidRPr="00FE13C7">
        <w:t>Liu, J.T., Lin, H.-L., Hung, J.-J., 2006. A submarine canyon conduit under typhoon conditions off Southern Taiwan. Deep Sea Research Part I: Oceanographic Research Papers 53, 223–240. https://doi.org/10.1016/j.dsr.2005.09.012</w:t>
      </w:r>
    </w:p>
    <w:p w:rsidR="00FE13C7" w:rsidRPr="00FE13C7" w:rsidRDefault="00FE13C7" w:rsidP="00FE13C7">
      <w:pPr>
        <w:pStyle w:val="af5"/>
      </w:pPr>
      <w:r w:rsidRPr="00FE13C7">
        <w:lastRenderedPageBreak/>
        <w:t>Liu, J.T., Wang, Y.-H., Yang, R.J., Hsu, R.T., Kao, S.-J., Lin, H.-L., Kuo, F.H., 2012. Cyclone-induced hyperpycnal turbidity currents in a submarine canyon. J. Geophys. Res. 117, C04033. https://doi.org/10.1029/2011JC007630</w:t>
      </w:r>
    </w:p>
    <w:p w:rsidR="00FE13C7" w:rsidRPr="00FE13C7" w:rsidRDefault="00FE13C7" w:rsidP="00FE13C7">
      <w:pPr>
        <w:pStyle w:val="af5"/>
      </w:pPr>
      <w:r w:rsidRPr="00FE13C7">
        <w:t>Lohrer, A.M., Thrush, S.F., Gibbs, M.M., 2004. Bioturbators enhance ecosystem function through complex biogeochemical interactions. Nature 431, 1092–1095. https://doi.org/10.1038/nature03042</w:t>
      </w:r>
    </w:p>
    <w:p w:rsidR="00FE13C7" w:rsidRPr="00FE13C7" w:rsidRDefault="00FE13C7" w:rsidP="00FE13C7">
      <w:pPr>
        <w:pStyle w:val="af5"/>
      </w:pPr>
      <w:r w:rsidRPr="00FE13C7">
        <w:t>Loreau, M., 2008. Biodiversity and Ecosystem Functioning: The Mystery of the Deep Sea. Current Biology 18, R126–R128. https://doi.org/10.1016/j.cub.2007.11.060</w:t>
      </w:r>
    </w:p>
    <w:p w:rsidR="00FE13C7" w:rsidRPr="00FE13C7" w:rsidRDefault="00FE13C7" w:rsidP="00FE13C7">
      <w:pPr>
        <w:pStyle w:val="af5"/>
      </w:pPr>
      <w:r w:rsidRPr="00FE13C7">
        <w:t>Mahaut, M.-L., Sibuet, M., Shirayama, Y., 1995. Weight-dependent respiration rates in deep-sea organisms. Deep Sea Research Part I: Oceanographic Research Papers 42, 1575–1582. https://doi.org/10.1016/0967-0637(95)00070-M</w:t>
      </w:r>
    </w:p>
    <w:p w:rsidR="00FE13C7" w:rsidRPr="00FE13C7" w:rsidRDefault="00FE13C7" w:rsidP="00FE13C7">
      <w:pPr>
        <w:pStyle w:val="af5"/>
      </w:pPr>
      <w:r w:rsidRPr="00FE13C7">
        <w:t>Montagna, P.A., Baguley, J.G., Hsiang, C.-Y., Reuscher, M.G., 2017. Comparison of sampling methods for deep‐sea infauna. Limnology and Oceanography: Methods 15, 166–183. https://doi.org/10.1002/lom3.10150</w:t>
      </w:r>
    </w:p>
    <w:p w:rsidR="00FE13C7" w:rsidRPr="00FE13C7" w:rsidRDefault="00FE13C7" w:rsidP="00FE13C7">
      <w:pPr>
        <w:pStyle w:val="af5"/>
      </w:pPr>
      <w:r w:rsidRPr="00FE13C7">
        <w:t>Moodley, L., Steyaert, M., Epping, E., Middelburg, J.J., Vincx, M., van Avesaath, P., Moens, T., Soetaert, K., 2008. Biomass-specific respiration rates of benthic meiofauna: Demonstrating a novel oxygen micro-respiration system. Journal of Experimental Marine Biology and Ecology 357, 41–47. https://doi.org/10.1016/j.jembe.2007.12.025</w:t>
      </w:r>
    </w:p>
    <w:p w:rsidR="00FE13C7" w:rsidRPr="00FE13C7" w:rsidRDefault="00FE13C7" w:rsidP="00FE13C7">
      <w:pPr>
        <w:pStyle w:val="af5"/>
      </w:pPr>
      <w:r w:rsidRPr="00FE13C7">
        <w:t>Okey, T.A., 1997. Sediment flushing observations, earthquake slumping, and benthic community changes in Monterey Canyon head. Continental Shelf Research 17, 877–897.</w:t>
      </w:r>
    </w:p>
    <w:p w:rsidR="00FE13C7" w:rsidRPr="00FE13C7" w:rsidRDefault="00FE13C7" w:rsidP="00FE13C7">
      <w:pPr>
        <w:pStyle w:val="af5"/>
      </w:pPr>
      <w:r w:rsidRPr="00FE13C7">
        <w:t>Rathburn, A.E., Corliss, B.H., 1994. The ecology of living (stained) deep-sea benthic foraminifera from the Sulu Sea. Paleoceanography 9, 87–150. https://doi.org/10.1029/93PA02327</w:t>
      </w:r>
    </w:p>
    <w:p w:rsidR="00FE13C7" w:rsidRPr="00FE13C7" w:rsidRDefault="00FE13C7" w:rsidP="00FE13C7">
      <w:pPr>
        <w:pStyle w:val="af5"/>
      </w:pPr>
      <w:r w:rsidRPr="00FE13C7">
        <w:t>Rex, M.A., Etter, R.J., Morris, J.S., Crouse, J., McClain, C.R., Johnson, N.A., Stuart, C.T., Deming, J.W., Thies, R., Avery, R., 2006. Global bathymetric patterns of standing stock and body size in the deep-sea benthos. Marine Ecology Progress Series 317, 1–8. https://doi.org/10.3354/meps317001</w:t>
      </w:r>
    </w:p>
    <w:p w:rsidR="00FE13C7" w:rsidRPr="00FE13C7" w:rsidRDefault="00FE13C7" w:rsidP="00FE13C7">
      <w:pPr>
        <w:pStyle w:val="af5"/>
      </w:pPr>
      <w:r w:rsidRPr="00FE13C7">
        <w:t>Rowe, G.T., 1983. Biomass and production of deep-sea macrobenthos., in: Rowe, G.T. (Ed.), Deep-Sea Biology, The Sea, Ideas and Observations on the Progress in the Study of the Seas. Wily-interscience, New York, pp. 97–121.</w:t>
      </w:r>
    </w:p>
    <w:p w:rsidR="00FE13C7" w:rsidRPr="00FE13C7" w:rsidRDefault="00FE13C7" w:rsidP="00FE13C7">
      <w:pPr>
        <w:pStyle w:val="af5"/>
      </w:pPr>
      <w:r w:rsidRPr="00FE13C7">
        <w:t>Rowe, G.T., Boland, G.S., Phoel, W.C., Anderson, R.F., Biscaye, P.E., 1994. Deep-sea floor respiration as an indication of lateral input of biogenic detritus from continental margins. Deep Sea Research Part II: Topical Studies in Oceanography 41, 657–668. https://doi.org/10.1016/0967-0645(94)90039-6</w:t>
      </w:r>
    </w:p>
    <w:p w:rsidR="00FE13C7" w:rsidRPr="00FE13C7" w:rsidRDefault="00FE13C7" w:rsidP="00FE13C7">
      <w:pPr>
        <w:pStyle w:val="af5"/>
      </w:pPr>
      <w:r w:rsidRPr="00FE13C7">
        <w:t xml:space="preserve">Rowe, G.T., Wei, C.-L., Nunnally, C., Haedrich, R., Montagna, P., Baguley, J.G., </w:t>
      </w:r>
      <w:r w:rsidRPr="00FE13C7">
        <w:lastRenderedPageBreak/>
        <w:t>Bernhard, J.M., Wicksten, M., Ammons, A., Briones, E.E., Soliman, Y., Deming, J.W., 2008. Comparative biomass structure and estimated carbon flow in food webs in the deep Gulf of Mexico. Deep Sea Research Part II: Topical Studies in Oceanography 55, 2699–2711. https://doi.org/DOI: 10.1016/j.dsr2.2008.07.020</w:t>
      </w:r>
    </w:p>
    <w:p w:rsidR="00FE13C7" w:rsidRPr="00FE13C7" w:rsidRDefault="00FE13C7" w:rsidP="00FE13C7">
      <w:pPr>
        <w:pStyle w:val="af5"/>
      </w:pPr>
      <w:r w:rsidRPr="00FE13C7">
        <w:t>Snelgrove, P.V.R., Soetaert, K., Solan, M., Thrush, S., Wei, C.-L., Danovaro, R., Fulweiler, R.W., Kitazato, H., Ingole, B., Norkko, A., Parkes, R.J., Volkenborn, N., 2018. Global Carbon Cycling on a Heterogeneous Seafloor. Trends in Ecology &amp; Evolution 33, 96–105. https://doi.org/10.1016/j.tree.2017.11.004</w:t>
      </w:r>
    </w:p>
    <w:p w:rsidR="00FE13C7" w:rsidRPr="00FE13C7" w:rsidRDefault="00FE13C7" w:rsidP="00FE13C7">
      <w:pPr>
        <w:pStyle w:val="af5"/>
      </w:pPr>
      <w:r w:rsidRPr="00FE13C7">
        <w:t>Snelgrove, P.V.R., Soetaert, K., Solan, M., Thrush, S., Wei, C.-L., Danovaro, R., Fulweiler, R.W., Kitazato, H., Ingole, B., Norkko, A., Parkes, R.J., Volkenborn, N., 2017. Global Carbon Cycling on a Heterogeneous Seafloor. Trends in Ecology &amp; Evolution. https://doi.org/10.1016/j.tree.2017.11.004</w:t>
      </w:r>
    </w:p>
    <w:p w:rsidR="00FE13C7" w:rsidRPr="00FE13C7" w:rsidRDefault="00FE13C7" w:rsidP="00FE13C7">
      <w:pPr>
        <w:pStyle w:val="af5"/>
      </w:pPr>
      <w:r w:rsidRPr="00FE13C7">
        <w:t>Snelgrove, P.V.R., Thrush, S.F., Wall, D.H., Norkko, A., 2014. Real world biodiversity–ecosystem functioning: a seafloor perspective. Trends in Ecology &amp; Evolution 29, 398–405. https://doi.org/10.1016/j.tree.2014.05.002</w:t>
      </w:r>
    </w:p>
    <w:p w:rsidR="00FE13C7" w:rsidRPr="00FE13C7" w:rsidRDefault="00FE13C7" w:rsidP="00FE13C7">
      <w:pPr>
        <w:pStyle w:val="af5"/>
      </w:pPr>
      <w:r w:rsidRPr="00FE13C7">
        <w:t>Soetaert, K., Herman, P.M.J., 2009. A practical guide to ecological modelling using R as a simulation platform. Springer, [Dordrecht].</w:t>
      </w:r>
    </w:p>
    <w:p w:rsidR="00FE13C7" w:rsidRPr="00FE13C7" w:rsidRDefault="00FE13C7" w:rsidP="00FE13C7">
      <w:pPr>
        <w:pStyle w:val="af5"/>
      </w:pPr>
      <w:r w:rsidRPr="00FE13C7">
        <w:t>Stephens, M.P., Kadko, D.C., Smith, C.R., Latasa, M., 1997. Chlorophyll-a and pheopigments as tracers of labile organic carbon at the central equatorial Pacific seafloor. Geochimica et Cosmochimica Acta 61, 4605–4619. https://doi.org/10.1016/S0016-7037(97)00358-X</w:t>
      </w:r>
    </w:p>
    <w:p w:rsidR="00FE13C7" w:rsidRPr="00FE13C7" w:rsidRDefault="00FE13C7" w:rsidP="00FE13C7">
      <w:pPr>
        <w:pStyle w:val="af5"/>
      </w:pPr>
      <w:r w:rsidRPr="00FE13C7">
        <w:t>Stratmann, T., Lins, L., Purser, A., Marcon, Y., Rodrigues, C.F., Ravara, A., Cunha, M.R., Simon-Lledó, E., Jones, D.O.B., Sweetman, A.K., Köser, K., van Oevelen, D., 2018. Abyssal plain faunal carbon flows remain depressed 26 years after a simulated deep-sea mining disturbance. Biogeosciences 15, 4131–4145. https://doi.org/10.5194/bg-15-4131-2018</w:t>
      </w:r>
    </w:p>
    <w:p w:rsidR="00FE13C7" w:rsidRPr="00FE13C7" w:rsidRDefault="00FE13C7" w:rsidP="00FE13C7">
      <w:pPr>
        <w:pStyle w:val="af5"/>
      </w:pPr>
      <w:r w:rsidRPr="00FE13C7">
        <w:t>Su, C.-C., Tseng, J.-Y., Hsu, H.-H., Chiang, C.-S., Yu, H.-S., Lin, S., Liu, J.T., 2012. Records of submarine natural hazards off SW Taiwan. Geological Society, London, Special Publications 361, 41–60. https://doi.org/10.1144/SP361.5</w:t>
      </w:r>
    </w:p>
    <w:p w:rsidR="00FE13C7" w:rsidRPr="00FE13C7" w:rsidRDefault="00FE13C7" w:rsidP="00FE13C7">
      <w:pPr>
        <w:pStyle w:val="af5"/>
      </w:pPr>
      <w:r w:rsidRPr="00FE13C7">
        <w:t>Tengberg, A., Stahl, H., Gust, G., Müller, V., Arning, U., Andersson, H., Hall, P.O.J., 2004. Intercalibration of benthic flux chambers I. Accuracy of flux measurements and influence of chamber hydrodynamics. Progress in Oceanography 60, 1–28. https://doi.org/10.1016/j.pocean.2003.12.001</w:t>
      </w:r>
    </w:p>
    <w:p w:rsidR="00FE13C7" w:rsidRPr="00FE13C7" w:rsidRDefault="00FE13C7" w:rsidP="00FE13C7">
      <w:pPr>
        <w:pStyle w:val="af5"/>
      </w:pPr>
      <w:r w:rsidRPr="00FE13C7">
        <w:t xml:space="preserve">Thrush, S.F., Lohrer, A.M., 2012. Why bother going outside: the role of observational studies in understanding biodiversity–ecosystem function relationships, in: Solan, M., Aspden, R.J., Paterson, D.M. (Eds.), Marine Biodiversity and </w:t>
      </w:r>
      <w:r w:rsidRPr="00FE13C7">
        <w:lastRenderedPageBreak/>
        <w:t>Ecosystem Functioning. Oxford University Press, pp. 200–214.</w:t>
      </w:r>
    </w:p>
    <w:p w:rsidR="00FE13C7" w:rsidRPr="00FE13C7" w:rsidRDefault="00FE13C7" w:rsidP="00FE13C7">
      <w:pPr>
        <w:pStyle w:val="af5"/>
      </w:pPr>
      <w:r w:rsidRPr="00FE13C7">
        <w:t>van Oevelen, D., Meersche, K.V. den, Meysman, F.J.R., Soetaert, K., Middelburg, J.J., Vézina, A.F., 2010. Quantifying Food Web Flows Using Linear Inverse Models. Ecosystems 13, 32–45. https://doi.org/10.1007/s10021-009-9297-6</w:t>
      </w:r>
    </w:p>
    <w:p w:rsidR="00FE13C7" w:rsidRPr="00FE13C7" w:rsidRDefault="00FE13C7" w:rsidP="00FE13C7">
      <w:pPr>
        <w:pStyle w:val="af5"/>
      </w:pPr>
      <w:r w:rsidRPr="00FE13C7">
        <w:t>van Oevelen, D., Soetaert, K., Garcia, R., de Stigter, H.C., Cunha, M.R., Pusceddu, A., Danovaro, R., 2011. Canyon conditions impact carbon flows in food webs of three sections of the Nazaré canyon. Deep Sea Research Part II: Topical Studies in Oceanography, The Geology, Geochemistry, and Biology of Submarine Canyons West of Portugal 58, 2461–2476. https://doi.org/10.1016/j.dsr2.2011.04.009</w:t>
      </w:r>
    </w:p>
    <w:p w:rsidR="00FE13C7" w:rsidRPr="00FE13C7" w:rsidRDefault="00FE13C7" w:rsidP="00FE13C7">
      <w:pPr>
        <w:pStyle w:val="af5"/>
      </w:pPr>
      <w:r w:rsidRPr="00FE13C7">
        <w:t>van Oevelen, D., Soetaert, K., Heip, C., 2012. Carbon flows in the benthic food web of the Porcupine Abyssal Plain: The (un)importance of labile detritus in supporting microbial and faunal carbon demands. Limnol. Oceanogr. 57, 645–664. https://doi.org/10.4319/lo.2012.57.2.0645</w:t>
      </w:r>
    </w:p>
    <w:p w:rsidR="00FE13C7" w:rsidRPr="00FE13C7" w:rsidRDefault="00FE13C7" w:rsidP="00FE13C7">
      <w:pPr>
        <w:pStyle w:val="af5"/>
      </w:pPr>
      <w:r w:rsidRPr="00FE13C7">
        <w:t>Warnken, K.W., Gill, G.A., Santschi, P.H., Griffin, L.L., 2000. Benthic Exchange of Nutrients in Galveston Bay, Texas. Estuaries 23, 647–661. https://doi.org/10.2307/1352891</w:t>
      </w:r>
    </w:p>
    <w:p w:rsidR="00FE13C7" w:rsidRPr="00FE13C7" w:rsidRDefault="00FE13C7" w:rsidP="00FE13C7">
      <w:pPr>
        <w:pStyle w:val="af5"/>
      </w:pPr>
      <w:r w:rsidRPr="00FE13C7">
        <w:t>Warwick, R.M., Gee, J.M., 1984. Community structure of estuarine meiobenthos. Marine ecology. Progress series 18, 97–111.</w:t>
      </w:r>
    </w:p>
    <w:p w:rsidR="00FE13C7" w:rsidRPr="00FE13C7" w:rsidRDefault="00FE13C7" w:rsidP="00FE13C7">
      <w:pPr>
        <w:pStyle w:val="af5"/>
      </w:pPr>
      <w:r w:rsidRPr="00FE13C7">
        <w:t>Wei, C.-L., Chia, C.-Y., Chou, W.-C., Lee, W.-H., 2017. Sinking fluxes of 210Pb and 210Po in the deep basin of the northern South China Sea. Journal of Environmental Radioactivity, INCO-PoPb-2015 174, 45–53. https://doi.org/10.1016/j.jenvrad.2016.05.026</w:t>
      </w:r>
    </w:p>
    <w:p w:rsidR="00FE13C7" w:rsidRPr="00FE13C7" w:rsidRDefault="00FE13C7" w:rsidP="00FE13C7">
      <w:pPr>
        <w:pStyle w:val="af5"/>
      </w:pPr>
      <w:r w:rsidRPr="00FE13C7">
        <w:t>Wei, C.-L., Rowe, G.T., Escobar-Briones, E., Boetius, A., Soltwedel, T., Caley, M.J., Soliman, Y., Huettmann, F., Qu, F., Yu, Z., Pitcher, C.R., Haedrich, R.L., Wicksten, M.K., Rex, M.A., Baguley, J.G., Sharma, J., Danovaro, R., MacDonald, I.R., Nunnally, C.C., Deming, J.W., Montagna, P., Lévesque, M., Jan Marcin Weslawski, Maria Wlodarska-Kowalczuk, Ingole, B.S., Bett, B.J., Billett, D.S.M., Yool, A., Bluhm, B.A., Iken, K., Narayanaswamy, B.E., 2010. Global patterns and predictions of seafloor biomass using Random Forests. PLoS ONE 5, e15323. https://doi.org/10.1371/journal.pone.0015323</w:t>
      </w:r>
    </w:p>
    <w:p w:rsidR="00FE13C7" w:rsidRPr="00FE13C7" w:rsidRDefault="00FE13C7" w:rsidP="00FE13C7">
      <w:pPr>
        <w:pStyle w:val="af5"/>
      </w:pPr>
      <w:r w:rsidRPr="00FE13C7">
        <w:t>Wei, C.-L., Rowe, G.T., Escobar-Briones, E., Nunnally, C., Soliman, Y., Ellis, N., 2012. Standing Stocks and Body Size of Deep-Sea Macrofauna: Predicting the Baseline of 2010 Deepwater Horizon Oil Spill in the Northern Gulf of Mexico. Deep Sea Research Part I: Oceanographic Research Papers 69, 82–99.</w:t>
      </w:r>
    </w:p>
    <w:p w:rsidR="00FE13C7" w:rsidRPr="00FE13C7" w:rsidRDefault="00FE13C7" w:rsidP="00FE13C7">
      <w:pPr>
        <w:pStyle w:val="af5"/>
      </w:pPr>
      <w:r w:rsidRPr="00FE13C7">
        <w:t xml:space="preserve">Wenzhöfer, F., Glud, R.N., 2004. Small-scale spatial and temporal variability in coastal benthic O2 dynamics: Effects of fauna activity. Limnol. Oceanogr. 49, </w:t>
      </w:r>
      <w:r w:rsidRPr="00FE13C7">
        <w:lastRenderedPageBreak/>
        <w:t>1471–1481. https://doi.org/10.4319/lo.2004.49.5.1471</w:t>
      </w:r>
    </w:p>
    <w:p w:rsidR="00474335" w:rsidRDefault="00FE13C7" w:rsidP="00474335">
      <w:pPr>
        <w:ind w:left="480" w:hangingChars="200" w:hanging="480"/>
        <w:rPr>
          <w:ins w:id="1234" w:author="user" w:date="2021-12-20T15:42:00Z"/>
          <w:rFonts w:eastAsia="標楷體"/>
          <w:szCs w:val="22"/>
        </w:rPr>
      </w:pPr>
      <w:r>
        <w:rPr>
          <w:rFonts w:eastAsia="標楷體"/>
          <w:szCs w:val="22"/>
        </w:rPr>
        <w:fldChar w:fldCharType="end"/>
      </w:r>
    </w:p>
    <w:p w:rsidR="00474335" w:rsidRPr="00424D8D" w:rsidRDefault="00474335" w:rsidP="00474335">
      <w:pPr>
        <w:ind w:left="480" w:hangingChars="200" w:hanging="480"/>
        <w:rPr>
          <w:ins w:id="1235" w:author="user" w:date="2021-12-20T15:42:00Z"/>
          <w:color w:val="222222"/>
          <w:shd w:val="clear" w:color="auto" w:fill="FFFFFF"/>
        </w:rPr>
      </w:pPr>
      <w:ins w:id="1236" w:author="user" w:date="2021-12-20T15:42:00Z">
        <w:r w:rsidRPr="00424D8D">
          <w:rPr>
            <w:color w:val="222222"/>
            <w:shd w:val="clear" w:color="auto" w:fill="FFFFFF"/>
          </w:rPr>
          <w:t>Allesina, S., &amp; Ulanowicz, R. E. (2004). Cycling in ecological networks: Finn’s index revisited. </w:t>
        </w:r>
        <w:r w:rsidRPr="00424D8D">
          <w:rPr>
            <w:i/>
            <w:iCs/>
            <w:color w:val="222222"/>
            <w:shd w:val="clear" w:color="auto" w:fill="FFFFFF"/>
          </w:rPr>
          <w:t>Computational biology and chemistry</w:t>
        </w:r>
        <w:r w:rsidRPr="00424D8D">
          <w:rPr>
            <w:color w:val="222222"/>
            <w:shd w:val="clear" w:color="auto" w:fill="FFFFFF"/>
          </w:rPr>
          <w:t>, </w:t>
        </w:r>
        <w:r w:rsidRPr="00424D8D">
          <w:rPr>
            <w:i/>
            <w:iCs/>
            <w:color w:val="222222"/>
            <w:shd w:val="clear" w:color="auto" w:fill="FFFFFF"/>
          </w:rPr>
          <w:t>28</w:t>
        </w:r>
        <w:r w:rsidRPr="00424D8D">
          <w:rPr>
            <w:color w:val="222222"/>
            <w:shd w:val="clear" w:color="auto" w:fill="FFFFFF"/>
          </w:rPr>
          <w:t xml:space="preserve">(3), 227-233. </w:t>
        </w:r>
      </w:ins>
    </w:p>
    <w:p w:rsidR="00474335" w:rsidRPr="00424D8D" w:rsidRDefault="00474335" w:rsidP="00474335">
      <w:pPr>
        <w:ind w:left="480" w:hangingChars="200" w:hanging="480"/>
        <w:rPr>
          <w:ins w:id="1237" w:author="user" w:date="2021-12-20T15:42:00Z"/>
          <w:rFonts w:eastAsia="標楷體"/>
        </w:rPr>
      </w:pPr>
      <w:ins w:id="1238" w:author="user" w:date="2021-12-20T15:42:00Z">
        <w:r w:rsidRPr="00424D8D">
          <w:rPr>
            <w:color w:val="222222"/>
            <w:shd w:val="clear" w:color="auto" w:fill="FFFFFF"/>
          </w:rPr>
          <w:t>Blair, N. E., Levin, L. A., DeMaster, D. J., &amp; Plaia, G. (1996). The short</w:t>
        </w:r>
        <w:r w:rsidRPr="00424D8D">
          <w:rPr>
            <w:rFonts w:eastAsia="微軟正黑體"/>
            <w:color w:val="222222"/>
            <w:shd w:val="clear" w:color="auto" w:fill="FFFFFF"/>
          </w:rPr>
          <w:t>‐</w:t>
        </w:r>
        <w:r w:rsidRPr="00424D8D">
          <w:rPr>
            <w:color w:val="222222"/>
            <w:shd w:val="clear" w:color="auto" w:fill="FFFFFF"/>
          </w:rPr>
          <w:t>term fate of fresh algal carbon in continental slope sediments. </w:t>
        </w:r>
        <w:r w:rsidRPr="00424D8D">
          <w:rPr>
            <w:i/>
            <w:iCs/>
            <w:color w:val="222222"/>
            <w:shd w:val="clear" w:color="auto" w:fill="FFFFFF"/>
          </w:rPr>
          <w:t>Limnology and Oceanography</w:t>
        </w:r>
        <w:r w:rsidRPr="00424D8D">
          <w:rPr>
            <w:color w:val="222222"/>
            <w:shd w:val="clear" w:color="auto" w:fill="FFFFFF"/>
          </w:rPr>
          <w:t>, </w:t>
        </w:r>
        <w:r w:rsidRPr="00424D8D">
          <w:rPr>
            <w:i/>
            <w:iCs/>
            <w:color w:val="222222"/>
            <w:shd w:val="clear" w:color="auto" w:fill="FFFFFF"/>
          </w:rPr>
          <w:t>41</w:t>
        </w:r>
        <w:r w:rsidRPr="00424D8D">
          <w:rPr>
            <w:color w:val="222222"/>
            <w:shd w:val="clear" w:color="auto" w:fill="FFFFFF"/>
          </w:rPr>
          <w:t>(6), 1208-1219.</w:t>
        </w:r>
      </w:ins>
    </w:p>
    <w:p w:rsidR="00474335" w:rsidRPr="00424D8D" w:rsidRDefault="00474335" w:rsidP="00474335">
      <w:pPr>
        <w:ind w:left="480" w:hangingChars="200" w:hanging="480"/>
        <w:rPr>
          <w:ins w:id="1239" w:author="user" w:date="2021-12-20T15:42:00Z"/>
          <w:color w:val="222222"/>
          <w:shd w:val="clear" w:color="auto" w:fill="FFFFFF"/>
        </w:rPr>
      </w:pPr>
      <w:ins w:id="1240" w:author="user" w:date="2021-12-20T15:42:00Z">
        <w:r w:rsidRPr="00424D8D">
          <w:rPr>
            <w:color w:val="222222"/>
            <w:shd w:val="clear" w:color="auto" w:fill="FFFFFF"/>
          </w:rPr>
          <w:t>Smith, C. R., De Leo, F. C., Bernardino, A. F., Sweetman, A. K., &amp; Arbizu, P. M. (2008). Abyssal food limitation, ecosystem structure and climate change. </w:t>
        </w:r>
        <w:r w:rsidRPr="00424D8D">
          <w:rPr>
            <w:i/>
            <w:iCs/>
            <w:color w:val="222222"/>
            <w:shd w:val="clear" w:color="auto" w:fill="FFFFFF"/>
          </w:rPr>
          <w:t>Trends in Ecology &amp; Evolution</w:t>
        </w:r>
        <w:r w:rsidRPr="00424D8D">
          <w:rPr>
            <w:color w:val="222222"/>
            <w:shd w:val="clear" w:color="auto" w:fill="FFFFFF"/>
          </w:rPr>
          <w:t>, </w:t>
        </w:r>
        <w:r w:rsidRPr="00424D8D">
          <w:rPr>
            <w:i/>
            <w:iCs/>
            <w:color w:val="222222"/>
            <w:shd w:val="clear" w:color="auto" w:fill="FFFFFF"/>
          </w:rPr>
          <w:t>23</w:t>
        </w:r>
        <w:r w:rsidRPr="00424D8D">
          <w:rPr>
            <w:color w:val="222222"/>
            <w:shd w:val="clear" w:color="auto" w:fill="FFFFFF"/>
          </w:rPr>
          <w:t>(9), 518-528.</w:t>
        </w:r>
      </w:ins>
    </w:p>
    <w:p w:rsidR="00474335" w:rsidRPr="00424D8D" w:rsidRDefault="00474335" w:rsidP="00474335">
      <w:pPr>
        <w:ind w:left="480" w:hangingChars="200" w:hanging="480"/>
        <w:rPr>
          <w:ins w:id="1241" w:author="user" w:date="2021-12-20T15:42:00Z"/>
          <w:color w:val="222222"/>
          <w:shd w:val="clear" w:color="auto" w:fill="FFFFFF"/>
        </w:rPr>
      </w:pPr>
      <w:ins w:id="1242" w:author="user" w:date="2021-12-20T15:42:00Z">
        <w:r w:rsidRPr="00424D8D">
          <w:rPr>
            <w:color w:val="222222"/>
            <w:shd w:val="clear" w:color="auto" w:fill="FFFFFF"/>
          </w:rPr>
          <w:t>Calow, P. (1977). Conversion efficiencies in heterotrophic organisms. </w:t>
        </w:r>
        <w:r w:rsidRPr="00424D8D">
          <w:rPr>
            <w:i/>
            <w:iCs/>
            <w:color w:val="222222"/>
            <w:shd w:val="clear" w:color="auto" w:fill="FFFFFF"/>
          </w:rPr>
          <w:t>Biological reviews</w:t>
        </w:r>
        <w:r w:rsidRPr="00424D8D">
          <w:rPr>
            <w:color w:val="222222"/>
            <w:shd w:val="clear" w:color="auto" w:fill="FFFFFF"/>
          </w:rPr>
          <w:t>, </w:t>
        </w:r>
        <w:r w:rsidRPr="00424D8D">
          <w:rPr>
            <w:i/>
            <w:iCs/>
            <w:color w:val="222222"/>
            <w:shd w:val="clear" w:color="auto" w:fill="FFFFFF"/>
          </w:rPr>
          <w:t>52</w:t>
        </w:r>
        <w:r w:rsidRPr="00424D8D">
          <w:rPr>
            <w:color w:val="222222"/>
            <w:shd w:val="clear" w:color="auto" w:fill="FFFFFF"/>
          </w:rPr>
          <w:t>(3), 385-409.</w:t>
        </w:r>
      </w:ins>
    </w:p>
    <w:p w:rsidR="00474335" w:rsidRPr="00424D8D" w:rsidRDefault="00474335" w:rsidP="00474335">
      <w:pPr>
        <w:ind w:left="480" w:hangingChars="200" w:hanging="480"/>
        <w:rPr>
          <w:ins w:id="1243" w:author="user" w:date="2021-12-20T15:42:00Z"/>
          <w:color w:val="222222"/>
          <w:shd w:val="clear" w:color="auto" w:fill="FFFFFF"/>
        </w:rPr>
      </w:pPr>
      <w:ins w:id="1244" w:author="user" w:date="2021-12-20T15:42:00Z">
        <w:r w:rsidRPr="00424D8D">
          <w:rPr>
            <w:color w:val="222222"/>
            <w:shd w:val="clear" w:color="auto" w:fill="FFFFFF"/>
          </w:rPr>
          <w:t>Schroeder, L. A. (1981). Consumer growth efficiencies: their limits and relationships to ecological energetics.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93</w:t>
        </w:r>
        <w:r w:rsidRPr="00424D8D">
          <w:rPr>
            <w:color w:val="222222"/>
            <w:shd w:val="clear" w:color="auto" w:fill="FFFFFF"/>
          </w:rPr>
          <w:t>(4), 805-828.</w:t>
        </w:r>
      </w:ins>
    </w:p>
    <w:p w:rsidR="00474335" w:rsidRPr="00424D8D" w:rsidRDefault="00474335" w:rsidP="00474335">
      <w:pPr>
        <w:ind w:left="480" w:hangingChars="200" w:hanging="480"/>
        <w:rPr>
          <w:ins w:id="1245" w:author="user" w:date="2021-12-20T15:42:00Z"/>
          <w:color w:val="222222"/>
          <w:shd w:val="clear" w:color="auto" w:fill="FFFFFF"/>
        </w:rPr>
      </w:pPr>
      <w:ins w:id="1246" w:author="user" w:date="2021-12-20T15:42:00Z">
        <w:r w:rsidRPr="00424D8D">
          <w:rPr>
            <w:color w:val="222222"/>
            <w:shd w:val="clear" w:color="auto" w:fill="FFFFFF"/>
          </w:rPr>
          <w:t>Clausen, I. B., &amp; Riisgård, H. U. (1996). Growth, filtration and respiration in the mussel Mytilus edulis: no evidence for physiological regulation of the filter-pump to nutritional needs. </w:t>
        </w:r>
        <w:r w:rsidRPr="00424D8D">
          <w:rPr>
            <w:i/>
            <w:iCs/>
            <w:color w:val="222222"/>
            <w:shd w:val="clear" w:color="auto" w:fill="FFFFFF"/>
          </w:rPr>
          <w:t>Marine Ecology Progress Series</w:t>
        </w:r>
        <w:r w:rsidRPr="00424D8D">
          <w:rPr>
            <w:color w:val="222222"/>
            <w:shd w:val="clear" w:color="auto" w:fill="FFFFFF"/>
          </w:rPr>
          <w:t>, </w:t>
        </w:r>
        <w:r w:rsidRPr="00424D8D">
          <w:rPr>
            <w:i/>
            <w:iCs/>
            <w:color w:val="222222"/>
            <w:shd w:val="clear" w:color="auto" w:fill="FFFFFF"/>
          </w:rPr>
          <w:t>141</w:t>
        </w:r>
        <w:r w:rsidRPr="00424D8D">
          <w:rPr>
            <w:color w:val="222222"/>
            <w:shd w:val="clear" w:color="auto" w:fill="FFFFFF"/>
          </w:rPr>
          <w:t>, 37-45.</w:t>
        </w:r>
      </w:ins>
    </w:p>
    <w:p w:rsidR="00474335" w:rsidRPr="00424D8D" w:rsidRDefault="00474335" w:rsidP="00474335">
      <w:pPr>
        <w:ind w:left="480" w:hangingChars="200" w:hanging="480"/>
        <w:rPr>
          <w:ins w:id="1247" w:author="user" w:date="2021-12-20T15:42:00Z"/>
        </w:rPr>
      </w:pPr>
      <w:ins w:id="1248" w:author="user" w:date="2021-12-20T15:42:00Z">
        <w:r w:rsidRPr="00424D8D">
          <w:t xml:space="preserve">Crisp, D.: Energy flow measurements, in: Methods for the Study of Marine Benthos, edited by: Holme, N. A. and McIntyre, A. D., 284–367, Blackwell Scientific Publications, Oxford, 1971. </w:t>
        </w:r>
      </w:ins>
    </w:p>
    <w:p w:rsidR="00474335" w:rsidRDefault="00474335" w:rsidP="00474335">
      <w:pPr>
        <w:ind w:left="480" w:hangingChars="200" w:hanging="480"/>
        <w:rPr>
          <w:ins w:id="1249" w:author="user" w:date="2021-12-20T15:42:00Z"/>
          <w:color w:val="222222"/>
          <w:shd w:val="clear" w:color="auto" w:fill="FFFFFF"/>
        </w:rPr>
      </w:pPr>
      <w:ins w:id="1250" w:author="user" w:date="2021-12-20T15:42:00Z">
        <w:r w:rsidRPr="00424D8D">
          <w:rPr>
            <w:color w:val="222222"/>
            <w:shd w:val="clear" w:color="auto" w:fill="FFFFFF"/>
          </w:rPr>
          <w:t>Diffendorfer, J. E., Richards, P. M., Dalrymple, G. H., &amp; DeAngelis, D. L. (2001). Applying linear programming to estimate fluxes in ecosystems or food webs: an example from the herpetological assemblage of the freshwater Everglades.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144</w:t>
        </w:r>
        <w:r w:rsidRPr="00424D8D">
          <w:rPr>
            <w:color w:val="222222"/>
            <w:shd w:val="clear" w:color="auto" w:fill="FFFFFF"/>
          </w:rPr>
          <w:t>(2-3), 99-120.</w:t>
        </w:r>
      </w:ins>
    </w:p>
    <w:p w:rsidR="00474335" w:rsidRPr="00424D8D" w:rsidRDefault="00474335" w:rsidP="00474335">
      <w:pPr>
        <w:ind w:left="480" w:hangingChars="200" w:hanging="480"/>
        <w:rPr>
          <w:ins w:id="1251" w:author="user" w:date="2021-12-20T15:42:00Z"/>
          <w:color w:val="222222"/>
          <w:shd w:val="clear" w:color="auto" w:fill="FFFFFF"/>
        </w:rPr>
      </w:pPr>
      <w:ins w:id="1252" w:author="user" w:date="2021-12-20T15:42:00Z">
        <w:r w:rsidRPr="00424D8D">
          <w:rPr>
            <w:color w:val="222222"/>
            <w:shd w:val="clear" w:color="auto" w:fill="FFFFFF"/>
          </w:rPr>
          <w:t>Finn, J. T. (1976). Measures of ecosystem structure and function derived from analysis of flows.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56</w:t>
        </w:r>
        <w:r w:rsidRPr="00424D8D">
          <w:rPr>
            <w:color w:val="222222"/>
            <w:shd w:val="clear" w:color="auto" w:fill="FFFFFF"/>
          </w:rPr>
          <w:t>(2), 363-380.</w:t>
        </w:r>
      </w:ins>
    </w:p>
    <w:p w:rsidR="00474335" w:rsidRPr="00424D8D" w:rsidRDefault="00474335" w:rsidP="00474335">
      <w:pPr>
        <w:ind w:left="480" w:hangingChars="200" w:hanging="480"/>
        <w:rPr>
          <w:ins w:id="1253" w:author="user" w:date="2021-12-20T15:42:00Z"/>
          <w:color w:val="222222"/>
          <w:shd w:val="clear" w:color="auto" w:fill="FFFFFF"/>
        </w:rPr>
      </w:pPr>
      <w:ins w:id="1254" w:author="user" w:date="2021-12-20T15:42:00Z">
        <w:r w:rsidRPr="00424D8D">
          <w:rPr>
            <w:color w:val="222222"/>
            <w:shd w:val="clear" w:color="auto" w:fill="FFFFFF"/>
          </w:rPr>
          <w:t>Gage, J. D., &amp; Tyler, P. A. (1991). </w:t>
        </w:r>
        <w:r w:rsidRPr="00424D8D">
          <w:rPr>
            <w:i/>
            <w:iCs/>
            <w:color w:val="222222"/>
            <w:shd w:val="clear" w:color="auto" w:fill="FFFFFF"/>
          </w:rPr>
          <w:t>Deep-sea biology: a natural history of organisms at the deep-sea floor</w:t>
        </w:r>
        <w:r w:rsidRPr="00424D8D">
          <w:rPr>
            <w:color w:val="222222"/>
            <w:shd w:val="clear" w:color="auto" w:fill="FFFFFF"/>
          </w:rPr>
          <w:t>. Cambridge University Press.</w:t>
        </w:r>
      </w:ins>
    </w:p>
    <w:p w:rsidR="00474335" w:rsidRPr="00424D8D" w:rsidRDefault="00474335" w:rsidP="00474335">
      <w:pPr>
        <w:ind w:left="480" w:hangingChars="200" w:hanging="480"/>
        <w:rPr>
          <w:ins w:id="1255" w:author="user" w:date="2021-12-20T15:42:00Z"/>
          <w:color w:val="222222"/>
          <w:shd w:val="clear" w:color="auto" w:fill="FFFFFF"/>
        </w:rPr>
      </w:pPr>
      <w:ins w:id="1256" w:author="user" w:date="2021-12-20T15:42:00Z">
        <w:r w:rsidRPr="00424D8D">
          <w:rPr>
            <w:color w:val="222222"/>
            <w:shd w:val="clear" w:color="auto" w:fill="FFFFFF"/>
          </w:rPr>
          <w:t>Hendriks, A. J. (1999). Allometric scaling of rate, age and density parameters in ecological models. </w:t>
        </w:r>
        <w:r w:rsidRPr="00424D8D">
          <w:rPr>
            <w:i/>
            <w:iCs/>
            <w:color w:val="222222"/>
            <w:shd w:val="clear" w:color="auto" w:fill="FFFFFF"/>
          </w:rPr>
          <w:t>Oikos</w:t>
        </w:r>
        <w:r w:rsidRPr="00424D8D">
          <w:rPr>
            <w:color w:val="222222"/>
            <w:shd w:val="clear" w:color="auto" w:fill="FFFFFF"/>
          </w:rPr>
          <w:t>, 293-310.</w:t>
        </w:r>
      </w:ins>
    </w:p>
    <w:p w:rsidR="00474335" w:rsidRPr="00424D8D" w:rsidRDefault="00474335" w:rsidP="00474335">
      <w:pPr>
        <w:ind w:left="480" w:hangingChars="200" w:hanging="480"/>
        <w:rPr>
          <w:ins w:id="1257" w:author="user" w:date="2021-12-20T15:42:00Z"/>
          <w:color w:val="222222"/>
          <w:shd w:val="clear" w:color="auto" w:fill="FFFFFF"/>
        </w:rPr>
      </w:pPr>
      <w:ins w:id="1258" w:author="user" w:date="2021-12-20T15:42:00Z">
        <w:r w:rsidRPr="00424D8D">
          <w:rPr>
            <w:color w:val="222222"/>
            <w:shd w:val="clear" w:color="auto" w:fill="FFFFFF"/>
          </w:rPr>
          <w:t>Holling, C. S. (1966). The functional response of invertebrate predators to prey density. </w:t>
        </w:r>
        <w:r w:rsidRPr="00424D8D">
          <w:rPr>
            <w:i/>
            <w:iCs/>
            <w:color w:val="222222"/>
            <w:shd w:val="clear" w:color="auto" w:fill="FFFFFF"/>
          </w:rPr>
          <w:t>The Memoirs of the Entomological Society of Canada</w:t>
        </w:r>
        <w:r w:rsidRPr="00424D8D">
          <w:rPr>
            <w:color w:val="222222"/>
            <w:shd w:val="clear" w:color="auto" w:fill="FFFFFF"/>
          </w:rPr>
          <w:t>, </w:t>
        </w:r>
        <w:r w:rsidRPr="00424D8D">
          <w:rPr>
            <w:i/>
            <w:iCs/>
            <w:color w:val="222222"/>
            <w:shd w:val="clear" w:color="auto" w:fill="FFFFFF"/>
          </w:rPr>
          <w:t>98</w:t>
        </w:r>
        <w:r w:rsidRPr="00424D8D">
          <w:rPr>
            <w:color w:val="222222"/>
            <w:shd w:val="clear" w:color="auto" w:fill="FFFFFF"/>
          </w:rPr>
          <w:t>(S48), 5-86.</w:t>
        </w:r>
      </w:ins>
    </w:p>
    <w:p w:rsidR="00474335" w:rsidRPr="00424D8D" w:rsidRDefault="00474335" w:rsidP="00474335">
      <w:pPr>
        <w:ind w:left="480" w:hangingChars="200" w:hanging="480"/>
        <w:rPr>
          <w:ins w:id="1259" w:author="user" w:date="2021-12-20T15:42:00Z"/>
          <w:color w:val="222222"/>
          <w:shd w:val="clear" w:color="auto" w:fill="FFFFFF"/>
        </w:rPr>
      </w:pPr>
      <w:ins w:id="1260" w:author="user" w:date="2021-12-20T15:42:00Z">
        <w:r w:rsidRPr="00424D8D">
          <w:rPr>
            <w:color w:val="222222"/>
            <w:shd w:val="clear" w:color="auto" w:fill="FFFFFF"/>
          </w:rPr>
          <w:t>Kones, J. K., Soetaert, K., van Oevelen, D., &amp; Owino, J. O. (2009). Are network indices robust indicators of food web functioning? A Monte Carlo approach.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220</w:t>
        </w:r>
        <w:r w:rsidRPr="00424D8D">
          <w:rPr>
            <w:color w:val="222222"/>
            <w:shd w:val="clear" w:color="auto" w:fill="FFFFFF"/>
          </w:rPr>
          <w:t>(3), 370-382.</w:t>
        </w:r>
      </w:ins>
    </w:p>
    <w:p w:rsidR="00474335" w:rsidRPr="00424D8D" w:rsidRDefault="00474335" w:rsidP="00474335">
      <w:pPr>
        <w:ind w:left="480" w:hangingChars="200" w:hanging="480"/>
        <w:rPr>
          <w:ins w:id="1261" w:author="user" w:date="2021-12-20T15:42:00Z"/>
          <w:color w:val="222222"/>
          <w:shd w:val="clear" w:color="auto" w:fill="FFFFFF"/>
        </w:rPr>
      </w:pPr>
      <w:ins w:id="1262" w:author="user" w:date="2021-12-20T15:42:00Z">
        <w:r w:rsidRPr="00424D8D">
          <w:rPr>
            <w:color w:val="222222"/>
            <w:shd w:val="clear" w:color="auto" w:fill="FFFFFF"/>
          </w:rPr>
          <w:t>Kones, J. K., Soetaert, K., van Oevelen, D., &amp; Owino, J. O. (2009). Are network indices robust indicators of food web functioning? A Monte Carlo approach.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220</w:t>
        </w:r>
        <w:r w:rsidRPr="00424D8D">
          <w:rPr>
            <w:color w:val="222222"/>
            <w:shd w:val="clear" w:color="auto" w:fill="FFFFFF"/>
          </w:rPr>
          <w:t>(3), 370-382.</w:t>
        </w:r>
      </w:ins>
    </w:p>
    <w:p w:rsidR="00474335" w:rsidRPr="00424D8D" w:rsidRDefault="00474335" w:rsidP="00474335">
      <w:pPr>
        <w:ind w:left="480" w:hangingChars="200" w:hanging="480"/>
        <w:rPr>
          <w:ins w:id="1263" w:author="user" w:date="2021-12-20T15:42:00Z"/>
          <w:color w:val="222222"/>
          <w:shd w:val="clear" w:color="auto" w:fill="FFFFFF"/>
        </w:rPr>
      </w:pPr>
      <w:ins w:id="1264" w:author="user" w:date="2021-12-20T15:42:00Z">
        <w:r w:rsidRPr="00424D8D">
          <w:rPr>
            <w:color w:val="222222"/>
            <w:shd w:val="clear" w:color="auto" w:fill="FFFFFF"/>
          </w:rPr>
          <w:lastRenderedPageBreak/>
          <w:t>Lochte, K., &amp; Turley, C. M. (1988). Bacteria and cyanobacteria associated with phytodetritus in the deep sea. </w:t>
        </w:r>
        <w:r w:rsidRPr="00424D8D">
          <w:rPr>
            <w:i/>
            <w:iCs/>
            <w:color w:val="222222"/>
            <w:shd w:val="clear" w:color="auto" w:fill="FFFFFF"/>
          </w:rPr>
          <w:t>Nature</w:t>
        </w:r>
        <w:r w:rsidRPr="00424D8D">
          <w:rPr>
            <w:color w:val="222222"/>
            <w:shd w:val="clear" w:color="auto" w:fill="FFFFFF"/>
          </w:rPr>
          <w:t>, </w:t>
        </w:r>
        <w:r w:rsidRPr="00424D8D">
          <w:rPr>
            <w:i/>
            <w:iCs/>
            <w:color w:val="222222"/>
            <w:shd w:val="clear" w:color="auto" w:fill="FFFFFF"/>
          </w:rPr>
          <w:t>333</w:t>
        </w:r>
        <w:r w:rsidRPr="00424D8D">
          <w:rPr>
            <w:color w:val="222222"/>
            <w:shd w:val="clear" w:color="auto" w:fill="FFFFFF"/>
          </w:rPr>
          <w:t>(6168), 67-69.</w:t>
        </w:r>
      </w:ins>
    </w:p>
    <w:p w:rsidR="00474335" w:rsidRPr="00424D8D" w:rsidRDefault="00474335" w:rsidP="00474335">
      <w:pPr>
        <w:ind w:left="480" w:hangingChars="200" w:hanging="480"/>
        <w:rPr>
          <w:ins w:id="1265" w:author="user" w:date="2021-12-20T15:42:00Z"/>
          <w:color w:val="222222"/>
          <w:shd w:val="clear" w:color="auto" w:fill="FFFFFF"/>
        </w:rPr>
      </w:pPr>
      <w:ins w:id="1266" w:author="user" w:date="2021-12-20T15:42:00Z">
        <w:r w:rsidRPr="00424D8D">
          <w:rPr>
            <w:color w:val="222222"/>
            <w:shd w:val="clear" w:color="auto" w:fill="FFFFFF"/>
          </w:rPr>
          <w:t>Navarro, E., Iglesias, J. I. P., Ortega, M. M., &amp; Larretxea, X. (1994). The basis for a functional response to variable food quantity and quality in cockles Cerastoderma edule (Bivalvia, Cardiidae). </w:t>
        </w:r>
        <w:r w:rsidRPr="00424D8D">
          <w:rPr>
            <w:i/>
            <w:iCs/>
            <w:color w:val="222222"/>
            <w:shd w:val="clear" w:color="auto" w:fill="FFFFFF"/>
          </w:rPr>
          <w:t>Physiological Zoology</w:t>
        </w:r>
        <w:r w:rsidRPr="00424D8D">
          <w:rPr>
            <w:color w:val="222222"/>
            <w:shd w:val="clear" w:color="auto" w:fill="FFFFFF"/>
          </w:rPr>
          <w:t>, </w:t>
        </w:r>
        <w:r w:rsidRPr="00424D8D">
          <w:rPr>
            <w:i/>
            <w:iCs/>
            <w:color w:val="222222"/>
            <w:shd w:val="clear" w:color="auto" w:fill="FFFFFF"/>
          </w:rPr>
          <w:t>67</w:t>
        </w:r>
        <w:r w:rsidRPr="00424D8D">
          <w:rPr>
            <w:color w:val="222222"/>
            <w:shd w:val="clear" w:color="auto" w:fill="FFFFFF"/>
          </w:rPr>
          <w:t>(2), 468-496.</w:t>
        </w:r>
      </w:ins>
    </w:p>
    <w:p w:rsidR="00474335" w:rsidRPr="00424D8D" w:rsidRDefault="00474335" w:rsidP="00474335">
      <w:pPr>
        <w:ind w:left="480" w:hangingChars="200" w:hanging="480"/>
        <w:rPr>
          <w:ins w:id="1267" w:author="user" w:date="2021-12-20T15:42:00Z"/>
          <w:color w:val="222222"/>
          <w:shd w:val="clear" w:color="auto" w:fill="FFFFFF"/>
        </w:rPr>
      </w:pPr>
      <w:ins w:id="1268" w:author="user" w:date="2021-12-20T15:42:00Z">
        <w:r w:rsidRPr="00424D8D">
          <w:rPr>
            <w:color w:val="222222"/>
            <w:shd w:val="clear" w:color="auto" w:fill="FFFFFF"/>
          </w:rPr>
          <w:t>Nielsen, A. M., Eriksen, N. T., Iversen, J. L., &amp; Riisgård, H. U. (1995). Feeding, growth and respiration in the polychaetes Nereis diversicolor (facultative filter-feeder) and N. virens (omnivorous)-a comparative study. </w:t>
        </w:r>
        <w:r w:rsidRPr="00424D8D">
          <w:rPr>
            <w:i/>
            <w:iCs/>
            <w:color w:val="222222"/>
            <w:shd w:val="clear" w:color="auto" w:fill="FFFFFF"/>
          </w:rPr>
          <w:t>Marine Ecology Progress Series</w:t>
        </w:r>
        <w:r w:rsidRPr="00424D8D">
          <w:rPr>
            <w:color w:val="222222"/>
            <w:shd w:val="clear" w:color="auto" w:fill="FFFFFF"/>
          </w:rPr>
          <w:t>, </w:t>
        </w:r>
        <w:r w:rsidRPr="00424D8D">
          <w:rPr>
            <w:i/>
            <w:iCs/>
            <w:color w:val="222222"/>
            <w:shd w:val="clear" w:color="auto" w:fill="FFFFFF"/>
          </w:rPr>
          <w:t>125</w:t>
        </w:r>
        <w:r w:rsidRPr="00424D8D">
          <w:rPr>
            <w:color w:val="222222"/>
            <w:shd w:val="clear" w:color="auto" w:fill="FFFFFF"/>
          </w:rPr>
          <w:t>, 149-158.</w:t>
        </w:r>
      </w:ins>
    </w:p>
    <w:p w:rsidR="00474335" w:rsidRPr="00424D8D" w:rsidRDefault="00474335" w:rsidP="00474335">
      <w:pPr>
        <w:ind w:left="480" w:hangingChars="200" w:hanging="480"/>
        <w:rPr>
          <w:ins w:id="1269" w:author="user" w:date="2021-12-20T15:42:00Z"/>
          <w:color w:val="222222"/>
          <w:shd w:val="clear" w:color="auto" w:fill="FFFFFF"/>
        </w:rPr>
      </w:pPr>
      <w:ins w:id="1270" w:author="user" w:date="2021-12-20T15:42:00Z">
        <w:r w:rsidRPr="00424D8D">
          <w:rPr>
            <w:color w:val="222222"/>
            <w:shd w:val="clear" w:color="auto" w:fill="FFFFFF"/>
          </w:rPr>
          <w:t>Stratmann, T., Lins, L., Purser, A., Marcon, Y., Rodrigues, C. F., Ravara, A., Cunha, M. R., Simon-Lledó, E., Jones, D. O. B., Sweetman, A.K., Köser, K., &amp; Oevelen, D. V. (2018). Abyssal plain faunal carbon flows remain depressed 26 years after a simulated deep-sea mining disturbance. </w:t>
        </w:r>
        <w:r w:rsidRPr="00424D8D">
          <w:rPr>
            <w:i/>
            <w:iCs/>
            <w:color w:val="222222"/>
            <w:shd w:val="clear" w:color="auto" w:fill="FFFFFF"/>
          </w:rPr>
          <w:t>Biogeosciences</w:t>
        </w:r>
        <w:r w:rsidRPr="00424D8D">
          <w:rPr>
            <w:color w:val="222222"/>
            <w:shd w:val="clear" w:color="auto" w:fill="FFFFFF"/>
          </w:rPr>
          <w:t>, </w:t>
        </w:r>
        <w:r w:rsidRPr="00424D8D">
          <w:rPr>
            <w:i/>
            <w:iCs/>
            <w:color w:val="222222"/>
            <w:shd w:val="clear" w:color="auto" w:fill="FFFFFF"/>
          </w:rPr>
          <w:t>15</w:t>
        </w:r>
        <w:r w:rsidRPr="00424D8D">
          <w:rPr>
            <w:color w:val="222222"/>
            <w:shd w:val="clear" w:color="auto" w:fill="FFFFFF"/>
          </w:rPr>
          <w:t>(13), 4131-4145.</w:t>
        </w:r>
      </w:ins>
    </w:p>
    <w:p w:rsidR="00474335" w:rsidRDefault="00474335" w:rsidP="00474335">
      <w:pPr>
        <w:ind w:left="480" w:hangingChars="200" w:hanging="480"/>
        <w:rPr>
          <w:ins w:id="1271" w:author="user" w:date="2022-03-18T16:37:00Z"/>
          <w:rFonts w:eastAsia="標楷體"/>
        </w:rPr>
      </w:pPr>
      <w:ins w:id="1272" w:author="user" w:date="2021-12-20T15:42:00Z">
        <w:r w:rsidRPr="00424D8D">
          <w:rPr>
            <w:color w:val="222222"/>
            <w:shd w:val="clear" w:color="auto" w:fill="FFFFFF"/>
          </w:rPr>
          <w:t>Tenore, K. R. (1982). Comparison of the ecological energetics of the polychaetes Capitella capitata and Nereis succinea in experimental systems receiving similar levels of detritus. </w:t>
        </w:r>
        <w:r w:rsidRPr="00424D8D">
          <w:rPr>
            <w:i/>
            <w:iCs/>
            <w:color w:val="222222"/>
            <w:shd w:val="clear" w:color="auto" w:fill="FFFFFF"/>
          </w:rPr>
          <w:t>Netherlands Journal of Sea Research</w:t>
        </w:r>
        <w:r w:rsidRPr="00424D8D">
          <w:rPr>
            <w:color w:val="222222"/>
            <w:shd w:val="clear" w:color="auto" w:fill="FFFFFF"/>
          </w:rPr>
          <w:t>, </w:t>
        </w:r>
        <w:r w:rsidRPr="00424D8D">
          <w:rPr>
            <w:i/>
            <w:iCs/>
            <w:color w:val="222222"/>
            <w:shd w:val="clear" w:color="auto" w:fill="FFFFFF"/>
          </w:rPr>
          <w:t>16</w:t>
        </w:r>
        <w:r w:rsidRPr="00424D8D">
          <w:rPr>
            <w:color w:val="222222"/>
            <w:shd w:val="clear" w:color="auto" w:fill="FFFFFF"/>
          </w:rPr>
          <w:t>, 46-54.</w:t>
        </w:r>
        <w:r w:rsidRPr="00424D8D">
          <w:rPr>
            <w:rFonts w:eastAsia="標楷體"/>
          </w:rPr>
          <w:t>Tyler et al., 1982</w:t>
        </w:r>
      </w:ins>
    </w:p>
    <w:p w:rsidR="004C75A3" w:rsidRPr="00424D8D" w:rsidRDefault="004C75A3" w:rsidP="00474335">
      <w:pPr>
        <w:ind w:left="480" w:hangingChars="200" w:hanging="480"/>
        <w:rPr>
          <w:ins w:id="1273" w:author="user" w:date="2021-12-20T15:42:00Z"/>
          <w:rFonts w:eastAsia="標楷體"/>
        </w:rPr>
      </w:pPr>
      <w:ins w:id="1274" w:author="user" w:date="2022-03-18T16:37:00Z">
        <w:r w:rsidRPr="004C75A3">
          <w:rPr>
            <w:rFonts w:eastAsia="標楷體"/>
          </w:rPr>
          <w:t>Tyler, P. A., Grant, A., Pain, S. L., &amp; Gage, J. D. (1982). Is annual reproduction in deep-sea echinoderms a response to variability in their environment?. Nature, 300(5894), 747-750.</w:t>
        </w:r>
      </w:ins>
    </w:p>
    <w:p w:rsidR="00474335" w:rsidRPr="00424D8D" w:rsidRDefault="00474335" w:rsidP="00474335">
      <w:pPr>
        <w:ind w:left="480" w:hangingChars="200" w:hanging="480"/>
        <w:rPr>
          <w:ins w:id="1275" w:author="user" w:date="2021-12-20T15:42:00Z"/>
          <w:color w:val="000000"/>
          <w:kern w:val="0"/>
        </w:rPr>
      </w:pPr>
      <w:ins w:id="1276" w:author="user" w:date="2021-12-20T15:42:00Z">
        <w:r w:rsidRPr="00424D8D">
          <w:rPr>
            <w:color w:val="222222"/>
            <w:shd w:val="clear" w:color="auto" w:fill="FFFFFF"/>
          </w:rPr>
          <w:t>Ulanowicz, R. E. (1980). An hypothesis on the development of natural communities.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85</w:t>
        </w:r>
        <w:r w:rsidRPr="00424D8D">
          <w:rPr>
            <w:color w:val="222222"/>
            <w:shd w:val="clear" w:color="auto" w:fill="FFFFFF"/>
          </w:rPr>
          <w:t>(2), 223-245.</w:t>
        </w:r>
        <w:r w:rsidRPr="00424D8D">
          <w:rPr>
            <w:color w:val="000000"/>
            <w:kern w:val="0"/>
          </w:rPr>
          <w:t>Ulanowicz, 1997</w:t>
        </w:r>
      </w:ins>
    </w:p>
    <w:p w:rsidR="00474335" w:rsidRPr="00424D8D" w:rsidRDefault="00474335" w:rsidP="00474335">
      <w:pPr>
        <w:ind w:left="480" w:hangingChars="200" w:hanging="480"/>
        <w:rPr>
          <w:ins w:id="1277" w:author="user" w:date="2021-12-20T15:42:00Z"/>
          <w:color w:val="222222"/>
          <w:shd w:val="clear" w:color="auto" w:fill="FFFFFF"/>
        </w:rPr>
      </w:pPr>
      <w:ins w:id="1278" w:author="user" w:date="2021-12-20T15:42:00Z">
        <w:r w:rsidRPr="00424D8D">
          <w:rPr>
            <w:color w:val="222222"/>
            <w:shd w:val="clear" w:color="auto" w:fill="FFFFFF"/>
          </w:rPr>
          <w:t>Ulanowicz, R. E. (2004). Quantitative methods for ecological network analysis. </w:t>
        </w:r>
        <w:r w:rsidRPr="00424D8D">
          <w:rPr>
            <w:i/>
            <w:iCs/>
            <w:color w:val="222222"/>
            <w:shd w:val="clear" w:color="auto" w:fill="FFFFFF"/>
          </w:rPr>
          <w:t>Computational biology and chemistry</w:t>
        </w:r>
        <w:r w:rsidRPr="00424D8D">
          <w:rPr>
            <w:color w:val="222222"/>
            <w:shd w:val="clear" w:color="auto" w:fill="FFFFFF"/>
          </w:rPr>
          <w:t>, </w:t>
        </w:r>
        <w:r w:rsidRPr="00424D8D">
          <w:rPr>
            <w:i/>
            <w:iCs/>
            <w:color w:val="222222"/>
            <w:shd w:val="clear" w:color="auto" w:fill="FFFFFF"/>
          </w:rPr>
          <w:t>28</w:t>
        </w:r>
        <w:r w:rsidRPr="00424D8D">
          <w:rPr>
            <w:color w:val="222222"/>
            <w:shd w:val="clear" w:color="auto" w:fill="FFFFFF"/>
          </w:rPr>
          <w:t>(5-6), 321-339.</w:t>
        </w:r>
      </w:ins>
    </w:p>
    <w:p w:rsidR="00474335" w:rsidRPr="00424D8D" w:rsidRDefault="00474335" w:rsidP="00474335">
      <w:pPr>
        <w:ind w:left="480" w:hangingChars="200" w:hanging="480"/>
        <w:rPr>
          <w:ins w:id="1279" w:author="user" w:date="2021-12-20T15:42:00Z"/>
          <w:color w:val="222222"/>
          <w:shd w:val="clear" w:color="auto" w:fill="FFFFFF"/>
        </w:rPr>
      </w:pPr>
      <w:ins w:id="1280" w:author="user" w:date="2021-12-20T15:42:00Z">
        <w:r w:rsidRPr="00424D8D">
          <w:rPr>
            <w:color w:val="222222"/>
            <w:shd w:val="clear" w:color="auto" w:fill="FFFFFF"/>
          </w:rPr>
          <w:t>Van Oevelen, D., Soetaert, K., Middelburg, J. J., Herman, P. M., Moodley, L., Hamels, I., Moens, T., &amp; Heip, C. H. (2006). Carbon flows through a benthic food web: Integrating biomass, isotope and tracer data. </w:t>
        </w:r>
        <w:r w:rsidRPr="00424D8D">
          <w:rPr>
            <w:i/>
            <w:iCs/>
            <w:color w:val="222222"/>
            <w:shd w:val="clear" w:color="auto" w:fill="FFFFFF"/>
          </w:rPr>
          <w:t>Journal of Marine Research</w:t>
        </w:r>
        <w:r w:rsidRPr="00424D8D">
          <w:rPr>
            <w:color w:val="222222"/>
            <w:shd w:val="clear" w:color="auto" w:fill="FFFFFF"/>
          </w:rPr>
          <w:t>, </w:t>
        </w:r>
        <w:r w:rsidRPr="00424D8D">
          <w:rPr>
            <w:i/>
            <w:iCs/>
            <w:color w:val="222222"/>
            <w:shd w:val="clear" w:color="auto" w:fill="FFFFFF"/>
          </w:rPr>
          <w:t>64</w:t>
        </w:r>
        <w:r w:rsidRPr="00424D8D">
          <w:rPr>
            <w:color w:val="222222"/>
            <w:shd w:val="clear" w:color="auto" w:fill="FFFFFF"/>
          </w:rPr>
          <w:t>(3), 453-482.</w:t>
        </w:r>
      </w:ins>
    </w:p>
    <w:p w:rsidR="00474335" w:rsidRPr="00424D8D" w:rsidRDefault="00474335" w:rsidP="00474335">
      <w:pPr>
        <w:ind w:left="480" w:hangingChars="200" w:hanging="480"/>
        <w:rPr>
          <w:ins w:id="1281" w:author="user" w:date="2021-12-20T15:42:00Z"/>
          <w:rFonts w:eastAsia="標楷體"/>
        </w:rPr>
      </w:pPr>
      <w:ins w:id="1282" w:author="user" w:date="2021-12-20T15:42:00Z">
        <w:r w:rsidRPr="00424D8D">
          <w:rPr>
            <w:color w:val="222222"/>
            <w:shd w:val="clear" w:color="auto" w:fill="FFFFFF"/>
          </w:rPr>
          <w:t>Vézina, A. F., &amp; Platt, T. (1988). Food web dynamics in the ocean. 1. Best-estimates of flow networks using inverse methods. </w:t>
        </w:r>
        <w:r w:rsidRPr="00424D8D">
          <w:rPr>
            <w:i/>
            <w:iCs/>
            <w:color w:val="222222"/>
            <w:shd w:val="clear" w:color="auto" w:fill="FFFFFF"/>
          </w:rPr>
          <w:t>Marine ecology progress series. Oldendorf</w:t>
        </w:r>
        <w:r w:rsidRPr="00424D8D">
          <w:rPr>
            <w:color w:val="222222"/>
            <w:shd w:val="clear" w:color="auto" w:fill="FFFFFF"/>
          </w:rPr>
          <w:t>, </w:t>
        </w:r>
        <w:r w:rsidRPr="00424D8D">
          <w:rPr>
            <w:i/>
            <w:iCs/>
            <w:color w:val="222222"/>
            <w:shd w:val="clear" w:color="auto" w:fill="FFFFFF"/>
          </w:rPr>
          <w:t>42</w:t>
        </w:r>
        <w:r w:rsidRPr="00424D8D">
          <w:rPr>
            <w:color w:val="222222"/>
            <w:shd w:val="clear" w:color="auto" w:fill="FFFFFF"/>
          </w:rPr>
          <w:t>(3), 269-287.</w:t>
        </w:r>
      </w:ins>
    </w:p>
    <w:p w:rsidR="00FE13C7" w:rsidRPr="00FE13C7" w:rsidRDefault="00FE13C7" w:rsidP="00FE13C7">
      <w:pPr>
        <w:spacing w:before="120" w:after="120" w:line="276" w:lineRule="auto"/>
        <w:jc w:val="both"/>
        <w:rPr>
          <w:rFonts w:eastAsia="標楷體"/>
          <w:szCs w:val="22"/>
        </w:rPr>
      </w:pPr>
    </w:p>
    <w:sectPr w:rsidR="00FE13C7" w:rsidRPr="00FE13C7">
      <w:pgSz w:w="11906" w:h="16838"/>
      <w:pgMar w:top="1440" w:right="1800" w:bottom="1440" w:left="180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3FA" w:rsidRDefault="004023FA" w:rsidP="002911B0">
      <w:r>
        <w:separator/>
      </w:r>
    </w:p>
  </w:endnote>
  <w:endnote w:type="continuationSeparator" w:id="0">
    <w:p w:rsidR="004023FA" w:rsidRDefault="004023FA" w:rsidP="00291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新篆體(P)">
    <w:charset w:val="88"/>
    <w:family w:val="script"/>
    <w:pitch w:val="variable"/>
    <w:sig w:usb0="80000001" w:usb1="28091800" w:usb2="00000016" w:usb3="00000000" w:csb0="001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FKaiShu-SB-Estd-BF">
    <w:altName w:val="Malgun Gothic Semilight"/>
    <w:charset w:val="88"/>
    <w:family w:val="auto"/>
    <w:pitch w:val="variable"/>
    <w:sig w:usb0="00000001"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3FA" w:rsidRDefault="004023FA" w:rsidP="002911B0">
      <w:r>
        <w:separator/>
      </w:r>
    </w:p>
  </w:footnote>
  <w:footnote w:type="continuationSeparator" w:id="0">
    <w:p w:rsidR="004023FA" w:rsidRDefault="004023FA" w:rsidP="002911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F18E2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EC7323"/>
    <w:multiLevelType w:val="hybridMultilevel"/>
    <w:tmpl w:val="8C80876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4184403"/>
    <w:multiLevelType w:val="hybridMultilevel"/>
    <w:tmpl w:val="E3E450DE"/>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768"/>
        </w:tabs>
        <w:ind w:left="768" w:hanging="480"/>
      </w:pPr>
    </w:lvl>
    <w:lvl w:ilvl="2" w:tplc="0409001B" w:tentative="1">
      <w:start w:val="1"/>
      <w:numFmt w:val="lowerRoman"/>
      <w:lvlText w:val="%3."/>
      <w:lvlJc w:val="right"/>
      <w:pPr>
        <w:tabs>
          <w:tab w:val="num" w:pos="1248"/>
        </w:tabs>
        <w:ind w:left="1248" w:hanging="480"/>
      </w:pPr>
    </w:lvl>
    <w:lvl w:ilvl="3" w:tplc="0409000F" w:tentative="1">
      <w:start w:val="1"/>
      <w:numFmt w:val="decimal"/>
      <w:lvlText w:val="%4."/>
      <w:lvlJc w:val="left"/>
      <w:pPr>
        <w:tabs>
          <w:tab w:val="num" w:pos="1728"/>
        </w:tabs>
        <w:ind w:left="1728" w:hanging="480"/>
      </w:pPr>
    </w:lvl>
    <w:lvl w:ilvl="4" w:tplc="04090019" w:tentative="1">
      <w:start w:val="1"/>
      <w:numFmt w:val="ideographTraditional"/>
      <w:lvlText w:val="%5、"/>
      <w:lvlJc w:val="left"/>
      <w:pPr>
        <w:tabs>
          <w:tab w:val="num" w:pos="2208"/>
        </w:tabs>
        <w:ind w:left="2208" w:hanging="480"/>
      </w:pPr>
    </w:lvl>
    <w:lvl w:ilvl="5" w:tplc="0409001B" w:tentative="1">
      <w:start w:val="1"/>
      <w:numFmt w:val="lowerRoman"/>
      <w:lvlText w:val="%6."/>
      <w:lvlJc w:val="right"/>
      <w:pPr>
        <w:tabs>
          <w:tab w:val="num" w:pos="2688"/>
        </w:tabs>
        <w:ind w:left="2688" w:hanging="480"/>
      </w:pPr>
    </w:lvl>
    <w:lvl w:ilvl="6" w:tplc="0409000F" w:tentative="1">
      <w:start w:val="1"/>
      <w:numFmt w:val="decimal"/>
      <w:lvlText w:val="%7."/>
      <w:lvlJc w:val="left"/>
      <w:pPr>
        <w:tabs>
          <w:tab w:val="num" w:pos="3168"/>
        </w:tabs>
        <w:ind w:left="3168" w:hanging="480"/>
      </w:pPr>
    </w:lvl>
    <w:lvl w:ilvl="7" w:tplc="04090019" w:tentative="1">
      <w:start w:val="1"/>
      <w:numFmt w:val="ideographTraditional"/>
      <w:lvlText w:val="%8、"/>
      <w:lvlJc w:val="left"/>
      <w:pPr>
        <w:tabs>
          <w:tab w:val="num" w:pos="3648"/>
        </w:tabs>
        <w:ind w:left="3648" w:hanging="480"/>
      </w:pPr>
    </w:lvl>
    <w:lvl w:ilvl="8" w:tplc="0409001B" w:tentative="1">
      <w:start w:val="1"/>
      <w:numFmt w:val="lowerRoman"/>
      <w:lvlText w:val="%9."/>
      <w:lvlJc w:val="right"/>
      <w:pPr>
        <w:tabs>
          <w:tab w:val="num" w:pos="4128"/>
        </w:tabs>
        <w:ind w:left="4128" w:hanging="480"/>
      </w:pPr>
    </w:lvl>
  </w:abstractNum>
  <w:abstractNum w:abstractNumId="3" w15:restartNumberingAfterBreak="0">
    <w:nsid w:val="04333840"/>
    <w:multiLevelType w:val="hybridMultilevel"/>
    <w:tmpl w:val="60504C42"/>
    <w:lvl w:ilvl="0" w:tplc="FF20F9D4">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5D906AD"/>
    <w:multiLevelType w:val="hybridMultilevel"/>
    <w:tmpl w:val="5600917A"/>
    <w:lvl w:ilvl="0" w:tplc="AA748E88">
      <w:start w:val="1"/>
      <w:numFmt w:val="taiwaneseCountingThousand"/>
      <w:lvlText w:val="(%1)"/>
      <w:lvlJc w:val="left"/>
      <w:pPr>
        <w:tabs>
          <w:tab w:val="num" w:pos="567"/>
        </w:tabs>
        <w:ind w:left="567" w:hanging="567"/>
      </w:pPr>
      <w:rPr>
        <w:rFonts w:ascii="標楷體" w:eastAsia="標楷體" w:hAnsi="標楷體" w:cs="Times New Roman" w:hint="default"/>
      </w:rPr>
    </w:lvl>
    <w:lvl w:ilvl="1" w:tplc="8DE62622">
      <w:start w:val="1"/>
      <w:numFmt w:val="decimal"/>
      <w:lvlText w:val="%2."/>
      <w:lvlJc w:val="left"/>
      <w:pPr>
        <w:tabs>
          <w:tab w:val="num" w:pos="794"/>
        </w:tabs>
        <w:ind w:left="794" w:hanging="227"/>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071C7BE8"/>
    <w:multiLevelType w:val="hybridMultilevel"/>
    <w:tmpl w:val="11C87CBC"/>
    <w:lvl w:ilvl="0" w:tplc="63983066">
      <w:start w:val="1"/>
      <w:numFmt w:val="taiwaneseCountingThousand"/>
      <w:lvlText w:val="（%1）"/>
      <w:lvlJc w:val="left"/>
      <w:pPr>
        <w:tabs>
          <w:tab w:val="num" w:pos="706"/>
        </w:tabs>
        <w:ind w:left="706" w:hanging="720"/>
      </w:pPr>
      <w:rPr>
        <w:rFonts w:hAnsi="標楷體"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6" w15:restartNumberingAfterBreak="0">
    <w:nsid w:val="08640E18"/>
    <w:multiLevelType w:val="hybridMultilevel"/>
    <w:tmpl w:val="19C28DF6"/>
    <w:lvl w:ilvl="0" w:tplc="001C7BA0">
      <w:start w:val="1"/>
      <w:numFmt w:val="taiwaneseCountingThousand"/>
      <w:lvlText w:val="（%1）"/>
      <w:lvlJc w:val="left"/>
      <w:pPr>
        <w:tabs>
          <w:tab w:val="num" w:pos="708"/>
        </w:tabs>
        <w:ind w:left="708" w:hanging="720"/>
      </w:pPr>
      <w:rPr>
        <w:rFonts w:hAnsi="標楷體"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7" w15:restartNumberingAfterBreak="0">
    <w:nsid w:val="09066E04"/>
    <w:multiLevelType w:val="hybridMultilevel"/>
    <w:tmpl w:val="F30E1134"/>
    <w:lvl w:ilvl="0" w:tplc="5BE03AE0">
      <w:start w:val="1"/>
      <w:numFmt w:val="taiwaneseCountingThousand"/>
      <w:lvlText w:val="(%1)"/>
      <w:lvlJc w:val="left"/>
      <w:pPr>
        <w:tabs>
          <w:tab w:val="num" w:pos="567"/>
        </w:tabs>
        <w:ind w:left="567" w:hanging="567"/>
      </w:pPr>
      <w:rPr>
        <w:rFonts w:ascii="標楷體" w:eastAsia="標楷體" w:hAnsi="標楷體"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0A371480"/>
    <w:multiLevelType w:val="hybridMultilevel"/>
    <w:tmpl w:val="367A734E"/>
    <w:lvl w:ilvl="0" w:tplc="E3C8EC6E">
      <w:start w:val="1"/>
      <w:numFmt w:val="taiwaneseCountingThousand"/>
      <w:lvlText w:val="（%1）"/>
      <w:lvlJc w:val="left"/>
      <w:pPr>
        <w:tabs>
          <w:tab w:val="num" w:pos="1588"/>
        </w:tabs>
        <w:ind w:left="1588" w:hanging="964"/>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084473A"/>
    <w:multiLevelType w:val="hybridMultilevel"/>
    <w:tmpl w:val="DCC06598"/>
    <w:lvl w:ilvl="0" w:tplc="76668E84">
      <w:start w:val="1"/>
      <w:numFmt w:val="decimal"/>
      <w:lvlText w:val="%1)"/>
      <w:lvlJc w:val="left"/>
      <w:pPr>
        <w:ind w:left="1851" w:hanging="435"/>
      </w:pPr>
      <w:rPr>
        <w:rFonts w:hint="default"/>
      </w:rPr>
    </w:lvl>
    <w:lvl w:ilvl="1" w:tplc="04090019" w:tentative="1">
      <w:start w:val="1"/>
      <w:numFmt w:val="ideographTraditional"/>
      <w:lvlText w:val="%2、"/>
      <w:lvlJc w:val="left"/>
      <w:pPr>
        <w:ind w:left="2376" w:hanging="480"/>
      </w:pPr>
    </w:lvl>
    <w:lvl w:ilvl="2" w:tplc="0409001B" w:tentative="1">
      <w:start w:val="1"/>
      <w:numFmt w:val="lowerRoman"/>
      <w:lvlText w:val="%3."/>
      <w:lvlJc w:val="right"/>
      <w:pPr>
        <w:ind w:left="2856" w:hanging="480"/>
      </w:pPr>
    </w:lvl>
    <w:lvl w:ilvl="3" w:tplc="0409000F" w:tentative="1">
      <w:start w:val="1"/>
      <w:numFmt w:val="decimal"/>
      <w:lvlText w:val="%4."/>
      <w:lvlJc w:val="left"/>
      <w:pPr>
        <w:ind w:left="3336" w:hanging="480"/>
      </w:pPr>
    </w:lvl>
    <w:lvl w:ilvl="4" w:tplc="04090019" w:tentative="1">
      <w:start w:val="1"/>
      <w:numFmt w:val="ideographTraditional"/>
      <w:lvlText w:val="%5、"/>
      <w:lvlJc w:val="left"/>
      <w:pPr>
        <w:ind w:left="3816" w:hanging="480"/>
      </w:pPr>
    </w:lvl>
    <w:lvl w:ilvl="5" w:tplc="0409001B" w:tentative="1">
      <w:start w:val="1"/>
      <w:numFmt w:val="lowerRoman"/>
      <w:lvlText w:val="%6."/>
      <w:lvlJc w:val="right"/>
      <w:pPr>
        <w:ind w:left="4296" w:hanging="480"/>
      </w:pPr>
    </w:lvl>
    <w:lvl w:ilvl="6" w:tplc="0409000F" w:tentative="1">
      <w:start w:val="1"/>
      <w:numFmt w:val="decimal"/>
      <w:lvlText w:val="%7."/>
      <w:lvlJc w:val="left"/>
      <w:pPr>
        <w:ind w:left="4776" w:hanging="480"/>
      </w:pPr>
    </w:lvl>
    <w:lvl w:ilvl="7" w:tplc="04090019" w:tentative="1">
      <w:start w:val="1"/>
      <w:numFmt w:val="ideographTraditional"/>
      <w:lvlText w:val="%8、"/>
      <w:lvlJc w:val="left"/>
      <w:pPr>
        <w:ind w:left="5256" w:hanging="480"/>
      </w:pPr>
    </w:lvl>
    <w:lvl w:ilvl="8" w:tplc="0409001B" w:tentative="1">
      <w:start w:val="1"/>
      <w:numFmt w:val="lowerRoman"/>
      <w:lvlText w:val="%9."/>
      <w:lvlJc w:val="right"/>
      <w:pPr>
        <w:ind w:left="5736" w:hanging="480"/>
      </w:pPr>
    </w:lvl>
  </w:abstractNum>
  <w:abstractNum w:abstractNumId="10" w15:restartNumberingAfterBreak="0">
    <w:nsid w:val="14A82FF8"/>
    <w:multiLevelType w:val="hybridMultilevel"/>
    <w:tmpl w:val="67862100"/>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6C23A47"/>
    <w:multiLevelType w:val="hybridMultilevel"/>
    <w:tmpl w:val="E5220D0A"/>
    <w:lvl w:ilvl="0" w:tplc="98B02A94">
      <w:start w:val="1"/>
      <w:numFmt w:val="taiwaneseCountingThousand"/>
      <w:lvlText w:val="(%1)"/>
      <w:lvlJc w:val="left"/>
      <w:pPr>
        <w:tabs>
          <w:tab w:val="num" w:pos="567"/>
        </w:tabs>
        <w:ind w:left="567" w:hanging="567"/>
      </w:pPr>
      <w:rPr>
        <w:rFonts w:ascii="標楷體" w:eastAsia="標楷體" w:hAnsi="標楷體"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196D1B5B"/>
    <w:multiLevelType w:val="multilevel"/>
    <w:tmpl w:val="0220EA78"/>
    <w:lvl w:ilvl="0">
      <w:start w:val="1"/>
      <w:numFmt w:val="taiwaneseCountingThousand"/>
      <w:lvlText w:val="%1、"/>
      <w:lvlJc w:val="left"/>
      <w:pPr>
        <w:tabs>
          <w:tab w:val="num" w:pos="958"/>
        </w:tabs>
        <w:ind w:left="958" w:hanging="720"/>
      </w:pPr>
      <w:rPr>
        <w:rFonts w:hint="eastAsia"/>
      </w:rPr>
    </w:lvl>
    <w:lvl w:ilvl="1">
      <w:start w:val="1"/>
      <w:numFmt w:val="ideographTraditional"/>
      <w:lvlText w:val="%2、"/>
      <w:lvlJc w:val="left"/>
      <w:pPr>
        <w:tabs>
          <w:tab w:val="num" w:pos="1198"/>
        </w:tabs>
        <w:ind w:left="1198" w:hanging="480"/>
      </w:pPr>
    </w:lvl>
    <w:lvl w:ilvl="2">
      <w:start w:val="1"/>
      <w:numFmt w:val="lowerRoman"/>
      <w:lvlText w:val="%3."/>
      <w:lvlJc w:val="right"/>
      <w:pPr>
        <w:tabs>
          <w:tab w:val="num" w:pos="1678"/>
        </w:tabs>
        <w:ind w:left="1678" w:hanging="480"/>
      </w:pPr>
    </w:lvl>
    <w:lvl w:ilvl="3">
      <w:start w:val="1"/>
      <w:numFmt w:val="decimal"/>
      <w:lvlText w:val="%4."/>
      <w:lvlJc w:val="left"/>
      <w:pPr>
        <w:tabs>
          <w:tab w:val="num" w:pos="2158"/>
        </w:tabs>
        <w:ind w:left="2158" w:hanging="480"/>
      </w:pPr>
    </w:lvl>
    <w:lvl w:ilvl="4">
      <w:start w:val="1"/>
      <w:numFmt w:val="ideographTraditional"/>
      <w:lvlText w:val="%5、"/>
      <w:lvlJc w:val="left"/>
      <w:pPr>
        <w:tabs>
          <w:tab w:val="num" w:pos="2638"/>
        </w:tabs>
        <w:ind w:left="2638" w:hanging="480"/>
      </w:pPr>
    </w:lvl>
    <w:lvl w:ilvl="5">
      <w:start w:val="1"/>
      <w:numFmt w:val="lowerRoman"/>
      <w:lvlText w:val="%6."/>
      <w:lvlJc w:val="right"/>
      <w:pPr>
        <w:tabs>
          <w:tab w:val="num" w:pos="3118"/>
        </w:tabs>
        <w:ind w:left="3118" w:hanging="480"/>
      </w:pPr>
    </w:lvl>
    <w:lvl w:ilvl="6">
      <w:start w:val="1"/>
      <w:numFmt w:val="decimal"/>
      <w:lvlText w:val="%7."/>
      <w:lvlJc w:val="left"/>
      <w:pPr>
        <w:tabs>
          <w:tab w:val="num" w:pos="3598"/>
        </w:tabs>
        <w:ind w:left="3598" w:hanging="480"/>
      </w:pPr>
    </w:lvl>
    <w:lvl w:ilvl="7">
      <w:start w:val="1"/>
      <w:numFmt w:val="ideographTraditional"/>
      <w:lvlText w:val="%8、"/>
      <w:lvlJc w:val="left"/>
      <w:pPr>
        <w:tabs>
          <w:tab w:val="num" w:pos="4078"/>
        </w:tabs>
        <w:ind w:left="4078" w:hanging="480"/>
      </w:pPr>
    </w:lvl>
    <w:lvl w:ilvl="8">
      <w:start w:val="1"/>
      <w:numFmt w:val="lowerRoman"/>
      <w:lvlText w:val="%9."/>
      <w:lvlJc w:val="right"/>
      <w:pPr>
        <w:tabs>
          <w:tab w:val="num" w:pos="4558"/>
        </w:tabs>
        <w:ind w:left="4558" w:hanging="480"/>
      </w:pPr>
    </w:lvl>
  </w:abstractNum>
  <w:abstractNum w:abstractNumId="13" w15:restartNumberingAfterBreak="0">
    <w:nsid w:val="1B3B4E56"/>
    <w:multiLevelType w:val="multilevel"/>
    <w:tmpl w:val="C73E0E32"/>
    <w:lvl w:ilvl="0">
      <w:start w:val="1"/>
      <w:numFmt w:val="decimal"/>
      <w:lvlText w:val="%1."/>
      <w:lvlJc w:val="left"/>
      <w:pPr>
        <w:ind w:left="360" w:hanging="360"/>
      </w:pPr>
      <w:rPr>
        <w:rFonts w:ascii="Times New Roman" w:eastAsia="標楷體"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5A8493B"/>
    <w:multiLevelType w:val="hybridMultilevel"/>
    <w:tmpl w:val="45F05C58"/>
    <w:lvl w:ilvl="0" w:tplc="B19A183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2BA47D94"/>
    <w:multiLevelType w:val="hybridMultilevel"/>
    <w:tmpl w:val="CD6AF39E"/>
    <w:lvl w:ilvl="0" w:tplc="9C60B36E">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313F7F9E"/>
    <w:multiLevelType w:val="hybridMultilevel"/>
    <w:tmpl w:val="255C9A1E"/>
    <w:lvl w:ilvl="0" w:tplc="0409000F">
      <w:start w:val="1"/>
      <w:numFmt w:val="decimal"/>
      <w:lvlText w:val="%1."/>
      <w:lvlJc w:val="left"/>
      <w:pPr>
        <w:ind w:left="1046" w:hanging="480"/>
      </w:p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7" w15:restartNumberingAfterBreak="0">
    <w:nsid w:val="3D9C46D8"/>
    <w:multiLevelType w:val="hybridMultilevel"/>
    <w:tmpl w:val="0220EA78"/>
    <w:lvl w:ilvl="0" w:tplc="5C2EC67C">
      <w:start w:val="1"/>
      <w:numFmt w:val="taiwaneseCountingThousand"/>
      <w:lvlText w:val="%1、"/>
      <w:lvlJc w:val="left"/>
      <w:pPr>
        <w:tabs>
          <w:tab w:val="num" w:pos="958"/>
        </w:tabs>
        <w:ind w:left="958" w:hanging="720"/>
      </w:pPr>
      <w:rPr>
        <w:rFonts w:hint="eastAsia"/>
      </w:rPr>
    </w:lvl>
    <w:lvl w:ilvl="1" w:tplc="04090019" w:tentative="1">
      <w:start w:val="1"/>
      <w:numFmt w:val="ideographTraditional"/>
      <w:lvlText w:val="%2、"/>
      <w:lvlJc w:val="left"/>
      <w:pPr>
        <w:tabs>
          <w:tab w:val="num" w:pos="1198"/>
        </w:tabs>
        <w:ind w:left="1198" w:hanging="480"/>
      </w:pPr>
    </w:lvl>
    <w:lvl w:ilvl="2" w:tplc="0409001B" w:tentative="1">
      <w:start w:val="1"/>
      <w:numFmt w:val="lowerRoman"/>
      <w:lvlText w:val="%3."/>
      <w:lvlJc w:val="right"/>
      <w:pPr>
        <w:tabs>
          <w:tab w:val="num" w:pos="1678"/>
        </w:tabs>
        <w:ind w:left="1678" w:hanging="480"/>
      </w:pPr>
    </w:lvl>
    <w:lvl w:ilvl="3" w:tplc="0409000F" w:tentative="1">
      <w:start w:val="1"/>
      <w:numFmt w:val="decimal"/>
      <w:lvlText w:val="%4."/>
      <w:lvlJc w:val="left"/>
      <w:pPr>
        <w:tabs>
          <w:tab w:val="num" w:pos="2158"/>
        </w:tabs>
        <w:ind w:left="2158" w:hanging="480"/>
      </w:pPr>
    </w:lvl>
    <w:lvl w:ilvl="4" w:tplc="04090019" w:tentative="1">
      <w:start w:val="1"/>
      <w:numFmt w:val="ideographTraditional"/>
      <w:lvlText w:val="%5、"/>
      <w:lvlJc w:val="left"/>
      <w:pPr>
        <w:tabs>
          <w:tab w:val="num" w:pos="2638"/>
        </w:tabs>
        <w:ind w:left="2638" w:hanging="480"/>
      </w:pPr>
    </w:lvl>
    <w:lvl w:ilvl="5" w:tplc="0409001B" w:tentative="1">
      <w:start w:val="1"/>
      <w:numFmt w:val="lowerRoman"/>
      <w:lvlText w:val="%6."/>
      <w:lvlJc w:val="right"/>
      <w:pPr>
        <w:tabs>
          <w:tab w:val="num" w:pos="3118"/>
        </w:tabs>
        <w:ind w:left="3118" w:hanging="480"/>
      </w:pPr>
    </w:lvl>
    <w:lvl w:ilvl="6" w:tplc="0409000F" w:tentative="1">
      <w:start w:val="1"/>
      <w:numFmt w:val="decimal"/>
      <w:lvlText w:val="%7."/>
      <w:lvlJc w:val="left"/>
      <w:pPr>
        <w:tabs>
          <w:tab w:val="num" w:pos="3598"/>
        </w:tabs>
        <w:ind w:left="3598" w:hanging="480"/>
      </w:pPr>
    </w:lvl>
    <w:lvl w:ilvl="7" w:tplc="04090019" w:tentative="1">
      <w:start w:val="1"/>
      <w:numFmt w:val="ideographTraditional"/>
      <w:lvlText w:val="%8、"/>
      <w:lvlJc w:val="left"/>
      <w:pPr>
        <w:tabs>
          <w:tab w:val="num" w:pos="4078"/>
        </w:tabs>
        <w:ind w:left="4078" w:hanging="480"/>
      </w:pPr>
    </w:lvl>
    <w:lvl w:ilvl="8" w:tplc="0409001B" w:tentative="1">
      <w:start w:val="1"/>
      <w:numFmt w:val="lowerRoman"/>
      <w:lvlText w:val="%9."/>
      <w:lvlJc w:val="right"/>
      <w:pPr>
        <w:tabs>
          <w:tab w:val="num" w:pos="4558"/>
        </w:tabs>
        <w:ind w:left="4558" w:hanging="480"/>
      </w:pPr>
    </w:lvl>
  </w:abstractNum>
  <w:abstractNum w:abstractNumId="18" w15:restartNumberingAfterBreak="0">
    <w:nsid w:val="3DB92004"/>
    <w:multiLevelType w:val="hybridMultilevel"/>
    <w:tmpl w:val="A648A4D2"/>
    <w:lvl w:ilvl="0" w:tplc="ABBE4816">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215712E"/>
    <w:multiLevelType w:val="multilevel"/>
    <w:tmpl w:val="87F41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E73231"/>
    <w:multiLevelType w:val="hybridMultilevel"/>
    <w:tmpl w:val="6FFA38B2"/>
    <w:lvl w:ilvl="0" w:tplc="79A2DCA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DD242DC"/>
    <w:multiLevelType w:val="hybridMultilevel"/>
    <w:tmpl w:val="5B3C8D7C"/>
    <w:lvl w:ilvl="0" w:tplc="8E7461C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ECC3C83"/>
    <w:multiLevelType w:val="hybridMultilevel"/>
    <w:tmpl w:val="6B806830"/>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024B4E"/>
    <w:multiLevelType w:val="hybridMultilevel"/>
    <w:tmpl w:val="6B947660"/>
    <w:lvl w:ilvl="0" w:tplc="DF403E74">
      <w:numFmt w:val="bullet"/>
      <w:lvlText w:val="□"/>
      <w:lvlJc w:val="left"/>
      <w:pPr>
        <w:tabs>
          <w:tab w:val="num" w:pos="420"/>
        </w:tabs>
        <w:ind w:left="420" w:hanging="42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4" w15:restartNumberingAfterBreak="0">
    <w:nsid w:val="5359576F"/>
    <w:multiLevelType w:val="hybridMultilevel"/>
    <w:tmpl w:val="A8C0577E"/>
    <w:lvl w:ilvl="0" w:tplc="0EEEFC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40D3048"/>
    <w:multiLevelType w:val="hybridMultilevel"/>
    <w:tmpl w:val="CB1452B2"/>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55FD1BD0"/>
    <w:multiLevelType w:val="hybridMultilevel"/>
    <w:tmpl w:val="741E4488"/>
    <w:lvl w:ilvl="0" w:tplc="EB64ED4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939247F"/>
    <w:multiLevelType w:val="hybridMultilevel"/>
    <w:tmpl w:val="FBF44CBA"/>
    <w:lvl w:ilvl="0" w:tplc="D65E5B3E">
      <w:start w:val="2"/>
      <w:numFmt w:val="taiwaneseCountingThousand"/>
      <w:lvlText w:val="(%1)"/>
      <w:lvlJc w:val="left"/>
      <w:pPr>
        <w:tabs>
          <w:tab w:val="num" w:pos="567"/>
        </w:tabs>
        <w:ind w:left="567" w:hanging="567"/>
      </w:pPr>
      <w:rPr>
        <w:rFonts w:ascii="標楷體" w:eastAsia="標楷體" w:hAnsi="標楷體"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595E34AE"/>
    <w:multiLevelType w:val="hybridMultilevel"/>
    <w:tmpl w:val="60808296"/>
    <w:lvl w:ilvl="0" w:tplc="35DED4F6">
      <w:start w:val="1"/>
      <w:numFmt w:val="taiwaneseCountingThousand"/>
      <w:lvlText w:val="（%1）"/>
      <w:lvlJc w:val="left"/>
      <w:pPr>
        <w:tabs>
          <w:tab w:val="num" w:pos="1260"/>
        </w:tabs>
        <w:ind w:left="1260" w:hanging="720"/>
      </w:pPr>
      <w:rPr>
        <w:rFonts w:hint="eastAsia"/>
      </w:rPr>
    </w:lvl>
    <w:lvl w:ilvl="1" w:tplc="04090019" w:tentative="1">
      <w:start w:val="1"/>
      <w:numFmt w:val="ideographTraditional"/>
      <w:lvlText w:val="%2、"/>
      <w:lvlJc w:val="left"/>
      <w:pPr>
        <w:tabs>
          <w:tab w:val="num" w:pos="1500"/>
        </w:tabs>
        <w:ind w:left="1500" w:hanging="480"/>
      </w:pPr>
    </w:lvl>
    <w:lvl w:ilvl="2" w:tplc="0409001B" w:tentative="1">
      <w:start w:val="1"/>
      <w:numFmt w:val="lowerRoman"/>
      <w:lvlText w:val="%3."/>
      <w:lvlJc w:val="right"/>
      <w:pPr>
        <w:tabs>
          <w:tab w:val="num" w:pos="1980"/>
        </w:tabs>
        <w:ind w:left="1980" w:hanging="480"/>
      </w:pPr>
    </w:lvl>
    <w:lvl w:ilvl="3" w:tplc="0409000F" w:tentative="1">
      <w:start w:val="1"/>
      <w:numFmt w:val="decimal"/>
      <w:lvlText w:val="%4."/>
      <w:lvlJc w:val="left"/>
      <w:pPr>
        <w:tabs>
          <w:tab w:val="num" w:pos="2460"/>
        </w:tabs>
        <w:ind w:left="2460" w:hanging="480"/>
      </w:pPr>
    </w:lvl>
    <w:lvl w:ilvl="4" w:tplc="04090019" w:tentative="1">
      <w:start w:val="1"/>
      <w:numFmt w:val="ideographTraditional"/>
      <w:lvlText w:val="%5、"/>
      <w:lvlJc w:val="left"/>
      <w:pPr>
        <w:tabs>
          <w:tab w:val="num" w:pos="2940"/>
        </w:tabs>
        <w:ind w:left="2940" w:hanging="480"/>
      </w:pPr>
    </w:lvl>
    <w:lvl w:ilvl="5" w:tplc="0409001B" w:tentative="1">
      <w:start w:val="1"/>
      <w:numFmt w:val="lowerRoman"/>
      <w:lvlText w:val="%6."/>
      <w:lvlJc w:val="right"/>
      <w:pPr>
        <w:tabs>
          <w:tab w:val="num" w:pos="3420"/>
        </w:tabs>
        <w:ind w:left="3420" w:hanging="480"/>
      </w:pPr>
    </w:lvl>
    <w:lvl w:ilvl="6" w:tplc="0409000F" w:tentative="1">
      <w:start w:val="1"/>
      <w:numFmt w:val="decimal"/>
      <w:lvlText w:val="%7."/>
      <w:lvlJc w:val="left"/>
      <w:pPr>
        <w:tabs>
          <w:tab w:val="num" w:pos="3900"/>
        </w:tabs>
        <w:ind w:left="3900" w:hanging="480"/>
      </w:pPr>
    </w:lvl>
    <w:lvl w:ilvl="7" w:tplc="04090019" w:tentative="1">
      <w:start w:val="1"/>
      <w:numFmt w:val="ideographTraditional"/>
      <w:lvlText w:val="%8、"/>
      <w:lvlJc w:val="left"/>
      <w:pPr>
        <w:tabs>
          <w:tab w:val="num" w:pos="4380"/>
        </w:tabs>
        <w:ind w:left="4380" w:hanging="480"/>
      </w:pPr>
    </w:lvl>
    <w:lvl w:ilvl="8" w:tplc="0409001B" w:tentative="1">
      <w:start w:val="1"/>
      <w:numFmt w:val="lowerRoman"/>
      <w:lvlText w:val="%9."/>
      <w:lvlJc w:val="right"/>
      <w:pPr>
        <w:tabs>
          <w:tab w:val="num" w:pos="4860"/>
        </w:tabs>
        <w:ind w:left="4860" w:hanging="480"/>
      </w:pPr>
    </w:lvl>
  </w:abstractNum>
  <w:abstractNum w:abstractNumId="29" w15:restartNumberingAfterBreak="0">
    <w:nsid w:val="5ABC2EDC"/>
    <w:multiLevelType w:val="hybridMultilevel"/>
    <w:tmpl w:val="E618B7BA"/>
    <w:lvl w:ilvl="0" w:tplc="1846BEC2">
      <w:start w:val="1"/>
      <w:numFmt w:val="taiwaneseCountingThousand"/>
      <w:lvlText w:val="(%1)"/>
      <w:lvlJc w:val="left"/>
      <w:pPr>
        <w:tabs>
          <w:tab w:val="num" w:pos="567"/>
        </w:tabs>
        <w:ind w:left="567" w:hanging="567"/>
      </w:pPr>
      <w:rPr>
        <w:rFonts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15:restartNumberingAfterBreak="0">
    <w:nsid w:val="5D1232A9"/>
    <w:multiLevelType w:val="hybridMultilevel"/>
    <w:tmpl w:val="7FB008E2"/>
    <w:lvl w:ilvl="0" w:tplc="B3987226">
      <w:numFmt w:val="bullet"/>
      <w:lvlText w:val="□"/>
      <w:lvlJc w:val="left"/>
      <w:pPr>
        <w:tabs>
          <w:tab w:val="num" w:pos="357"/>
        </w:tabs>
        <w:ind w:left="357" w:hanging="360"/>
      </w:pPr>
      <w:rPr>
        <w:rFonts w:ascii="標楷體" w:eastAsia="標楷體" w:hAnsi="標楷體" w:cs="Times New Roman" w:hint="eastAsia"/>
        <w:color w:val="333333"/>
      </w:rPr>
    </w:lvl>
    <w:lvl w:ilvl="1" w:tplc="04090003" w:tentative="1">
      <w:start w:val="1"/>
      <w:numFmt w:val="bullet"/>
      <w:lvlText w:val=""/>
      <w:lvlJc w:val="left"/>
      <w:pPr>
        <w:tabs>
          <w:tab w:val="num" w:pos="957"/>
        </w:tabs>
        <w:ind w:left="957" w:hanging="480"/>
      </w:pPr>
      <w:rPr>
        <w:rFonts w:ascii="Wingdings" w:hAnsi="Wingdings" w:hint="default"/>
      </w:rPr>
    </w:lvl>
    <w:lvl w:ilvl="2" w:tplc="04090005" w:tentative="1">
      <w:start w:val="1"/>
      <w:numFmt w:val="bullet"/>
      <w:lvlText w:val=""/>
      <w:lvlJc w:val="left"/>
      <w:pPr>
        <w:tabs>
          <w:tab w:val="num" w:pos="1437"/>
        </w:tabs>
        <w:ind w:left="1437" w:hanging="480"/>
      </w:pPr>
      <w:rPr>
        <w:rFonts w:ascii="Wingdings" w:hAnsi="Wingdings" w:hint="default"/>
      </w:rPr>
    </w:lvl>
    <w:lvl w:ilvl="3" w:tplc="04090001" w:tentative="1">
      <w:start w:val="1"/>
      <w:numFmt w:val="bullet"/>
      <w:lvlText w:val=""/>
      <w:lvlJc w:val="left"/>
      <w:pPr>
        <w:tabs>
          <w:tab w:val="num" w:pos="1917"/>
        </w:tabs>
        <w:ind w:left="1917" w:hanging="480"/>
      </w:pPr>
      <w:rPr>
        <w:rFonts w:ascii="Wingdings" w:hAnsi="Wingdings" w:hint="default"/>
      </w:rPr>
    </w:lvl>
    <w:lvl w:ilvl="4" w:tplc="04090003" w:tentative="1">
      <w:start w:val="1"/>
      <w:numFmt w:val="bullet"/>
      <w:lvlText w:val=""/>
      <w:lvlJc w:val="left"/>
      <w:pPr>
        <w:tabs>
          <w:tab w:val="num" w:pos="2397"/>
        </w:tabs>
        <w:ind w:left="2397" w:hanging="480"/>
      </w:pPr>
      <w:rPr>
        <w:rFonts w:ascii="Wingdings" w:hAnsi="Wingdings" w:hint="default"/>
      </w:rPr>
    </w:lvl>
    <w:lvl w:ilvl="5" w:tplc="04090005" w:tentative="1">
      <w:start w:val="1"/>
      <w:numFmt w:val="bullet"/>
      <w:lvlText w:val=""/>
      <w:lvlJc w:val="left"/>
      <w:pPr>
        <w:tabs>
          <w:tab w:val="num" w:pos="2877"/>
        </w:tabs>
        <w:ind w:left="2877" w:hanging="480"/>
      </w:pPr>
      <w:rPr>
        <w:rFonts w:ascii="Wingdings" w:hAnsi="Wingdings" w:hint="default"/>
      </w:rPr>
    </w:lvl>
    <w:lvl w:ilvl="6" w:tplc="04090001" w:tentative="1">
      <w:start w:val="1"/>
      <w:numFmt w:val="bullet"/>
      <w:lvlText w:val=""/>
      <w:lvlJc w:val="left"/>
      <w:pPr>
        <w:tabs>
          <w:tab w:val="num" w:pos="3357"/>
        </w:tabs>
        <w:ind w:left="3357" w:hanging="480"/>
      </w:pPr>
      <w:rPr>
        <w:rFonts w:ascii="Wingdings" w:hAnsi="Wingdings" w:hint="default"/>
      </w:rPr>
    </w:lvl>
    <w:lvl w:ilvl="7" w:tplc="04090003" w:tentative="1">
      <w:start w:val="1"/>
      <w:numFmt w:val="bullet"/>
      <w:lvlText w:val=""/>
      <w:lvlJc w:val="left"/>
      <w:pPr>
        <w:tabs>
          <w:tab w:val="num" w:pos="3837"/>
        </w:tabs>
        <w:ind w:left="3837" w:hanging="480"/>
      </w:pPr>
      <w:rPr>
        <w:rFonts w:ascii="Wingdings" w:hAnsi="Wingdings" w:hint="default"/>
      </w:rPr>
    </w:lvl>
    <w:lvl w:ilvl="8" w:tplc="04090005" w:tentative="1">
      <w:start w:val="1"/>
      <w:numFmt w:val="bullet"/>
      <w:lvlText w:val=""/>
      <w:lvlJc w:val="left"/>
      <w:pPr>
        <w:tabs>
          <w:tab w:val="num" w:pos="4317"/>
        </w:tabs>
        <w:ind w:left="4317" w:hanging="480"/>
      </w:pPr>
      <w:rPr>
        <w:rFonts w:ascii="Wingdings" w:hAnsi="Wingdings" w:hint="default"/>
      </w:rPr>
    </w:lvl>
  </w:abstractNum>
  <w:abstractNum w:abstractNumId="31" w15:restartNumberingAfterBreak="0">
    <w:nsid w:val="63475884"/>
    <w:multiLevelType w:val="hybridMultilevel"/>
    <w:tmpl w:val="06BCA290"/>
    <w:lvl w:ilvl="0" w:tplc="799CDECC">
      <w:start w:val="1"/>
      <w:numFmt w:val="upperRoman"/>
      <w:lvlText w:val="（%1）"/>
      <w:lvlJc w:val="left"/>
      <w:pPr>
        <w:tabs>
          <w:tab w:val="num" w:pos="1760"/>
        </w:tabs>
        <w:ind w:left="1474" w:hanging="794"/>
      </w:pPr>
      <w:rPr>
        <w:rFonts w:hint="eastAsia"/>
      </w:rPr>
    </w:lvl>
    <w:lvl w:ilvl="1" w:tplc="270AF33E">
      <w:start w:val="1"/>
      <w:numFmt w:val="upperLetter"/>
      <w:lvlText w:val="%2、"/>
      <w:lvlJc w:val="left"/>
      <w:pPr>
        <w:tabs>
          <w:tab w:val="num" w:pos="1758"/>
        </w:tabs>
        <w:ind w:left="1758" w:hanging="567"/>
      </w:pPr>
      <w:rPr>
        <w:rFonts w:hint="eastAsia"/>
      </w:rPr>
    </w:lvl>
    <w:lvl w:ilvl="2" w:tplc="E3C8EC6E">
      <w:start w:val="1"/>
      <w:numFmt w:val="taiwaneseCountingThousand"/>
      <w:lvlText w:val="（%3）"/>
      <w:lvlJc w:val="left"/>
      <w:pPr>
        <w:tabs>
          <w:tab w:val="num" w:pos="1588"/>
        </w:tabs>
        <w:ind w:left="1588" w:hanging="964"/>
      </w:pPr>
      <w:rPr>
        <w:rFonts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65331DF7"/>
    <w:multiLevelType w:val="hybridMultilevel"/>
    <w:tmpl w:val="963A9BC6"/>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0F">
      <w:start w:val="1"/>
      <w:numFmt w:val="decim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6911104F"/>
    <w:multiLevelType w:val="hybridMultilevel"/>
    <w:tmpl w:val="3722A604"/>
    <w:lvl w:ilvl="0" w:tplc="4C5CF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9CA3A9E"/>
    <w:multiLevelType w:val="hybridMultilevel"/>
    <w:tmpl w:val="7402D3DE"/>
    <w:lvl w:ilvl="0" w:tplc="3230A8F6">
      <w:start w:val="1"/>
      <w:numFmt w:val="taiwaneseCountingThousand"/>
      <w:lvlText w:val="（%1）"/>
      <w:lvlJc w:val="left"/>
      <w:pPr>
        <w:tabs>
          <w:tab w:val="num" w:pos="708"/>
        </w:tabs>
        <w:ind w:left="708" w:hanging="720"/>
      </w:pPr>
      <w:rPr>
        <w:rFonts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35" w15:restartNumberingAfterBreak="0">
    <w:nsid w:val="69CB5422"/>
    <w:multiLevelType w:val="hybridMultilevel"/>
    <w:tmpl w:val="72DE4C64"/>
    <w:lvl w:ilvl="0" w:tplc="1046BD6C">
      <w:start w:val="1"/>
      <w:numFmt w:val="taiwaneseCountingThousand"/>
      <w:lvlText w:val="（%1）"/>
      <w:lvlJc w:val="left"/>
      <w:pPr>
        <w:tabs>
          <w:tab w:val="num" w:pos="706"/>
        </w:tabs>
        <w:ind w:left="706" w:hanging="720"/>
      </w:pPr>
      <w:rPr>
        <w:rFonts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36" w15:restartNumberingAfterBreak="0">
    <w:nsid w:val="69EC5F59"/>
    <w:multiLevelType w:val="hybridMultilevel"/>
    <w:tmpl w:val="60F61DF0"/>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7" w15:restartNumberingAfterBreak="0">
    <w:nsid w:val="6BFD1C3B"/>
    <w:multiLevelType w:val="hybridMultilevel"/>
    <w:tmpl w:val="500C3B7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8" w15:restartNumberingAfterBreak="0">
    <w:nsid w:val="6E836C48"/>
    <w:multiLevelType w:val="hybridMultilevel"/>
    <w:tmpl w:val="C148A160"/>
    <w:lvl w:ilvl="0" w:tplc="4F54B5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F7248E8"/>
    <w:multiLevelType w:val="hybridMultilevel"/>
    <w:tmpl w:val="4BFED8F2"/>
    <w:lvl w:ilvl="0" w:tplc="EB64ED4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700E292B"/>
    <w:multiLevelType w:val="hybridMultilevel"/>
    <w:tmpl w:val="61F44D8E"/>
    <w:lvl w:ilvl="0" w:tplc="9F1EB180">
      <w:start w:val="2"/>
      <w:numFmt w:val="taiwaneseCountingThousand"/>
      <w:lvlText w:val="%1、"/>
      <w:lvlJc w:val="left"/>
      <w:pPr>
        <w:ind w:left="540" w:hanging="540"/>
      </w:pPr>
      <w:rPr>
        <w:rFonts w:hint="default"/>
        <w:b/>
        <w:sz w:val="28"/>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71309D"/>
    <w:multiLevelType w:val="multilevel"/>
    <w:tmpl w:val="87F41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2F0771"/>
    <w:multiLevelType w:val="hybridMultilevel"/>
    <w:tmpl w:val="F2261C10"/>
    <w:lvl w:ilvl="0" w:tplc="F8B615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8EB1D1B"/>
    <w:multiLevelType w:val="multilevel"/>
    <w:tmpl w:val="CB1452B2"/>
    <w:lvl w:ilvl="0">
      <w:start w:val="1"/>
      <w:numFmt w:val="taiwaneseCountingThousand"/>
      <w:lvlText w:val="(%1)"/>
      <w:lvlJc w:val="left"/>
      <w:pPr>
        <w:tabs>
          <w:tab w:val="num" w:pos="567"/>
        </w:tabs>
        <w:ind w:left="567" w:hanging="567"/>
      </w:pPr>
      <w:rPr>
        <w:rFonts w:ascii="標楷體" w:eastAsia="標楷體" w:hAnsi="標楷體" w:cs="@華康新篆體(P)"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4" w15:restartNumberingAfterBreak="0">
    <w:nsid w:val="795C18ED"/>
    <w:multiLevelType w:val="hybridMultilevel"/>
    <w:tmpl w:val="BED46E4E"/>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F1589F"/>
    <w:multiLevelType w:val="hybridMultilevel"/>
    <w:tmpl w:val="0A5E1D12"/>
    <w:lvl w:ilvl="0" w:tplc="EF820ED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6" w15:restartNumberingAfterBreak="0">
    <w:nsid w:val="7A9A3748"/>
    <w:multiLevelType w:val="hybridMultilevel"/>
    <w:tmpl w:val="A4828618"/>
    <w:lvl w:ilvl="0" w:tplc="ED649BE2">
      <w:numFmt w:val="bullet"/>
      <w:lvlText w:val="※"/>
      <w:lvlJc w:val="left"/>
      <w:pPr>
        <w:tabs>
          <w:tab w:val="num" w:pos="660"/>
        </w:tabs>
        <w:ind w:left="660" w:hanging="360"/>
      </w:pPr>
      <w:rPr>
        <w:rFonts w:ascii="標楷體" w:eastAsia="標楷體" w:hAnsi="標楷體" w:cs="Times New Roman" w:hint="eastAsia"/>
      </w:rPr>
    </w:lvl>
    <w:lvl w:ilvl="1" w:tplc="04090003" w:tentative="1">
      <w:start w:val="1"/>
      <w:numFmt w:val="bullet"/>
      <w:lvlText w:val=""/>
      <w:lvlJc w:val="left"/>
      <w:pPr>
        <w:tabs>
          <w:tab w:val="num" w:pos="1260"/>
        </w:tabs>
        <w:ind w:left="1260" w:hanging="480"/>
      </w:pPr>
      <w:rPr>
        <w:rFonts w:ascii="Wingdings" w:hAnsi="Wingdings" w:hint="default"/>
      </w:rPr>
    </w:lvl>
    <w:lvl w:ilvl="2" w:tplc="04090005" w:tentative="1">
      <w:start w:val="1"/>
      <w:numFmt w:val="bullet"/>
      <w:lvlText w:val=""/>
      <w:lvlJc w:val="left"/>
      <w:pPr>
        <w:tabs>
          <w:tab w:val="num" w:pos="1740"/>
        </w:tabs>
        <w:ind w:left="1740" w:hanging="480"/>
      </w:pPr>
      <w:rPr>
        <w:rFonts w:ascii="Wingdings" w:hAnsi="Wingdings" w:hint="default"/>
      </w:rPr>
    </w:lvl>
    <w:lvl w:ilvl="3" w:tplc="04090001" w:tentative="1">
      <w:start w:val="1"/>
      <w:numFmt w:val="bullet"/>
      <w:lvlText w:val=""/>
      <w:lvlJc w:val="left"/>
      <w:pPr>
        <w:tabs>
          <w:tab w:val="num" w:pos="2220"/>
        </w:tabs>
        <w:ind w:left="2220" w:hanging="480"/>
      </w:pPr>
      <w:rPr>
        <w:rFonts w:ascii="Wingdings" w:hAnsi="Wingdings" w:hint="default"/>
      </w:rPr>
    </w:lvl>
    <w:lvl w:ilvl="4" w:tplc="04090003" w:tentative="1">
      <w:start w:val="1"/>
      <w:numFmt w:val="bullet"/>
      <w:lvlText w:val=""/>
      <w:lvlJc w:val="left"/>
      <w:pPr>
        <w:tabs>
          <w:tab w:val="num" w:pos="2700"/>
        </w:tabs>
        <w:ind w:left="2700" w:hanging="480"/>
      </w:pPr>
      <w:rPr>
        <w:rFonts w:ascii="Wingdings" w:hAnsi="Wingdings" w:hint="default"/>
      </w:rPr>
    </w:lvl>
    <w:lvl w:ilvl="5" w:tplc="04090005" w:tentative="1">
      <w:start w:val="1"/>
      <w:numFmt w:val="bullet"/>
      <w:lvlText w:val=""/>
      <w:lvlJc w:val="left"/>
      <w:pPr>
        <w:tabs>
          <w:tab w:val="num" w:pos="3180"/>
        </w:tabs>
        <w:ind w:left="3180" w:hanging="480"/>
      </w:pPr>
      <w:rPr>
        <w:rFonts w:ascii="Wingdings" w:hAnsi="Wingdings" w:hint="default"/>
      </w:rPr>
    </w:lvl>
    <w:lvl w:ilvl="6" w:tplc="04090001" w:tentative="1">
      <w:start w:val="1"/>
      <w:numFmt w:val="bullet"/>
      <w:lvlText w:val=""/>
      <w:lvlJc w:val="left"/>
      <w:pPr>
        <w:tabs>
          <w:tab w:val="num" w:pos="3660"/>
        </w:tabs>
        <w:ind w:left="3660" w:hanging="480"/>
      </w:pPr>
      <w:rPr>
        <w:rFonts w:ascii="Wingdings" w:hAnsi="Wingdings" w:hint="default"/>
      </w:rPr>
    </w:lvl>
    <w:lvl w:ilvl="7" w:tplc="04090003" w:tentative="1">
      <w:start w:val="1"/>
      <w:numFmt w:val="bullet"/>
      <w:lvlText w:val=""/>
      <w:lvlJc w:val="left"/>
      <w:pPr>
        <w:tabs>
          <w:tab w:val="num" w:pos="4140"/>
        </w:tabs>
        <w:ind w:left="4140" w:hanging="480"/>
      </w:pPr>
      <w:rPr>
        <w:rFonts w:ascii="Wingdings" w:hAnsi="Wingdings" w:hint="default"/>
      </w:rPr>
    </w:lvl>
    <w:lvl w:ilvl="8" w:tplc="04090005" w:tentative="1">
      <w:start w:val="1"/>
      <w:numFmt w:val="bullet"/>
      <w:lvlText w:val=""/>
      <w:lvlJc w:val="left"/>
      <w:pPr>
        <w:tabs>
          <w:tab w:val="num" w:pos="4620"/>
        </w:tabs>
        <w:ind w:left="4620" w:hanging="480"/>
      </w:pPr>
      <w:rPr>
        <w:rFonts w:ascii="Wingdings" w:hAnsi="Wingdings" w:hint="default"/>
      </w:rPr>
    </w:lvl>
  </w:abstractNum>
  <w:abstractNum w:abstractNumId="47" w15:restartNumberingAfterBreak="0">
    <w:nsid w:val="7D976E9E"/>
    <w:multiLevelType w:val="hybridMultilevel"/>
    <w:tmpl w:val="9468DD6E"/>
    <w:lvl w:ilvl="0" w:tplc="09600830">
      <w:start w:val="1"/>
      <w:numFmt w:val="bullet"/>
      <w:lvlText w:val="※"/>
      <w:lvlJc w:val="left"/>
      <w:pPr>
        <w:tabs>
          <w:tab w:val="num" w:pos="499"/>
        </w:tabs>
        <w:ind w:left="499" w:hanging="360"/>
      </w:pPr>
      <w:rPr>
        <w:rFonts w:ascii="標楷體" w:eastAsia="標楷體" w:hAnsi="標楷體" w:cs="Times New Roman" w:hint="eastAsia"/>
      </w:rPr>
    </w:lvl>
    <w:lvl w:ilvl="1" w:tplc="04090003" w:tentative="1">
      <w:start w:val="1"/>
      <w:numFmt w:val="bullet"/>
      <w:lvlText w:val=""/>
      <w:lvlJc w:val="left"/>
      <w:pPr>
        <w:tabs>
          <w:tab w:val="num" w:pos="1099"/>
        </w:tabs>
        <w:ind w:left="1099" w:hanging="480"/>
      </w:pPr>
      <w:rPr>
        <w:rFonts w:ascii="Wingdings" w:hAnsi="Wingdings" w:hint="default"/>
      </w:rPr>
    </w:lvl>
    <w:lvl w:ilvl="2" w:tplc="04090005" w:tentative="1">
      <w:start w:val="1"/>
      <w:numFmt w:val="bullet"/>
      <w:lvlText w:val=""/>
      <w:lvlJc w:val="left"/>
      <w:pPr>
        <w:tabs>
          <w:tab w:val="num" w:pos="1579"/>
        </w:tabs>
        <w:ind w:left="1579" w:hanging="480"/>
      </w:pPr>
      <w:rPr>
        <w:rFonts w:ascii="Wingdings" w:hAnsi="Wingdings" w:hint="default"/>
      </w:rPr>
    </w:lvl>
    <w:lvl w:ilvl="3" w:tplc="04090001" w:tentative="1">
      <w:start w:val="1"/>
      <w:numFmt w:val="bullet"/>
      <w:lvlText w:val=""/>
      <w:lvlJc w:val="left"/>
      <w:pPr>
        <w:tabs>
          <w:tab w:val="num" w:pos="2059"/>
        </w:tabs>
        <w:ind w:left="2059" w:hanging="480"/>
      </w:pPr>
      <w:rPr>
        <w:rFonts w:ascii="Wingdings" w:hAnsi="Wingdings" w:hint="default"/>
      </w:rPr>
    </w:lvl>
    <w:lvl w:ilvl="4" w:tplc="04090003" w:tentative="1">
      <w:start w:val="1"/>
      <w:numFmt w:val="bullet"/>
      <w:lvlText w:val=""/>
      <w:lvlJc w:val="left"/>
      <w:pPr>
        <w:tabs>
          <w:tab w:val="num" w:pos="2539"/>
        </w:tabs>
        <w:ind w:left="2539" w:hanging="480"/>
      </w:pPr>
      <w:rPr>
        <w:rFonts w:ascii="Wingdings" w:hAnsi="Wingdings" w:hint="default"/>
      </w:rPr>
    </w:lvl>
    <w:lvl w:ilvl="5" w:tplc="04090005" w:tentative="1">
      <w:start w:val="1"/>
      <w:numFmt w:val="bullet"/>
      <w:lvlText w:val=""/>
      <w:lvlJc w:val="left"/>
      <w:pPr>
        <w:tabs>
          <w:tab w:val="num" w:pos="3019"/>
        </w:tabs>
        <w:ind w:left="3019" w:hanging="480"/>
      </w:pPr>
      <w:rPr>
        <w:rFonts w:ascii="Wingdings" w:hAnsi="Wingdings" w:hint="default"/>
      </w:rPr>
    </w:lvl>
    <w:lvl w:ilvl="6" w:tplc="04090001" w:tentative="1">
      <w:start w:val="1"/>
      <w:numFmt w:val="bullet"/>
      <w:lvlText w:val=""/>
      <w:lvlJc w:val="left"/>
      <w:pPr>
        <w:tabs>
          <w:tab w:val="num" w:pos="3499"/>
        </w:tabs>
        <w:ind w:left="3499" w:hanging="480"/>
      </w:pPr>
      <w:rPr>
        <w:rFonts w:ascii="Wingdings" w:hAnsi="Wingdings" w:hint="default"/>
      </w:rPr>
    </w:lvl>
    <w:lvl w:ilvl="7" w:tplc="04090003" w:tentative="1">
      <w:start w:val="1"/>
      <w:numFmt w:val="bullet"/>
      <w:lvlText w:val=""/>
      <w:lvlJc w:val="left"/>
      <w:pPr>
        <w:tabs>
          <w:tab w:val="num" w:pos="3979"/>
        </w:tabs>
        <w:ind w:left="3979" w:hanging="480"/>
      </w:pPr>
      <w:rPr>
        <w:rFonts w:ascii="Wingdings" w:hAnsi="Wingdings" w:hint="default"/>
      </w:rPr>
    </w:lvl>
    <w:lvl w:ilvl="8" w:tplc="04090005" w:tentative="1">
      <w:start w:val="1"/>
      <w:numFmt w:val="bullet"/>
      <w:lvlText w:val=""/>
      <w:lvlJc w:val="left"/>
      <w:pPr>
        <w:tabs>
          <w:tab w:val="num" w:pos="4459"/>
        </w:tabs>
        <w:ind w:left="4459" w:hanging="480"/>
      </w:pPr>
      <w:rPr>
        <w:rFonts w:ascii="Wingdings" w:hAnsi="Wingdings" w:hint="default"/>
      </w:rPr>
    </w:lvl>
  </w:abstractNum>
  <w:num w:numId="1">
    <w:abstractNumId w:val="0"/>
  </w:num>
  <w:num w:numId="2">
    <w:abstractNumId w:val="28"/>
  </w:num>
  <w:num w:numId="3">
    <w:abstractNumId w:val="31"/>
  </w:num>
  <w:num w:numId="4">
    <w:abstractNumId w:val="1"/>
  </w:num>
  <w:num w:numId="5">
    <w:abstractNumId w:val="30"/>
  </w:num>
  <w:num w:numId="6">
    <w:abstractNumId w:val="17"/>
  </w:num>
  <w:num w:numId="7">
    <w:abstractNumId w:val="23"/>
  </w:num>
  <w:num w:numId="8">
    <w:abstractNumId w:val="2"/>
  </w:num>
  <w:num w:numId="9">
    <w:abstractNumId w:val="45"/>
  </w:num>
  <w:num w:numId="10">
    <w:abstractNumId w:val="26"/>
  </w:num>
  <w:num w:numId="11">
    <w:abstractNumId w:val="15"/>
  </w:num>
  <w:num w:numId="12">
    <w:abstractNumId w:val="4"/>
  </w:num>
  <w:num w:numId="13">
    <w:abstractNumId w:val="10"/>
  </w:num>
  <w:num w:numId="14">
    <w:abstractNumId w:val="7"/>
  </w:num>
  <w:num w:numId="15">
    <w:abstractNumId w:val="21"/>
  </w:num>
  <w:num w:numId="16">
    <w:abstractNumId w:val="47"/>
  </w:num>
  <w:num w:numId="17">
    <w:abstractNumId w:val="3"/>
  </w:num>
  <w:num w:numId="18">
    <w:abstractNumId w:val="14"/>
  </w:num>
  <w:num w:numId="19">
    <w:abstractNumId w:val="18"/>
  </w:num>
  <w:num w:numId="20">
    <w:abstractNumId w:val="6"/>
  </w:num>
  <w:num w:numId="21">
    <w:abstractNumId w:val="11"/>
  </w:num>
  <w:num w:numId="22">
    <w:abstractNumId w:val="5"/>
  </w:num>
  <w:num w:numId="23">
    <w:abstractNumId w:val="29"/>
  </w:num>
  <w:num w:numId="24">
    <w:abstractNumId w:val="35"/>
  </w:num>
  <w:num w:numId="25">
    <w:abstractNumId w:val="20"/>
  </w:num>
  <w:num w:numId="26">
    <w:abstractNumId w:val="34"/>
  </w:num>
  <w:num w:numId="27">
    <w:abstractNumId w:val="12"/>
  </w:num>
  <w:num w:numId="28">
    <w:abstractNumId w:val="46"/>
  </w:num>
  <w:num w:numId="29">
    <w:abstractNumId w:val="39"/>
  </w:num>
  <w:num w:numId="30">
    <w:abstractNumId w:val="36"/>
  </w:num>
  <w:num w:numId="31">
    <w:abstractNumId w:val="25"/>
  </w:num>
  <w:num w:numId="32">
    <w:abstractNumId w:val="43"/>
  </w:num>
  <w:num w:numId="33">
    <w:abstractNumId w:val="27"/>
  </w:num>
  <w:num w:numId="34">
    <w:abstractNumId w:val="8"/>
  </w:num>
  <w:num w:numId="35">
    <w:abstractNumId w:val="22"/>
  </w:num>
  <w:num w:numId="36">
    <w:abstractNumId w:val="44"/>
  </w:num>
  <w:num w:numId="37">
    <w:abstractNumId w:val="32"/>
  </w:num>
  <w:num w:numId="38">
    <w:abstractNumId w:val="33"/>
  </w:num>
  <w:num w:numId="39">
    <w:abstractNumId w:val="38"/>
  </w:num>
  <w:num w:numId="40">
    <w:abstractNumId w:val="40"/>
  </w:num>
  <w:num w:numId="41">
    <w:abstractNumId w:val="42"/>
  </w:num>
  <w:num w:numId="42">
    <w:abstractNumId w:val="16"/>
  </w:num>
  <w:num w:numId="43">
    <w:abstractNumId w:val="37"/>
  </w:num>
  <w:num w:numId="44">
    <w:abstractNumId w:val="9"/>
  </w:num>
  <w:num w:numId="45">
    <w:abstractNumId w:val="13"/>
  </w:num>
  <w:num w:numId="46">
    <w:abstractNumId w:val="24"/>
  </w:num>
  <w:num w:numId="47">
    <w:abstractNumId w:val="41"/>
  </w:num>
  <w:num w:numId="48">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262e5967de3e77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trackRevision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2MDIxtDQzszQ1NLdQ0lEKTi0uzszPAykwrAUA040bDSwAAAA="/>
  </w:docVars>
  <w:rsids>
    <w:rsidRoot w:val="00FE13C7"/>
    <w:rsid w:val="000062FA"/>
    <w:rsid w:val="00013C0E"/>
    <w:rsid w:val="0003146D"/>
    <w:rsid w:val="00031A87"/>
    <w:rsid w:val="00044738"/>
    <w:rsid w:val="00050E33"/>
    <w:rsid w:val="00052E5F"/>
    <w:rsid w:val="00056B71"/>
    <w:rsid w:val="0005708E"/>
    <w:rsid w:val="00057F81"/>
    <w:rsid w:val="00095523"/>
    <w:rsid w:val="000A4040"/>
    <w:rsid w:val="000D2323"/>
    <w:rsid w:val="000E5521"/>
    <w:rsid w:val="000F216A"/>
    <w:rsid w:val="00101606"/>
    <w:rsid w:val="001034A5"/>
    <w:rsid w:val="001151F7"/>
    <w:rsid w:val="001333F7"/>
    <w:rsid w:val="00145BB0"/>
    <w:rsid w:val="00192262"/>
    <w:rsid w:val="001D7FB5"/>
    <w:rsid w:val="00205403"/>
    <w:rsid w:val="00211BE0"/>
    <w:rsid w:val="0023577D"/>
    <w:rsid w:val="00244D80"/>
    <w:rsid w:val="002538FB"/>
    <w:rsid w:val="002911B0"/>
    <w:rsid w:val="00295EF7"/>
    <w:rsid w:val="002B0723"/>
    <w:rsid w:val="002B66F5"/>
    <w:rsid w:val="002C194D"/>
    <w:rsid w:val="002E333A"/>
    <w:rsid w:val="002E64E1"/>
    <w:rsid w:val="002F6916"/>
    <w:rsid w:val="002F7F46"/>
    <w:rsid w:val="00301F1C"/>
    <w:rsid w:val="00304E23"/>
    <w:rsid w:val="00357694"/>
    <w:rsid w:val="00357BAC"/>
    <w:rsid w:val="00361908"/>
    <w:rsid w:val="00380AD8"/>
    <w:rsid w:val="003B4834"/>
    <w:rsid w:val="003D5032"/>
    <w:rsid w:val="003D6603"/>
    <w:rsid w:val="003E3177"/>
    <w:rsid w:val="004023FA"/>
    <w:rsid w:val="00441C31"/>
    <w:rsid w:val="00451029"/>
    <w:rsid w:val="00454D25"/>
    <w:rsid w:val="00474335"/>
    <w:rsid w:val="004803CF"/>
    <w:rsid w:val="00481B52"/>
    <w:rsid w:val="00493622"/>
    <w:rsid w:val="004A1C21"/>
    <w:rsid w:val="004C75A3"/>
    <w:rsid w:val="004D20D3"/>
    <w:rsid w:val="004E194B"/>
    <w:rsid w:val="004E3E7A"/>
    <w:rsid w:val="004F3159"/>
    <w:rsid w:val="004F4171"/>
    <w:rsid w:val="0053476F"/>
    <w:rsid w:val="00537BA3"/>
    <w:rsid w:val="00550BF5"/>
    <w:rsid w:val="00574090"/>
    <w:rsid w:val="005A7B0D"/>
    <w:rsid w:val="005D0958"/>
    <w:rsid w:val="005E31CC"/>
    <w:rsid w:val="006370FC"/>
    <w:rsid w:val="0064448B"/>
    <w:rsid w:val="0065313A"/>
    <w:rsid w:val="00660E17"/>
    <w:rsid w:val="00663161"/>
    <w:rsid w:val="00677EBD"/>
    <w:rsid w:val="00692ADC"/>
    <w:rsid w:val="006A14E2"/>
    <w:rsid w:val="006E3295"/>
    <w:rsid w:val="006E3F3C"/>
    <w:rsid w:val="006E436D"/>
    <w:rsid w:val="0071200D"/>
    <w:rsid w:val="007171B3"/>
    <w:rsid w:val="007359CE"/>
    <w:rsid w:val="00751C46"/>
    <w:rsid w:val="0076127A"/>
    <w:rsid w:val="00796D94"/>
    <w:rsid w:val="007B35C0"/>
    <w:rsid w:val="007B4233"/>
    <w:rsid w:val="007B48A7"/>
    <w:rsid w:val="007C2A26"/>
    <w:rsid w:val="007E36C8"/>
    <w:rsid w:val="007E455C"/>
    <w:rsid w:val="007E5B9B"/>
    <w:rsid w:val="007F4975"/>
    <w:rsid w:val="008068C5"/>
    <w:rsid w:val="00842379"/>
    <w:rsid w:val="00881B8C"/>
    <w:rsid w:val="008A4BCD"/>
    <w:rsid w:val="008A6B9D"/>
    <w:rsid w:val="008B2003"/>
    <w:rsid w:val="008B547A"/>
    <w:rsid w:val="008C29FB"/>
    <w:rsid w:val="008D27CA"/>
    <w:rsid w:val="008E67C4"/>
    <w:rsid w:val="008F01B7"/>
    <w:rsid w:val="009013AF"/>
    <w:rsid w:val="00903136"/>
    <w:rsid w:val="00906270"/>
    <w:rsid w:val="009451BB"/>
    <w:rsid w:val="009946C0"/>
    <w:rsid w:val="009A78E1"/>
    <w:rsid w:val="009B0DFF"/>
    <w:rsid w:val="00A018A4"/>
    <w:rsid w:val="00A14D87"/>
    <w:rsid w:val="00A307C7"/>
    <w:rsid w:val="00A33A52"/>
    <w:rsid w:val="00A62DF9"/>
    <w:rsid w:val="00A64DC3"/>
    <w:rsid w:val="00AB25C7"/>
    <w:rsid w:val="00AC5C21"/>
    <w:rsid w:val="00AD1E64"/>
    <w:rsid w:val="00AD3C39"/>
    <w:rsid w:val="00AF63B0"/>
    <w:rsid w:val="00B077B7"/>
    <w:rsid w:val="00B141EB"/>
    <w:rsid w:val="00B20B1E"/>
    <w:rsid w:val="00B67706"/>
    <w:rsid w:val="00B74113"/>
    <w:rsid w:val="00BB21FB"/>
    <w:rsid w:val="00BB232C"/>
    <w:rsid w:val="00BB450F"/>
    <w:rsid w:val="00C111B5"/>
    <w:rsid w:val="00C40B3B"/>
    <w:rsid w:val="00C45FC3"/>
    <w:rsid w:val="00C47FF6"/>
    <w:rsid w:val="00C60C2F"/>
    <w:rsid w:val="00C61D07"/>
    <w:rsid w:val="00C654F3"/>
    <w:rsid w:val="00C71513"/>
    <w:rsid w:val="00C771A3"/>
    <w:rsid w:val="00C953F5"/>
    <w:rsid w:val="00C96F15"/>
    <w:rsid w:val="00CA1A9A"/>
    <w:rsid w:val="00CD159D"/>
    <w:rsid w:val="00CF16E9"/>
    <w:rsid w:val="00D03CC6"/>
    <w:rsid w:val="00D138D7"/>
    <w:rsid w:val="00D20122"/>
    <w:rsid w:val="00D24526"/>
    <w:rsid w:val="00D40A9F"/>
    <w:rsid w:val="00D567E3"/>
    <w:rsid w:val="00D5686A"/>
    <w:rsid w:val="00D713F2"/>
    <w:rsid w:val="00D814D0"/>
    <w:rsid w:val="00D87FF7"/>
    <w:rsid w:val="00DB2A8D"/>
    <w:rsid w:val="00DC022B"/>
    <w:rsid w:val="00DD5823"/>
    <w:rsid w:val="00DF1E0C"/>
    <w:rsid w:val="00E05AF6"/>
    <w:rsid w:val="00E061E9"/>
    <w:rsid w:val="00E24B58"/>
    <w:rsid w:val="00E2642F"/>
    <w:rsid w:val="00E35CA8"/>
    <w:rsid w:val="00E52E27"/>
    <w:rsid w:val="00E82E91"/>
    <w:rsid w:val="00E90F1D"/>
    <w:rsid w:val="00EB4212"/>
    <w:rsid w:val="00EF6F74"/>
    <w:rsid w:val="00F13037"/>
    <w:rsid w:val="00F37FC7"/>
    <w:rsid w:val="00F448EB"/>
    <w:rsid w:val="00F663A8"/>
    <w:rsid w:val="00F767B7"/>
    <w:rsid w:val="00F8295C"/>
    <w:rsid w:val="00F91E99"/>
    <w:rsid w:val="00FC074D"/>
    <w:rsid w:val="00FC2EC6"/>
    <w:rsid w:val="00FE13C7"/>
    <w:rsid w:val="00FE64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F685A-D752-4ACE-8AC2-BCC6074E2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E13C7"/>
    <w:pPr>
      <w:widowControl w:val="0"/>
    </w:pPr>
    <w:rPr>
      <w:rFonts w:ascii="Times New Roman" w:eastAsia="新細明體" w:hAnsi="Times New Roman" w:cs="Times New Roman"/>
      <w:szCs w:val="24"/>
    </w:rPr>
  </w:style>
  <w:style w:type="paragraph" w:styleId="1">
    <w:name w:val="heading 1"/>
    <w:basedOn w:val="a0"/>
    <w:next w:val="a0"/>
    <w:link w:val="10"/>
    <w:qFormat/>
    <w:rsid w:val="00FE13C7"/>
    <w:pPr>
      <w:keepNext/>
      <w:spacing w:line="240" w:lineRule="exact"/>
      <w:ind w:left="75"/>
      <w:jc w:val="center"/>
      <w:outlineLvl w:val="0"/>
    </w:pPr>
    <w:rPr>
      <w:rFonts w:eastAsia="標楷體"/>
      <w:sz w:val="28"/>
      <w:shd w:val="pct15"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FE13C7"/>
    <w:rPr>
      <w:rFonts w:ascii="Times New Roman" w:eastAsia="標楷體" w:hAnsi="Times New Roman" w:cs="Times New Roman"/>
      <w:sz w:val="28"/>
      <w:szCs w:val="24"/>
    </w:rPr>
  </w:style>
  <w:style w:type="paragraph" w:styleId="a4">
    <w:name w:val="annotation text"/>
    <w:basedOn w:val="a0"/>
    <w:link w:val="a5"/>
    <w:semiHidden/>
    <w:rsid w:val="00FE13C7"/>
    <w:pPr>
      <w:adjustRightInd w:val="0"/>
      <w:spacing w:line="360" w:lineRule="atLeast"/>
    </w:pPr>
    <w:rPr>
      <w:kern w:val="0"/>
      <w:szCs w:val="20"/>
    </w:rPr>
  </w:style>
  <w:style w:type="character" w:customStyle="1" w:styleId="a5">
    <w:name w:val="註解文字 字元"/>
    <w:basedOn w:val="a1"/>
    <w:link w:val="a4"/>
    <w:semiHidden/>
    <w:rsid w:val="00FE13C7"/>
    <w:rPr>
      <w:rFonts w:ascii="Times New Roman" w:eastAsia="新細明體" w:hAnsi="Times New Roman" w:cs="Times New Roman"/>
      <w:kern w:val="0"/>
      <w:szCs w:val="20"/>
    </w:rPr>
  </w:style>
  <w:style w:type="paragraph" w:styleId="a">
    <w:name w:val="List Bullet"/>
    <w:basedOn w:val="a0"/>
    <w:autoRedefine/>
    <w:rsid w:val="00FE13C7"/>
    <w:pPr>
      <w:numPr>
        <w:numId w:val="1"/>
      </w:numPr>
    </w:pPr>
  </w:style>
  <w:style w:type="paragraph" w:styleId="a6">
    <w:name w:val="Body Text Indent"/>
    <w:basedOn w:val="a0"/>
    <w:link w:val="a7"/>
    <w:rsid w:val="00FE13C7"/>
    <w:pPr>
      <w:adjustRightInd w:val="0"/>
      <w:spacing w:afterLines="50" w:after="120" w:line="360" w:lineRule="exact"/>
      <w:ind w:left="840" w:hangingChars="300" w:hanging="840"/>
      <w:textAlignment w:val="baseline"/>
    </w:pPr>
    <w:rPr>
      <w:rFonts w:ascii="標楷體" w:eastAsia="標楷體"/>
      <w:kern w:val="0"/>
      <w:sz w:val="28"/>
      <w:szCs w:val="20"/>
    </w:rPr>
  </w:style>
  <w:style w:type="character" w:customStyle="1" w:styleId="a7">
    <w:name w:val="本文縮排 字元"/>
    <w:basedOn w:val="a1"/>
    <w:link w:val="a6"/>
    <w:rsid w:val="00FE13C7"/>
    <w:rPr>
      <w:rFonts w:ascii="標楷體" w:eastAsia="標楷體" w:hAnsi="Times New Roman" w:cs="Times New Roman"/>
      <w:kern w:val="0"/>
      <w:sz w:val="28"/>
      <w:szCs w:val="20"/>
    </w:rPr>
  </w:style>
  <w:style w:type="paragraph" w:styleId="2">
    <w:name w:val="Body Text Indent 2"/>
    <w:basedOn w:val="a0"/>
    <w:link w:val="20"/>
    <w:rsid w:val="00FE13C7"/>
    <w:pPr>
      <w:ind w:left="360"/>
      <w:jc w:val="both"/>
    </w:pPr>
  </w:style>
  <w:style w:type="character" w:customStyle="1" w:styleId="20">
    <w:name w:val="本文縮排 2 字元"/>
    <w:basedOn w:val="a1"/>
    <w:link w:val="2"/>
    <w:rsid w:val="00FE13C7"/>
    <w:rPr>
      <w:rFonts w:ascii="Times New Roman" w:eastAsia="新細明體" w:hAnsi="Times New Roman" w:cs="Times New Roman"/>
      <w:szCs w:val="24"/>
    </w:rPr>
  </w:style>
  <w:style w:type="paragraph" w:styleId="3">
    <w:name w:val="Body Text Indent 3"/>
    <w:basedOn w:val="a0"/>
    <w:link w:val="30"/>
    <w:rsid w:val="00FE13C7"/>
    <w:pPr>
      <w:spacing w:line="400" w:lineRule="exact"/>
      <w:ind w:leftChars="100" w:left="912" w:hangingChars="280" w:hanging="672"/>
      <w:jc w:val="both"/>
    </w:pPr>
    <w:rPr>
      <w:rFonts w:eastAsia="標楷體"/>
    </w:rPr>
  </w:style>
  <w:style w:type="character" w:customStyle="1" w:styleId="30">
    <w:name w:val="本文縮排 3 字元"/>
    <w:basedOn w:val="a1"/>
    <w:link w:val="3"/>
    <w:rsid w:val="00FE13C7"/>
    <w:rPr>
      <w:rFonts w:ascii="Times New Roman" w:eastAsia="標楷體" w:hAnsi="Times New Roman" w:cs="Times New Roman"/>
      <w:szCs w:val="24"/>
    </w:rPr>
  </w:style>
  <w:style w:type="character" w:customStyle="1" w:styleId="sub20">
    <w:name w:val="sub20"/>
    <w:basedOn w:val="a1"/>
    <w:rsid w:val="00FE13C7"/>
  </w:style>
  <w:style w:type="paragraph" w:styleId="a8">
    <w:name w:val="header"/>
    <w:basedOn w:val="a0"/>
    <w:link w:val="a9"/>
    <w:rsid w:val="00FE13C7"/>
    <w:pPr>
      <w:tabs>
        <w:tab w:val="center" w:pos="4153"/>
        <w:tab w:val="right" w:pos="8306"/>
      </w:tabs>
      <w:adjustRightInd w:val="0"/>
      <w:snapToGrid w:val="0"/>
      <w:spacing w:line="360" w:lineRule="atLeast"/>
      <w:textAlignment w:val="baseline"/>
    </w:pPr>
    <w:rPr>
      <w:kern w:val="0"/>
      <w:sz w:val="20"/>
      <w:szCs w:val="20"/>
    </w:rPr>
  </w:style>
  <w:style w:type="character" w:customStyle="1" w:styleId="a9">
    <w:name w:val="頁首 字元"/>
    <w:basedOn w:val="a1"/>
    <w:link w:val="a8"/>
    <w:rsid w:val="00FE13C7"/>
    <w:rPr>
      <w:rFonts w:ascii="Times New Roman" w:eastAsia="新細明體" w:hAnsi="Times New Roman" w:cs="Times New Roman"/>
      <w:kern w:val="0"/>
      <w:sz w:val="20"/>
      <w:szCs w:val="20"/>
    </w:rPr>
  </w:style>
  <w:style w:type="paragraph" w:styleId="aa">
    <w:name w:val="footer"/>
    <w:basedOn w:val="a0"/>
    <w:link w:val="ab"/>
    <w:uiPriority w:val="99"/>
    <w:rsid w:val="00FE13C7"/>
    <w:pPr>
      <w:tabs>
        <w:tab w:val="center" w:pos="4153"/>
        <w:tab w:val="right" w:pos="8306"/>
      </w:tabs>
      <w:adjustRightInd w:val="0"/>
      <w:spacing w:line="360" w:lineRule="atLeast"/>
      <w:textAlignment w:val="baseline"/>
    </w:pPr>
    <w:rPr>
      <w:kern w:val="0"/>
      <w:sz w:val="20"/>
      <w:szCs w:val="20"/>
    </w:rPr>
  </w:style>
  <w:style w:type="character" w:customStyle="1" w:styleId="ab">
    <w:name w:val="頁尾 字元"/>
    <w:basedOn w:val="a1"/>
    <w:link w:val="aa"/>
    <w:uiPriority w:val="99"/>
    <w:rsid w:val="00FE13C7"/>
    <w:rPr>
      <w:rFonts w:ascii="Times New Roman" w:eastAsia="新細明體" w:hAnsi="Times New Roman" w:cs="Times New Roman"/>
      <w:kern w:val="0"/>
      <w:sz w:val="20"/>
      <w:szCs w:val="20"/>
    </w:rPr>
  </w:style>
  <w:style w:type="character" w:customStyle="1" w:styleId="sub15h1">
    <w:name w:val="sub15h1"/>
    <w:rsid w:val="00FE13C7"/>
    <w:rPr>
      <w:rFonts w:ascii="sө" w:hAnsi="sө" w:hint="default"/>
      <w:b/>
      <w:bCs/>
      <w:strike w:val="0"/>
      <w:dstrike w:val="0"/>
      <w:color w:val="CC3333"/>
      <w:sz w:val="15"/>
      <w:szCs w:val="15"/>
      <w:u w:val="none"/>
      <w:effect w:val="none"/>
    </w:rPr>
  </w:style>
  <w:style w:type="paragraph" w:styleId="Web">
    <w:name w:val="Normal (Web)"/>
    <w:basedOn w:val="a0"/>
    <w:uiPriority w:val="99"/>
    <w:rsid w:val="00FE13C7"/>
    <w:pPr>
      <w:widowControl/>
      <w:spacing w:before="100" w:beforeAutospacing="1" w:after="100" w:afterAutospacing="1"/>
    </w:pPr>
    <w:rPr>
      <w:rFonts w:ascii="新細明體" w:hAnsi="新細明體"/>
      <w:color w:val="000000"/>
      <w:kern w:val="0"/>
    </w:rPr>
  </w:style>
  <w:style w:type="paragraph" w:styleId="ac">
    <w:name w:val="Body Text"/>
    <w:basedOn w:val="a0"/>
    <w:link w:val="ad"/>
    <w:rsid w:val="00FE13C7"/>
    <w:pPr>
      <w:spacing w:line="240" w:lineRule="exact"/>
    </w:pPr>
    <w:rPr>
      <w:rFonts w:ascii="標楷體" w:eastAsia="標楷體" w:hAnsi="標楷體"/>
      <w:color w:val="333333"/>
      <w:szCs w:val="13"/>
    </w:rPr>
  </w:style>
  <w:style w:type="character" w:customStyle="1" w:styleId="ad">
    <w:name w:val="本文 字元"/>
    <w:basedOn w:val="a1"/>
    <w:link w:val="ac"/>
    <w:rsid w:val="00FE13C7"/>
    <w:rPr>
      <w:rFonts w:ascii="標楷體" w:eastAsia="標楷體" w:hAnsi="標楷體" w:cs="Times New Roman"/>
      <w:color w:val="333333"/>
      <w:szCs w:val="13"/>
    </w:rPr>
  </w:style>
  <w:style w:type="paragraph" w:styleId="ae">
    <w:name w:val="caption"/>
    <w:basedOn w:val="a0"/>
    <w:next w:val="a0"/>
    <w:qFormat/>
    <w:rsid w:val="00FE13C7"/>
    <w:pPr>
      <w:spacing w:before="120" w:after="120"/>
    </w:pPr>
    <w:rPr>
      <w:sz w:val="20"/>
      <w:szCs w:val="20"/>
    </w:rPr>
  </w:style>
  <w:style w:type="character" w:styleId="af">
    <w:name w:val="Strong"/>
    <w:qFormat/>
    <w:rsid w:val="00FE13C7"/>
    <w:rPr>
      <w:b/>
      <w:bCs/>
    </w:rPr>
  </w:style>
  <w:style w:type="character" w:styleId="af0">
    <w:name w:val="Hyperlink"/>
    <w:rsid w:val="00FE13C7"/>
    <w:rPr>
      <w:color w:val="0000FF"/>
      <w:u w:val="single"/>
    </w:rPr>
  </w:style>
  <w:style w:type="character" w:styleId="af1">
    <w:name w:val="FollowedHyperlink"/>
    <w:rsid w:val="00FE13C7"/>
    <w:rPr>
      <w:color w:val="800080"/>
      <w:u w:val="single"/>
    </w:rPr>
  </w:style>
  <w:style w:type="paragraph" w:styleId="af2">
    <w:name w:val="Balloon Text"/>
    <w:basedOn w:val="a0"/>
    <w:link w:val="af3"/>
    <w:semiHidden/>
    <w:rsid w:val="00FE13C7"/>
    <w:rPr>
      <w:rFonts w:ascii="Arial" w:hAnsi="Arial"/>
      <w:sz w:val="18"/>
      <w:szCs w:val="18"/>
    </w:rPr>
  </w:style>
  <w:style w:type="character" w:customStyle="1" w:styleId="af3">
    <w:name w:val="註解方塊文字 字元"/>
    <w:basedOn w:val="a1"/>
    <w:link w:val="af2"/>
    <w:semiHidden/>
    <w:rsid w:val="00FE13C7"/>
    <w:rPr>
      <w:rFonts w:ascii="Arial" w:eastAsia="新細明體" w:hAnsi="Arial" w:cs="Times New Roman"/>
      <w:sz w:val="18"/>
      <w:szCs w:val="18"/>
    </w:rPr>
  </w:style>
  <w:style w:type="paragraph" w:customStyle="1" w:styleId="21">
    <w:name w:val="2."/>
    <w:basedOn w:val="a0"/>
    <w:rsid w:val="00FE13C7"/>
    <w:pPr>
      <w:adjustRightInd w:val="0"/>
      <w:snapToGrid w:val="0"/>
      <w:ind w:leftChars="-1" w:left="-2" w:firstLineChars="400" w:firstLine="1120"/>
      <w:jc w:val="both"/>
    </w:pPr>
    <w:rPr>
      <w:rFonts w:ascii="標楷體" w:eastAsia="標楷體" w:hAnsi="標楷體"/>
      <w:color w:val="000000"/>
      <w:sz w:val="28"/>
      <w:szCs w:val="30"/>
    </w:rPr>
  </w:style>
  <w:style w:type="paragraph" w:styleId="af4">
    <w:name w:val="List Paragraph"/>
    <w:basedOn w:val="a0"/>
    <w:uiPriority w:val="34"/>
    <w:qFormat/>
    <w:rsid w:val="00FE13C7"/>
    <w:pPr>
      <w:ind w:leftChars="200" w:left="480"/>
    </w:pPr>
  </w:style>
  <w:style w:type="paragraph" w:styleId="af5">
    <w:name w:val="Bibliography"/>
    <w:basedOn w:val="a0"/>
    <w:next w:val="a0"/>
    <w:uiPriority w:val="37"/>
    <w:unhideWhenUsed/>
    <w:rsid w:val="00FE13C7"/>
    <w:pPr>
      <w:ind w:left="720" w:hanging="720"/>
    </w:pPr>
  </w:style>
  <w:style w:type="character" w:styleId="af6">
    <w:name w:val="Placeholder Text"/>
    <w:uiPriority w:val="99"/>
    <w:semiHidden/>
    <w:rsid w:val="00FE13C7"/>
    <w:rPr>
      <w:color w:val="808080"/>
    </w:rPr>
  </w:style>
  <w:style w:type="character" w:customStyle="1" w:styleId="fontstyle01">
    <w:name w:val="fontstyle01"/>
    <w:rsid w:val="00FE13C7"/>
    <w:rPr>
      <w:rFonts w:ascii="DFKaiShu-SB-Estd-BF" w:hAnsi="DFKaiShu-SB-Estd-BF" w:hint="default"/>
      <w:b w:val="0"/>
      <w:bCs w:val="0"/>
      <w:i w:val="0"/>
      <w:iCs w:val="0"/>
      <w:color w:val="000000"/>
      <w:sz w:val="24"/>
      <w:szCs w:val="24"/>
    </w:rPr>
  </w:style>
  <w:style w:type="character" w:styleId="af7">
    <w:name w:val="line number"/>
    <w:rsid w:val="00FE13C7"/>
  </w:style>
  <w:style w:type="character" w:styleId="af8">
    <w:name w:val="annotation reference"/>
    <w:rsid w:val="00FE13C7"/>
    <w:rPr>
      <w:sz w:val="18"/>
      <w:szCs w:val="18"/>
    </w:rPr>
  </w:style>
  <w:style w:type="paragraph" w:styleId="af9">
    <w:name w:val="annotation subject"/>
    <w:basedOn w:val="a4"/>
    <w:next w:val="a4"/>
    <w:link w:val="afa"/>
    <w:rsid w:val="00FE13C7"/>
    <w:pPr>
      <w:adjustRightInd/>
      <w:spacing w:line="240" w:lineRule="auto"/>
    </w:pPr>
    <w:rPr>
      <w:b/>
      <w:bCs/>
      <w:kern w:val="2"/>
      <w:szCs w:val="24"/>
    </w:rPr>
  </w:style>
  <w:style w:type="character" w:customStyle="1" w:styleId="afa">
    <w:name w:val="註解主旨 字元"/>
    <w:basedOn w:val="a5"/>
    <w:link w:val="af9"/>
    <w:rsid w:val="00FE13C7"/>
    <w:rPr>
      <w:rFonts w:ascii="Times New Roman" w:eastAsia="新細明體" w:hAnsi="Times New Roman" w:cs="Times New Roman"/>
      <w:b/>
      <w:bCs/>
      <w:kern w:val="0"/>
      <w:szCs w:val="24"/>
    </w:rPr>
  </w:style>
  <w:style w:type="table" w:styleId="afb">
    <w:name w:val="Table Grid"/>
    <w:basedOn w:val="a2"/>
    <w:uiPriority w:val="39"/>
    <w:rsid w:val="00F66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99710">
      <w:bodyDiv w:val="1"/>
      <w:marLeft w:val="0"/>
      <w:marRight w:val="0"/>
      <w:marTop w:val="0"/>
      <w:marBottom w:val="0"/>
      <w:divBdr>
        <w:top w:val="none" w:sz="0" w:space="0" w:color="auto"/>
        <w:left w:val="none" w:sz="0" w:space="0" w:color="auto"/>
        <w:bottom w:val="none" w:sz="0" w:space="0" w:color="auto"/>
        <w:right w:val="none" w:sz="0" w:space="0" w:color="auto"/>
      </w:divBdr>
    </w:div>
    <w:div w:id="1661957373">
      <w:bodyDiv w:val="1"/>
      <w:marLeft w:val="0"/>
      <w:marRight w:val="0"/>
      <w:marTop w:val="0"/>
      <w:marBottom w:val="0"/>
      <w:divBdr>
        <w:top w:val="none" w:sz="0" w:space="0" w:color="auto"/>
        <w:left w:val="none" w:sz="0" w:space="0" w:color="auto"/>
        <w:bottom w:val="none" w:sz="0" w:space="0" w:color="auto"/>
        <w:right w:val="none" w:sz="0" w:space="0" w:color="auto"/>
      </w:divBdr>
    </w:div>
    <w:div w:id="185888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F1A65-C329-4465-860A-4D4A6AC32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8889</TotalTime>
  <Pages>25</Pages>
  <Words>45108</Words>
  <Characters>257116</Characters>
  <Application>Microsoft Office Word</Application>
  <DocSecurity>0</DocSecurity>
  <Lines>2142</Lines>
  <Paragraphs>603</Paragraphs>
  <ScaleCrop>false</ScaleCrop>
  <Company/>
  <LinksUpToDate>false</LinksUpToDate>
  <CharactersWithSpaces>301621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Chih-Lin Wei</dc:creator>
  <cp:keywords/>
  <dc:description/>
  <cp:lastModifiedBy>user</cp:lastModifiedBy>
  <cp:revision>133</cp:revision>
  <dcterms:created xsi:type="dcterms:W3CDTF">2021-01-28T09:52:00Z</dcterms:created>
  <dcterms:modified xsi:type="dcterms:W3CDTF">2022-03-19T12:00:00Z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id="OpXZYPnK"/&gt;&lt;style id="http://www.zotero.org/styles/deep-sea-research-part-i" hasBibliography="1" bibliographyStyleHasBeenSet="1"/&gt;&lt;prefs&gt;&lt;pref name="fieldType" value="Field"/&gt;&lt;/prefs&gt;&lt;/data&gt;</vt:lpwstr>
  </property>
</Properties>
</file>